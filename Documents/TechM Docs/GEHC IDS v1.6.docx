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CA87EF1" w14:textId="77777777" w:rsidR="002F6983" w:rsidRPr="006B439F" w:rsidRDefault="008B57D1">
      <w:pPr>
        <w:jc w:val="center"/>
        <w:rPr>
          <w:rFonts w:ascii="Arial" w:hAnsi="Arial"/>
          <w:b/>
          <w:position w:val="6"/>
          <w:sz w:val="36"/>
        </w:rPr>
      </w:pPr>
      <w:r w:rsidRPr="006B439F">
        <w:rPr>
          <w:rFonts w:cs="Arial"/>
          <w:noProof/>
          <w:lang w:val="en-US" w:bidi="ar-SA"/>
        </w:rPr>
        <w:drawing>
          <wp:inline distT="0" distB="0" distL="0" distR="0" wp14:anchorId="03B2F63B" wp14:editId="039CD97A">
            <wp:extent cx="4352925" cy="1066800"/>
            <wp:effectExtent l="19050" t="0" r="9525" b="0"/>
            <wp:docPr id="1" name="Picture 1" descr="CKSW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KSW LOGO"/>
                    <pic:cNvPicPr>
                      <a:picLocks noChangeAspect="1" noChangeArrowheads="1"/>
                    </pic:cNvPicPr>
                  </pic:nvPicPr>
                  <pic:blipFill>
                    <a:blip r:embed="rId9" cstate="print"/>
                    <a:srcRect/>
                    <a:stretch>
                      <a:fillRect/>
                    </a:stretch>
                  </pic:blipFill>
                  <pic:spPr bwMode="auto">
                    <a:xfrm>
                      <a:off x="0" y="0"/>
                      <a:ext cx="4352925" cy="1066800"/>
                    </a:xfrm>
                    <a:prstGeom prst="rect">
                      <a:avLst/>
                    </a:prstGeom>
                    <a:noFill/>
                    <a:ln w="9525">
                      <a:noFill/>
                      <a:miter lim="800000"/>
                      <a:headEnd/>
                      <a:tailEnd/>
                    </a:ln>
                  </pic:spPr>
                </pic:pic>
              </a:graphicData>
            </a:graphic>
          </wp:inline>
        </w:drawing>
      </w:r>
    </w:p>
    <w:p w14:paraId="771AD43D" w14:textId="77777777" w:rsidR="002F6983" w:rsidRPr="006B439F" w:rsidRDefault="002F6983">
      <w:pPr>
        <w:rPr>
          <w:rFonts w:ascii="Arial" w:hAnsi="Arial"/>
          <w:sz w:val="44"/>
        </w:rPr>
      </w:pPr>
    </w:p>
    <w:p w14:paraId="5B4D2F8E" w14:textId="77777777" w:rsidR="002F6983" w:rsidRPr="006B439F" w:rsidRDefault="002F6983">
      <w:pPr>
        <w:rPr>
          <w:rFonts w:ascii="Arial" w:hAnsi="Arial"/>
          <w:sz w:val="44"/>
        </w:rPr>
      </w:pPr>
    </w:p>
    <w:p w14:paraId="3B263D1E" w14:textId="3835BBFB" w:rsidR="002F6983" w:rsidRPr="006B439F" w:rsidRDefault="002F6983" w:rsidP="00697A6B">
      <w:pPr>
        <w:spacing w:line="360" w:lineRule="auto"/>
        <w:jc w:val="center"/>
        <w:rPr>
          <w:rFonts w:cs="Arial"/>
          <w:b/>
          <w:bCs/>
          <w:sz w:val="48"/>
          <w:szCs w:val="48"/>
        </w:rPr>
      </w:pPr>
      <w:r w:rsidRPr="006B439F">
        <w:rPr>
          <w:rFonts w:cs="Arial"/>
          <w:b/>
          <w:bCs/>
          <w:sz w:val="48"/>
          <w:szCs w:val="48"/>
        </w:rPr>
        <w:t xml:space="preserve">Interface Design Specification for </w:t>
      </w:r>
      <w:r w:rsidR="00697A6B" w:rsidRPr="00D02608">
        <w:rPr>
          <w:rFonts w:cs="Arial"/>
          <w:b/>
          <w:bCs/>
          <w:sz w:val="48"/>
          <w:szCs w:val="48"/>
        </w:rPr>
        <w:t xml:space="preserve">Service </w:t>
      </w:r>
      <w:r w:rsidR="00D02608" w:rsidRPr="00D02608">
        <w:rPr>
          <w:rFonts w:cs="Arial"/>
          <w:b/>
          <w:bCs/>
          <w:sz w:val="48"/>
          <w:szCs w:val="48"/>
        </w:rPr>
        <w:t xml:space="preserve">Optimization </w:t>
      </w:r>
      <w:r w:rsidR="00D02608" w:rsidRPr="006B439F">
        <w:rPr>
          <w:rFonts w:cs="Arial"/>
          <w:b/>
          <w:bCs/>
          <w:sz w:val="48"/>
          <w:szCs w:val="48"/>
        </w:rPr>
        <w:t>Implementation</w:t>
      </w:r>
      <w:r w:rsidRPr="006B439F">
        <w:rPr>
          <w:rFonts w:cs="Arial"/>
          <w:b/>
          <w:bCs/>
          <w:sz w:val="48"/>
          <w:szCs w:val="48"/>
        </w:rPr>
        <w:t xml:space="preserve"> at</w:t>
      </w:r>
    </w:p>
    <w:p w14:paraId="31C32AC6" w14:textId="77777777" w:rsidR="002F6983" w:rsidRPr="006B439F" w:rsidRDefault="002F6983">
      <w:pPr>
        <w:jc w:val="center"/>
      </w:pPr>
    </w:p>
    <w:p w14:paraId="274CC140" w14:textId="7E6138A2" w:rsidR="002F6983" w:rsidRPr="006B439F" w:rsidRDefault="00BD24CE">
      <w:pPr>
        <w:jc w:val="center"/>
      </w:pPr>
      <w:r>
        <w:rPr>
          <w:noProof/>
          <w:lang w:val="en-US" w:bidi="ar-SA"/>
        </w:rPr>
        <w:drawing>
          <wp:inline distT="0" distB="0" distL="0" distR="0" wp14:anchorId="50904B6D" wp14:editId="4168D4ED">
            <wp:extent cx="3733800" cy="3122662"/>
            <wp:effectExtent l="0" t="0" r="0" b="1905"/>
            <wp:docPr id="8" name="Picture 8" descr="http://www.seqwright.com/images/GE_Healthca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eqwright.com/images/GE_Healthcar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33800" cy="3122662"/>
                    </a:xfrm>
                    <a:prstGeom prst="rect">
                      <a:avLst/>
                    </a:prstGeom>
                    <a:noFill/>
                    <a:ln>
                      <a:noFill/>
                    </a:ln>
                  </pic:spPr>
                </pic:pic>
              </a:graphicData>
            </a:graphic>
          </wp:inline>
        </w:drawing>
      </w:r>
    </w:p>
    <w:p w14:paraId="469E8D7D" w14:textId="77777777" w:rsidR="002F6983" w:rsidRPr="006B439F" w:rsidRDefault="002F6983">
      <w:pPr>
        <w:jc w:val="center"/>
      </w:pPr>
    </w:p>
    <w:p w14:paraId="4BA6DB10" w14:textId="77777777" w:rsidR="002F6983" w:rsidRPr="006B439F" w:rsidRDefault="002F6983">
      <w:pPr>
        <w:jc w:val="center"/>
      </w:pPr>
    </w:p>
    <w:p w14:paraId="5B2EC8CE" w14:textId="77777777" w:rsidR="002F6983" w:rsidRPr="006B439F" w:rsidRDefault="002F6983">
      <w:pPr>
        <w:jc w:val="center"/>
      </w:pPr>
    </w:p>
    <w:p w14:paraId="544AD586" w14:textId="77777777" w:rsidR="002F6983" w:rsidRPr="006B439F" w:rsidRDefault="002F6983">
      <w:pPr>
        <w:jc w:val="center"/>
      </w:pPr>
    </w:p>
    <w:p w14:paraId="55EE4D0C" w14:textId="77777777" w:rsidR="002F6983" w:rsidRPr="006B439F" w:rsidRDefault="002F6983">
      <w:pPr>
        <w:jc w:val="center"/>
      </w:pPr>
    </w:p>
    <w:p w14:paraId="320E9742" w14:textId="586ED505" w:rsidR="002F6983" w:rsidRPr="006B439F" w:rsidRDefault="002F6983" w:rsidP="00CC7998">
      <w:pPr>
        <w:spacing w:line="360" w:lineRule="auto"/>
        <w:jc w:val="center"/>
        <w:rPr>
          <w:rFonts w:cs="Arial"/>
          <w:b/>
          <w:bCs/>
          <w:sz w:val="22"/>
          <w:szCs w:val="22"/>
        </w:rPr>
      </w:pPr>
      <w:r w:rsidRPr="006B439F">
        <w:rPr>
          <w:rFonts w:cs="Arial"/>
          <w:b/>
          <w:bCs/>
          <w:sz w:val="22"/>
          <w:szCs w:val="22"/>
        </w:rPr>
        <w:t>Date:</w:t>
      </w:r>
      <w:r w:rsidR="00845975" w:rsidRPr="006B439F">
        <w:rPr>
          <w:rFonts w:cs="Arial"/>
          <w:b/>
          <w:bCs/>
          <w:sz w:val="22"/>
          <w:szCs w:val="22"/>
        </w:rPr>
        <w:t xml:space="preserve"> </w:t>
      </w:r>
      <w:r w:rsidR="004E57B7">
        <w:rPr>
          <w:rFonts w:cs="Arial"/>
          <w:b/>
          <w:bCs/>
          <w:sz w:val="22"/>
          <w:szCs w:val="22"/>
        </w:rPr>
        <w:t xml:space="preserve">20 </w:t>
      </w:r>
      <w:r w:rsidR="00CC7998">
        <w:rPr>
          <w:rFonts w:cs="Arial"/>
          <w:b/>
          <w:bCs/>
          <w:sz w:val="22"/>
          <w:szCs w:val="22"/>
        </w:rPr>
        <w:t xml:space="preserve">September </w:t>
      </w:r>
      <w:r w:rsidR="00186734">
        <w:rPr>
          <w:rFonts w:cs="Arial"/>
          <w:b/>
          <w:bCs/>
          <w:sz w:val="22"/>
          <w:szCs w:val="22"/>
        </w:rPr>
        <w:t>2013</w:t>
      </w:r>
    </w:p>
    <w:p w14:paraId="74CD86E8" w14:textId="77777777" w:rsidR="002F6983" w:rsidRPr="006B439F" w:rsidRDefault="002F6983">
      <w:pPr>
        <w:jc w:val="center"/>
        <w:rPr>
          <w:rFonts w:ascii="Arial" w:hAnsi="Arial" w:cs="Arial"/>
        </w:rPr>
      </w:pPr>
    </w:p>
    <w:p w14:paraId="0BBD5A83" w14:textId="77777777" w:rsidR="00865155" w:rsidRPr="006B439F" w:rsidRDefault="00865155">
      <w:pPr>
        <w:jc w:val="center"/>
        <w:rPr>
          <w:rFonts w:ascii="Arial" w:hAnsi="Arial" w:cs="Arial"/>
        </w:rPr>
      </w:pPr>
    </w:p>
    <w:p w14:paraId="7A45FA2D" w14:textId="77777777" w:rsidR="00865155" w:rsidRPr="006B439F" w:rsidRDefault="00865155">
      <w:pPr>
        <w:jc w:val="center"/>
        <w:rPr>
          <w:rFonts w:ascii="Arial" w:hAnsi="Arial" w:cs="Arial"/>
        </w:rPr>
      </w:pPr>
    </w:p>
    <w:p w14:paraId="699B7F17" w14:textId="77777777" w:rsidR="00865155" w:rsidRPr="006B439F" w:rsidRDefault="00865155">
      <w:pPr>
        <w:jc w:val="center"/>
        <w:rPr>
          <w:rFonts w:ascii="Arial" w:hAnsi="Arial" w:cs="Arial"/>
        </w:rPr>
      </w:pPr>
    </w:p>
    <w:p w14:paraId="0D67812E" w14:textId="489A8409" w:rsidR="0094100E" w:rsidRPr="006B439F" w:rsidRDefault="00F97452" w:rsidP="00334A6A">
      <w:pPr>
        <w:rPr>
          <w:rFonts w:cs="Arial"/>
        </w:rPr>
      </w:pPr>
      <w:r w:rsidRPr="006B439F">
        <w:rPr>
          <w:sz w:val="28"/>
          <w:szCs w:val="28"/>
        </w:rPr>
        <w:br w:type="page"/>
      </w:r>
      <w:r w:rsidR="0094100E" w:rsidRPr="006B439F">
        <w:rPr>
          <w:rFonts w:cs="Arial"/>
          <w:noProof/>
          <w:lang w:val="en-US" w:bidi="ar-SA"/>
        </w:rPr>
        <w:lastRenderedPageBreak/>
        <w:drawing>
          <wp:inline distT="0" distB="0" distL="0" distR="0" wp14:anchorId="3AD64662" wp14:editId="4956E5E8">
            <wp:extent cx="1990725" cy="495300"/>
            <wp:effectExtent l="19050" t="0" r="9525" b="0"/>
            <wp:docPr id="16" name="Picture 5" descr="clickstrap low 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ickstrap low res"/>
                    <pic:cNvPicPr>
                      <a:picLocks noChangeAspect="1" noChangeArrowheads="1"/>
                    </pic:cNvPicPr>
                  </pic:nvPicPr>
                  <pic:blipFill>
                    <a:blip r:embed="rId11" cstate="print"/>
                    <a:srcRect/>
                    <a:stretch>
                      <a:fillRect/>
                    </a:stretch>
                  </pic:blipFill>
                  <pic:spPr bwMode="auto">
                    <a:xfrm>
                      <a:off x="0" y="0"/>
                      <a:ext cx="1990725" cy="495300"/>
                    </a:xfrm>
                    <a:prstGeom prst="rect">
                      <a:avLst/>
                    </a:prstGeom>
                    <a:noFill/>
                    <a:ln w="9525">
                      <a:noFill/>
                      <a:miter lim="800000"/>
                      <a:headEnd/>
                      <a:tailEnd/>
                    </a:ln>
                  </pic:spPr>
                </pic:pic>
              </a:graphicData>
            </a:graphic>
          </wp:inline>
        </w:drawing>
      </w:r>
    </w:p>
    <w:p w14:paraId="56D383CC" w14:textId="77777777" w:rsidR="0094100E" w:rsidRPr="006B439F" w:rsidRDefault="0094100E" w:rsidP="0094100E">
      <w:pPr>
        <w:pBdr>
          <w:top w:val="single" w:sz="4" w:space="1" w:color="auto"/>
          <w:left w:val="single" w:sz="4" w:space="4" w:color="auto"/>
          <w:bottom w:val="single" w:sz="4" w:space="1" w:color="auto"/>
          <w:right w:val="single" w:sz="4" w:space="4" w:color="auto"/>
        </w:pBdr>
        <w:jc w:val="center"/>
        <w:outlineLvl w:val="0"/>
        <w:rPr>
          <w:rFonts w:cs="Arial"/>
        </w:rPr>
      </w:pPr>
      <w:r w:rsidRPr="006B439F">
        <w:rPr>
          <w:rFonts w:cs="Arial"/>
        </w:rPr>
        <w:t>Copyright Notice</w:t>
      </w:r>
    </w:p>
    <w:p w14:paraId="0B740AE5" w14:textId="77777777" w:rsidR="0094100E" w:rsidRPr="006B439F" w:rsidRDefault="0094100E" w:rsidP="0094100E">
      <w:pPr>
        <w:pStyle w:val="BodyText3"/>
        <w:ind w:left="0"/>
        <w:rPr>
          <w:color w:val="auto"/>
        </w:rPr>
      </w:pPr>
      <w:r w:rsidRPr="006B439F">
        <w:rPr>
          <w:color w:val="auto"/>
        </w:rPr>
        <w:t>Copyright</w:t>
      </w:r>
      <w:r w:rsidRPr="006B439F">
        <w:rPr>
          <w:color w:val="auto"/>
        </w:rPr>
        <w:sym w:font="Symbol" w:char="F0E3"/>
      </w:r>
      <w:r w:rsidRPr="006B439F">
        <w:rPr>
          <w:color w:val="auto"/>
        </w:rPr>
        <w:t xml:space="preserve"> 2009 ClickSoftware, Inc.  All rights reserved.  This document must not be reproduced (in any form or in any medium) in whole or in substantial part, except under an agreement with, or with the prior written consent of, ClickSoftware, Inc.</w:t>
      </w:r>
    </w:p>
    <w:p w14:paraId="7DD2A83D" w14:textId="77777777" w:rsidR="0094100E" w:rsidRPr="006B439F" w:rsidRDefault="0094100E" w:rsidP="0094100E">
      <w:pPr>
        <w:pBdr>
          <w:top w:val="single" w:sz="4" w:space="1" w:color="auto"/>
          <w:left w:val="single" w:sz="4" w:space="4" w:color="auto"/>
          <w:bottom w:val="single" w:sz="4" w:space="1" w:color="auto"/>
          <w:right w:val="single" w:sz="4" w:space="4" w:color="auto"/>
        </w:pBdr>
        <w:jc w:val="both"/>
        <w:rPr>
          <w:rFonts w:cs="Arial"/>
        </w:rPr>
      </w:pPr>
      <w:r w:rsidRPr="006B439F">
        <w:rPr>
          <w:rFonts w:cs="Arial"/>
        </w:rPr>
        <w:t>This document, and the information contained therein, is also issued in confidence, for use and disclosure solely in relation to the purpose or purposes for which it was supplied.  No information as to the content or subject matter of this document or any part thereof arising directly or indirectly there from shall be used or disclosed, orally or in writing, or communicated in any manner whatsoever, including but not limited to tendering or manufacturing purposes, to any third party or any employee thereof except under an agreement with, or with the prior written consent of, ClickSoftware, Inc.</w:t>
      </w:r>
    </w:p>
    <w:p w14:paraId="158D1D14" w14:textId="77777777" w:rsidR="0094100E" w:rsidRPr="006B439F" w:rsidRDefault="0094100E" w:rsidP="0094100E">
      <w:pPr>
        <w:pStyle w:val="Footer"/>
        <w:pBdr>
          <w:top w:val="single" w:sz="4" w:space="1" w:color="auto"/>
          <w:left w:val="single" w:sz="4" w:space="4" w:color="auto"/>
          <w:bottom w:val="single" w:sz="4" w:space="1" w:color="auto"/>
          <w:right w:val="single" w:sz="4" w:space="4" w:color="auto"/>
        </w:pBdr>
        <w:tabs>
          <w:tab w:val="clear" w:pos="4320"/>
          <w:tab w:val="clear" w:pos="8640"/>
        </w:tabs>
        <w:spacing w:line="240" w:lineRule="auto"/>
        <w:outlineLvl w:val="0"/>
        <w:rPr>
          <w:rFonts w:cs="Arial"/>
        </w:rPr>
      </w:pPr>
      <w:r w:rsidRPr="006B439F">
        <w:rPr>
          <w:rFonts w:cs="Arial"/>
        </w:rPr>
        <w:t>Trademark</w:t>
      </w:r>
    </w:p>
    <w:p w14:paraId="61A157EA" w14:textId="77777777" w:rsidR="0094100E" w:rsidRPr="006B439F" w:rsidRDefault="0096300E" w:rsidP="0094100E">
      <w:pPr>
        <w:pBdr>
          <w:top w:val="single" w:sz="4" w:space="1" w:color="auto"/>
          <w:left w:val="single" w:sz="4" w:space="4" w:color="auto"/>
          <w:bottom w:val="single" w:sz="4" w:space="1" w:color="auto"/>
          <w:right w:val="single" w:sz="4" w:space="4" w:color="auto"/>
        </w:pBdr>
        <w:jc w:val="both"/>
        <w:rPr>
          <w:rFonts w:cs="Arial"/>
        </w:rPr>
      </w:pPr>
      <w:r>
        <w:rPr>
          <w:rFonts w:cs="Arial"/>
        </w:rPr>
        <w:t>ClickSchedule</w:t>
      </w:r>
      <w:r w:rsidR="0094100E" w:rsidRPr="006B439F">
        <w:rPr>
          <w:rFonts w:cs="Arial"/>
        </w:rPr>
        <w:t xml:space="preserve"> and ClickAnalyze are registered trademarks of ClickSoftware, Inc.</w:t>
      </w:r>
    </w:p>
    <w:p w14:paraId="05B68913" w14:textId="77777777" w:rsidR="0094100E" w:rsidRPr="006B439F" w:rsidRDefault="0094100E" w:rsidP="0094100E">
      <w:pPr>
        <w:rPr>
          <w:rFonts w:cs="Arial"/>
        </w:rPr>
      </w:pPr>
      <w:r w:rsidRPr="006B439F">
        <w:rPr>
          <w:rFonts w:cs="Arial"/>
        </w:rPr>
        <w:t xml:space="preserve"> </w:t>
      </w:r>
      <w:r w:rsidRPr="006B439F">
        <w:rPr>
          <w:rFonts w:cs="Arial"/>
          <w:u w:val="single"/>
        </w:rPr>
        <w:t>World Headquarters</w:t>
      </w:r>
      <w:r w:rsidRPr="006B439F">
        <w:rPr>
          <w:rFonts w:cs="Arial"/>
        </w:rPr>
        <w:t>:</w:t>
      </w:r>
      <w:r w:rsidRPr="006B439F">
        <w:rPr>
          <w:rFonts w:cs="Arial"/>
        </w:rPr>
        <w:tab/>
        <w:t>ClickSoftware, Incorporated</w:t>
      </w:r>
    </w:p>
    <w:p w14:paraId="46B541F1" w14:textId="77777777" w:rsidR="0094100E" w:rsidRPr="006B439F" w:rsidRDefault="0094100E" w:rsidP="0094100E">
      <w:pPr>
        <w:tabs>
          <w:tab w:val="left" w:pos="2880"/>
        </w:tabs>
        <w:ind w:left="2160" w:firstLine="720"/>
        <w:rPr>
          <w:rFonts w:cs="Arial"/>
        </w:rPr>
      </w:pPr>
      <w:r w:rsidRPr="006B439F">
        <w:rPr>
          <w:rFonts w:cs="Arial"/>
        </w:rPr>
        <w:t>35 Corporate Drive, Suite 140</w:t>
      </w:r>
    </w:p>
    <w:p w14:paraId="32AFA28D" w14:textId="77777777" w:rsidR="0094100E" w:rsidRPr="006B439F" w:rsidRDefault="0094100E" w:rsidP="0094100E">
      <w:pPr>
        <w:tabs>
          <w:tab w:val="left" w:pos="2880"/>
        </w:tabs>
        <w:rPr>
          <w:rFonts w:cs="Arial"/>
        </w:rPr>
      </w:pPr>
      <w:r w:rsidRPr="006B439F">
        <w:rPr>
          <w:rFonts w:cs="Arial"/>
        </w:rPr>
        <w:tab/>
        <w:t>Burlington, MA  01803</w:t>
      </w:r>
    </w:p>
    <w:p w14:paraId="16FBD98F" w14:textId="77777777" w:rsidR="0094100E" w:rsidRPr="006B439F" w:rsidRDefault="0094100E" w:rsidP="0094100E">
      <w:pPr>
        <w:tabs>
          <w:tab w:val="left" w:pos="2880"/>
        </w:tabs>
        <w:rPr>
          <w:rFonts w:cs="Arial"/>
        </w:rPr>
      </w:pPr>
      <w:r w:rsidRPr="006B439F">
        <w:rPr>
          <w:rFonts w:cs="Arial"/>
        </w:rPr>
        <w:tab/>
        <w:t>1-781-272-5903</w:t>
      </w:r>
    </w:p>
    <w:p w14:paraId="56D610B9" w14:textId="77777777" w:rsidR="0094100E" w:rsidRPr="006B439F" w:rsidRDefault="0094100E" w:rsidP="0094100E">
      <w:pPr>
        <w:tabs>
          <w:tab w:val="left" w:pos="2880"/>
        </w:tabs>
        <w:rPr>
          <w:rFonts w:cs="Arial"/>
        </w:rPr>
      </w:pPr>
    </w:p>
    <w:p w14:paraId="6D4C77E0" w14:textId="77777777" w:rsidR="0094100E" w:rsidRPr="006B439F" w:rsidRDefault="0094100E" w:rsidP="0094100E">
      <w:pPr>
        <w:tabs>
          <w:tab w:val="left" w:pos="2880"/>
        </w:tabs>
        <w:rPr>
          <w:rFonts w:cs="Arial"/>
        </w:rPr>
      </w:pPr>
      <w:r w:rsidRPr="006B439F">
        <w:rPr>
          <w:rFonts w:cs="Arial"/>
          <w:u w:val="single"/>
        </w:rPr>
        <w:t>Local Office</w:t>
      </w:r>
      <w:r w:rsidRPr="006B439F">
        <w:rPr>
          <w:rFonts w:cs="Arial"/>
        </w:rPr>
        <w:t>:</w:t>
      </w:r>
      <w:r w:rsidRPr="006B439F">
        <w:rPr>
          <w:rFonts w:cs="Arial"/>
        </w:rPr>
        <w:tab/>
        <w:t>The Priory, Stomp Road, Burnham, Bucks, SL1 7LW, UK</w:t>
      </w:r>
    </w:p>
    <w:p w14:paraId="299FB115" w14:textId="77777777" w:rsidR="0094100E" w:rsidRPr="006B439F" w:rsidRDefault="0094100E" w:rsidP="0094100E">
      <w:pPr>
        <w:tabs>
          <w:tab w:val="left" w:pos="2880"/>
        </w:tabs>
        <w:rPr>
          <w:lang w:val="de-DE"/>
        </w:rPr>
      </w:pPr>
      <w:r w:rsidRPr="006B439F">
        <w:rPr>
          <w:rFonts w:cs="Arial"/>
        </w:rPr>
        <w:tab/>
      </w:r>
      <w:r w:rsidRPr="006B439F">
        <w:rPr>
          <w:lang w:val="de-DE"/>
        </w:rPr>
        <w:t>Tel: +44 (0) 1628 607000</w:t>
      </w:r>
    </w:p>
    <w:p w14:paraId="6E592AE6" w14:textId="77777777" w:rsidR="0094100E" w:rsidRPr="006B439F" w:rsidRDefault="0094100E" w:rsidP="0094100E">
      <w:pPr>
        <w:tabs>
          <w:tab w:val="left" w:pos="2880"/>
        </w:tabs>
        <w:rPr>
          <w:b/>
          <w:lang w:val="de-DE"/>
        </w:rPr>
      </w:pPr>
      <w:r w:rsidRPr="006B439F">
        <w:rPr>
          <w:lang w:val="de-DE"/>
        </w:rPr>
        <w:tab/>
      </w:r>
    </w:p>
    <w:p w14:paraId="22DACCC2" w14:textId="497B3CD2" w:rsidR="007007E5" w:rsidRPr="006B439F" w:rsidRDefault="0094100E" w:rsidP="0094100E">
      <w:pPr>
        <w:outlineLvl w:val="0"/>
        <w:rPr>
          <w:lang w:val="de-DE"/>
        </w:rPr>
      </w:pPr>
      <w:r w:rsidRPr="006B439F">
        <w:rPr>
          <w:b/>
          <w:lang w:val="de-DE"/>
        </w:rPr>
        <w:t xml:space="preserve">ClickSoftware Internet Web Site:  </w:t>
      </w:r>
      <w:hyperlink r:id="rId12" w:history="1">
        <w:r w:rsidR="007007E5" w:rsidRPr="004210E9">
          <w:rPr>
            <w:rStyle w:val="Hyperlink"/>
            <w:lang w:val="de-DE"/>
          </w:rPr>
          <w:t>http://www.clicksoftware.com</w:t>
        </w:r>
      </w:hyperlink>
    </w:p>
    <w:p w14:paraId="3D9AB037" w14:textId="77777777" w:rsidR="00524F65" w:rsidRDefault="00524F65" w:rsidP="00CC7998">
      <w:pPr>
        <w:pStyle w:val="Body1"/>
      </w:pPr>
    </w:p>
    <w:p w14:paraId="51B4E039" w14:textId="365E84DB" w:rsidR="0094100E" w:rsidRPr="006B439F" w:rsidRDefault="0094100E" w:rsidP="007007E5">
      <w:pPr>
        <w:outlineLvl w:val="0"/>
        <w:rPr>
          <w:b/>
          <w:bCs/>
          <w:i/>
          <w:sz w:val="28"/>
          <w:szCs w:val="36"/>
        </w:rPr>
      </w:pPr>
      <w:r w:rsidRPr="006B439F">
        <w:rPr>
          <w:rFonts w:cs="Arial"/>
          <w:b/>
        </w:rPr>
        <w:t>Author</w:t>
      </w:r>
    </w:p>
    <w:p w14:paraId="230ADEEC" w14:textId="17D92AB8" w:rsidR="0094100E" w:rsidRPr="006B439F" w:rsidRDefault="006B1389" w:rsidP="007007E5">
      <w:r>
        <w:t>Duncan Hardie</w:t>
      </w:r>
      <w:r w:rsidR="0094100E" w:rsidRPr="006B439F">
        <w:t xml:space="preserve">, </w:t>
      </w:r>
      <w:r w:rsidR="007007E5">
        <w:t>Senior Technical Consultant</w:t>
      </w:r>
    </w:p>
    <w:p w14:paraId="7316D301" w14:textId="77777777" w:rsidR="0094100E" w:rsidRPr="006B439F" w:rsidRDefault="0094100E" w:rsidP="0094100E"/>
    <w:p w14:paraId="4DA9D44F" w14:textId="77777777" w:rsidR="0094100E" w:rsidRPr="006B439F" w:rsidRDefault="0094100E" w:rsidP="0094100E">
      <w:pPr>
        <w:outlineLvl w:val="0"/>
        <w:rPr>
          <w:b/>
          <w:bCs/>
        </w:rPr>
      </w:pPr>
      <w:r w:rsidRPr="006B439F">
        <w:rPr>
          <w:rFonts w:cs="Arial"/>
          <w:b/>
        </w:rPr>
        <w:t>ClickSoftware</w:t>
      </w:r>
      <w:r w:rsidRPr="006B439F">
        <w:rPr>
          <w:b/>
          <w:bCs/>
        </w:rPr>
        <w:t xml:space="preserve"> Project Team </w:t>
      </w:r>
    </w:p>
    <w:p w14:paraId="0742B9C9" w14:textId="77777777" w:rsidR="0094100E" w:rsidRPr="006B439F" w:rsidRDefault="0094100E" w:rsidP="009B5257">
      <w:r w:rsidRPr="006B439F">
        <w:t xml:space="preserve">Project Manager: </w:t>
      </w:r>
      <w:r w:rsidR="009B5257" w:rsidRPr="009B5257">
        <w:t xml:space="preserve">John Bardell </w:t>
      </w:r>
    </w:p>
    <w:p w14:paraId="16FAFE1D" w14:textId="014893F0" w:rsidR="007007E5" w:rsidRDefault="0094100E" w:rsidP="007007E5">
      <w:r w:rsidRPr="006B439F">
        <w:t xml:space="preserve">Solution Architect:  </w:t>
      </w:r>
      <w:r w:rsidR="006B1389">
        <w:t>Shai Nahari</w:t>
      </w:r>
    </w:p>
    <w:p w14:paraId="35A2DD5C" w14:textId="4412F4BA" w:rsidR="004174DF" w:rsidRDefault="004174DF" w:rsidP="007007E5">
      <w:r>
        <w:t>PS QA Lead: Anna Broitman</w:t>
      </w:r>
    </w:p>
    <w:p w14:paraId="2B7593E8" w14:textId="75D0DED8" w:rsidR="00124AC8" w:rsidRDefault="00124AC8" w:rsidP="007007E5">
      <w:r>
        <w:t>Senior Technical Consultant: Anthony Brian</w:t>
      </w:r>
    </w:p>
    <w:p w14:paraId="62383059" w14:textId="27DF1E87" w:rsidR="00124AC8" w:rsidRDefault="00124AC8" w:rsidP="007007E5">
      <w:r>
        <w:t>Senior Technical Consultant: Dima Gorbonos</w:t>
      </w:r>
    </w:p>
    <w:p w14:paraId="72979714" w14:textId="58600F6A" w:rsidR="00773005" w:rsidRDefault="006B1389" w:rsidP="007007E5">
      <w:r>
        <w:t xml:space="preserve">Senior </w:t>
      </w:r>
      <w:r w:rsidR="00773005">
        <w:t xml:space="preserve">Technical Consultant: </w:t>
      </w:r>
      <w:r w:rsidRPr="006B1389">
        <w:t>Phil Weighill-Smith</w:t>
      </w:r>
    </w:p>
    <w:p w14:paraId="6E7DC251" w14:textId="2BD5DDFD" w:rsidR="006B1389" w:rsidRDefault="006B1389" w:rsidP="006B1389">
      <w:r>
        <w:t>Senior Technical Consultant: Duncan Hardie</w:t>
      </w:r>
    </w:p>
    <w:p w14:paraId="08C451AB" w14:textId="77777777" w:rsidR="006B1389" w:rsidRDefault="006B1389" w:rsidP="007007E5"/>
    <w:p w14:paraId="4422807D" w14:textId="63713F37" w:rsidR="002F6983" w:rsidRPr="006B439F" w:rsidRDefault="002F6983" w:rsidP="00B54978">
      <w:pPr>
        <w:spacing w:before="240"/>
        <w:rPr>
          <w:rFonts w:ascii="Arial" w:hAnsi="Arial" w:cs="Arial"/>
          <w:b/>
          <w:sz w:val="28"/>
        </w:rPr>
      </w:pPr>
    </w:p>
    <w:p w14:paraId="7AA81D30" w14:textId="77777777" w:rsidR="002F6983" w:rsidRPr="006B439F" w:rsidRDefault="002F6983">
      <w:pPr>
        <w:tabs>
          <w:tab w:val="left" w:pos="426"/>
        </w:tabs>
        <w:ind w:right="369"/>
        <w:rPr>
          <w:rFonts w:ascii="Arial" w:hAnsi="Arial" w:cs="Arial"/>
          <w:b/>
          <w:sz w:val="28"/>
        </w:rPr>
      </w:pPr>
    </w:p>
    <w:p w14:paraId="1E74BC37" w14:textId="77777777" w:rsidR="002F6983" w:rsidRPr="006B439F" w:rsidRDefault="002F6983" w:rsidP="00BB0C2C">
      <w:pPr>
        <w:pageBreakBefore/>
        <w:tabs>
          <w:tab w:val="left" w:pos="426"/>
        </w:tabs>
        <w:spacing w:line="360" w:lineRule="auto"/>
        <w:ind w:right="374"/>
        <w:rPr>
          <w:rFonts w:cs="Arial"/>
          <w:b/>
          <w:sz w:val="28"/>
          <w:szCs w:val="28"/>
        </w:rPr>
      </w:pPr>
      <w:r w:rsidRPr="006B439F">
        <w:rPr>
          <w:rFonts w:cs="Arial"/>
          <w:b/>
          <w:sz w:val="28"/>
          <w:szCs w:val="28"/>
        </w:rPr>
        <w:lastRenderedPageBreak/>
        <w:t>Table of Contents</w:t>
      </w:r>
    </w:p>
    <w:p w14:paraId="2AF4065F" w14:textId="77777777" w:rsidR="00571CB1" w:rsidRDefault="00B72758">
      <w:pPr>
        <w:pStyle w:val="TOC1"/>
        <w:rPr>
          <w:rFonts w:asciiTheme="minorHAnsi" w:eastAsiaTheme="minorEastAsia" w:hAnsiTheme="minorHAnsi" w:cstheme="minorBidi"/>
          <w:b w:val="0"/>
          <w:caps w:val="0"/>
          <w:noProof/>
          <w:sz w:val="22"/>
          <w:szCs w:val="22"/>
          <w:lang w:eastAsia="en-GB"/>
        </w:rPr>
      </w:pPr>
      <w:r w:rsidRPr="006B439F">
        <w:rPr>
          <w:rFonts w:ascii="Arial" w:hAnsi="Arial" w:cs="Arial"/>
          <w:sz w:val="28"/>
        </w:rPr>
        <w:fldChar w:fldCharType="begin"/>
      </w:r>
      <w:r w:rsidR="002F6983" w:rsidRPr="006B439F">
        <w:rPr>
          <w:rFonts w:ascii="Arial" w:hAnsi="Arial" w:cs="Arial"/>
          <w:sz w:val="28"/>
        </w:rPr>
        <w:instrText xml:space="preserve"> TOC \o "1-3" \h \z </w:instrText>
      </w:r>
      <w:r w:rsidRPr="006B439F">
        <w:rPr>
          <w:rFonts w:ascii="Arial" w:hAnsi="Arial" w:cs="Arial"/>
          <w:sz w:val="28"/>
        </w:rPr>
        <w:fldChar w:fldCharType="separate"/>
      </w:r>
      <w:hyperlink w:anchor="_Toc370915627" w:history="1">
        <w:r w:rsidR="00571CB1" w:rsidRPr="00083556">
          <w:rPr>
            <w:rStyle w:val="Hyperlink"/>
            <w:noProof/>
          </w:rPr>
          <w:t>1</w:t>
        </w:r>
        <w:r w:rsidR="00571CB1">
          <w:rPr>
            <w:rFonts w:asciiTheme="minorHAnsi" w:eastAsiaTheme="minorEastAsia" w:hAnsiTheme="minorHAnsi" w:cstheme="minorBidi"/>
            <w:b w:val="0"/>
            <w:caps w:val="0"/>
            <w:noProof/>
            <w:sz w:val="22"/>
            <w:szCs w:val="22"/>
            <w:lang w:eastAsia="en-GB"/>
          </w:rPr>
          <w:tab/>
        </w:r>
        <w:r w:rsidR="00571CB1" w:rsidRPr="00083556">
          <w:rPr>
            <w:rStyle w:val="Hyperlink"/>
            <w:noProof/>
          </w:rPr>
          <w:t>Introduction</w:t>
        </w:r>
        <w:r w:rsidR="00571CB1">
          <w:rPr>
            <w:noProof/>
            <w:webHidden/>
          </w:rPr>
          <w:tab/>
        </w:r>
        <w:r w:rsidR="00571CB1">
          <w:rPr>
            <w:noProof/>
            <w:webHidden/>
          </w:rPr>
          <w:fldChar w:fldCharType="begin"/>
        </w:r>
        <w:r w:rsidR="00571CB1">
          <w:rPr>
            <w:noProof/>
            <w:webHidden/>
          </w:rPr>
          <w:instrText xml:space="preserve"> PAGEREF _Toc370915627 \h </w:instrText>
        </w:r>
        <w:r w:rsidR="00571CB1">
          <w:rPr>
            <w:noProof/>
            <w:webHidden/>
          </w:rPr>
        </w:r>
        <w:r w:rsidR="00571CB1">
          <w:rPr>
            <w:noProof/>
            <w:webHidden/>
          </w:rPr>
          <w:fldChar w:fldCharType="separate"/>
        </w:r>
        <w:r w:rsidR="00571CB1">
          <w:rPr>
            <w:noProof/>
            <w:webHidden/>
          </w:rPr>
          <w:t>6</w:t>
        </w:r>
        <w:r w:rsidR="00571CB1">
          <w:rPr>
            <w:noProof/>
            <w:webHidden/>
          </w:rPr>
          <w:fldChar w:fldCharType="end"/>
        </w:r>
      </w:hyperlink>
    </w:p>
    <w:p w14:paraId="6EA53404" w14:textId="77777777" w:rsidR="00571CB1" w:rsidRDefault="003D24BD">
      <w:pPr>
        <w:pStyle w:val="TOC2"/>
        <w:rPr>
          <w:rFonts w:asciiTheme="minorHAnsi" w:eastAsiaTheme="minorEastAsia" w:hAnsiTheme="minorHAnsi" w:cstheme="minorBidi"/>
          <w:smallCaps w:val="0"/>
          <w:noProof/>
          <w:sz w:val="22"/>
          <w:szCs w:val="22"/>
          <w:lang w:eastAsia="en-GB"/>
        </w:rPr>
      </w:pPr>
      <w:hyperlink w:anchor="_Toc370915628" w:history="1">
        <w:r w:rsidR="00571CB1" w:rsidRPr="00083556">
          <w:rPr>
            <w:rStyle w:val="Hyperlink"/>
            <w:noProof/>
          </w:rPr>
          <w:t>1.1</w:t>
        </w:r>
        <w:r w:rsidR="00571CB1">
          <w:rPr>
            <w:rFonts w:asciiTheme="minorHAnsi" w:eastAsiaTheme="minorEastAsia" w:hAnsiTheme="minorHAnsi" w:cstheme="minorBidi"/>
            <w:smallCaps w:val="0"/>
            <w:noProof/>
            <w:sz w:val="22"/>
            <w:szCs w:val="22"/>
            <w:lang w:eastAsia="en-GB"/>
          </w:rPr>
          <w:tab/>
        </w:r>
        <w:r w:rsidR="00571CB1" w:rsidRPr="00083556">
          <w:rPr>
            <w:rStyle w:val="Hyperlink"/>
            <w:noProof/>
          </w:rPr>
          <w:t>About this Document</w:t>
        </w:r>
        <w:r w:rsidR="00571CB1">
          <w:rPr>
            <w:noProof/>
            <w:webHidden/>
          </w:rPr>
          <w:tab/>
        </w:r>
        <w:r w:rsidR="00571CB1">
          <w:rPr>
            <w:noProof/>
            <w:webHidden/>
          </w:rPr>
          <w:fldChar w:fldCharType="begin"/>
        </w:r>
        <w:r w:rsidR="00571CB1">
          <w:rPr>
            <w:noProof/>
            <w:webHidden/>
          </w:rPr>
          <w:instrText xml:space="preserve"> PAGEREF _Toc370915628 \h </w:instrText>
        </w:r>
        <w:r w:rsidR="00571CB1">
          <w:rPr>
            <w:noProof/>
            <w:webHidden/>
          </w:rPr>
        </w:r>
        <w:r w:rsidR="00571CB1">
          <w:rPr>
            <w:noProof/>
            <w:webHidden/>
          </w:rPr>
          <w:fldChar w:fldCharType="separate"/>
        </w:r>
        <w:r w:rsidR="00571CB1">
          <w:rPr>
            <w:noProof/>
            <w:webHidden/>
          </w:rPr>
          <w:t>6</w:t>
        </w:r>
        <w:r w:rsidR="00571CB1">
          <w:rPr>
            <w:noProof/>
            <w:webHidden/>
          </w:rPr>
          <w:fldChar w:fldCharType="end"/>
        </w:r>
      </w:hyperlink>
    </w:p>
    <w:p w14:paraId="52C95E8F" w14:textId="77777777" w:rsidR="00571CB1" w:rsidRDefault="003D24BD">
      <w:pPr>
        <w:pStyle w:val="TOC2"/>
        <w:rPr>
          <w:rFonts w:asciiTheme="minorHAnsi" w:eastAsiaTheme="minorEastAsia" w:hAnsiTheme="minorHAnsi" w:cstheme="minorBidi"/>
          <w:smallCaps w:val="0"/>
          <w:noProof/>
          <w:sz w:val="22"/>
          <w:szCs w:val="22"/>
          <w:lang w:eastAsia="en-GB"/>
        </w:rPr>
      </w:pPr>
      <w:hyperlink w:anchor="_Toc370915629" w:history="1">
        <w:r w:rsidR="00571CB1" w:rsidRPr="00083556">
          <w:rPr>
            <w:rStyle w:val="Hyperlink"/>
            <w:noProof/>
          </w:rPr>
          <w:t>1.2</w:t>
        </w:r>
        <w:r w:rsidR="00571CB1">
          <w:rPr>
            <w:rFonts w:asciiTheme="minorHAnsi" w:eastAsiaTheme="minorEastAsia" w:hAnsiTheme="minorHAnsi" w:cstheme="minorBidi"/>
            <w:smallCaps w:val="0"/>
            <w:noProof/>
            <w:sz w:val="22"/>
            <w:szCs w:val="22"/>
            <w:lang w:eastAsia="en-GB"/>
          </w:rPr>
          <w:tab/>
        </w:r>
        <w:r w:rsidR="00571CB1" w:rsidRPr="00083556">
          <w:rPr>
            <w:rStyle w:val="Hyperlink"/>
            <w:noProof/>
          </w:rPr>
          <w:t>Disclaimer</w:t>
        </w:r>
        <w:r w:rsidR="00571CB1">
          <w:rPr>
            <w:noProof/>
            <w:webHidden/>
          </w:rPr>
          <w:tab/>
        </w:r>
        <w:r w:rsidR="00571CB1">
          <w:rPr>
            <w:noProof/>
            <w:webHidden/>
          </w:rPr>
          <w:fldChar w:fldCharType="begin"/>
        </w:r>
        <w:r w:rsidR="00571CB1">
          <w:rPr>
            <w:noProof/>
            <w:webHidden/>
          </w:rPr>
          <w:instrText xml:space="preserve"> PAGEREF _Toc370915629 \h </w:instrText>
        </w:r>
        <w:r w:rsidR="00571CB1">
          <w:rPr>
            <w:noProof/>
            <w:webHidden/>
          </w:rPr>
        </w:r>
        <w:r w:rsidR="00571CB1">
          <w:rPr>
            <w:noProof/>
            <w:webHidden/>
          </w:rPr>
          <w:fldChar w:fldCharType="separate"/>
        </w:r>
        <w:r w:rsidR="00571CB1">
          <w:rPr>
            <w:noProof/>
            <w:webHidden/>
          </w:rPr>
          <w:t>6</w:t>
        </w:r>
        <w:r w:rsidR="00571CB1">
          <w:rPr>
            <w:noProof/>
            <w:webHidden/>
          </w:rPr>
          <w:fldChar w:fldCharType="end"/>
        </w:r>
      </w:hyperlink>
    </w:p>
    <w:p w14:paraId="123D7D60" w14:textId="77777777" w:rsidR="00571CB1" w:rsidRDefault="003D24BD">
      <w:pPr>
        <w:pStyle w:val="TOC2"/>
        <w:rPr>
          <w:rFonts w:asciiTheme="minorHAnsi" w:eastAsiaTheme="minorEastAsia" w:hAnsiTheme="minorHAnsi" w:cstheme="minorBidi"/>
          <w:smallCaps w:val="0"/>
          <w:noProof/>
          <w:sz w:val="22"/>
          <w:szCs w:val="22"/>
          <w:lang w:eastAsia="en-GB"/>
        </w:rPr>
      </w:pPr>
      <w:hyperlink w:anchor="_Toc370915630" w:history="1">
        <w:r w:rsidR="00571CB1" w:rsidRPr="00083556">
          <w:rPr>
            <w:rStyle w:val="Hyperlink"/>
            <w:noProof/>
          </w:rPr>
          <w:t>1.3</w:t>
        </w:r>
        <w:r w:rsidR="00571CB1">
          <w:rPr>
            <w:rFonts w:asciiTheme="minorHAnsi" w:eastAsiaTheme="minorEastAsia" w:hAnsiTheme="minorHAnsi" w:cstheme="minorBidi"/>
            <w:smallCaps w:val="0"/>
            <w:noProof/>
            <w:sz w:val="22"/>
            <w:szCs w:val="22"/>
            <w:lang w:eastAsia="en-GB"/>
          </w:rPr>
          <w:tab/>
        </w:r>
        <w:r w:rsidR="00571CB1" w:rsidRPr="00083556">
          <w:rPr>
            <w:rStyle w:val="Hyperlink"/>
            <w:noProof/>
          </w:rPr>
          <w:t>Change History</w:t>
        </w:r>
        <w:r w:rsidR="00571CB1">
          <w:rPr>
            <w:noProof/>
            <w:webHidden/>
          </w:rPr>
          <w:tab/>
        </w:r>
        <w:r w:rsidR="00571CB1">
          <w:rPr>
            <w:noProof/>
            <w:webHidden/>
          </w:rPr>
          <w:fldChar w:fldCharType="begin"/>
        </w:r>
        <w:r w:rsidR="00571CB1">
          <w:rPr>
            <w:noProof/>
            <w:webHidden/>
          </w:rPr>
          <w:instrText xml:space="preserve"> PAGEREF _Toc370915630 \h </w:instrText>
        </w:r>
        <w:r w:rsidR="00571CB1">
          <w:rPr>
            <w:noProof/>
            <w:webHidden/>
          </w:rPr>
        </w:r>
        <w:r w:rsidR="00571CB1">
          <w:rPr>
            <w:noProof/>
            <w:webHidden/>
          </w:rPr>
          <w:fldChar w:fldCharType="separate"/>
        </w:r>
        <w:r w:rsidR="00571CB1">
          <w:rPr>
            <w:noProof/>
            <w:webHidden/>
          </w:rPr>
          <w:t>7</w:t>
        </w:r>
        <w:r w:rsidR="00571CB1">
          <w:rPr>
            <w:noProof/>
            <w:webHidden/>
          </w:rPr>
          <w:fldChar w:fldCharType="end"/>
        </w:r>
      </w:hyperlink>
    </w:p>
    <w:p w14:paraId="5BFF9527" w14:textId="77777777" w:rsidR="00571CB1" w:rsidRDefault="003D24BD">
      <w:pPr>
        <w:pStyle w:val="TOC2"/>
        <w:rPr>
          <w:rFonts w:asciiTheme="minorHAnsi" w:eastAsiaTheme="minorEastAsia" w:hAnsiTheme="minorHAnsi" w:cstheme="minorBidi"/>
          <w:smallCaps w:val="0"/>
          <w:noProof/>
          <w:sz w:val="22"/>
          <w:szCs w:val="22"/>
          <w:lang w:eastAsia="en-GB"/>
        </w:rPr>
      </w:pPr>
      <w:hyperlink w:anchor="_Toc370915631" w:history="1">
        <w:r w:rsidR="00571CB1" w:rsidRPr="00083556">
          <w:rPr>
            <w:rStyle w:val="Hyperlink"/>
            <w:noProof/>
          </w:rPr>
          <w:t>1.4</w:t>
        </w:r>
        <w:r w:rsidR="00571CB1">
          <w:rPr>
            <w:rFonts w:asciiTheme="minorHAnsi" w:eastAsiaTheme="minorEastAsia" w:hAnsiTheme="minorHAnsi" w:cstheme="minorBidi"/>
            <w:smallCaps w:val="0"/>
            <w:noProof/>
            <w:sz w:val="22"/>
            <w:szCs w:val="22"/>
            <w:lang w:eastAsia="en-GB"/>
          </w:rPr>
          <w:tab/>
        </w:r>
        <w:r w:rsidR="00571CB1" w:rsidRPr="00083556">
          <w:rPr>
            <w:rStyle w:val="Hyperlink"/>
            <w:noProof/>
          </w:rPr>
          <w:t>Terms and Abbreviations</w:t>
        </w:r>
        <w:r w:rsidR="00571CB1">
          <w:rPr>
            <w:noProof/>
            <w:webHidden/>
          </w:rPr>
          <w:tab/>
        </w:r>
        <w:r w:rsidR="00571CB1">
          <w:rPr>
            <w:noProof/>
            <w:webHidden/>
          </w:rPr>
          <w:fldChar w:fldCharType="begin"/>
        </w:r>
        <w:r w:rsidR="00571CB1">
          <w:rPr>
            <w:noProof/>
            <w:webHidden/>
          </w:rPr>
          <w:instrText xml:space="preserve"> PAGEREF _Toc370915631 \h </w:instrText>
        </w:r>
        <w:r w:rsidR="00571CB1">
          <w:rPr>
            <w:noProof/>
            <w:webHidden/>
          </w:rPr>
        </w:r>
        <w:r w:rsidR="00571CB1">
          <w:rPr>
            <w:noProof/>
            <w:webHidden/>
          </w:rPr>
          <w:fldChar w:fldCharType="separate"/>
        </w:r>
        <w:r w:rsidR="00571CB1">
          <w:rPr>
            <w:noProof/>
            <w:webHidden/>
          </w:rPr>
          <w:t>7</w:t>
        </w:r>
        <w:r w:rsidR="00571CB1">
          <w:rPr>
            <w:noProof/>
            <w:webHidden/>
          </w:rPr>
          <w:fldChar w:fldCharType="end"/>
        </w:r>
      </w:hyperlink>
    </w:p>
    <w:p w14:paraId="7709EBBB" w14:textId="77777777" w:rsidR="00571CB1" w:rsidRDefault="003D24BD">
      <w:pPr>
        <w:pStyle w:val="TOC2"/>
        <w:rPr>
          <w:rFonts w:asciiTheme="minorHAnsi" w:eastAsiaTheme="minorEastAsia" w:hAnsiTheme="minorHAnsi" w:cstheme="minorBidi"/>
          <w:smallCaps w:val="0"/>
          <w:noProof/>
          <w:sz w:val="22"/>
          <w:szCs w:val="22"/>
          <w:lang w:eastAsia="en-GB"/>
        </w:rPr>
      </w:pPr>
      <w:hyperlink w:anchor="_Toc370915632" w:history="1">
        <w:r w:rsidR="00571CB1" w:rsidRPr="00083556">
          <w:rPr>
            <w:rStyle w:val="Hyperlink"/>
            <w:noProof/>
          </w:rPr>
          <w:t>1.5</w:t>
        </w:r>
        <w:r w:rsidR="00571CB1">
          <w:rPr>
            <w:rFonts w:asciiTheme="minorHAnsi" w:eastAsiaTheme="minorEastAsia" w:hAnsiTheme="minorHAnsi" w:cstheme="minorBidi"/>
            <w:smallCaps w:val="0"/>
            <w:noProof/>
            <w:sz w:val="22"/>
            <w:szCs w:val="22"/>
            <w:lang w:eastAsia="en-GB"/>
          </w:rPr>
          <w:tab/>
        </w:r>
        <w:r w:rsidR="00571CB1" w:rsidRPr="00083556">
          <w:rPr>
            <w:rStyle w:val="Hyperlink"/>
            <w:noProof/>
          </w:rPr>
          <w:t>In Scope</w:t>
        </w:r>
        <w:r w:rsidR="00571CB1">
          <w:rPr>
            <w:noProof/>
            <w:webHidden/>
          </w:rPr>
          <w:tab/>
        </w:r>
        <w:r w:rsidR="00571CB1">
          <w:rPr>
            <w:noProof/>
            <w:webHidden/>
          </w:rPr>
          <w:fldChar w:fldCharType="begin"/>
        </w:r>
        <w:r w:rsidR="00571CB1">
          <w:rPr>
            <w:noProof/>
            <w:webHidden/>
          </w:rPr>
          <w:instrText xml:space="preserve"> PAGEREF _Toc370915632 \h </w:instrText>
        </w:r>
        <w:r w:rsidR="00571CB1">
          <w:rPr>
            <w:noProof/>
            <w:webHidden/>
          </w:rPr>
        </w:r>
        <w:r w:rsidR="00571CB1">
          <w:rPr>
            <w:noProof/>
            <w:webHidden/>
          </w:rPr>
          <w:fldChar w:fldCharType="separate"/>
        </w:r>
        <w:r w:rsidR="00571CB1">
          <w:rPr>
            <w:noProof/>
            <w:webHidden/>
          </w:rPr>
          <w:t>9</w:t>
        </w:r>
        <w:r w:rsidR="00571CB1">
          <w:rPr>
            <w:noProof/>
            <w:webHidden/>
          </w:rPr>
          <w:fldChar w:fldCharType="end"/>
        </w:r>
      </w:hyperlink>
    </w:p>
    <w:p w14:paraId="52A55AB8" w14:textId="77777777" w:rsidR="00571CB1" w:rsidRDefault="003D24BD">
      <w:pPr>
        <w:pStyle w:val="TOC2"/>
        <w:rPr>
          <w:rFonts w:asciiTheme="minorHAnsi" w:eastAsiaTheme="minorEastAsia" w:hAnsiTheme="minorHAnsi" w:cstheme="minorBidi"/>
          <w:smallCaps w:val="0"/>
          <w:noProof/>
          <w:sz w:val="22"/>
          <w:szCs w:val="22"/>
          <w:lang w:eastAsia="en-GB"/>
        </w:rPr>
      </w:pPr>
      <w:hyperlink w:anchor="_Toc370915633" w:history="1">
        <w:r w:rsidR="00571CB1" w:rsidRPr="00083556">
          <w:rPr>
            <w:rStyle w:val="Hyperlink"/>
            <w:noProof/>
          </w:rPr>
          <w:t>1.6</w:t>
        </w:r>
        <w:r w:rsidR="00571CB1">
          <w:rPr>
            <w:rFonts w:asciiTheme="minorHAnsi" w:eastAsiaTheme="minorEastAsia" w:hAnsiTheme="minorHAnsi" w:cstheme="minorBidi"/>
            <w:smallCaps w:val="0"/>
            <w:noProof/>
            <w:sz w:val="22"/>
            <w:szCs w:val="22"/>
            <w:lang w:eastAsia="en-GB"/>
          </w:rPr>
          <w:tab/>
        </w:r>
        <w:r w:rsidR="00571CB1" w:rsidRPr="00083556">
          <w:rPr>
            <w:rStyle w:val="Hyperlink"/>
            <w:noProof/>
          </w:rPr>
          <w:t>Out of Scope</w:t>
        </w:r>
        <w:r w:rsidR="00571CB1">
          <w:rPr>
            <w:noProof/>
            <w:webHidden/>
          </w:rPr>
          <w:tab/>
        </w:r>
        <w:r w:rsidR="00571CB1">
          <w:rPr>
            <w:noProof/>
            <w:webHidden/>
          </w:rPr>
          <w:fldChar w:fldCharType="begin"/>
        </w:r>
        <w:r w:rsidR="00571CB1">
          <w:rPr>
            <w:noProof/>
            <w:webHidden/>
          </w:rPr>
          <w:instrText xml:space="preserve"> PAGEREF _Toc370915633 \h </w:instrText>
        </w:r>
        <w:r w:rsidR="00571CB1">
          <w:rPr>
            <w:noProof/>
            <w:webHidden/>
          </w:rPr>
        </w:r>
        <w:r w:rsidR="00571CB1">
          <w:rPr>
            <w:noProof/>
            <w:webHidden/>
          </w:rPr>
          <w:fldChar w:fldCharType="separate"/>
        </w:r>
        <w:r w:rsidR="00571CB1">
          <w:rPr>
            <w:noProof/>
            <w:webHidden/>
          </w:rPr>
          <w:t>9</w:t>
        </w:r>
        <w:r w:rsidR="00571CB1">
          <w:rPr>
            <w:noProof/>
            <w:webHidden/>
          </w:rPr>
          <w:fldChar w:fldCharType="end"/>
        </w:r>
      </w:hyperlink>
    </w:p>
    <w:p w14:paraId="2C96335D" w14:textId="77777777" w:rsidR="00571CB1" w:rsidRDefault="003D24BD">
      <w:pPr>
        <w:pStyle w:val="TOC1"/>
        <w:rPr>
          <w:rFonts w:asciiTheme="minorHAnsi" w:eastAsiaTheme="minorEastAsia" w:hAnsiTheme="minorHAnsi" w:cstheme="minorBidi"/>
          <w:b w:val="0"/>
          <w:caps w:val="0"/>
          <w:noProof/>
          <w:sz w:val="22"/>
          <w:szCs w:val="22"/>
          <w:lang w:eastAsia="en-GB"/>
        </w:rPr>
      </w:pPr>
      <w:hyperlink w:anchor="_Toc370915634" w:history="1">
        <w:r w:rsidR="00571CB1" w:rsidRPr="00083556">
          <w:rPr>
            <w:rStyle w:val="Hyperlink"/>
            <w:noProof/>
          </w:rPr>
          <w:t>2</w:t>
        </w:r>
        <w:r w:rsidR="00571CB1">
          <w:rPr>
            <w:rFonts w:asciiTheme="minorHAnsi" w:eastAsiaTheme="minorEastAsia" w:hAnsiTheme="minorHAnsi" w:cstheme="minorBidi"/>
            <w:b w:val="0"/>
            <w:caps w:val="0"/>
            <w:noProof/>
            <w:sz w:val="22"/>
            <w:szCs w:val="22"/>
            <w:lang w:eastAsia="en-GB"/>
          </w:rPr>
          <w:tab/>
        </w:r>
        <w:r w:rsidR="00571CB1" w:rsidRPr="00083556">
          <w:rPr>
            <w:rStyle w:val="Hyperlink"/>
            <w:noProof/>
          </w:rPr>
          <w:t>Integration Overview</w:t>
        </w:r>
        <w:r w:rsidR="00571CB1">
          <w:rPr>
            <w:noProof/>
            <w:webHidden/>
          </w:rPr>
          <w:tab/>
        </w:r>
        <w:r w:rsidR="00571CB1">
          <w:rPr>
            <w:noProof/>
            <w:webHidden/>
          </w:rPr>
          <w:fldChar w:fldCharType="begin"/>
        </w:r>
        <w:r w:rsidR="00571CB1">
          <w:rPr>
            <w:noProof/>
            <w:webHidden/>
          </w:rPr>
          <w:instrText xml:space="preserve"> PAGEREF _Toc370915634 \h </w:instrText>
        </w:r>
        <w:r w:rsidR="00571CB1">
          <w:rPr>
            <w:noProof/>
            <w:webHidden/>
          </w:rPr>
        </w:r>
        <w:r w:rsidR="00571CB1">
          <w:rPr>
            <w:noProof/>
            <w:webHidden/>
          </w:rPr>
          <w:fldChar w:fldCharType="separate"/>
        </w:r>
        <w:r w:rsidR="00571CB1">
          <w:rPr>
            <w:noProof/>
            <w:webHidden/>
          </w:rPr>
          <w:t>11</w:t>
        </w:r>
        <w:r w:rsidR="00571CB1">
          <w:rPr>
            <w:noProof/>
            <w:webHidden/>
          </w:rPr>
          <w:fldChar w:fldCharType="end"/>
        </w:r>
      </w:hyperlink>
    </w:p>
    <w:p w14:paraId="193D4D8E" w14:textId="77777777" w:rsidR="00571CB1" w:rsidRDefault="003D24BD">
      <w:pPr>
        <w:pStyle w:val="TOC2"/>
        <w:rPr>
          <w:rFonts w:asciiTheme="minorHAnsi" w:eastAsiaTheme="minorEastAsia" w:hAnsiTheme="minorHAnsi" w:cstheme="minorBidi"/>
          <w:smallCaps w:val="0"/>
          <w:noProof/>
          <w:sz w:val="22"/>
          <w:szCs w:val="22"/>
          <w:lang w:eastAsia="en-GB"/>
        </w:rPr>
      </w:pPr>
      <w:hyperlink w:anchor="_Toc370915635" w:history="1">
        <w:r w:rsidR="00571CB1" w:rsidRPr="00083556">
          <w:rPr>
            <w:rStyle w:val="Hyperlink"/>
            <w:noProof/>
          </w:rPr>
          <w:t>2.1</w:t>
        </w:r>
        <w:r w:rsidR="00571CB1">
          <w:rPr>
            <w:rFonts w:asciiTheme="minorHAnsi" w:eastAsiaTheme="minorEastAsia" w:hAnsiTheme="minorHAnsi" w:cstheme="minorBidi"/>
            <w:smallCaps w:val="0"/>
            <w:noProof/>
            <w:sz w:val="22"/>
            <w:szCs w:val="22"/>
            <w:lang w:eastAsia="en-GB"/>
          </w:rPr>
          <w:tab/>
        </w:r>
        <w:r w:rsidR="00571CB1" w:rsidRPr="00083556">
          <w:rPr>
            <w:rStyle w:val="Hyperlink"/>
            <w:noProof/>
          </w:rPr>
          <w:t>Landscape Overview</w:t>
        </w:r>
        <w:r w:rsidR="00571CB1">
          <w:rPr>
            <w:noProof/>
            <w:webHidden/>
          </w:rPr>
          <w:tab/>
        </w:r>
        <w:r w:rsidR="00571CB1">
          <w:rPr>
            <w:noProof/>
            <w:webHidden/>
          </w:rPr>
          <w:fldChar w:fldCharType="begin"/>
        </w:r>
        <w:r w:rsidR="00571CB1">
          <w:rPr>
            <w:noProof/>
            <w:webHidden/>
          </w:rPr>
          <w:instrText xml:space="preserve"> PAGEREF _Toc370915635 \h </w:instrText>
        </w:r>
        <w:r w:rsidR="00571CB1">
          <w:rPr>
            <w:noProof/>
            <w:webHidden/>
          </w:rPr>
        </w:r>
        <w:r w:rsidR="00571CB1">
          <w:rPr>
            <w:noProof/>
            <w:webHidden/>
          </w:rPr>
          <w:fldChar w:fldCharType="separate"/>
        </w:r>
        <w:r w:rsidR="00571CB1">
          <w:rPr>
            <w:noProof/>
            <w:webHidden/>
          </w:rPr>
          <w:t>11</w:t>
        </w:r>
        <w:r w:rsidR="00571CB1">
          <w:rPr>
            <w:noProof/>
            <w:webHidden/>
          </w:rPr>
          <w:fldChar w:fldCharType="end"/>
        </w:r>
      </w:hyperlink>
    </w:p>
    <w:p w14:paraId="5FD50119" w14:textId="77777777" w:rsidR="00571CB1" w:rsidRDefault="003D24BD">
      <w:pPr>
        <w:pStyle w:val="TOC2"/>
        <w:rPr>
          <w:rFonts w:asciiTheme="minorHAnsi" w:eastAsiaTheme="minorEastAsia" w:hAnsiTheme="minorHAnsi" w:cstheme="minorBidi"/>
          <w:smallCaps w:val="0"/>
          <w:noProof/>
          <w:sz w:val="22"/>
          <w:szCs w:val="22"/>
          <w:lang w:eastAsia="en-GB"/>
        </w:rPr>
      </w:pPr>
      <w:hyperlink w:anchor="_Toc370915636" w:history="1">
        <w:r w:rsidR="00571CB1" w:rsidRPr="00083556">
          <w:rPr>
            <w:rStyle w:val="Hyperlink"/>
            <w:noProof/>
          </w:rPr>
          <w:t>2.2</w:t>
        </w:r>
        <w:r w:rsidR="00571CB1">
          <w:rPr>
            <w:rFonts w:asciiTheme="minorHAnsi" w:eastAsiaTheme="minorEastAsia" w:hAnsiTheme="minorHAnsi" w:cstheme="minorBidi"/>
            <w:smallCaps w:val="0"/>
            <w:noProof/>
            <w:sz w:val="22"/>
            <w:szCs w:val="22"/>
            <w:lang w:eastAsia="en-GB"/>
          </w:rPr>
          <w:tab/>
        </w:r>
        <w:r w:rsidR="00571CB1" w:rsidRPr="00083556">
          <w:rPr>
            <w:rStyle w:val="Hyperlink"/>
            <w:noProof/>
          </w:rPr>
          <w:t>Service Optimization Web Services</w:t>
        </w:r>
        <w:r w:rsidR="00571CB1">
          <w:rPr>
            <w:noProof/>
            <w:webHidden/>
          </w:rPr>
          <w:tab/>
        </w:r>
        <w:r w:rsidR="00571CB1">
          <w:rPr>
            <w:noProof/>
            <w:webHidden/>
          </w:rPr>
          <w:fldChar w:fldCharType="begin"/>
        </w:r>
        <w:r w:rsidR="00571CB1">
          <w:rPr>
            <w:noProof/>
            <w:webHidden/>
          </w:rPr>
          <w:instrText xml:space="preserve"> PAGEREF _Toc370915636 \h </w:instrText>
        </w:r>
        <w:r w:rsidR="00571CB1">
          <w:rPr>
            <w:noProof/>
            <w:webHidden/>
          </w:rPr>
        </w:r>
        <w:r w:rsidR="00571CB1">
          <w:rPr>
            <w:noProof/>
            <w:webHidden/>
          </w:rPr>
          <w:fldChar w:fldCharType="separate"/>
        </w:r>
        <w:r w:rsidR="00571CB1">
          <w:rPr>
            <w:noProof/>
            <w:webHidden/>
          </w:rPr>
          <w:t>12</w:t>
        </w:r>
        <w:r w:rsidR="00571CB1">
          <w:rPr>
            <w:noProof/>
            <w:webHidden/>
          </w:rPr>
          <w:fldChar w:fldCharType="end"/>
        </w:r>
      </w:hyperlink>
    </w:p>
    <w:p w14:paraId="099804FC" w14:textId="77777777" w:rsidR="00571CB1" w:rsidRDefault="003D24BD">
      <w:pPr>
        <w:pStyle w:val="TOC2"/>
        <w:rPr>
          <w:rFonts w:asciiTheme="minorHAnsi" w:eastAsiaTheme="minorEastAsia" w:hAnsiTheme="minorHAnsi" w:cstheme="minorBidi"/>
          <w:smallCaps w:val="0"/>
          <w:noProof/>
          <w:sz w:val="22"/>
          <w:szCs w:val="22"/>
          <w:lang w:eastAsia="en-GB"/>
        </w:rPr>
      </w:pPr>
      <w:hyperlink w:anchor="_Toc370915637" w:history="1">
        <w:r w:rsidR="00571CB1" w:rsidRPr="00083556">
          <w:rPr>
            <w:rStyle w:val="Hyperlink"/>
            <w:noProof/>
          </w:rPr>
          <w:t>2.2.1</w:t>
        </w:r>
        <w:r w:rsidR="00571CB1">
          <w:rPr>
            <w:rFonts w:asciiTheme="minorHAnsi" w:eastAsiaTheme="minorEastAsia" w:hAnsiTheme="minorHAnsi" w:cstheme="minorBidi"/>
            <w:smallCaps w:val="0"/>
            <w:noProof/>
            <w:sz w:val="22"/>
            <w:szCs w:val="22"/>
            <w:lang w:eastAsia="en-GB"/>
          </w:rPr>
          <w:tab/>
        </w:r>
        <w:r w:rsidR="00571CB1" w:rsidRPr="00083556">
          <w:rPr>
            <w:rStyle w:val="Hyperlink"/>
            <w:noProof/>
          </w:rPr>
          <w:t>Available Services</w:t>
        </w:r>
        <w:r w:rsidR="00571CB1">
          <w:rPr>
            <w:noProof/>
            <w:webHidden/>
          </w:rPr>
          <w:tab/>
        </w:r>
        <w:r w:rsidR="00571CB1">
          <w:rPr>
            <w:noProof/>
            <w:webHidden/>
          </w:rPr>
          <w:fldChar w:fldCharType="begin"/>
        </w:r>
        <w:r w:rsidR="00571CB1">
          <w:rPr>
            <w:noProof/>
            <w:webHidden/>
          </w:rPr>
          <w:instrText xml:space="preserve"> PAGEREF _Toc370915637 \h </w:instrText>
        </w:r>
        <w:r w:rsidR="00571CB1">
          <w:rPr>
            <w:noProof/>
            <w:webHidden/>
          </w:rPr>
        </w:r>
        <w:r w:rsidR="00571CB1">
          <w:rPr>
            <w:noProof/>
            <w:webHidden/>
          </w:rPr>
          <w:fldChar w:fldCharType="separate"/>
        </w:r>
        <w:r w:rsidR="00571CB1">
          <w:rPr>
            <w:noProof/>
            <w:webHidden/>
          </w:rPr>
          <w:t>12</w:t>
        </w:r>
        <w:r w:rsidR="00571CB1">
          <w:rPr>
            <w:noProof/>
            <w:webHidden/>
          </w:rPr>
          <w:fldChar w:fldCharType="end"/>
        </w:r>
      </w:hyperlink>
    </w:p>
    <w:p w14:paraId="2803F66A" w14:textId="77777777" w:rsidR="00571CB1" w:rsidRDefault="003D24BD">
      <w:pPr>
        <w:pStyle w:val="TOC2"/>
        <w:rPr>
          <w:rFonts w:asciiTheme="minorHAnsi" w:eastAsiaTheme="minorEastAsia" w:hAnsiTheme="minorHAnsi" w:cstheme="minorBidi"/>
          <w:smallCaps w:val="0"/>
          <w:noProof/>
          <w:sz w:val="22"/>
          <w:szCs w:val="22"/>
          <w:lang w:eastAsia="en-GB"/>
        </w:rPr>
      </w:pPr>
      <w:hyperlink w:anchor="_Toc370915638" w:history="1">
        <w:r w:rsidR="00571CB1" w:rsidRPr="00083556">
          <w:rPr>
            <w:rStyle w:val="Hyperlink"/>
            <w:noProof/>
          </w:rPr>
          <w:t>2.2.2</w:t>
        </w:r>
        <w:r w:rsidR="00571CB1">
          <w:rPr>
            <w:rFonts w:asciiTheme="minorHAnsi" w:eastAsiaTheme="minorEastAsia" w:hAnsiTheme="minorHAnsi" w:cstheme="minorBidi"/>
            <w:smallCaps w:val="0"/>
            <w:noProof/>
            <w:sz w:val="22"/>
            <w:szCs w:val="22"/>
            <w:lang w:eastAsia="en-GB"/>
          </w:rPr>
          <w:tab/>
        </w:r>
        <w:r w:rsidR="00571CB1" w:rsidRPr="00083556">
          <w:rPr>
            <w:rStyle w:val="Hyperlink"/>
            <w:noProof/>
          </w:rPr>
          <w:t>Namespaces</w:t>
        </w:r>
        <w:r w:rsidR="00571CB1">
          <w:rPr>
            <w:noProof/>
            <w:webHidden/>
          </w:rPr>
          <w:tab/>
        </w:r>
        <w:r w:rsidR="00571CB1">
          <w:rPr>
            <w:noProof/>
            <w:webHidden/>
          </w:rPr>
          <w:fldChar w:fldCharType="begin"/>
        </w:r>
        <w:r w:rsidR="00571CB1">
          <w:rPr>
            <w:noProof/>
            <w:webHidden/>
          </w:rPr>
          <w:instrText xml:space="preserve"> PAGEREF _Toc370915638 \h </w:instrText>
        </w:r>
        <w:r w:rsidR="00571CB1">
          <w:rPr>
            <w:noProof/>
            <w:webHidden/>
          </w:rPr>
        </w:r>
        <w:r w:rsidR="00571CB1">
          <w:rPr>
            <w:noProof/>
            <w:webHidden/>
          </w:rPr>
          <w:fldChar w:fldCharType="separate"/>
        </w:r>
        <w:r w:rsidR="00571CB1">
          <w:rPr>
            <w:noProof/>
            <w:webHidden/>
          </w:rPr>
          <w:t>12</w:t>
        </w:r>
        <w:r w:rsidR="00571CB1">
          <w:rPr>
            <w:noProof/>
            <w:webHidden/>
          </w:rPr>
          <w:fldChar w:fldCharType="end"/>
        </w:r>
      </w:hyperlink>
    </w:p>
    <w:p w14:paraId="3B110332" w14:textId="77777777" w:rsidR="00571CB1" w:rsidRDefault="003D24BD">
      <w:pPr>
        <w:pStyle w:val="TOC2"/>
        <w:rPr>
          <w:rFonts w:asciiTheme="minorHAnsi" w:eastAsiaTheme="minorEastAsia" w:hAnsiTheme="minorHAnsi" w:cstheme="minorBidi"/>
          <w:smallCaps w:val="0"/>
          <w:noProof/>
          <w:sz w:val="22"/>
          <w:szCs w:val="22"/>
          <w:lang w:eastAsia="en-GB"/>
        </w:rPr>
      </w:pPr>
      <w:hyperlink w:anchor="_Toc370915639" w:history="1">
        <w:r w:rsidR="00571CB1" w:rsidRPr="00083556">
          <w:rPr>
            <w:rStyle w:val="Hyperlink"/>
            <w:noProof/>
          </w:rPr>
          <w:t>2.2.3</w:t>
        </w:r>
        <w:r w:rsidR="00571CB1">
          <w:rPr>
            <w:rFonts w:asciiTheme="minorHAnsi" w:eastAsiaTheme="minorEastAsia" w:hAnsiTheme="minorHAnsi" w:cstheme="minorBidi"/>
            <w:smallCaps w:val="0"/>
            <w:noProof/>
            <w:sz w:val="22"/>
            <w:szCs w:val="22"/>
            <w:lang w:eastAsia="en-GB"/>
          </w:rPr>
          <w:tab/>
        </w:r>
        <w:r w:rsidR="00571CB1" w:rsidRPr="00083556">
          <w:rPr>
            <w:rStyle w:val="Hyperlink"/>
            <w:noProof/>
          </w:rPr>
          <w:t>Target URL</w:t>
        </w:r>
        <w:r w:rsidR="00571CB1">
          <w:rPr>
            <w:noProof/>
            <w:webHidden/>
          </w:rPr>
          <w:tab/>
        </w:r>
        <w:r w:rsidR="00571CB1">
          <w:rPr>
            <w:noProof/>
            <w:webHidden/>
          </w:rPr>
          <w:fldChar w:fldCharType="begin"/>
        </w:r>
        <w:r w:rsidR="00571CB1">
          <w:rPr>
            <w:noProof/>
            <w:webHidden/>
          </w:rPr>
          <w:instrText xml:space="preserve"> PAGEREF _Toc370915639 \h </w:instrText>
        </w:r>
        <w:r w:rsidR="00571CB1">
          <w:rPr>
            <w:noProof/>
            <w:webHidden/>
          </w:rPr>
        </w:r>
        <w:r w:rsidR="00571CB1">
          <w:rPr>
            <w:noProof/>
            <w:webHidden/>
          </w:rPr>
          <w:fldChar w:fldCharType="separate"/>
        </w:r>
        <w:r w:rsidR="00571CB1">
          <w:rPr>
            <w:noProof/>
            <w:webHidden/>
          </w:rPr>
          <w:t>13</w:t>
        </w:r>
        <w:r w:rsidR="00571CB1">
          <w:rPr>
            <w:noProof/>
            <w:webHidden/>
          </w:rPr>
          <w:fldChar w:fldCharType="end"/>
        </w:r>
      </w:hyperlink>
    </w:p>
    <w:p w14:paraId="16B461F8" w14:textId="77777777" w:rsidR="00571CB1" w:rsidRDefault="003D24BD">
      <w:pPr>
        <w:pStyle w:val="TOC2"/>
        <w:rPr>
          <w:rFonts w:asciiTheme="minorHAnsi" w:eastAsiaTheme="minorEastAsia" w:hAnsiTheme="minorHAnsi" w:cstheme="minorBidi"/>
          <w:smallCaps w:val="0"/>
          <w:noProof/>
          <w:sz w:val="22"/>
          <w:szCs w:val="22"/>
          <w:lang w:eastAsia="en-GB"/>
        </w:rPr>
      </w:pPr>
      <w:hyperlink w:anchor="_Toc370915640" w:history="1">
        <w:r w:rsidR="00571CB1" w:rsidRPr="00083556">
          <w:rPr>
            <w:rStyle w:val="Hyperlink"/>
            <w:noProof/>
          </w:rPr>
          <w:t>2.2.4</w:t>
        </w:r>
        <w:r w:rsidR="00571CB1">
          <w:rPr>
            <w:rFonts w:asciiTheme="minorHAnsi" w:eastAsiaTheme="minorEastAsia" w:hAnsiTheme="minorHAnsi" w:cstheme="minorBidi"/>
            <w:smallCaps w:val="0"/>
            <w:noProof/>
            <w:sz w:val="22"/>
            <w:szCs w:val="22"/>
            <w:lang w:eastAsia="en-GB"/>
          </w:rPr>
          <w:tab/>
        </w:r>
        <w:r w:rsidR="00571CB1" w:rsidRPr="00083556">
          <w:rPr>
            <w:rStyle w:val="Hyperlink"/>
            <w:noProof/>
          </w:rPr>
          <w:t>Utilizing SOAP 1.1</w:t>
        </w:r>
        <w:r w:rsidR="00571CB1">
          <w:rPr>
            <w:noProof/>
            <w:webHidden/>
          </w:rPr>
          <w:tab/>
        </w:r>
        <w:r w:rsidR="00571CB1">
          <w:rPr>
            <w:noProof/>
            <w:webHidden/>
          </w:rPr>
          <w:fldChar w:fldCharType="begin"/>
        </w:r>
        <w:r w:rsidR="00571CB1">
          <w:rPr>
            <w:noProof/>
            <w:webHidden/>
          </w:rPr>
          <w:instrText xml:space="preserve"> PAGEREF _Toc370915640 \h </w:instrText>
        </w:r>
        <w:r w:rsidR="00571CB1">
          <w:rPr>
            <w:noProof/>
            <w:webHidden/>
          </w:rPr>
        </w:r>
        <w:r w:rsidR="00571CB1">
          <w:rPr>
            <w:noProof/>
            <w:webHidden/>
          </w:rPr>
          <w:fldChar w:fldCharType="separate"/>
        </w:r>
        <w:r w:rsidR="00571CB1">
          <w:rPr>
            <w:noProof/>
            <w:webHidden/>
          </w:rPr>
          <w:t>13</w:t>
        </w:r>
        <w:r w:rsidR="00571CB1">
          <w:rPr>
            <w:noProof/>
            <w:webHidden/>
          </w:rPr>
          <w:fldChar w:fldCharType="end"/>
        </w:r>
      </w:hyperlink>
    </w:p>
    <w:p w14:paraId="211F218A" w14:textId="77777777" w:rsidR="00571CB1" w:rsidRDefault="003D24BD">
      <w:pPr>
        <w:pStyle w:val="TOC2"/>
        <w:rPr>
          <w:rFonts w:asciiTheme="minorHAnsi" w:eastAsiaTheme="minorEastAsia" w:hAnsiTheme="minorHAnsi" w:cstheme="minorBidi"/>
          <w:smallCaps w:val="0"/>
          <w:noProof/>
          <w:sz w:val="22"/>
          <w:szCs w:val="22"/>
          <w:lang w:eastAsia="en-GB"/>
        </w:rPr>
      </w:pPr>
      <w:hyperlink w:anchor="_Toc370915641" w:history="1">
        <w:r w:rsidR="00571CB1" w:rsidRPr="00083556">
          <w:rPr>
            <w:rStyle w:val="Hyperlink"/>
            <w:noProof/>
          </w:rPr>
          <w:t>2.2.5</w:t>
        </w:r>
        <w:r w:rsidR="00571CB1">
          <w:rPr>
            <w:rFonts w:asciiTheme="minorHAnsi" w:eastAsiaTheme="minorEastAsia" w:hAnsiTheme="minorHAnsi" w:cstheme="minorBidi"/>
            <w:smallCaps w:val="0"/>
            <w:noProof/>
            <w:sz w:val="22"/>
            <w:szCs w:val="22"/>
            <w:lang w:eastAsia="en-GB"/>
          </w:rPr>
          <w:tab/>
        </w:r>
        <w:r w:rsidR="00571CB1" w:rsidRPr="00083556">
          <w:rPr>
            <w:rStyle w:val="Hyperlink"/>
            <w:noProof/>
          </w:rPr>
          <w:t>Data Formats</w:t>
        </w:r>
        <w:r w:rsidR="00571CB1">
          <w:rPr>
            <w:noProof/>
            <w:webHidden/>
          </w:rPr>
          <w:tab/>
        </w:r>
        <w:r w:rsidR="00571CB1">
          <w:rPr>
            <w:noProof/>
            <w:webHidden/>
          </w:rPr>
          <w:fldChar w:fldCharType="begin"/>
        </w:r>
        <w:r w:rsidR="00571CB1">
          <w:rPr>
            <w:noProof/>
            <w:webHidden/>
          </w:rPr>
          <w:instrText xml:space="preserve"> PAGEREF _Toc370915641 \h </w:instrText>
        </w:r>
        <w:r w:rsidR="00571CB1">
          <w:rPr>
            <w:noProof/>
            <w:webHidden/>
          </w:rPr>
        </w:r>
        <w:r w:rsidR="00571CB1">
          <w:rPr>
            <w:noProof/>
            <w:webHidden/>
          </w:rPr>
          <w:fldChar w:fldCharType="separate"/>
        </w:r>
        <w:r w:rsidR="00571CB1">
          <w:rPr>
            <w:noProof/>
            <w:webHidden/>
          </w:rPr>
          <w:t>13</w:t>
        </w:r>
        <w:r w:rsidR="00571CB1">
          <w:rPr>
            <w:noProof/>
            <w:webHidden/>
          </w:rPr>
          <w:fldChar w:fldCharType="end"/>
        </w:r>
      </w:hyperlink>
    </w:p>
    <w:p w14:paraId="425678AF" w14:textId="77777777" w:rsidR="00571CB1" w:rsidRDefault="003D24BD">
      <w:pPr>
        <w:pStyle w:val="TOC2"/>
        <w:rPr>
          <w:rFonts w:asciiTheme="minorHAnsi" w:eastAsiaTheme="minorEastAsia" w:hAnsiTheme="minorHAnsi" w:cstheme="minorBidi"/>
          <w:smallCaps w:val="0"/>
          <w:noProof/>
          <w:sz w:val="22"/>
          <w:szCs w:val="22"/>
          <w:lang w:eastAsia="en-GB"/>
        </w:rPr>
      </w:pPr>
      <w:hyperlink w:anchor="_Toc370915642" w:history="1">
        <w:r w:rsidR="00571CB1" w:rsidRPr="00083556">
          <w:rPr>
            <w:rStyle w:val="Hyperlink"/>
            <w:noProof/>
          </w:rPr>
          <w:t>2.2.6</w:t>
        </w:r>
        <w:r w:rsidR="00571CB1">
          <w:rPr>
            <w:rFonts w:asciiTheme="minorHAnsi" w:eastAsiaTheme="minorEastAsia" w:hAnsiTheme="minorHAnsi" w:cstheme="minorBidi"/>
            <w:smallCaps w:val="0"/>
            <w:noProof/>
            <w:sz w:val="22"/>
            <w:szCs w:val="22"/>
            <w:lang w:eastAsia="en-GB"/>
          </w:rPr>
          <w:tab/>
        </w:r>
        <w:r w:rsidR="00571CB1" w:rsidRPr="00083556">
          <w:rPr>
            <w:rStyle w:val="Hyperlink"/>
            <w:noProof/>
          </w:rPr>
          <w:t>Cloud Offline Development</w:t>
        </w:r>
        <w:r w:rsidR="00571CB1">
          <w:rPr>
            <w:noProof/>
            <w:webHidden/>
          </w:rPr>
          <w:tab/>
        </w:r>
        <w:r w:rsidR="00571CB1">
          <w:rPr>
            <w:noProof/>
            <w:webHidden/>
          </w:rPr>
          <w:fldChar w:fldCharType="begin"/>
        </w:r>
        <w:r w:rsidR="00571CB1">
          <w:rPr>
            <w:noProof/>
            <w:webHidden/>
          </w:rPr>
          <w:instrText xml:space="preserve"> PAGEREF _Toc370915642 \h </w:instrText>
        </w:r>
        <w:r w:rsidR="00571CB1">
          <w:rPr>
            <w:noProof/>
            <w:webHidden/>
          </w:rPr>
        </w:r>
        <w:r w:rsidR="00571CB1">
          <w:rPr>
            <w:noProof/>
            <w:webHidden/>
          </w:rPr>
          <w:fldChar w:fldCharType="separate"/>
        </w:r>
        <w:r w:rsidR="00571CB1">
          <w:rPr>
            <w:noProof/>
            <w:webHidden/>
          </w:rPr>
          <w:t>14</w:t>
        </w:r>
        <w:r w:rsidR="00571CB1">
          <w:rPr>
            <w:noProof/>
            <w:webHidden/>
          </w:rPr>
          <w:fldChar w:fldCharType="end"/>
        </w:r>
      </w:hyperlink>
    </w:p>
    <w:p w14:paraId="0A60AB58" w14:textId="77777777" w:rsidR="00571CB1" w:rsidRDefault="003D24BD">
      <w:pPr>
        <w:pStyle w:val="TOC2"/>
        <w:rPr>
          <w:rFonts w:asciiTheme="minorHAnsi" w:eastAsiaTheme="minorEastAsia" w:hAnsiTheme="minorHAnsi" w:cstheme="minorBidi"/>
          <w:smallCaps w:val="0"/>
          <w:noProof/>
          <w:sz w:val="22"/>
          <w:szCs w:val="22"/>
          <w:lang w:eastAsia="en-GB"/>
        </w:rPr>
      </w:pPr>
      <w:hyperlink w:anchor="_Toc370915643" w:history="1">
        <w:r w:rsidR="00571CB1" w:rsidRPr="00083556">
          <w:rPr>
            <w:rStyle w:val="Hyperlink"/>
            <w:noProof/>
          </w:rPr>
          <w:t>2.3</w:t>
        </w:r>
        <w:r w:rsidR="00571CB1">
          <w:rPr>
            <w:rFonts w:asciiTheme="minorHAnsi" w:eastAsiaTheme="minorEastAsia" w:hAnsiTheme="minorHAnsi" w:cstheme="minorBidi"/>
            <w:smallCaps w:val="0"/>
            <w:noProof/>
            <w:sz w:val="22"/>
            <w:szCs w:val="22"/>
            <w:lang w:eastAsia="en-GB"/>
          </w:rPr>
          <w:tab/>
        </w:r>
        <w:r w:rsidR="00571CB1" w:rsidRPr="00083556">
          <w:rPr>
            <w:rStyle w:val="Hyperlink"/>
            <w:noProof/>
          </w:rPr>
          <w:t>Task Unique identifiers</w:t>
        </w:r>
        <w:r w:rsidR="00571CB1">
          <w:rPr>
            <w:noProof/>
            <w:webHidden/>
          </w:rPr>
          <w:tab/>
        </w:r>
        <w:r w:rsidR="00571CB1">
          <w:rPr>
            <w:noProof/>
            <w:webHidden/>
          </w:rPr>
          <w:fldChar w:fldCharType="begin"/>
        </w:r>
        <w:r w:rsidR="00571CB1">
          <w:rPr>
            <w:noProof/>
            <w:webHidden/>
          </w:rPr>
          <w:instrText xml:space="preserve"> PAGEREF _Toc370915643 \h </w:instrText>
        </w:r>
        <w:r w:rsidR="00571CB1">
          <w:rPr>
            <w:noProof/>
            <w:webHidden/>
          </w:rPr>
        </w:r>
        <w:r w:rsidR="00571CB1">
          <w:rPr>
            <w:noProof/>
            <w:webHidden/>
          </w:rPr>
          <w:fldChar w:fldCharType="separate"/>
        </w:r>
        <w:r w:rsidR="00571CB1">
          <w:rPr>
            <w:noProof/>
            <w:webHidden/>
          </w:rPr>
          <w:t>15</w:t>
        </w:r>
        <w:r w:rsidR="00571CB1">
          <w:rPr>
            <w:noProof/>
            <w:webHidden/>
          </w:rPr>
          <w:fldChar w:fldCharType="end"/>
        </w:r>
      </w:hyperlink>
    </w:p>
    <w:p w14:paraId="3999F34F" w14:textId="77777777" w:rsidR="00571CB1" w:rsidRDefault="003D24BD">
      <w:pPr>
        <w:pStyle w:val="TOC2"/>
        <w:rPr>
          <w:rFonts w:asciiTheme="minorHAnsi" w:eastAsiaTheme="minorEastAsia" w:hAnsiTheme="minorHAnsi" w:cstheme="minorBidi"/>
          <w:smallCaps w:val="0"/>
          <w:noProof/>
          <w:sz w:val="22"/>
          <w:szCs w:val="22"/>
          <w:lang w:eastAsia="en-GB"/>
        </w:rPr>
      </w:pPr>
      <w:hyperlink w:anchor="_Toc370915644" w:history="1">
        <w:r w:rsidR="00571CB1" w:rsidRPr="00083556">
          <w:rPr>
            <w:rStyle w:val="Hyperlink"/>
            <w:noProof/>
          </w:rPr>
          <w:t>2.4</w:t>
        </w:r>
        <w:r w:rsidR="00571CB1">
          <w:rPr>
            <w:rFonts w:asciiTheme="minorHAnsi" w:eastAsiaTheme="minorEastAsia" w:hAnsiTheme="minorHAnsi" w:cstheme="minorBidi"/>
            <w:smallCaps w:val="0"/>
            <w:noProof/>
            <w:sz w:val="22"/>
            <w:szCs w:val="22"/>
            <w:lang w:eastAsia="en-GB"/>
          </w:rPr>
          <w:tab/>
        </w:r>
        <w:r w:rsidR="00571CB1" w:rsidRPr="00083556">
          <w:rPr>
            <w:rStyle w:val="Hyperlink"/>
            <w:noProof/>
          </w:rPr>
          <w:t>On-Line Integration Activities</w:t>
        </w:r>
        <w:r w:rsidR="00571CB1">
          <w:rPr>
            <w:noProof/>
            <w:webHidden/>
          </w:rPr>
          <w:tab/>
        </w:r>
        <w:r w:rsidR="00571CB1">
          <w:rPr>
            <w:noProof/>
            <w:webHidden/>
          </w:rPr>
          <w:fldChar w:fldCharType="begin"/>
        </w:r>
        <w:r w:rsidR="00571CB1">
          <w:rPr>
            <w:noProof/>
            <w:webHidden/>
          </w:rPr>
          <w:instrText xml:space="preserve"> PAGEREF _Toc370915644 \h </w:instrText>
        </w:r>
        <w:r w:rsidR="00571CB1">
          <w:rPr>
            <w:noProof/>
            <w:webHidden/>
          </w:rPr>
        </w:r>
        <w:r w:rsidR="00571CB1">
          <w:rPr>
            <w:noProof/>
            <w:webHidden/>
          </w:rPr>
          <w:fldChar w:fldCharType="separate"/>
        </w:r>
        <w:r w:rsidR="00571CB1">
          <w:rPr>
            <w:noProof/>
            <w:webHidden/>
          </w:rPr>
          <w:t>18</w:t>
        </w:r>
        <w:r w:rsidR="00571CB1">
          <w:rPr>
            <w:noProof/>
            <w:webHidden/>
          </w:rPr>
          <w:fldChar w:fldCharType="end"/>
        </w:r>
      </w:hyperlink>
    </w:p>
    <w:p w14:paraId="6217FB35" w14:textId="77777777" w:rsidR="00571CB1" w:rsidRDefault="003D24BD">
      <w:pPr>
        <w:pStyle w:val="TOC2"/>
        <w:rPr>
          <w:rFonts w:asciiTheme="minorHAnsi" w:eastAsiaTheme="minorEastAsia" w:hAnsiTheme="minorHAnsi" w:cstheme="minorBidi"/>
          <w:smallCaps w:val="0"/>
          <w:noProof/>
          <w:sz w:val="22"/>
          <w:szCs w:val="22"/>
          <w:lang w:eastAsia="en-GB"/>
        </w:rPr>
      </w:pPr>
      <w:hyperlink w:anchor="_Toc370915645" w:history="1">
        <w:r w:rsidR="00571CB1" w:rsidRPr="00083556">
          <w:rPr>
            <w:rStyle w:val="Hyperlink"/>
            <w:noProof/>
          </w:rPr>
          <w:t>2.4.1</w:t>
        </w:r>
        <w:r w:rsidR="00571CB1">
          <w:rPr>
            <w:rFonts w:asciiTheme="minorHAnsi" w:eastAsiaTheme="minorEastAsia" w:hAnsiTheme="minorHAnsi" w:cstheme="minorBidi"/>
            <w:smallCaps w:val="0"/>
            <w:noProof/>
            <w:sz w:val="22"/>
            <w:szCs w:val="22"/>
            <w:lang w:eastAsia="en-GB"/>
          </w:rPr>
          <w:tab/>
        </w:r>
        <w:r w:rsidR="00571CB1" w:rsidRPr="00083556">
          <w:rPr>
            <w:rStyle w:val="Hyperlink"/>
            <w:noProof/>
          </w:rPr>
          <w:t>GetAddressGeocode - Address Validation</w:t>
        </w:r>
        <w:r w:rsidR="00571CB1">
          <w:rPr>
            <w:noProof/>
            <w:webHidden/>
          </w:rPr>
          <w:tab/>
        </w:r>
        <w:r w:rsidR="00571CB1">
          <w:rPr>
            <w:noProof/>
            <w:webHidden/>
          </w:rPr>
          <w:fldChar w:fldCharType="begin"/>
        </w:r>
        <w:r w:rsidR="00571CB1">
          <w:rPr>
            <w:noProof/>
            <w:webHidden/>
          </w:rPr>
          <w:instrText xml:space="preserve"> PAGEREF _Toc370915645 \h </w:instrText>
        </w:r>
        <w:r w:rsidR="00571CB1">
          <w:rPr>
            <w:noProof/>
            <w:webHidden/>
          </w:rPr>
        </w:r>
        <w:r w:rsidR="00571CB1">
          <w:rPr>
            <w:noProof/>
            <w:webHidden/>
          </w:rPr>
          <w:fldChar w:fldCharType="separate"/>
        </w:r>
        <w:r w:rsidR="00571CB1">
          <w:rPr>
            <w:noProof/>
            <w:webHidden/>
          </w:rPr>
          <w:t>18</w:t>
        </w:r>
        <w:r w:rsidR="00571CB1">
          <w:rPr>
            <w:noProof/>
            <w:webHidden/>
          </w:rPr>
          <w:fldChar w:fldCharType="end"/>
        </w:r>
      </w:hyperlink>
    </w:p>
    <w:p w14:paraId="4D0D1478" w14:textId="77777777" w:rsidR="00571CB1" w:rsidRDefault="003D24BD">
      <w:pPr>
        <w:pStyle w:val="TOC2"/>
        <w:rPr>
          <w:rFonts w:asciiTheme="minorHAnsi" w:eastAsiaTheme="minorEastAsia" w:hAnsiTheme="minorHAnsi" w:cstheme="minorBidi"/>
          <w:smallCaps w:val="0"/>
          <w:noProof/>
          <w:sz w:val="22"/>
          <w:szCs w:val="22"/>
          <w:lang w:eastAsia="en-GB"/>
        </w:rPr>
      </w:pPr>
      <w:hyperlink w:anchor="_Toc370915646" w:history="1">
        <w:r w:rsidR="00571CB1" w:rsidRPr="00083556">
          <w:rPr>
            <w:rStyle w:val="Hyperlink"/>
            <w:noProof/>
          </w:rPr>
          <w:t>2.4.2</w:t>
        </w:r>
        <w:r w:rsidR="00571CB1">
          <w:rPr>
            <w:rFonts w:asciiTheme="minorHAnsi" w:eastAsiaTheme="minorEastAsia" w:hAnsiTheme="minorHAnsi" w:cstheme="minorBidi"/>
            <w:smallCaps w:val="0"/>
            <w:noProof/>
            <w:sz w:val="22"/>
            <w:szCs w:val="22"/>
            <w:lang w:eastAsia="en-GB"/>
          </w:rPr>
          <w:tab/>
        </w:r>
        <w:r w:rsidR="00571CB1" w:rsidRPr="00083556">
          <w:rPr>
            <w:rStyle w:val="Hyperlink"/>
            <w:noProof/>
          </w:rPr>
          <w:t>ExtendedGetAppointmentsEx2 – Visit Appointment Bookings</w:t>
        </w:r>
        <w:r w:rsidR="00571CB1">
          <w:rPr>
            <w:noProof/>
            <w:webHidden/>
          </w:rPr>
          <w:tab/>
        </w:r>
        <w:r w:rsidR="00571CB1">
          <w:rPr>
            <w:noProof/>
            <w:webHidden/>
          </w:rPr>
          <w:fldChar w:fldCharType="begin"/>
        </w:r>
        <w:r w:rsidR="00571CB1">
          <w:rPr>
            <w:noProof/>
            <w:webHidden/>
          </w:rPr>
          <w:instrText xml:space="preserve"> PAGEREF _Toc370915646 \h </w:instrText>
        </w:r>
        <w:r w:rsidR="00571CB1">
          <w:rPr>
            <w:noProof/>
            <w:webHidden/>
          </w:rPr>
        </w:r>
        <w:r w:rsidR="00571CB1">
          <w:rPr>
            <w:noProof/>
            <w:webHidden/>
          </w:rPr>
          <w:fldChar w:fldCharType="separate"/>
        </w:r>
        <w:r w:rsidR="00571CB1">
          <w:rPr>
            <w:noProof/>
            <w:webHidden/>
          </w:rPr>
          <w:t>18</w:t>
        </w:r>
        <w:r w:rsidR="00571CB1">
          <w:rPr>
            <w:noProof/>
            <w:webHidden/>
          </w:rPr>
          <w:fldChar w:fldCharType="end"/>
        </w:r>
      </w:hyperlink>
    </w:p>
    <w:p w14:paraId="09D70EDF" w14:textId="77777777" w:rsidR="00571CB1" w:rsidRDefault="003D24BD">
      <w:pPr>
        <w:pStyle w:val="TOC2"/>
        <w:rPr>
          <w:rFonts w:asciiTheme="minorHAnsi" w:eastAsiaTheme="minorEastAsia" w:hAnsiTheme="minorHAnsi" w:cstheme="minorBidi"/>
          <w:smallCaps w:val="0"/>
          <w:noProof/>
          <w:sz w:val="22"/>
          <w:szCs w:val="22"/>
          <w:lang w:eastAsia="en-GB"/>
        </w:rPr>
      </w:pPr>
      <w:hyperlink w:anchor="_Toc370915647" w:history="1">
        <w:r w:rsidR="00571CB1" w:rsidRPr="00083556">
          <w:rPr>
            <w:rStyle w:val="Hyperlink"/>
            <w:noProof/>
          </w:rPr>
          <w:t>2.4.3</w:t>
        </w:r>
        <w:r w:rsidR="00571CB1">
          <w:rPr>
            <w:rFonts w:asciiTheme="minorHAnsi" w:eastAsiaTheme="minorEastAsia" w:hAnsiTheme="minorHAnsi" w:cstheme="minorBidi"/>
            <w:smallCaps w:val="0"/>
            <w:noProof/>
            <w:sz w:val="22"/>
            <w:szCs w:val="22"/>
            <w:lang w:eastAsia="en-GB"/>
          </w:rPr>
          <w:tab/>
        </w:r>
        <w:r w:rsidR="00571CB1" w:rsidRPr="00083556">
          <w:rPr>
            <w:rStyle w:val="Hyperlink"/>
            <w:noProof/>
          </w:rPr>
          <w:t>ProcessTaskEx – Tasks Create or Update</w:t>
        </w:r>
        <w:r w:rsidR="00571CB1">
          <w:rPr>
            <w:noProof/>
            <w:webHidden/>
          </w:rPr>
          <w:tab/>
        </w:r>
        <w:r w:rsidR="00571CB1">
          <w:rPr>
            <w:noProof/>
            <w:webHidden/>
          </w:rPr>
          <w:fldChar w:fldCharType="begin"/>
        </w:r>
        <w:r w:rsidR="00571CB1">
          <w:rPr>
            <w:noProof/>
            <w:webHidden/>
          </w:rPr>
          <w:instrText xml:space="preserve"> PAGEREF _Toc370915647 \h </w:instrText>
        </w:r>
        <w:r w:rsidR="00571CB1">
          <w:rPr>
            <w:noProof/>
            <w:webHidden/>
          </w:rPr>
        </w:r>
        <w:r w:rsidR="00571CB1">
          <w:rPr>
            <w:noProof/>
            <w:webHidden/>
          </w:rPr>
          <w:fldChar w:fldCharType="separate"/>
        </w:r>
        <w:r w:rsidR="00571CB1">
          <w:rPr>
            <w:noProof/>
            <w:webHidden/>
          </w:rPr>
          <w:t>18</w:t>
        </w:r>
        <w:r w:rsidR="00571CB1">
          <w:rPr>
            <w:noProof/>
            <w:webHidden/>
          </w:rPr>
          <w:fldChar w:fldCharType="end"/>
        </w:r>
      </w:hyperlink>
    </w:p>
    <w:p w14:paraId="1A623B3C" w14:textId="77777777" w:rsidR="00571CB1" w:rsidRDefault="003D24BD">
      <w:pPr>
        <w:pStyle w:val="TOC2"/>
        <w:rPr>
          <w:rFonts w:asciiTheme="minorHAnsi" w:eastAsiaTheme="minorEastAsia" w:hAnsiTheme="minorHAnsi" w:cstheme="minorBidi"/>
          <w:smallCaps w:val="0"/>
          <w:noProof/>
          <w:sz w:val="22"/>
          <w:szCs w:val="22"/>
          <w:lang w:eastAsia="en-GB"/>
        </w:rPr>
      </w:pPr>
      <w:hyperlink w:anchor="_Toc370915648" w:history="1">
        <w:r w:rsidR="00571CB1" w:rsidRPr="00083556">
          <w:rPr>
            <w:rStyle w:val="Hyperlink"/>
            <w:noProof/>
          </w:rPr>
          <w:t>2.4.4</w:t>
        </w:r>
        <w:r w:rsidR="00571CB1">
          <w:rPr>
            <w:rFonts w:asciiTheme="minorHAnsi" w:eastAsiaTheme="minorEastAsia" w:hAnsiTheme="minorHAnsi" w:cstheme="minorBidi"/>
            <w:smallCaps w:val="0"/>
            <w:noProof/>
            <w:sz w:val="22"/>
            <w:szCs w:val="22"/>
            <w:lang w:eastAsia="en-GB"/>
          </w:rPr>
          <w:tab/>
        </w:r>
        <w:r w:rsidR="00571CB1" w:rsidRPr="00083556">
          <w:rPr>
            <w:rStyle w:val="Hyperlink"/>
            <w:noProof/>
          </w:rPr>
          <w:t>GetTasks – Retrieving Latest Visit Information</w:t>
        </w:r>
        <w:r w:rsidR="00571CB1">
          <w:rPr>
            <w:noProof/>
            <w:webHidden/>
          </w:rPr>
          <w:tab/>
        </w:r>
        <w:r w:rsidR="00571CB1">
          <w:rPr>
            <w:noProof/>
            <w:webHidden/>
          </w:rPr>
          <w:fldChar w:fldCharType="begin"/>
        </w:r>
        <w:r w:rsidR="00571CB1">
          <w:rPr>
            <w:noProof/>
            <w:webHidden/>
          </w:rPr>
          <w:instrText xml:space="preserve"> PAGEREF _Toc370915648 \h </w:instrText>
        </w:r>
        <w:r w:rsidR="00571CB1">
          <w:rPr>
            <w:noProof/>
            <w:webHidden/>
          </w:rPr>
        </w:r>
        <w:r w:rsidR="00571CB1">
          <w:rPr>
            <w:noProof/>
            <w:webHidden/>
          </w:rPr>
          <w:fldChar w:fldCharType="separate"/>
        </w:r>
        <w:r w:rsidR="00571CB1">
          <w:rPr>
            <w:noProof/>
            <w:webHidden/>
          </w:rPr>
          <w:t>19</w:t>
        </w:r>
        <w:r w:rsidR="00571CB1">
          <w:rPr>
            <w:noProof/>
            <w:webHidden/>
          </w:rPr>
          <w:fldChar w:fldCharType="end"/>
        </w:r>
      </w:hyperlink>
    </w:p>
    <w:p w14:paraId="45872571" w14:textId="77777777" w:rsidR="00571CB1" w:rsidRDefault="003D24BD">
      <w:pPr>
        <w:pStyle w:val="TOC2"/>
        <w:rPr>
          <w:rFonts w:asciiTheme="minorHAnsi" w:eastAsiaTheme="minorEastAsia" w:hAnsiTheme="minorHAnsi" w:cstheme="minorBidi"/>
          <w:smallCaps w:val="0"/>
          <w:noProof/>
          <w:sz w:val="22"/>
          <w:szCs w:val="22"/>
          <w:lang w:eastAsia="en-GB"/>
        </w:rPr>
      </w:pPr>
      <w:hyperlink w:anchor="_Toc370915649" w:history="1">
        <w:r w:rsidR="00571CB1" w:rsidRPr="00083556">
          <w:rPr>
            <w:rStyle w:val="Hyperlink"/>
            <w:noProof/>
          </w:rPr>
          <w:t>2.4.5</w:t>
        </w:r>
        <w:r w:rsidR="00571CB1">
          <w:rPr>
            <w:rFonts w:asciiTheme="minorHAnsi" w:eastAsiaTheme="minorEastAsia" w:hAnsiTheme="minorHAnsi" w:cstheme="minorBidi"/>
            <w:smallCaps w:val="0"/>
            <w:noProof/>
            <w:sz w:val="22"/>
            <w:szCs w:val="22"/>
            <w:lang w:eastAsia="en-GB"/>
          </w:rPr>
          <w:tab/>
        </w:r>
        <w:r w:rsidR="00571CB1" w:rsidRPr="00083556">
          <w:rPr>
            <w:rStyle w:val="Hyperlink"/>
            <w:noProof/>
          </w:rPr>
          <w:t>GetResources – Retrieving Engineers</w:t>
        </w:r>
        <w:r w:rsidR="00571CB1">
          <w:rPr>
            <w:noProof/>
            <w:webHidden/>
          </w:rPr>
          <w:tab/>
        </w:r>
        <w:r w:rsidR="00571CB1">
          <w:rPr>
            <w:noProof/>
            <w:webHidden/>
          </w:rPr>
          <w:fldChar w:fldCharType="begin"/>
        </w:r>
        <w:r w:rsidR="00571CB1">
          <w:rPr>
            <w:noProof/>
            <w:webHidden/>
          </w:rPr>
          <w:instrText xml:space="preserve"> PAGEREF _Toc370915649 \h </w:instrText>
        </w:r>
        <w:r w:rsidR="00571CB1">
          <w:rPr>
            <w:noProof/>
            <w:webHidden/>
          </w:rPr>
        </w:r>
        <w:r w:rsidR="00571CB1">
          <w:rPr>
            <w:noProof/>
            <w:webHidden/>
          </w:rPr>
          <w:fldChar w:fldCharType="separate"/>
        </w:r>
        <w:r w:rsidR="00571CB1">
          <w:rPr>
            <w:noProof/>
            <w:webHidden/>
          </w:rPr>
          <w:t>19</w:t>
        </w:r>
        <w:r w:rsidR="00571CB1">
          <w:rPr>
            <w:noProof/>
            <w:webHidden/>
          </w:rPr>
          <w:fldChar w:fldCharType="end"/>
        </w:r>
      </w:hyperlink>
    </w:p>
    <w:p w14:paraId="6CB4462D" w14:textId="77777777" w:rsidR="00571CB1" w:rsidRDefault="003D24BD">
      <w:pPr>
        <w:pStyle w:val="TOC2"/>
        <w:rPr>
          <w:rFonts w:asciiTheme="minorHAnsi" w:eastAsiaTheme="minorEastAsia" w:hAnsiTheme="minorHAnsi" w:cstheme="minorBidi"/>
          <w:smallCaps w:val="0"/>
          <w:noProof/>
          <w:sz w:val="22"/>
          <w:szCs w:val="22"/>
          <w:lang w:eastAsia="en-GB"/>
        </w:rPr>
      </w:pPr>
      <w:hyperlink w:anchor="_Toc370915650" w:history="1">
        <w:r w:rsidR="00571CB1" w:rsidRPr="00083556">
          <w:rPr>
            <w:rStyle w:val="Hyperlink"/>
            <w:noProof/>
          </w:rPr>
          <w:t>2.5</w:t>
        </w:r>
        <w:r w:rsidR="00571CB1">
          <w:rPr>
            <w:rFonts w:asciiTheme="minorHAnsi" w:eastAsiaTheme="minorEastAsia" w:hAnsiTheme="minorHAnsi" w:cstheme="minorBidi"/>
            <w:smallCaps w:val="0"/>
            <w:noProof/>
            <w:sz w:val="22"/>
            <w:szCs w:val="22"/>
            <w:lang w:eastAsia="en-GB"/>
          </w:rPr>
          <w:tab/>
        </w:r>
        <w:r w:rsidR="00571CB1" w:rsidRPr="00083556">
          <w:rPr>
            <w:rStyle w:val="Hyperlink"/>
            <w:noProof/>
          </w:rPr>
          <w:t>Additional Objects via Periodic Import</w:t>
        </w:r>
        <w:r w:rsidR="00571CB1">
          <w:rPr>
            <w:noProof/>
            <w:webHidden/>
          </w:rPr>
          <w:tab/>
        </w:r>
        <w:r w:rsidR="00571CB1">
          <w:rPr>
            <w:noProof/>
            <w:webHidden/>
          </w:rPr>
          <w:fldChar w:fldCharType="begin"/>
        </w:r>
        <w:r w:rsidR="00571CB1">
          <w:rPr>
            <w:noProof/>
            <w:webHidden/>
          </w:rPr>
          <w:instrText xml:space="preserve"> PAGEREF _Toc370915650 \h </w:instrText>
        </w:r>
        <w:r w:rsidR="00571CB1">
          <w:rPr>
            <w:noProof/>
            <w:webHidden/>
          </w:rPr>
        </w:r>
        <w:r w:rsidR="00571CB1">
          <w:rPr>
            <w:noProof/>
            <w:webHidden/>
          </w:rPr>
          <w:fldChar w:fldCharType="separate"/>
        </w:r>
        <w:r w:rsidR="00571CB1">
          <w:rPr>
            <w:noProof/>
            <w:webHidden/>
          </w:rPr>
          <w:t>19</w:t>
        </w:r>
        <w:r w:rsidR="00571CB1">
          <w:rPr>
            <w:noProof/>
            <w:webHidden/>
          </w:rPr>
          <w:fldChar w:fldCharType="end"/>
        </w:r>
      </w:hyperlink>
    </w:p>
    <w:p w14:paraId="5AF51C4A" w14:textId="77777777" w:rsidR="00571CB1" w:rsidRDefault="003D24BD">
      <w:pPr>
        <w:pStyle w:val="TOC2"/>
        <w:rPr>
          <w:rFonts w:asciiTheme="minorHAnsi" w:eastAsiaTheme="minorEastAsia" w:hAnsiTheme="minorHAnsi" w:cstheme="minorBidi"/>
          <w:smallCaps w:val="0"/>
          <w:noProof/>
          <w:sz w:val="22"/>
          <w:szCs w:val="22"/>
          <w:lang w:eastAsia="en-GB"/>
        </w:rPr>
      </w:pPr>
      <w:hyperlink w:anchor="_Toc370915651" w:history="1">
        <w:r w:rsidR="00571CB1" w:rsidRPr="00083556">
          <w:rPr>
            <w:rStyle w:val="Hyperlink"/>
            <w:noProof/>
          </w:rPr>
          <w:t>2.6</w:t>
        </w:r>
        <w:r w:rsidR="00571CB1">
          <w:rPr>
            <w:rFonts w:asciiTheme="minorHAnsi" w:eastAsiaTheme="minorEastAsia" w:hAnsiTheme="minorHAnsi" w:cstheme="minorBidi"/>
            <w:smallCaps w:val="0"/>
            <w:noProof/>
            <w:sz w:val="22"/>
            <w:szCs w:val="22"/>
            <w:lang w:eastAsia="en-GB"/>
          </w:rPr>
          <w:tab/>
        </w:r>
        <w:r w:rsidR="00571CB1" w:rsidRPr="00083556">
          <w:rPr>
            <w:rStyle w:val="Hyperlink"/>
            <w:noProof/>
          </w:rPr>
          <w:t>Intergration Scenarios</w:t>
        </w:r>
        <w:r w:rsidR="00571CB1">
          <w:rPr>
            <w:noProof/>
            <w:webHidden/>
          </w:rPr>
          <w:tab/>
        </w:r>
        <w:r w:rsidR="00571CB1">
          <w:rPr>
            <w:noProof/>
            <w:webHidden/>
          </w:rPr>
          <w:fldChar w:fldCharType="begin"/>
        </w:r>
        <w:r w:rsidR="00571CB1">
          <w:rPr>
            <w:noProof/>
            <w:webHidden/>
          </w:rPr>
          <w:instrText xml:space="preserve"> PAGEREF _Toc370915651 \h </w:instrText>
        </w:r>
        <w:r w:rsidR="00571CB1">
          <w:rPr>
            <w:noProof/>
            <w:webHidden/>
          </w:rPr>
        </w:r>
        <w:r w:rsidR="00571CB1">
          <w:rPr>
            <w:noProof/>
            <w:webHidden/>
          </w:rPr>
          <w:fldChar w:fldCharType="separate"/>
        </w:r>
        <w:r w:rsidR="00571CB1">
          <w:rPr>
            <w:noProof/>
            <w:webHidden/>
          </w:rPr>
          <w:t>20</w:t>
        </w:r>
        <w:r w:rsidR="00571CB1">
          <w:rPr>
            <w:noProof/>
            <w:webHidden/>
          </w:rPr>
          <w:fldChar w:fldCharType="end"/>
        </w:r>
      </w:hyperlink>
    </w:p>
    <w:p w14:paraId="084B2B1D" w14:textId="77777777" w:rsidR="00571CB1" w:rsidRDefault="003D24BD">
      <w:pPr>
        <w:pStyle w:val="TOC2"/>
        <w:rPr>
          <w:rFonts w:asciiTheme="minorHAnsi" w:eastAsiaTheme="minorEastAsia" w:hAnsiTheme="minorHAnsi" w:cstheme="minorBidi"/>
          <w:smallCaps w:val="0"/>
          <w:noProof/>
          <w:sz w:val="22"/>
          <w:szCs w:val="22"/>
          <w:lang w:eastAsia="en-GB"/>
        </w:rPr>
      </w:pPr>
      <w:hyperlink w:anchor="_Toc370915652" w:history="1">
        <w:r w:rsidR="00571CB1" w:rsidRPr="00083556">
          <w:rPr>
            <w:rStyle w:val="Hyperlink"/>
            <w:noProof/>
          </w:rPr>
          <w:t>2.6.1</w:t>
        </w:r>
        <w:r w:rsidR="00571CB1">
          <w:rPr>
            <w:rFonts w:asciiTheme="minorHAnsi" w:eastAsiaTheme="minorEastAsia" w:hAnsiTheme="minorHAnsi" w:cstheme="minorBidi"/>
            <w:smallCaps w:val="0"/>
            <w:noProof/>
            <w:sz w:val="22"/>
            <w:szCs w:val="22"/>
            <w:lang w:eastAsia="en-GB"/>
          </w:rPr>
          <w:tab/>
        </w:r>
        <w:r w:rsidR="00571CB1" w:rsidRPr="00083556">
          <w:rPr>
            <w:rStyle w:val="Hyperlink"/>
            <w:noProof/>
          </w:rPr>
          <w:t>Appointment Booking</w:t>
        </w:r>
        <w:r w:rsidR="00571CB1">
          <w:rPr>
            <w:noProof/>
            <w:webHidden/>
          </w:rPr>
          <w:tab/>
        </w:r>
        <w:r w:rsidR="00571CB1">
          <w:rPr>
            <w:noProof/>
            <w:webHidden/>
          </w:rPr>
          <w:fldChar w:fldCharType="begin"/>
        </w:r>
        <w:r w:rsidR="00571CB1">
          <w:rPr>
            <w:noProof/>
            <w:webHidden/>
          </w:rPr>
          <w:instrText xml:space="preserve"> PAGEREF _Toc370915652 \h </w:instrText>
        </w:r>
        <w:r w:rsidR="00571CB1">
          <w:rPr>
            <w:noProof/>
            <w:webHidden/>
          </w:rPr>
        </w:r>
        <w:r w:rsidR="00571CB1">
          <w:rPr>
            <w:noProof/>
            <w:webHidden/>
          </w:rPr>
          <w:fldChar w:fldCharType="separate"/>
        </w:r>
        <w:r w:rsidR="00571CB1">
          <w:rPr>
            <w:noProof/>
            <w:webHidden/>
          </w:rPr>
          <w:t>20</w:t>
        </w:r>
        <w:r w:rsidR="00571CB1">
          <w:rPr>
            <w:noProof/>
            <w:webHidden/>
          </w:rPr>
          <w:fldChar w:fldCharType="end"/>
        </w:r>
      </w:hyperlink>
    </w:p>
    <w:p w14:paraId="46C19E0C" w14:textId="77777777" w:rsidR="00571CB1" w:rsidRDefault="003D24BD">
      <w:pPr>
        <w:pStyle w:val="TOC2"/>
        <w:rPr>
          <w:rFonts w:asciiTheme="minorHAnsi" w:eastAsiaTheme="minorEastAsia" w:hAnsiTheme="minorHAnsi" w:cstheme="minorBidi"/>
          <w:smallCaps w:val="0"/>
          <w:noProof/>
          <w:sz w:val="22"/>
          <w:szCs w:val="22"/>
          <w:lang w:eastAsia="en-GB"/>
        </w:rPr>
      </w:pPr>
      <w:hyperlink w:anchor="_Toc370915653" w:history="1">
        <w:r w:rsidR="00571CB1" w:rsidRPr="00083556">
          <w:rPr>
            <w:rStyle w:val="Hyperlink"/>
            <w:noProof/>
          </w:rPr>
          <w:t>2.6.2</w:t>
        </w:r>
        <w:r w:rsidR="00571CB1">
          <w:rPr>
            <w:rFonts w:asciiTheme="minorHAnsi" w:eastAsiaTheme="minorEastAsia" w:hAnsiTheme="minorHAnsi" w:cstheme="minorBidi"/>
            <w:smallCaps w:val="0"/>
            <w:noProof/>
            <w:sz w:val="22"/>
            <w:szCs w:val="22"/>
            <w:lang w:eastAsia="en-GB"/>
          </w:rPr>
          <w:tab/>
        </w:r>
        <w:r w:rsidR="00571CB1" w:rsidRPr="00083556">
          <w:rPr>
            <w:rStyle w:val="Hyperlink"/>
            <w:noProof/>
          </w:rPr>
          <w:t>Task Creation/Modification</w:t>
        </w:r>
        <w:r w:rsidR="00571CB1">
          <w:rPr>
            <w:noProof/>
            <w:webHidden/>
          </w:rPr>
          <w:tab/>
        </w:r>
        <w:r w:rsidR="00571CB1">
          <w:rPr>
            <w:noProof/>
            <w:webHidden/>
          </w:rPr>
          <w:fldChar w:fldCharType="begin"/>
        </w:r>
        <w:r w:rsidR="00571CB1">
          <w:rPr>
            <w:noProof/>
            <w:webHidden/>
          </w:rPr>
          <w:instrText xml:space="preserve"> PAGEREF _Toc370915653 \h </w:instrText>
        </w:r>
        <w:r w:rsidR="00571CB1">
          <w:rPr>
            <w:noProof/>
            <w:webHidden/>
          </w:rPr>
        </w:r>
        <w:r w:rsidR="00571CB1">
          <w:rPr>
            <w:noProof/>
            <w:webHidden/>
          </w:rPr>
          <w:fldChar w:fldCharType="separate"/>
        </w:r>
        <w:r w:rsidR="00571CB1">
          <w:rPr>
            <w:noProof/>
            <w:webHidden/>
          </w:rPr>
          <w:t>22</w:t>
        </w:r>
        <w:r w:rsidR="00571CB1">
          <w:rPr>
            <w:noProof/>
            <w:webHidden/>
          </w:rPr>
          <w:fldChar w:fldCharType="end"/>
        </w:r>
      </w:hyperlink>
    </w:p>
    <w:p w14:paraId="0CD91A23" w14:textId="77777777" w:rsidR="00571CB1" w:rsidRDefault="003D24BD">
      <w:pPr>
        <w:pStyle w:val="TOC2"/>
        <w:rPr>
          <w:rFonts w:asciiTheme="minorHAnsi" w:eastAsiaTheme="minorEastAsia" w:hAnsiTheme="minorHAnsi" w:cstheme="minorBidi"/>
          <w:smallCaps w:val="0"/>
          <w:noProof/>
          <w:sz w:val="22"/>
          <w:szCs w:val="22"/>
          <w:lang w:eastAsia="en-GB"/>
        </w:rPr>
      </w:pPr>
      <w:hyperlink w:anchor="_Toc370915654" w:history="1">
        <w:r w:rsidR="00571CB1" w:rsidRPr="00083556">
          <w:rPr>
            <w:rStyle w:val="Hyperlink"/>
            <w:noProof/>
          </w:rPr>
          <w:t>2.6.3</w:t>
        </w:r>
        <w:r w:rsidR="00571CB1">
          <w:rPr>
            <w:rFonts w:asciiTheme="minorHAnsi" w:eastAsiaTheme="minorEastAsia" w:hAnsiTheme="minorHAnsi" w:cstheme="minorBidi"/>
            <w:smallCaps w:val="0"/>
            <w:noProof/>
            <w:sz w:val="22"/>
            <w:szCs w:val="22"/>
            <w:lang w:eastAsia="en-GB"/>
          </w:rPr>
          <w:tab/>
        </w:r>
        <w:r w:rsidR="00571CB1" w:rsidRPr="00083556">
          <w:rPr>
            <w:rStyle w:val="Hyperlink"/>
            <w:noProof/>
          </w:rPr>
          <w:t>BSS Business Scenario elaboration</w:t>
        </w:r>
        <w:r w:rsidR="00571CB1">
          <w:rPr>
            <w:noProof/>
            <w:webHidden/>
          </w:rPr>
          <w:tab/>
        </w:r>
        <w:r w:rsidR="00571CB1">
          <w:rPr>
            <w:noProof/>
            <w:webHidden/>
          </w:rPr>
          <w:fldChar w:fldCharType="begin"/>
        </w:r>
        <w:r w:rsidR="00571CB1">
          <w:rPr>
            <w:noProof/>
            <w:webHidden/>
          </w:rPr>
          <w:instrText xml:space="preserve"> PAGEREF _Toc370915654 \h </w:instrText>
        </w:r>
        <w:r w:rsidR="00571CB1">
          <w:rPr>
            <w:noProof/>
            <w:webHidden/>
          </w:rPr>
        </w:r>
        <w:r w:rsidR="00571CB1">
          <w:rPr>
            <w:noProof/>
            <w:webHidden/>
          </w:rPr>
          <w:fldChar w:fldCharType="separate"/>
        </w:r>
        <w:r w:rsidR="00571CB1">
          <w:rPr>
            <w:noProof/>
            <w:webHidden/>
          </w:rPr>
          <w:t>36</w:t>
        </w:r>
        <w:r w:rsidR="00571CB1">
          <w:rPr>
            <w:noProof/>
            <w:webHidden/>
          </w:rPr>
          <w:fldChar w:fldCharType="end"/>
        </w:r>
      </w:hyperlink>
    </w:p>
    <w:p w14:paraId="7FCC7A24" w14:textId="77777777" w:rsidR="00571CB1" w:rsidRDefault="003D24BD">
      <w:pPr>
        <w:pStyle w:val="TOC2"/>
        <w:rPr>
          <w:rFonts w:asciiTheme="minorHAnsi" w:eastAsiaTheme="minorEastAsia" w:hAnsiTheme="minorHAnsi" w:cstheme="minorBidi"/>
          <w:smallCaps w:val="0"/>
          <w:noProof/>
          <w:sz w:val="22"/>
          <w:szCs w:val="22"/>
          <w:lang w:eastAsia="en-GB"/>
        </w:rPr>
      </w:pPr>
      <w:hyperlink w:anchor="_Toc370915655" w:history="1">
        <w:r w:rsidR="00571CB1" w:rsidRPr="00083556">
          <w:rPr>
            <w:rStyle w:val="Hyperlink"/>
            <w:noProof/>
          </w:rPr>
          <w:t>2.7</w:t>
        </w:r>
        <w:r w:rsidR="00571CB1">
          <w:rPr>
            <w:rFonts w:asciiTheme="minorHAnsi" w:eastAsiaTheme="minorEastAsia" w:hAnsiTheme="minorHAnsi" w:cstheme="minorBidi"/>
            <w:smallCaps w:val="0"/>
            <w:noProof/>
            <w:sz w:val="22"/>
            <w:szCs w:val="22"/>
            <w:lang w:eastAsia="en-GB"/>
          </w:rPr>
          <w:tab/>
        </w:r>
        <w:r w:rsidR="00571CB1" w:rsidRPr="00083556">
          <w:rPr>
            <w:rStyle w:val="Hyperlink"/>
            <w:noProof/>
          </w:rPr>
          <w:t>Excel imports with Click Data Import tool</w:t>
        </w:r>
        <w:r w:rsidR="00571CB1">
          <w:rPr>
            <w:noProof/>
            <w:webHidden/>
          </w:rPr>
          <w:tab/>
        </w:r>
        <w:r w:rsidR="00571CB1">
          <w:rPr>
            <w:noProof/>
            <w:webHidden/>
          </w:rPr>
          <w:fldChar w:fldCharType="begin"/>
        </w:r>
        <w:r w:rsidR="00571CB1">
          <w:rPr>
            <w:noProof/>
            <w:webHidden/>
          </w:rPr>
          <w:instrText xml:space="preserve"> PAGEREF _Toc370915655 \h </w:instrText>
        </w:r>
        <w:r w:rsidR="00571CB1">
          <w:rPr>
            <w:noProof/>
            <w:webHidden/>
          </w:rPr>
        </w:r>
        <w:r w:rsidR="00571CB1">
          <w:rPr>
            <w:noProof/>
            <w:webHidden/>
          </w:rPr>
          <w:fldChar w:fldCharType="separate"/>
        </w:r>
        <w:r w:rsidR="00571CB1">
          <w:rPr>
            <w:noProof/>
            <w:webHidden/>
          </w:rPr>
          <w:t>38</w:t>
        </w:r>
        <w:r w:rsidR="00571CB1">
          <w:rPr>
            <w:noProof/>
            <w:webHidden/>
          </w:rPr>
          <w:fldChar w:fldCharType="end"/>
        </w:r>
      </w:hyperlink>
    </w:p>
    <w:p w14:paraId="6276B794" w14:textId="77777777" w:rsidR="00571CB1" w:rsidRDefault="003D24BD">
      <w:pPr>
        <w:pStyle w:val="TOC2"/>
        <w:rPr>
          <w:rFonts w:asciiTheme="minorHAnsi" w:eastAsiaTheme="minorEastAsia" w:hAnsiTheme="minorHAnsi" w:cstheme="minorBidi"/>
          <w:smallCaps w:val="0"/>
          <w:noProof/>
          <w:sz w:val="22"/>
          <w:szCs w:val="22"/>
          <w:lang w:eastAsia="en-GB"/>
        </w:rPr>
      </w:pPr>
      <w:hyperlink w:anchor="_Toc370915656" w:history="1">
        <w:r w:rsidR="00571CB1" w:rsidRPr="00083556">
          <w:rPr>
            <w:rStyle w:val="Hyperlink"/>
            <w:noProof/>
          </w:rPr>
          <w:t>2.7.1</w:t>
        </w:r>
        <w:r w:rsidR="00571CB1">
          <w:rPr>
            <w:rFonts w:asciiTheme="minorHAnsi" w:eastAsiaTheme="minorEastAsia" w:hAnsiTheme="minorHAnsi" w:cstheme="minorBidi"/>
            <w:smallCaps w:val="0"/>
            <w:noProof/>
            <w:sz w:val="22"/>
            <w:szCs w:val="22"/>
            <w:lang w:eastAsia="en-GB"/>
          </w:rPr>
          <w:tab/>
        </w:r>
        <w:r w:rsidR="00571CB1" w:rsidRPr="00083556">
          <w:rPr>
            <w:rStyle w:val="Hyperlink"/>
            <w:noProof/>
          </w:rPr>
          <w:t>Engineer Create or Update</w:t>
        </w:r>
        <w:r w:rsidR="00571CB1">
          <w:rPr>
            <w:noProof/>
            <w:webHidden/>
          </w:rPr>
          <w:tab/>
        </w:r>
        <w:r w:rsidR="00571CB1">
          <w:rPr>
            <w:noProof/>
            <w:webHidden/>
          </w:rPr>
          <w:fldChar w:fldCharType="begin"/>
        </w:r>
        <w:r w:rsidR="00571CB1">
          <w:rPr>
            <w:noProof/>
            <w:webHidden/>
          </w:rPr>
          <w:instrText xml:space="preserve"> PAGEREF _Toc370915656 \h </w:instrText>
        </w:r>
        <w:r w:rsidR="00571CB1">
          <w:rPr>
            <w:noProof/>
            <w:webHidden/>
          </w:rPr>
        </w:r>
        <w:r w:rsidR="00571CB1">
          <w:rPr>
            <w:noProof/>
            <w:webHidden/>
          </w:rPr>
          <w:fldChar w:fldCharType="separate"/>
        </w:r>
        <w:r w:rsidR="00571CB1">
          <w:rPr>
            <w:noProof/>
            <w:webHidden/>
          </w:rPr>
          <w:t>40</w:t>
        </w:r>
        <w:r w:rsidR="00571CB1">
          <w:rPr>
            <w:noProof/>
            <w:webHidden/>
          </w:rPr>
          <w:fldChar w:fldCharType="end"/>
        </w:r>
      </w:hyperlink>
    </w:p>
    <w:p w14:paraId="7F6D9662" w14:textId="77777777" w:rsidR="00571CB1" w:rsidRDefault="003D24BD">
      <w:pPr>
        <w:pStyle w:val="TOC2"/>
        <w:rPr>
          <w:rFonts w:asciiTheme="minorHAnsi" w:eastAsiaTheme="minorEastAsia" w:hAnsiTheme="minorHAnsi" w:cstheme="minorBidi"/>
          <w:smallCaps w:val="0"/>
          <w:noProof/>
          <w:sz w:val="22"/>
          <w:szCs w:val="22"/>
          <w:lang w:eastAsia="en-GB"/>
        </w:rPr>
      </w:pPr>
      <w:hyperlink w:anchor="_Toc370915657" w:history="1">
        <w:r w:rsidR="00571CB1" w:rsidRPr="00083556">
          <w:rPr>
            <w:rStyle w:val="Hyperlink"/>
            <w:noProof/>
          </w:rPr>
          <w:t>2.7.2</w:t>
        </w:r>
        <w:r w:rsidR="00571CB1">
          <w:rPr>
            <w:rFonts w:asciiTheme="minorHAnsi" w:eastAsiaTheme="minorEastAsia" w:hAnsiTheme="minorHAnsi" w:cstheme="minorBidi"/>
            <w:smallCaps w:val="0"/>
            <w:noProof/>
            <w:sz w:val="22"/>
            <w:szCs w:val="22"/>
            <w:lang w:eastAsia="en-GB"/>
          </w:rPr>
          <w:tab/>
        </w:r>
        <w:r w:rsidR="00571CB1" w:rsidRPr="00083556">
          <w:rPr>
            <w:rStyle w:val="Hyperlink"/>
            <w:noProof/>
          </w:rPr>
          <w:t>GEHCContract Create or Update</w:t>
        </w:r>
        <w:r w:rsidR="00571CB1">
          <w:rPr>
            <w:noProof/>
            <w:webHidden/>
          </w:rPr>
          <w:tab/>
        </w:r>
        <w:r w:rsidR="00571CB1">
          <w:rPr>
            <w:noProof/>
            <w:webHidden/>
          </w:rPr>
          <w:fldChar w:fldCharType="begin"/>
        </w:r>
        <w:r w:rsidR="00571CB1">
          <w:rPr>
            <w:noProof/>
            <w:webHidden/>
          </w:rPr>
          <w:instrText xml:space="preserve"> PAGEREF _Toc370915657 \h </w:instrText>
        </w:r>
        <w:r w:rsidR="00571CB1">
          <w:rPr>
            <w:noProof/>
            <w:webHidden/>
          </w:rPr>
        </w:r>
        <w:r w:rsidR="00571CB1">
          <w:rPr>
            <w:noProof/>
            <w:webHidden/>
          </w:rPr>
          <w:fldChar w:fldCharType="separate"/>
        </w:r>
        <w:r w:rsidR="00571CB1">
          <w:rPr>
            <w:noProof/>
            <w:webHidden/>
          </w:rPr>
          <w:t>40</w:t>
        </w:r>
        <w:r w:rsidR="00571CB1">
          <w:rPr>
            <w:noProof/>
            <w:webHidden/>
          </w:rPr>
          <w:fldChar w:fldCharType="end"/>
        </w:r>
      </w:hyperlink>
    </w:p>
    <w:p w14:paraId="2A2F23D7" w14:textId="77777777" w:rsidR="00571CB1" w:rsidRDefault="003D24BD">
      <w:pPr>
        <w:pStyle w:val="TOC2"/>
        <w:rPr>
          <w:rFonts w:asciiTheme="minorHAnsi" w:eastAsiaTheme="minorEastAsia" w:hAnsiTheme="minorHAnsi" w:cstheme="minorBidi"/>
          <w:smallCaps w:val="0"/>
          <w:noProof/>
          <w:sz w:val="22"/>
          <w:szCs w:val="22"/>
          <w:lang w:eastAsia="en-GB"/>
        </w:rPr>
      </w:pPr>
      <w:hyperlink w:anchor="_Toc370915658" w:history="1">
        <w:r w:rsidR="00571CB1" w:rsidRPr="00083556">
          <w:rPr>
            <w:rStyle w:val="Hyperlink"/>
            <w:noProof/>
          </w:rPr>
          <w:t>2.7.3</w:t>
        </w:r>
        <w:r w:rsidR="00571CB1">
          <w:rPr>
            <w:rFonts w:asciiTheme="minorHAnsi" w:eastAsiaTheme="minorEastAsia" w:hAnsiTheme="minorHAnsi" w:cstheme="minorBidi"/>
            <w:smallCaps w:val="0"/>
            <w:noProof/>
            <w:sz w:val="22"/>
            <w:szCs w:val="22"/>
            <w:lang w:eastAsia="en-GB"/>
          </w:rPr>
          <w:tab/>
        </w:r>
        <w:r w:rsidR="00571CB1" w:rsidRPr="00083556">
          <w:rPr>
            <w:rStyle w:val="Hyperlink"/>
            <w:noProof/>
          </w:rPr>
          <w:t>GEHCSite Create or Update</w:t>
        </w:r>
        <w:r w:rsidR="00571CB1">
          <w:rPr>
            <w:noProof/>
            <w:webHidden/>
          </w:rPr>
          <w:tab/>
        </w:r>
        <w:r w:rsidR="00571CB1">
          <w:rPr>
            <w:noProof/>
            <w:webHidden/>
          </w:rPr>
          <w:fldChar w:fldCharType="begin"/>
        </w:r>
        <w:r w:rsidR="00571CB1">
          <w:rPr>
            <w:noProof/>
            <w:webHidden/>
          </w:rPr>
          <w:instrText xml:space="preserve"> PAGEREF _Toc370915658 \h </w:instrText>
        </w:r>
        <w:r w:rsidR="00571CB1">
          <w:rPr>
            <w:noProof/>
            <w:webHidden/>
          </w:rPr>
        </w:r>
        <w:r w:rsidR="00571CB1">
          <w:rPr>
            <w:noProof/>
            <w:webHidden/>
          </w:rPr>
          <w:fldChar w:fldCharType="separate"/>
        </w:r>
        <w:r w:rsidR="00571CB1">
          <w:rPr>
            <w:noProof/>
            <w:webHidden/>
          </w:rPr>
          <w:t>40</w:t>
        </w:r>
        <w:r w:rsidR="00571CB1">
          <w:rPr>
            <w:noProof/>
            <w:webHidden/>
          </w:rPr>
          <w:fldChar w:fldCharType="end"/>
        </w:r>
      </w:hyperlink>
    </w:p>
    <w:p w14:paraId="6D7EBADB" w14:textId="77777777" w:rsidR="00571CB1" w:rsidRDefault="003D24BD">
      <w:pPr>
        <w:pStyle w:val="TOC2"/>
        <w:rPr>
          <w:rFonts w:asciiTheme="minorHAnsi" w:eastAsiaTheme="minorEastAsia" w:hAnsiTheme="minorHAnsi" w:cstheme="minorBidi"/>
          <w:smallCaps w:val="0"/>
          <w:noProof/>
          <w:sz w:val="22"/>
          <w:szCs w:val="22"/>
          <w:lang w:eastAsia="en-GB"/>
        </w:rPr>
      </w:pPr>
      <w:hyperlink w:anchor="_Toc370915659" w:history="1">
        <w:r w:rsidR="00571CB1" w:rsidRPr="00083556">
          <w:rPr>
            <w:rStyle w:val="Hyperlink"/>
            <w:noProof/>
          </w:rPr>
          <w:t>2.7.4</w:t>
        </w:r>
        <w:r w:rsidR="00571CB1">
          <w:rPr>
            <w:rFonts w:asciiTheme="minorHAnsi" w:eastAsiaTheme="minorEastAsia" w:hAnsiTheme="minorHAnsi" w:cstheme="minorBidi"/>
            <w:smallCaps w:val="0"/>
            <w:noProof/>
            <w:sz w:val="22"/>
            <w:szCs w:val="22"/>
            <w:lang w:eastAsia="en-GB"/>
          </w:rPr>
          <w:tab/>
        </w:r>
        <w:r w:rsidR="00571CB1" w:rsidRPr="00083556">
          <w:rPr>
            <w:rStyle w:val="Hyperlink"/>
            <w:noProof/>
          </w:rPr>
          <w:t>GEHCSystem Create or Update</w:t>
        </w:r>
        <w:r w:rsidR="00571CB1">
          <w:rPr>
            <w:noProof/>
            <w:webHidden/>
          </w:rPr>
          <w:tab/>
        </w:r>
        <w:r w:rsidR="00571CB1">
          <w:rPr>
            <w:noProof/>
            <w:webHidden/>
          </w:rPr>
          <w:fldChar w:fldCharType="begin"/>
        </w:r>
        <w:r w:rsidR="00571CB1">
          <w:rPr>
            <w:noProof/>
            <w:webHidden/>
          </w:rPr>
          <w:instrText xml:space="preserve"> PAGEREF _Toc370915659 \h </w:instrText>
        </w:r>
        <w:r w:rsidR="00571CB1">
          <w:rPr>
            <w:noProof/>
            <w:webHidden/>
          </w:rPr>
        </w:r>
        <w:r w:rsidR="00571CB1">
          <w:rPr>
            <w:noProof/>
            <w:webHidden/>
          </w:rPr>
          <w:fldChar w:fldCharType="separate"/>
        </w:r>
        <w:r w:rsidR="00571CB1">
          <w:rPr>
            <w:noProof/>
            <w:webHidden/>
          </w:rPr>
          <w:t>40</w:t>
        </w:r>
        <w:r w:rsidR="00571CB1">
          <w:rPr>
            <w:noProof/>
            <w:webHidden/>
          </w:rPr>
          <w:fldChar w:fldCharType="end"/>
        </w:r>
      </w:hyperlink>
    </w:p>
    <w:p w14:paraId="31D355E6" w14:textId="77777777" w:rsidR="00571CB1" w:rsidRDefault="003D24BD">
      <w:pPr>
        <w:pStyle w:val="TOC2"/>
        <w:rPr>
          <w:rFonts w:asciiTheme="minorHAnsi" w:eastAsiaTheme="minorEastAsia" w:hAnsiTheme="minorHAnsi" w:cstheme="minorBidi"/>
          <w:smallCaps w:val="0"/>
          <w:noProof/>
          <w:sz w:val="22"/>
          <w:szCs w:val="22"/>
          <w:lang w:eastAsia="en-GB"/>
        </w:rPr>
      </w:pPr>
      <w:hyperlink w:anchor="_Toc370915660" w:history="1">
        <w:r w:rsidR="00571CB1" w:rsidRPr="00083556">
          <w:rPr>
            <w:rStyle w:val="Hyperlink"/>
            <w:noProof/>
          </w:rPr>
          <w:t>2.7.5</w:t>
        </w:r>
        <w:r w:rsidR="00571CB1">
          <w:rPr>
            <w:rFonts w:asciiTheme="minorHAnsi" w:eastAsiaTheme="minorEastAsia" w:hAnsiTheme="minorHAnsi" w:cstheme="minorBidi"/>
            <w:smallCaps w:val="0"/>
            <w:noProof/>
            <w:sz w:val="22"/>
            <w:szCs w:val="22"/>
            <w:lang w:eastAsia="en-GB"/>
          </w:rPr>
          <w:tab/>
        </w:r>
        <w:r w:rsidR="00571CB1" w:rsidRPr="00083556">
          <w:rPr>
            <w:rStyle w:val="Hyperlink"/>
            <w:noProof/>
          </w:rPr>
          <w:t>Skill Create</w:t>
        </w:r>
        <w:r w:rsidR="00571CB1">
          <w:rPr>
            <w:noProof/>
            <w:webHidden/>
          </w:rPr>
          <w:tab/>
        </w:r>
        <w:r w:rsidR="00571CB1">
          <w:rPr>
            <w:noProof/>
            <w:webHidden/>
          </w:rPr>
          <w:fldChar w:fldCharType="begin"/>
        </w:r>
        <w:r w:rsidR="00571CB1">
          <w:rPr>
            <w:noProof/>
            <w:webHidden/>
          </w:rPr>
          <w:instrText xml:space="preserve"> PAGEREF _Toc370915660 \h </w:instrText>
        </w:r>
        <w:r w:rsidR="00571CB1">
          <w:rPr>
            <w:noProof/>
            <w:webHidden/>
          </w:rPr>
        </w:r>
        <w:r w:rsidR="00571CB1">
          <w:rPr>
            <w:noProof/>
            <w:webHidden/>
          </w:rPr>
          <w:fldChar w:fldCharType="separate"/>
        </w:r>
        <w:r w:rsidR="00571CB1">
          <w:rPr>
            <w:noProof/>
            <w:webHidden/>
          </w:rPr>
          <w:t>41</w:t>
        </w:r>
        <w:r w:rsidR="00571CB1">
          <w:rPr>
            <w:noProof/>
            <w:webHidden/>
          </w:rPr>
          <w:fldChar w:fldCharType="end"/>
        </w:r>
      </w:hyperlink>
    </w:p>
    <w:p w14:paraId="13933997" w14:textId="77777777" w:rsidR="00571CB1" w:rsidRDefault="003D24BD">
      <w:pPr>
        <w:pStyle w:val="TOC2"/>
        <w:rPr>
          <w:rFonts w:asciiTheme="minorHAnsi" w:eastAsiaTheme="minorEastAsia" w:hAnsiTheme="minorHAnsi" w:cstheme="minorBidi"/>
          <w:smallCaps w:val="0"/>
          <w:noProof/>
          <w:sz w:val="22"/>
          <w:szCs w:val="22"/>
          <w:lang w:eastAsia="en-GB"/>
        </w:rPr>
      </w:pPr>
      <w:hyperlink w:anchor="_Toc370915661" w:history="1">
        <w:r w:rsidR="00571CB1" w:rsidRPr="00083556">
          <w:rPr>
            <w:rStyle w:val="Hyperlink"/>
            <w:noProof/>
          </w:rPr>
          <w:t>2.7.6</w:t>
        </w:r>
        <w:r w:rsidR="00571CB1">
          <w:rPr>
            <w:rFonts w:asciiTheme="minorHAnsi" w:eastAsiaTheme="minorEastAsia" w:hAnsiTheme="minorHAnsi" w:cstheme="minorBidi"/>
            <w:smallCaps w:val="0"/>
            <w:noProof/>
            <w:sz w:val="22"/>
            <w:szCs w:val="22"/>
            <w:lang w:eastAsia="en-GB"/>
          </w:rPr>
          <w:tab/>
        </w:r>
        <w:r w:rsidR="00571CB1" w:rsidRPr="00083556">
          <w:rPr>
            <w:rStyle w:val="Hyperlink"/>
            <w:noProof/>
          </w:rPr>
          <w:t>Task Create or Update</w:t>
        </w:r>
        <w:r w:rsidR="00571CB1">
          <w:rPr>
            <w:noProof/>
            <w:webHidden/>
          </w:rPr>
          <w:tab/>
        </w:r>
        <w:r w:rsidR="00571CB1">
          <w:rPr>
            <w:noProof/>
            <w:webHidden/>
          </w:rPr>
          <w:fldChar w:fldCharType="begin"/>
        </w:r>
        <w:r w:rsidR="00571CB1">
          <w:rPr>
            <w:noProof/>
            <w:webHidden/>
          </w:rPr>
          <w:instrText xml:space="preserve"> PAGEREF _Toc370915661 \h </w:instrText>
        </w:r>
        <w:r w:rsidR="00571CB1">
          <w:rPr>
            <w:noProof/>
            <w:webHidden/>
          </w:rPr>
        </w:r>
        <w:r w:rsidR="00571CB1">
          <w:rPr>
            <w:noProof/>
            <w:webHidden/>
          </w:rPr>
          <w:fldChar w:fldCharType="separate"/>
        </w:r>
        <w:r w:rsidR="00571CB1">
          <w:rPr>
            <w:noProof/>
            <w:webHidden/>
          </w:rPr>
          <w:t>41</w:t>
        </w:r>
        <w:r w:rsidR="00571CB1">
          <w:rPr>
            <w:noProof/>
            <w:webHidden/>
          </w:rPr>
          <w:fldChar w:fldCharType="end"/>
        </w:r>
      </w:hyperlink>
    </w:p>
    <w:p w14:paraId="121511F3" w14:textId="77777777" w:rsidR="00571CB1" w:rsidRDefault="003D24BD">
      <w:pPr>
        <w:pStyle w:val="TOC1"/>
        <w:rPr>
          <w:rFonts w:asciiTheme="minorHAnsi" w:eastAsiaTheme="minorEastAsia" w:hAnsiTheme="minorHAnsi" w:cstheme="minorBidi"/>
          <w:b w:val="0"/>
          <w:caps w:val="0"/>
          <w:noProof/>
          <w:sz w:val="22"/>
          <w:szCs w:val="22"/>
          <w:lang w:eastAsia="en-GB"/>
        </w:rPr>
      </w:pPr>
      <w:hyperlink w:anchor="_Toc370915662" w:history="1">
        <w:r w:rsidR="00571CB1" w:rsidRPr="00083556">
          <w:rPr>
            <w:rStyle w:val="Hyperlink"/>
            <w:noProof/>
          </w:rPr>
          <w:t>3</w:t>
        </w:r>
        <w:r w:rsidR="00571CB1">
          <w:rPr>
            <w:rFonts w:asciiTheme="minorHAnsi" w:eastAsiaTheme="minorEastAsia" w:hAnsiTheme="minorHAnsi" w:cstheme="minorBidi"/>
            <w:b w:val="0"/>
            <w:caps w:val="0"/>
            <w:noProof/>
            <w:sz w:val="22"/>
            <w:szCs w:val="22"/>
            <w:lang w:eastAsia="en-GB"/>
          </w:rPr>
          <w:tab/>
        </w:r>
        <w:r w:rsidR="00571CB1" w:rsidRPr="00083556">
          <w:rPr>
            <w:rStyle w:val="Hyperlink"/>
            <w:noProof/>
          </w:rPr>
          <w:t>Inbound Interfaces</w:t>
        </w:r>
        <w:r w:rsidR="00571CB1">
          <w:rPr>
            <w:noProof/>
            <w:webHidden/>
          </w:rPr>
          <w:tab/>
        </w:r>
        <w:r w:rsidR="00571CB1">
          <w:rPr>
            <w:noProof/>
            <w:webHidden/>
          </w:rPr>
          <w:fldChar w:fldCharType="begin"/>
        </w:r>
        <w:r w:rsidR="00571CB1">
          <w:rPr>
            <w:noProof/>
            <w:webHidden/>
          </w:rPr>
          <w:instrText xml:space="preserve"> PAGEREF _Toc370915662 \h </w:instrText>
        </w:r>
        <w:r w:rsidR="00571CB1">
          <w:rPr>
            <w:noProof/>
            <w:webHidden/>
          </w:rPr>
        </w:r>
        <w:r w:rsidR="00571CB1">
          <w:rPr>
            <w:noProof/>
            <w:webHidden/>
          </w:rPr>
          <w:fldChar w:fldCharType="separate"/>
        </w:r>
        <w:r w:rsidR="00571CB1">
          <w:rPr>
            <w:noProof/>
            <w:webHidden/>
          </w:rPr>
          <w:t>42</w:t>
        </w:r>
        <w:r w:rsidR="00571CB1">
          <w:rPr>
            <w:noProof/>
            <w:webHidden/>
          </w:rPr>
          <w:fldChar w:fldCharType="end"/>
        </w:r>
      </w:hyperlink>
    </w:p>
    <w:p w14:paraId="4D5E64AE" w14:textId="77777777" w:rsidR="00571CB1" w:rsidRDefault="003D24BD">
      <w:pPr>
        <w:pStyle w:val="TOC2"/>
        <w:rPr>
          <w:rFonts w:asciiTheme="minorHAnsi" w:eastAsiaTheme="minorEastAsia" w:hAnsiTheme="minorHAnsi" w:cstheme="minorBidi"/>
          <w:smallCaps w:val="0"/>
          <w:noProof/>
          <w:sz w:val="22"/>
          <w:szCs w:val="22"/>
          <w:lang w:eastAsia="en-GB"/>
        </w:rPr>
      </w:pPr>
      <w:hyperlink w:anchor="_Toc370915663" w:history="1">
        <w:r w:rsidR="00571CB1" w:rsidRPr="00083556">
          <w:rPr>
            <w:rStyle w:val="Hyperlink"/>
            <w:noProof/>
          </w:rPr>
          <w:t>3.1</w:t>
        </w:r>
        <w:r w:rsidR="00571CB1">
          <w:rPr>
            <w:rFonts w:asciiTheme="minorHAnsi" w:eastAsiaTheme="minorEastAsia" w:hAnsiTheme="minorHAnsi" w:cstheme="minorBidi"/>
            <w:smallCaps w:val="0"/>
            <w:noProof/>
            <w:sz w:val="22"/>
            <w:szCs w:val="22"/>
            <w:lang w:eastAsia="en-GB"/>
          </w:rPr>
          <w:tab/>
        </w:r>
        <w:r w:rsidR="00571CB1" w:rsidRPr="00083556">
          <w:rPr>
            <w:rStyle w:val="Hyperlink"/>
            <w:noProof/>
          </w:rPr>
          <w:t>Overview</w:t>
        </w:r>
        <w:r w:rsidR="00571CB1">
          <w:rPr>
            <w:noProof/>
            <w:webHidden/>
          </w:rPr>
          <w:tab/>
        </w:r>
        <w:r w:rsidR="00571CB1">
          <w:rPr>
            <w:noProof/>
            <w:webHidden/>
          </w:rPr>
          <w:fldChar w:fldCharType="begin"/>
        </w:r>
        <w:r w:rsidR="00571CB1">
          <w:rPr>
            <w:noProof/>
            <w:webHidden/>
          </w:rPr>
          <w:instrText xml:space="preserve"> PAGEREF _Toc370915663 \h </w:instrText>
        </w:r>
        <w:r w:rsidR="00571CB1">
          <w:rPr>
            <w:noProof/>
            <w:webHidden/>
          </w:rPr>
        </w:r>
        <w:r w:rsidR="00571CB1">
          <w:rPr>
            <w:noProof/>
            <w:webHidden/>
          </w:rPr>
          <w:fldChar w:fldCharType="separate"/>
        </w:r>
        <w:r w:rsidR="00571CB1">
          <w:rPr>
            <w:noProof/>
            <w:webHidden/>
          </w:rPr>
          <w:t>42</w:t>
        </w:r>
        <w:r w:rsidR="00571CB1">
          <w:rPr>
            <w:noProof/>
            <w:webHidden/>
          </w:rPr>
          <w:fldChar w:fldCharType="end"/>
        </w:r>
      </w:hyperlink>
    </w:p>
    <w:p w14:paraId="3949330A" w14:textId="77777777" w:rsidR="00571CB1" w:rsidRDefault="003D24BD">
      <w:pPr>
        <w:pStyle w:val="TOC2"/>
        <w:rPr>
          <w:rFonts w:asciiTheme="minorHAnsi" w:eastAsiaTheme="minorEastAsia" w:hAnsiTheme="minorHAnsi" w:cstheme="minorBidi"/>
          <w:smallCaps w:val="0"/>
          <w:noProof/>
          <w:sz w:val="22"/>
          <w:szCs w:val="22"/>
          <w:lang w:eastAsia="en-GB"/>
        </w:rPr>
      </w:pPr>
      <w:hyperlink w:anchor="_Toc370915664" w:history="1">
        <w:r w:rsidR="00571CB1" w:rsidRPr="00083556">
          <w:rPr>
            <w:rStyle w:val="Hyperlink"/>
            <w:noProof/>
          </w:rPr>
          <w:t>3.2</w:t>
        </w:r>
        <w:r w:rsidR="00571CB1">
          <w:rPr>
            <w:rFonts w:asciiTheme="minorHAnsi" w:eastAsiaTheme="minorEastAsia" w:hAnsiTheme="minorHAnsi" w:cstheme="minorBidi"/>
            <w:smallCaps w:val="0"/>
            <w:noProof/>
            <w:sz w:val="22"/>
            <w:szCs w:val="22"/>
            <w:lang w:eastAsia="en-GB"/>
          </w:rPr>
          <w:tab/>
        </w:r>
        <w:r w:rsidR="00571CB1" w:rsidRPr="00083556">
          <w:rPr>
            <w:rStyle w:val="Hyperlink"/>
            <w:noProof/>
          </w:rPr>
          <w:t>Incoming Messages Interfaces</w:t>
        </w:r>
        <w:r w:rsidR="00571CB1">
          <w:rPr>
            <w:noProof/>
            <w:webHidden/>
          </w:rPr>
          <w:tab/>
        </w:r>
        <w:r w:rsidR="00571CB1">
          <w:rPr>
            <w:noProof/>
            <w:webHidden/>
          </w:rPr>
          <w:fldChar w:fldCharType="begin"/>
        </w:r>
        <w:r w:rsidR="00571CB1">
          <w:rPr>
            <w:noProof/>
            <w:webHidden/>
          </w:rPr>
          <w:instrText xml:space="preserve"> PAGEREF _Toc370915664 \h </w:instrText>
        </w:r>
        <w:r w:rsidR="00571CB1">
          <w:rPr>
            <w:noProof/>
            <w:webHidden/>
          </w:rPr>
        </w:r>
        <w:r w:rsidR="00571CB1">
          <w:rPr>
            <w:noProof/>
            <w:webHidden/>
          </w:rPr>
          <w:fldChar w:fldCharType="separate"/>
        </w:r>
        <w:r w:rsidR="00571CB1">
          <w:rPr>
            <w:noProof/>
            <w:webHidden/>
          </w:rPr>
          <w:t>42</w:t>
        </w:r>
        <w:r w:rsidR="00571CB1">
          <w:rPr>
            <w:noProof/>
            <w:webHidden/>
          </w:rPr>
          <w:fldChar w:fldCharType="end"/>
        </w:r>
      </w:hyperlink>
    </w:p>
    <w:p w14:paraId="4837D994" w14:textId="77777777" w:rsidR="00571CB1" w:rsidRDefault="003D24BD">
      <w:pPr>
        <w:pStyle w:val="TOC2"/>
        <w:rPr>
          <w:rFonts w:asciiTheme="minorHAnsi" w:eastAsiaTheme="minorEastAsia" w:hAnsiTheme="minorHAnsi" w:cstheme="minorBidi"/>
          <w:smallCaps w:val="0"/>
          <w:noProof/>
          <w:sz w:val="22"/>
          <w:szCs w:val="22"/>
          <w:lang w:eastAsia="en-GB"/>
        </w:rPr>
      </w:pPr>
      <w:hyperlink w:anchor="_Toc370915665" w:history="1">
        <w:r w:rsidR="00571CB1" w:rsidRPr="00083556">
          <w:rPr>
            <w:rStyle w:val="Hyperlink"/>
            <w:noProof/>
          </w:rPr>
          <w:t>3.2.1</w:t>
        </w:r>
        <w:r w:rsidR="00571CB1">
          <w:rPr>
            <w:rFonts w:asciiTheme="minorHAnsi" w:eastAsiaTheme="minorEastAsia" w:hAnsiTheme="minorHAnsi" w:cstheme="minorBidi"/>
            <w:smallCaps w:val="0"/>
            <w:noProof/>
            <w:sz w:val="22"/>
            <w:szCs w:val="22"/>
            <w:lang w:eastAsia="en-GB"/>
          </w:rPr>
          <w:tab/>
        </w:r>
        <w:r w:rsidR="00571CB1" w:rsidRPr="00083556">
          <w:rPr>
            <w:rStyle w:val="Hyperlink"/>
            <w:noProof/>
          </w:rPr>
          <w:t xml:space="preserve">Incoming Messages Summary </w:t>
        </w:r>
        <w:r w:rsidR="00571CB1">
          <w:rPr>
            <w:noProof/>
            <w:webHidden/>
          </w:rPr>
          <w:tab/>
        </w:r>
        <w:r w:rsidR="00571CB1">
          <w:rPr>
            <w:noProof/>
            <w:webHidden/>
          </w:rPr>
          <w:fldChar w:fldCharType="begin"/>
        </w:r>
        <w:r w:rsidR="00571CB1">
          <w:rPr>
            <w:noProof/>
            <w:webHidden/>
          </w:rPr>
          <w:instrText xml:space="preserve"> PAGEREF _Toc370915665 \h </w:instrText>
        </w:r>
        <w:r w:rsidR="00571CB1">
          <w:rPr>
            <w:noProof/>
            <w:webHidden/>
          </w:rPr>
        </w:r>
        <w:r w:rsidR="00571CB1">
          <w:rPr>
            <w:noProof/>
            <w:webHidden/>
          </w:rPr>
          <w:fldChar w:fldCharType="separate"/>
        </w:r>
        <w:r w:rsidR="00571CB1">
          <w:rPr>
            <w:noProof/>
            <w:webHidden/>
          </w:rPr>
          <w:t>44</w:t>
        </w:r>
        <w:r w:rsidR="00571CB1">
          <w:rPr>
            <w:noProof/>
            <w:webHidden/>
          </w:rPr>
          <w:fldChar w:fldCharType="end"/>
        </w:r>
      </w:hyperlink>
    </w:p>
    <w:p w14:paraId="21A2DF87" w14:textId="77777777" w:rsidR="00571CB1" w:rsidRDefault="003D24BD">
      <w:pPr>
        <w:pStyle w:val="TOC2"/>
        <w:rPr>
          <w:rFonts w:asciiTheme="minorHAnsi" w:eastAsiaTheme="minorEastAsia" w:hAnsiTheme="minorHAnsi" w:cstheme="minorBidi"/>
          <w:smallCaps w:val="0"/>
          <w:noProof/>
          <w:sz w:val="22"/>
          <w:szCs w:val="22"/>
          <w:lang w:eastAsia="en-GB"/>
        </w:rPr>
      </w:pPr>
      <w:hyperlink w:anchor="_Toc370915666" w:history="1">
        <w:r w:rsidR="00571CB1" w:rsidRPr="00083556">
          <w:rPr>
            <w:rStyle w:val="Hyperlink"/>
            <w:noProof/>
          </w:rPr>
          <w:t>3.2.2</w:t>
        </w:r>
        <w:r w:rsidR="00571CB1">
          <w:rPr>
            <w:rFonts w:asciiTheme="minorHAnsi" w:eastAsiaTheme="minorEastAsia" w:hAnsiTheme="minorHAnsi" w:cstheme="minorBidi"/>
            <w:smallCaps w:val="0"/>
            <w:noProof/>
            <w:sz w:val="22"/>
            <w:szCs w:val="22"/>
            <w:lang w:eastAsia="en-GB"/>
          </w:rPr>
          <w:tab/>
        </w:r>
        <w:r w:rsidR="00571CB1" w:rsidRPr="00083556">
          <w:rPr>
            <w:rStyle w:val="Hyperlink"/>
            <w:noProof/>
          </w:rPr>
          <w:t>Message Header</w:t>
        </w:r>
        <w:r w:rsidR="00571CB1">
          <w:rPr>
            <w:noProof/>
            <w:webHidden/>
          </w:rPr>
          <w:tab/>
        </w:r>
        <w:r w:rsidR="00571CB1">
          <w:rPr>
            <w:noProof/>
            <w:webHidden/>
          </w:rPr>
          <w:fldChar w:fldCharType="begin"/>
        </w:r>
        <w:r w:rsidR="00571CB1">
          <w:rPr>
            <w:noProof/>
            <w:webHidden/>
          </w:rPr>
          <w:instrText xml:space="preserve"> PAGEREF _Toc370915666 \h </w:instrText>
        </w:r>
        <w:r w:rsidR="00571CB1">
          <w:rPr>
            <w:noProof/>
            <w:webHidden/>
          </w:rPr>
        </w:r>
        <w:r w:rsidR="00571CB1">
          <w:rPr>
            <w:noProof/>
            <w:webHidden/>
          </w:rPr>
          <w:fldChar w:fldCharType="separate"/>
        </w:r>
        <w:r w:rsidR="00571CB1">
          <w:rPr>
            <w:noProof/>
            <w:webHidden/>
          </w:rPr>
          <w:t>45</w:t>
        </w:r>
        <w:r w:rsidR="00571CB1">
          <w:rPr>
            <w:noProof/>
            <w:webHidden/>
          </w:rPr>
          <w:fldChar w:fldCharType="end"/>
        </w:r>
      </w:hyperlink>
    </w:p>
    <w:p w14:paraId="006612F1" w14:textId="77777777" w:rsidR="00571CB1" w:rsidRDefault="003D24BD">
      <w:pPr>
        <w:pStyle w:val="TOC2"/>
        <w:rPr>
          <w:rFonts w:asciiTheme="minorHAnsi" w:eastAsiaTheme="minorEastAsia" w:hAnsiTheme="minorHAnsi" w:cstheme="minorBidi"/>
          <w:smallCaps w:val="0"/>
          <w:noProof/>
          <w:sz w:val="22"/>
          <w:szCs w:val="22"/>
          <w:lang w:eastAsia="en-GB"/>
        </w:rPr>
      </w:pPr>
      <w:hyperlink w:anchor="_Toc370915667" w:history="1">
        <w:r w:rsidR="00571CB1" w:rsidRPr="00083556">
          <w:rPr>
            <w:rStyle w:val="Hyperlink"/>
            <w:noProof/>
          </w:rPr>
          <w:t>3.3</w:t>
        </w:r>
        <w:r w:rsidR="00571CB1">
          <w:rPr>
            <w:rFonts w:asciiTheme="minorHAnsi" w:eastAsiaTheme="minorEastAsia" w:hAnsiTheme="minorHAnsi" w:cstheme="minorBidi"/>
            <w:smallCaps w:val="0"/>
            <w:noProof/>
            <w:sz w:val="22"/>
            <w:szCs w:val="22"/>
            <w:lang w:eastAsia="en-GB"/>
          </w:rPr>
          <w:tab/>
        </w:r>
        <w:r w:rsidR="00571CB1" w:rsidRPr="00083556">
          <w:rPr>
            <w:rStyle w:val="Hyperlink"/>
            <w:noProof/>
          </w:rPr>
          <w:t>GetAddressGeocode</w:t>
        </w:r>
        <w:r w:rsidR="00571CB1">
          <w:rPr>
            <w:noProof/>
            <w:webHidden/>
          </w:rPr>
          <w:tab/>
        </w:r>
        <w:r w:rsidR="00571CB1">
          <w:rPr>
            <w:noProof/>
            <w:webHidden/>
          </w:rPr>
          <w:fldChar w:fldCharType="begin"/>
        </w:r>
        <w:r w:rsidR="00571CB1">
          <w:rPr>
            <w:noProof/>
            <w:webHidden/>
          </w:rPr>
          <w:instrText xml:space="preserve"> PAGEREF _Toc370915667 \h </w:instrText>
        </w:r>
        <w:r w:rsidR="00571CB1">
          <w:rPr>
            <w:noProof/>
            <w:webHidden/>
          </w:rPr>
        </w:r>
        <w:r w:rsidR="00571CB1">
          <w:rPr>
            <w:noProof/>
            <w:webHidden/>
          </w:rPr>
          <w:fldChar w:fldCharType="separate"/>
        </w:r>
        <w:r w:rsidR="00571CB1">
          <w:rPr>
            <w:noProof/>
            <w:webHidden/>
          </w:rPr>
          <w:t>46</w:t>
        </w:r>
        <w:r w:rsidR="00571CB1">
          <w:rPr>
            <w:noProof/>
            <w:webHidden/>
          </w:rPr>
          <w:fldChar w:fldCharType="end"/>
        </w:r>
      </w:hyperlink>
    </w:p>
    <w:p w14:paraId="66F1534F" w14:textId="77777777" w:rsidR="00571CB1" w:rsidRDefault="003D24BD">
      <w:pPr>
        <w:pStyle w:val="TOC2"/>
        <w:rPr>
          <w:rFonts w:asciiTheme="minorHAnsi" w:eastAsiaTheme="minorEastAsia" w:hAnsiTheme="minorHAnsi" w:cstheme="minorBidi"/>
          <w:smallCaps w:val="0"/>
          <w:noProof/>
          <w:sz w:val="22"/>
          <w:szCs w:val="22"/>
          <w:lang w:eastAsia="en-GB"/>
        </w:rPr>
      </w:pPr>
      <w:hyperlink w:anchor="_Toc370915668" w:history="1">
        <w:r w:rsidR="00571CB1" w:rsidRPr="00083556">
          <w:rPr>
            <w:rStyle w:val="Hyperlink"/>
            <w:noProof/>
          </w:rPr>
          <w:t>3.4</w:t>
        </w:r>
        <w:r w:rsidR="00571CB1">
          <w:rPr>
            <w:rFonts w:asciiTheme="minorHAnsi" w:eastAsiaTheme="minorEastAsia" w:hAnsiTheme="minorHAnsi" w:cstheme="minorBidi"/>
            <w:smallCaps w:val="0"/>
            <w:noProof/>
            <w:sz w:val="22"/>
            <w:szCs w:val="22"/>
            <w:lang w:eastAsia="en-GB"/>
          </w:rPr>
          <w:tab/>
        </w:r>
        <w:r w:rsidR="00571CB1" w:rsidRPr="00083556">
          <w:rPr>
            <w:rStyle w:val="Hyperlink"/>
            <w:noProof/>
          </w:rPr>
          <w:t>ExtendedGetAppointmentsEx2</w:t>
        </w:r>
        <w:r w:rsidR="00571CB1">
          <w:rPr>
            <w:noProof/>
            <w:webHidden/>
          </w:rPr>
          <w:tab/>
        </w:r>
        <w:r w:rsidR="00571CB1">
          <w:rPr>
            <w:noProof/>
            <w:webHidden/>
          </w:rPr>
          <w:fldChar w:fldCharType="begin"/>
        </w:r>
        <w:r w:rsidR="00571CB1">
          <w:rPr>
            <w:noProof/>
            <w:webHidden/>
          </w:rPr>
          <w:instrText xml:space="preserve"> PAGEREF _Toc370915668 \h </w:instrText>
        </w:r>
        <w:r w:rsidR="00571CB1">
          <w:rPr>
            <w:noProof/>
            <w:webHidden/>
          </w:rPr>
        </w:r>
        <w:r w:rsidR="00571CB1">
          <w:rPr>
            <w:noProof/>
            <w:webHidden/>
          </w:rPr>
          <w:fldChar w:fldCharType="separate"/>
        </w:r>
        <w:r w:rsidR="00571CB1">
          <w:rPr>
            <w:noProof/>
            <w:webHidden/>
          </w:rPr>
          <w:t>48</w:t>
        </w:r>
        <w:r w:rsidR="00571CB1">
          <w:rPr>
            <w:noProof/>
            <w:webHidden/>
          </w:rPr>
          <w:fldChar w:fldCharType="end"/>
        </w:r>
      </w:hyperlink>
    </w:p>
    <w:p w14:paraId="5315DA89" w14:textId="77777777" w:rsidR="00571CB1" w:rsidRDefault="003D24BD">
      <w:pPr>
        <w:pStyle w:val="TOC2"/>
        <w:rPr>
          <w:rFonts w:asciiTheme="minorHAnsi" w:eastAsiaTheme="minorEastAsia" w:hAnsiTheme="minorHAnsi" w:cstheme="minorBidi"/>
          <w:smallCaps w:val="0"/>
          <w:noProof/>
          <w:sz w:val="22"/>
          <w:szCs w:val="22"/>
          <w:lang w:eastAsia="en-GB"/>
        </w:rPr>
      </w:pPr>
      <w:hyperlink w:anchor="_Toc370915669" w:history="1">
        <w:r w:rsidR="00571CB1" w:rsidRPr="00083556">
          <w:rPr>
            <w:rStyle w:val="Hyperlink"/>
            <w:noProof/>
          </w:rPr>
          <w:t>3.5</w:t>
        </w:r>
        <w:r w:rsidR="00571CB1">
          <w:rPr>
            <w:rFonts w:asciiTheme="minorHAnsi" w:eastAsiaTheme="minorEastAsia" w:hAnsiTheme="minorHAnsi" w:cstheme="minorBidi"/>
            <w:smallCaps w:val="0"/>
            <w:noProof/>
            <w:sz w:val="22"/>
            <w:szCs w:val="22"/>
            <w:lang w:eastAsia="en-GB"/>
          </w:rPr>
          <w:tab/>
        </w:r>
        <w:r w:rsidR="00571CB1" w:rsidRPr="00083556">
          <w:rPr>
            <w:rStyle w:val="Hyperlink"/>
            <w:noProof/>
          </w:rPr>
          <w:t>ProcessTaskEx</w:t>
        </w:r>
        <w:r w:rsidR="00571CB1">
          <w:rPr>
            <w:noProof/>
            <w:webHidden/>
          </w:rPr>
          <w:tab/>
        </w:r>
        <w:r w:rsidR="00571CB1">
          <w:rPr>
            <w:noProof/>
            <w:webHidden/>
          </w:rPr>
          <w:fldChar w:fldCharType="begin"/>
        </w:r>
        <w:r w:rsidR="00571CB1">
          <w:rPr>
            <w:noProof/>
            <w:webHidden/>
          </w:rPr>
          <w:instrText xml:space="preserve"> PAGEREF _Toc370915669 \h </w:instrText>
        </w:r>
        <w:r w:rsidR="00571CB1">
          <w:rPr>
            <w:noProof/>
            <w:webHidden/>
          </w:rPr>
        </w:r>
        <w:r w:rsidR="00571CB1">
          <w:rPr>
            <w:noProof/>
            <w:webHidden/>
          </w:rPr>
          <w:fldChar w:fldCharType="separate"/>
        </w:r>
        <w:r w:rsidR="00571CB1">
          <w:rPr>
            <w:noProof/>
            <w:webHidden/>
          </w:rPr>
          <w:t>61</w:t>
        </w:r>
        <w:r w:rsidR="00571CB1">
          <w:rPr>
            <w:noProof/>
            <w:webHidden/>
          </w:rPr>
          <w:fldChar w:fldCharType="end"/>
        </w:r>
      </w:hyperlink>
    </w:p>
    <w:p w14:paraId="086DA406" w14:textId="77777777" w:rsidR="00571CB1" w:rsidRDefault="003D24BD">
      <w:pPr>
        <w:pStyle w:val="TOC2"/>
        <w:rPr>
          <w:rFonts w:asciiTheme="minorHAnsi" w:eastAsiaTheme="minorEastAsia" w:hAnsiTheme="minorHAnsi" w:cstheme="minorBidi"/>
          <w:smallCaps w:val="0"/>
          <w:noProof/>
          <w:sz w:val="22"/>
          <w:szCs w:val="22"/>
          <w:lang w:eastAsia="en-GB"/>
        </w:rPr>
      </w:pPr>
      <w:hyperlink w:anchor="_Toc370915670" w:history="1">
        <w:r w:rsidR="00571CB1" w:rsidRPr="00083556">
          <w:rPr>
            <w:rStyle w:val="Hyperlink"/>
            <w:noProof/>
          </w:rPr>
          <w:t>3.6</w:t>
        </w:r>
        <w:r w:rsidR="00571CB1">
          <w:rPr>
            <w:rFonts w:asciiTheme="minorHAnsi" w:eastAsiaTheme="minorEastAsia" w:hAnsiTheme="minorHAnsi" w:cstheme="minorBidi"/>
            <w:smallCaps w:val="0"/>
            <w:noProof/>
            <w:sz w:val="22"/>
            <w:szCs w:val="22"/>
            <w:lang w:eastAsia="en-GB"/>
          </w:rPr>
          <w:tab/>
        </w:r>
        <w:r w:rsidR="00571CB1" w:rsidRPr="00083556">
          <w:rPr>
            <w:rStyle w:val="Hyperlink"/>
            <w:noProof/>
          </w:rPr>
          <w:t>ExecuteMultiOperations</w:t>
        </w:r>
        <w:r w:rsidR="00571CB1">
          <w:rPr>
            <w:noProof/>
            <w:webHidden/>
          </w:rPr>
          <w:tab/>
        </w:r>
        <w:r w:rsidR="00571CB1">
          <w:rPr>
            <w:noProof/>
            <w:webHidden/>
          </w:rPr>
          <w:fldChar w:fldCharType="begin"/>
        </w:r>
        <w:r w:rsidR="00571CB1">
          <w:rPr>
            <w:noProof/>
            <w:webHidden/>
          </w:rPr>
          <w:instrText xml:space="preserve"> PAGEREF _Toc370915670 \h </w:instrText>
        </w:r>
        <w:r w:rsidR="00571CB1">
          <w:rPr>
            <w:noProof/>
            <w:webHidden/>
          </w:rPr>
        </w:r>
        <w:r w:rsidR="00571CB1">
          <w:rPr>
            <w:noProof/>
            <w:webHidden/>
          </w:rPr>
          <w:fldChar w:fldCharType="separate"/>
        </w:r>
        <w:r w:rsidR="00571CB1">
          <w:rPr>
            <w:noProof/>
            <w:webHidden/>
          </w:rPr>
          <w:t>107</w:t>
        </w:r>
        <w:r w:rsidR="00571CB1">
          <w:rPr>
            <w:noProof/>
            <w:webHidden/>
          </w:rPr>
          <w:fldChar w:fldCharType="end"/>
        </w:r>
      </w:hyperlink>
    </w:p>
    <w:p w14:paraId="713A1D05" w14:textId="77777777" w:rsidR="00571CB1" w:rsidRDefault="003D24BD">
      <w:pPr>
        <w:pStyle w:val="TOC2"/>
        <w:rPr>
          <w:rFonts w:asciiTheme="minorHAnsi" w:eastAsiaTheme="minorEastAsia" w:hAnsiTheme="minorHAnsi" w:cstheme="minorBidi"/>
          <w:smallCaps w:val="0"/>
          <w:noProof/>
          <w:sz w:val="22"/>
          <w:szCs w:val="22"/>
          <w:lang w:eastAsia="en-GB"/>
        </w:rPr>
      </w:pPr>
      <w:hyperlink w:anchor="_Toc370915671" w:history="1">
        <w:r w:rsidR="00571CB1" w:rsidRPr="00083556">
          <w:rPr>
            <w:rStyle w:val="Hyperlink"/>
            <w:noProof/>
          </w:rPr>
          <w:t>3.7</w:t>
        </w:r>
        <w:r w:rsidR="00571CB1">
          <w:rPr>
            <w:rFonts w:asciiTheme="minorHAnsi" w:eastAsiaTheme="minorEastAsia" w:hAnsiTheme="minorHAnsi" w:cstheme="minorBidi"/>
            <w:smallCaps w:val="0"/>
            <w:noProof/>
            <w:sz w:val="22"/>
            <w:szCs w:val="22"/>
            <w:lang w:eastAsia="en-GB"/>
          </w:rPr>
          <w:tab/>
        </w:r>
        <w:r w:rsidR="00571CB1" w:rsidRPr="00083556">
          <w:rPr>
            <w:rStyle w:val="Hyperlink"/>
            <w:noProof/>
          </w:rPr>
          <w:t>GetTasks</w:t>
        </w:r>
        <w:r w:rsidR="00571CB1">
          <w:rPr>
            <w:noProof/>
            <w:webHidden/>
          </w:rPr>
          <w:tab/>
        </w:r>
        <w:r w:rsidR="00571CB1">
          <w:rPr>
            <w:noProof/>
            <w:webHidden/>
          </w:rPr>
          <w:fldChar w:fldCharType="begin"/>
        </w:r>
        <w:r w:rsidR="00571CB1">
          <w:rPr>
            <w:noProof/>
            <w:webHidden/>
          </w:rPr>
          <w:instrText xml:space="preserve"> PAGEREF _Toc370915671 \h </w:instrText>
        </w:r>
        <w:r w:rsidR="00571CB1">
          <w:rPr>
            <w:noProof/>
            <w:webHidden/>
          </w:rPr>
        </w:r>
        <w:r w:rsidR="00571CB1">
          <w:rPr>
            <w:noProof/>
            <w:webHidden/>
          </w:rPr>
          <w:fldChar w:fldCharType="separate"/>
        </w:r>
        <w:r w:rsidR="00571CB1">
          <w:rPr>
            <w:noProof/>
            <w:webHidden/>
          </w:rPr>
          <w:t>113</w:t>
        </w:r>
        <w:r w:rsidR="00571CB1">
          <w:rPr>
            <w:noProof/>
            <w:webHidden/>
          </w:rPr>
          <w:fldChar w:fldCharType="end"/>
        </w:r>
      </w:hyperlink>
    </w:p>
    <w:p w14:paraId="5D783469" w14:textId="77777777" w:rsidR="00571CB1" w:rsidRDefault="003D24BD">
      <w:pPr>
        <w:pStyle w:val="TOC2"/>
        <w:rPr>
          <w:rFonts w:asciiTheme="minorHAnsi" w:eastAsiaTheme="minorEastAsia" w:hAnsiTheme="minorHAnsi" w:cstheme="minorBidi"/>
          <w:smallCaps w:val="0"/>
          <w:noProof/>
          <w:sz w:val="22"/>
          <w:szCs w:val="22"/>
          <w:lang w:eastAsia="en-GB"/>
        </w:rPr>
      </w:pPr>
      <w:hyperlink w:anchor="_Toc370915672" w:history="1">
        <w:r w:rsidR="00571CB1" w:rsidRPr="00083556">
          <w:rPr>
            <w:rStyle w:val="Hyperlink"/>
            <w:noProof/>
          </w:rPr>
          <w:t>3.8</w:t>
        </w:r>
        <w:r w:rsidR="00571CB1">
          <w:rPr>
            <w:rFonts w:asciiTheme="minorHAnsi" w:eastAsiaTheme="minorEastAsia" w:hAnsiTheme="minorHAnsi" w:cstheme="minorBidi"/>
            <w:smallCaps w:val="0"/>
            <w:noProof/>
            <w:sz w:val="22"/>
            <w:szCs w:val="22"/>
            <w:lang w:eastAsia="en-GB"/>
          </w:rPr>
          <w:tab/>
        </w:r>
        <w:r w:rsidR="00571CB1" w:rsidRPr="00083556">
          <w:rPr>
            <w:rStyle w:val="Hyperlink"/>
            <w:noProof/>
          </w:rPr>
          <w:t>GetResources</w:t>
        </w:r>
        <w:r w:rsidR="00571CB1">
          <w:rPr>
            <w:noProof/>
            <w:webHidden/>
          </w:rPr>
          <w:tab/>
        </w:r>
        <w:r w:rsidR="00571CB1">
          <w:rPr>
            <w:noProof/>
            <w:webHidden/>
          </w:rPr>
          <w:fldChar w:fldCharType="begin"/>
        </w:r>
        <w:r w:rsidR="00571CB1">
          <w:rPr>
            <w:noProof/>
            <w:webHidden/>
          </w:rPr>
          <w:instrText xml:space="preserve"> PAGEREF _Toc370915672 \h </w:instrText>
        </w:r>
        <w:r w:rsidR="00571CB1">
          <w:rPr>
            <w:noProof/>
            <w:webHidden/>
          </w:rPr>
        </w:r>
        <w:r w:rsidR="00571CB1">
          <w:rPr>
            <w:noProof/>
            <w:webHidden/>
          </w:rPr>
          <w:fldChar w:fldCharType="separate"/>
        </w:r>
        <w:r w:rsidR="00571CB1">
          <w:rPr>
            <w:noProof/>
            <w:webHidden/>
          </w:rPr>
          <w:t>115</w:t>
        </w:r>
        <w:r w:rsidR="00571CB1">
          <w:rPr>
            <w:noProof/>
            <w:webHidden/>
          </w:rPr>
          <w:fldChar w:fldCharType="end"/>
        </w:r>
      </w:hyperlink>
    </w:p>
    <w:p w14:paraId="677F9A0D" w14:textId="77777777" w:rsidR="00571CB1" w:rsidRDefault="003D24BD">
      <w:pPr>
        <w:pStyle w:val="TOC1"/>
        <w:rPr>
          <w:rFonts w:asciiTheme="minorHAnsi" w:eastAsiaTheme="minorEastAsia" w:hAnsiTheme="minorHAnsi" w:cstheme="minorBidi"/>
          <w:b w:val="0"/>
          <w:caps w:val="0"/>
          <w:noProof/>
          <w:sz w:val="22"/>
          <w:szCs w:val="22"/>
          <w:lang w:eastAsia="en-GB"/>
        </w:rPr>
      </w:pPr>
      <w:hyperlink w:anchor="_Toc370915673" w:history="1">
        <w:r w:rsidR="00571CB1" w:rsidRPr="00083556">
          <w:rPr>
            <w:rStyle w:val="Hyperlink"/>
            <w:noProof/>
          </w:rPr>
          <w:t>4</w:t>
        </w:r>
        <w:r w:rsidR="00571CB1">
          <w:rPr>
            <w:rFonts w:asciiTheme="minorHAnsi" w:eastAsiaTheme="minorEastAsia" w:hAnsiTheme="minorHAnsi" w:cstheme="minorBidi"/>
            <w:b w:val="0"/>
            <w:caps w:val="0"/>
            <w:noProof/>
            <w:sz w:val="22"/>
            <w:szCs w:val="22"/>
            <w:lang w:eastAsia="en-GB"/>
          </w:rPr>
          <w:tab/>
        </w:r>
        <w:r w:rsidR="00571CB1" w:rsidRPr="00083556">
          <w:rPr>
            <w:rStyle w:val="Hyperlink"/>
            <w:noProof/>
          </w:rPr>
          <w:t>Error Handling</w:t>
        </w:r>
        <w:r w:rsidR="00571CB1">
          <w:rPr>
            <w:noProof/>
            <w:webHidden/>
          </w:rPr>
          <w:tab/>
        </w:r>
        <w:r w:rsidR="00571CB1">
          <w:rPr>
            <w:noProof/>
            <w:webHidden/>
          </w:rPr>
          <w:fldChar w:fldCharType="begin"/>
        </w:r>
        <w:r w:rsidR="00571CB1">
          <w:rPr>
            <w:noProof/>
            <w:webHidden/>
          </w:rPr>
          <w:instrText xml:space="preserve"> PAGEREF _Toc370915673 \h </w:instrText>
        </w:r>
        <w:r w:rsidR="00571CB1">
          <w:rPr>
            <w:noProof/>
            <w:webHidden/>
          </w:rPr>
        </w:r>
        <w:r w:rsidR="00571CB1">
          <w:rPr>
            <w:noProof/>
            <w:webHidden/>
          </w:rPr>
          <w:fldChar w:fldCharType="separate"/>
        </w:r>
        <w:r w:rsidR="00571CB1">
          <w:rPr>
            <w:noProof/>
            <w:webHidden/>
          </w:rPr>
          <w:t>120</w:t>
        </w:r>
        <w:r w:rsidR="00571CB1">
          <w:rPr>
            <w:noProof/>
            <w:webHidden/>
          </w:rPr>
          <w:fldChar w:fldCharType="end"/>
        </w:r>
      </w:hyperlink>
    </w:p>
    <w:p w14:paraId="2545D2DF" w14:textId="77777777" w:rsidR="00571CB1" w:rsidRDefault="003D24BD">
      <w:pPr>
        <w:pStyle w:val="TOC2"/>
        <w:rPr>
          <w:rFonts w:asciiTheme="minorHAnsi" w:eastAsiaTheme="minorEastAsia" w:hAnsiTheme="minorHAnsi" w:cstheme="minorBidi"/>
          <w:smallCaps w:val="0"/>
          <w:noProof/>
          <w:sz w:val="22"/>
          <w:szCs w:val="22"/>
          <w:lang w:eastAsia="en-GB"/>
        </w:rPr>
      </w:pPr>
      <w:hyperlink w:anchor="_Toc370915674" w:history="1">
        <w:r w:rsidR="00571CB1" w:rsidRPr="00083556">
          <w:rPr>
            <w:rStyle w:val="Hyperlink"/>
            <w:noProof/>
          </w:rPr>
          <w:t>4.1</w:t>
        </w:r>
        <w:r w:rsidR="00571CB1">
          <w:rPr>
            <w:rFonts w:asciiTheme="minorHAnsi" w:eastAsiaTheme="minorEastAsia" w:hAnsiTheme="minorHAnsi" w:cstheme="minorBidi"/>
            <w:smallCaps w:val="0"/>
            <w:noProof/>
            <w:sz w:val="22"/>
            <w:szCs w:val="22"/>
            <w:lang w:eastAsia="en-GB"/>
          </w:rPr>
          <w:tab/>
        </w:r>
        <w:r w:rsidR="00571CB1" w:rsidRPr="00083556">
          <w:rPr>
            <w:rStyle w:val="Hyperlink"/>
            <w:noProof/>
          </w:rPr>
          <w:t>Incoming Messages</w:t>
        </w:r>
        <w:r w:rsidR="00571CB1">
          <w:rPr>
            <w:noProof/>
            <w:webHidden/>
          </w:rPr>
          <w:tab/>
        </w:r>
        <w:r w:rsidR="00571CB1">
          <w:rPr>
            <w:noProof/>
            <w:webHidden/>
          </w:rPr>
          <w:fldChar w:fldCharType="begin"/>
        </w:r>
        <w:r w:rsidR="00571CB1">
          <w:rPr>
            <w:noProof/>
            <w:webHidden/>
          </w:rPr>
          <w:instrText xml:space="preserve"> PAGEREF _Toc370915674 \h </w:instrText>
        </w:r>
        <w:r w:rsidR="00571CB1">
          <w:rPr>
            <w:noProof/>
            <w:webHidden/>
          </w:rPr>
        </w:r>
        <w:r w:rsidR="00571CB1">
          <w:rPr>
            <w:noProof/>
            <w:webHidden/>
          </w:rPr>
          <w:fldChar w:fldCharType="separate"/>
        </w:r>
        <w:r w:rsidR="00571CB1">
          <w:rPr>
            <w:noProof/>
            <w:webHidden/>
          </w:rPr>
          <w:t>120</w:t>
        </w:r>
        <w:r w:rsidR="00571CB1">
          <w:rPr>
            <w:noProof/>
            <w:webHidden/>
          </w:rPr>
          <w:fldChar w:fldCharType="end"/>
        </w:r>
      </w:hyperlink>
    </w:p>
    <w:p w14:paraId="02B768F1" w14:textId="77777777" w:rsidR="00571CB1" w:rsidRDefault="003D24BD">
      <w:pPr>
        <w:pStyle w:val="TOC1"/>
        <w:rPr>
          <w:rFonts w:asciiTheme="minorHAnsi" w:eastAsiaTheme="minorEastAsia" w:hAnsiTheme="minorHAnsi" w:cstheme="minorBidi"/>
          <w:b w:val="0"/>
          <w:caps w:val="0"/>
          <w:noProof/>
          <w:sz w:val="22"/>
          <w:szCs w:val="22"/>
          <w:lang w:eastAsia="en-GB"/>
        </w:rPr>
      </w:pPr>
      <w:hyperlink w:anchor="_Toc370915675" w:history="1">
        <w:r w:rsidR="00571CB1" w:rsidRPr="00083556">
          <w:rPr>
            <w:rStyle w:val="Hyperlink"/>
            <w:noProof/>
          </w:rPr>
          <w:t>5</w:t>
        </w:r>
        <w:r w:rsidR="00571CB1">
          <w:rPr>
            <w:rFonts w:asciiTheme="minorHAnsi" w:eastAsiaTheme="minorEastAsia" w:hAnsiTheme="minorHAnsi" w:cstheme="minorBidi"/>
            <w:b w:val="0"/>
            <w:caps w:val="0"/>
            <w:noProof/>
            <w:sz w:val="22"/>
            <w:szCs w:val="22"/>
            <w:lang w:eastAsia="en-GB"/>
          </w:rPr>
          <w:tab/>
        </w:r>
        <w:r w:rsidR="00571CB1" w:rsidRPr="00083556">
          <w:rPr>
            <w:rStyle w:val="Hyperlink"/>
            <w:noProof/>
          </w:rPr>
          <w:t>Outbound Interfaces</w:t>
        </w:r>
        <w:r w:rsidR="00571CB1">
          <w:rPr>
            <w:noProof/>
            <w:webHidden/>
          </w:rPr>
          <w:tab/>
        </w:r>
        <w:r w:rsidR="00571CB1">
          <w:rPr>
            <w:noProof/>
            <w:webHidden/>
          </w:rPr>
          <w:fldChar w:fldCharType="begin"/>
        </w:r>
        <w:r w:rsidR="00571CB1">
          <w:rPr>
            <w:noProof/>
            <w:webHidden/>
          </w:rPr>
          <w:instrText xml:space="preserve"> PAGEREF _Toc370915675 \h </w:instrText>
        </w:r>
        <w:r w:rsidR="00571CB1">
          <w:rPr>
            <w:noProof/>
            <w:webHidden/>
          </w:rPr>
        </w:r>
        <w:r w:rsidR="00571CB1">
          <w:rPr>
            <w:noProof/>
            <w:webHidden/>
          </w:rPr>
          <w:fldChar w:fldCharType="separate"/>
        </w:r>
        <w:r w:rsidR="00571CB1">
          <w:rPr>
            <w:noProof/>
            <w:webHidden/>
          </w:rPr>
          <w:t>125</w:t>
        </w:r>
        <w:r w:rsidR="00571CB1">
          <w:rPr>
            <w:noProof/>
            <w:webHidden/>
          </w:rPr>
          <w:fldChar w:fldCharType="end"/>
        </w:r>
      </w:hyperlink>
    </w:p>
    <w:p w14:paraId="5141944E" w14:textId="77777777" w:rsidR="00571CB1" w:rsidRDefault="003D24BD">
      <w:pPr>
        <w:pStyle w:val="TOC2"/>
        <w:rPr>
          <w:rFonts w:asciiTheme="minorHAnsi" w:eastAsiaTheme="minorEastAsia" w:hAnsiTheme="minorHAnsi" w:cstheme="minorBidi"/>
          <w:smallCaps w:val="0"/>
          <w:noProof/>
          <w:sz w:val="22"/>
          <w:szCs w:val="22"/>
          <w:lang w:eastAsia="en-GB"/>
        </w:rPr>
      </w:pPr>
      <w:hyperlink w:anchor="_Toc370915676" w:history="1">
        <w:r w:rsidR="00571CB1" w:rsidRPr="00083556">
          <w:rPr>
            <w:rStyle w:val="Hyperlink"/>
            <w:noProof/>
          </w:rPr>
          <w:t>5.1</w:t>
        </w:r>
        <w:r w:rsidR="00571CB1">
          <w:rPr>
            <w:rFonts w:asciiTheme="minorHAnsi" w:eastAsiaTheme="minorEastAsia" w:hAnsiTheme="minorHAnsi" w:cstheme="minorBidi"/>
            <w:smallCaps w:val="0"/>
            <w:noProof/>
            <w:sz w:val="22"/>
            <w:szCs w:val="22"/>
            <w:lang w:eastAsia="en-GB"/>
          </w:rPr>
          <w:tab/>
        </w:r>
        <w:r w:rsidR="00571CB1" w:rsidRPr="00083556">
          <w:rPr>
            <w:rStyle w:val="Hyperlink"/>
            <w:noProof/>
          </w:rPr>
          <w:t>FTP File System</w:t>
        </w:r>
        <w:r w:rsidR="00571CB1">
          <w:rPr>
            <w:noProof/>
            <w:webHidden/>
          </w:rPr>
          <w:tab/>
        </w:r>
        <w:r w:rsidR="00571CB1">
          <w:rPr>
            <w:noProof/>
            <w:webHidden/>
          </w:rPr>
          <w:fldChar w:fldCharType="begin"/>
        </w:r>
        <w:r w:rsidR="00571CB1">
          <w:rPr>
            <w:noProof/>
            <w:webHidden/>
          </w:rPr>
          <w:instrText xml:space="preserve"> PAGEREF _Toc370915676 \h </w:instrText>
        </w:r>
        <w:r w:rsidR="00571CB1">
          <w:rPr>
            <w:noProof/>
            <w:webHidden/>
          </w:rPr>
        </w:r>
        <w:r w:rsidR="00571CB1">
          <w:rPr>
            <w:noProof/>
            <w:webHidden/>
          </w:rPr>
          <w:fldChar w:fldCharType="separate"/>
        </w:r>
        <w:r w:rsidR="00571CB1">
          <w:rPr>
            <w:noProof/>
            <w:webHidden/>
          </w:rPr>
          <w:t>125</w:t>
        </w:r>
        <w:r w:rsidR="00571CB1">
          <w:rPr>
            <w:noProof/>
            <w:webHidden/>
          </w:rPr>
          <w:fldChar w:fldCharType="end"/>
        </w:r>
      </w:hyperlink>
    </w:p>
    <w:p w14:paraId="5BE35B5D" w14:textId="77777777" w:rsidR="00571CB1" w:rsidRDefault="003D24BD">
      <w:pPr>
        <w:pStyle w:val="TOC2"/>
        <w:rPr>
          <w:rFonts w:asciiTheme="minorHAnsi" w:eastAsiaTheme="minorEastAsia" w:hAnsiTheme="minorHAnsi" w:cstheme="minorBidi"/>
          <w:smallCaps w:val="0"/>
          <w:noProof/>
          <w:sz w:val="22"/>
          <w:szCs w:val="22"/>
          <w:lang w:eastAsia="en-GB"/>
        </w:rPr>
      </w:pPr>
      <w:hyperlink w:anchor="_Toc370915677" w:history="1">
        <w:r w:rsidR="00571CB1" w:rsidRPr="00083556">
          <w:rPr>
            <w:rStyle w:val="Hyperlink"/>
            <w:noProof/>
          </w:rPr>
          <w:t>5.2</w:t>
        </w:r>
        <w:r w:rsidR="00571CB1">
          <w:rPr>
            <w:rFonts w:asciiTheme="minorHAnsi" w:eastAsiaTheme="minorEastAsia" w:hAnsiTheme="minorHAnsi" w:cstheme="minorBidi"/>
            <w:smallCaps w:val="0"/>
            <w:noProof/>
            <w:sz w:val="22"/>
            <w:szCs w:val="22"/>
            <w:lang w:eastAsia="en-GB"/>
          </w:rPr>
          <w:tab/>
        </w:r>
        <w:r w:rsidR="00571CB1" w:rsidRPr="00083556">
          <w:rPr>
            <w:rStyle w:val="Hyperlink"/>
            <w:noProof/>
          </w:rPr>
          <w:t>Messages Destinations</w:t>
        </w:r>
        <w:r w:rsidR="00571CB1">
          <w:rPr>
            <w:noProof/>
            <w:webHidden/>
          </w:rPr>
          <w:tab/>
        </w:r>
        <w:r w:rsidR="00571CB1">
          <w:rPr>
            <w:noProof/>
            <w:webHidden/>
          </w:rPr>
          <w:fldChar w:fldCharType="begin"/>
        </w:r>
        <w:r w:rsidR="00571CB1">
          <w:rPr>
            <w:noProof/>
            <w:webHidden/>
          </w:rPr>
          <w:instrText xml:space="preserve"> PAGEREF _Toc370915677 \h </w:instrText>
        </w:r>
        <w:r w:rsidR="00571CB1">
          <w:rPr>
            <w:noProof/>
            <w:webHidden/>
          </w:rPr>
        </w:r>
        <w:r w:rsidR="00571CB1">
          <w:rPr>
            <w:noProof/>
            <w:webHidden/>
          </w:rPr>
          <w:fldChar w:fldCharType="separate"/>
        </w:r>
        <w:r w:rsidR="00571CB1">
          <w:rPr>
            <w:noProof/>
            <w:webHidden/>
          </w:rPr>
          <w:t>125</w:t>
        </w:r>
        <w:r w:rsidR="00571CB1">
          <w:rPr>
            <w:noProof/>
            <w:webHidden/>
          </w:rPr>
          <w:fldChar w:fldCharType="end"/>
        </w:r>
      </w:hyperlink>
    </w:p>
    <w:p w14:paraId="3C34E643" w14:textId="77777777" w:rsidR="00571CB1" w:rsidRDefault="003D24BD">
      <w:pPr>
        <w:pStyle w:val="TOC2"/>
        <w:rPr>
          <w:rFonts w:asciiTheme="minorHAnsi" w:eastAsiaTheme="minorEastAsia" w:hAnsiTheme="minorHAnsi" w:cstheme="minorBidi"/>
          <w:smallCaps w:val="0"/>
          <w:noProof/>
          <w:sz w:val="22"/>
          <w:szCs w:val="22"/>
          <w:lang w:eastAsia="en-GB"/>
        </w:rPr>
      </w:pPr>
      <w:hyperlink w:anchor="_Toc370915678" w:history="1">
        <w:r w:rsidR="00571CB1" w:rsidRPr="00083556">
          <w:rPr>
            <w:rStyle w:val="Hyperlink"/>
            <w:noProof/>
          </w:rPr>
          <w:t>5.3</w:t>
        </w:r>
        <w:r w:rsidR="00571CB1">
          <w:rPr>
            <w:rFonts w:asciiTheme="minorHAnsi" w:eastAsiaTheme="minorEastAsia" w:hAnsiTheme="minorHAnsi" w:cstheme="minorBidi"/>
            <w:smallCaps w:val="0"/>
            <w:noProof/>
            <w:sz w:val="22"/>
            <w:szCs w:val="22"/>
            <w:lang w:eastAsia="en-GB"/>
          </w:rPr>
          <w:tab/>
        </w:r>
        <w:r w:rsidR="00571CB1" w:rsidRPr="00083556">
          <w:rPr>
            <w:rStyle w:val="Hyperlink"/>
            <w:noProof/>
          </w:rPr>
          <w:t>File Naming</w:t>
        </w:r>
        <w:r w:rsidR="00571CB1">
          <w:rPr>
            <w:noProof/>
            <w:webHidden/>
          </w:rPr>
          <w:tab/>
        </w:r>
        <w:r w:rsidR="00571CB1">
          <w:rPr>
            <w:noProof/>
            <w:webHidden/>
          </w:rPr>
          <w:fldChar w:fldCharType="begin"/>
        </w:r>
        <w:r w:rsidR="00571CB1">
          <w:rPr>
            <w:noProof/>
            <w:webHidden/>
          </w:rPr>
          <w:instrText xml:space="preserve"> PAGEREF _Toc370915678 \h </w:instrText>
        </w:r>
        <w:r w:rsidR="00571CB1">
          <w:rPr>
            <w:noProof/>
            <w:webHidden/>
          </w:rPr>
        </w:r>
        <w:r w:rsidR="00571CB1">
          <w:rPr>
            <w:noProof/>
            <w:webHidden/>
          </w:rPr>
          <w:fldChar w:fldCharType="separate"/>
        </w:r>
        <w:r w:rsidR="00571CB1">
          <w:rPr>
            <w:noProof/>
            <w:webHidden/>
          </w:rPr>
          <w:t>126</w:t>
        </w:r>
        <w:r w:rsidR="00571CB1">
          <w:rPr>
            <w:noProof/>
            <w:webHidden/>
          </w:rPr>
          <w:fldChar w:fldCharType="end"/>
        </w:r>
      </w:hyperlink>
    </w:p>
    <w:p w14:paraId="54726C42" w14:textId="77777777" w:rsidR="00571CB1" w:rsidRDefault="003D24BD">
      <w:pPr>
        <w:pStyle w:val="TOC2"/>
        <w:rPr>
          <w:rFonts w:asciiTheme="minorHAnsi" w:eastAsiaTheme="minorEastAsia" w:hAnsiTheme="minorHAnsi" w:cstheme="minorBidi"/>
          <w:smallCaps w:val="0"/>
          <w:noProof/>
          <w:sz w:val="22"/>
          <w:szCs w:val="22"/>
          <w:lang w:eastAsia="en-GB"/>
        </w:rPr>
      </w:pPr>
      <w:hyperlink w:anchor="_Toc370915679" w:history="1">
        <w:r w:rsidR="00571CB1" w:rsidRPr="00083556">
          <w:rPr>
            <w:rStyle w:val="Hyperlink"/>
            <w:noProof/>
          </w:rPr>
          <w:t>5.4</w:t>
        </w:r>
        <w:r w:rsidR="00571CB1">
          <w:rPr>
            <w:rFonts w:asciiTheme="minorHAnsi" w:eastAsiaTheme="minorEastAsia" w:hAnsiTheme="minorHAnsi" w:cstheme="minorBidi"/>
            <w:smallCaps w:val="0"/>
            <w:noProof/>
            <w:sz w:val="22"/>
            <w:szCs w:val="22"/>
            <w:lang w:eastAsia="en-GB"/>
          </w:rPr>
          <w:tab/>
        </w:r>
        <w:r w:rsidR="00571CB1" w:rsidRPr="00083556">
          <w:rPr>
            <w:rStyle w:val="Hyperlink"/>
            <w:noProof/>
          </w:rPr>
          <w:t>Email</w:t>
        </w:r>
        <w:r w:rsidR="00571CB1">
          <w:rPr>
            <w:noProof/>
            <w:webHidden/>
          </w:rPr>
          <w:tab/>
        </w:r>
        <w:r w:rsidR="00571CB1">
          <w:rPr>
            <w:noProof/>
            <w:webHidden/>
          </w:rPr>
          <w:fldChar w:fldCharType="begin"/>
        </w:r>
        <w:r w:rsidR="00571CB1">
          <w:rPr>
            <w:noProof/>
            <w:webHidden/>
          </w:rPr>
          <w:instrText xml:space="preserve"> PAGEREF _Toc370915679 \h </w:instrText>
        </w:r>
        <w:r w:rsidR="00571CB1">
          <w:rPr>
            <w:noProof/>
            <w:webHidden/>
          </w:rPr>
        </w:r>
        <w:r w:rsidR="00571CB1">
          <w:rPr>
            <w:noProof/>
            <w:webHidden/>
          </w:rPr>
          <w:fldChar w:fldCharType="separate"/>
        </w:r>
        <w:r w:rsidR="00571CB1">
          <w:rPr>
            <w:noProof/>
            <w:webHidden/>
          </w:rPr>
          <w:t>128</w:t>
        </w:r>
        <w:r w:rsidR="00571CB1">
          <w:rPr>
            <w:noProof/>
            <w:webHidden/>
          </w:rPr>
          <w:fldChar w:fldCharType="end"/>
        </w:r>
      </w:hyperlink>
    </w:p>
    <w:p w14:paraId="44B00A99" w14:textId="77777777" w:rsidR="00571CB1" w:rsidRDefault="003D24BD">
      <w:pPr>
        <w:pStyle w:val="TOC2"/>
        <w:rPr>
          <w:rFonts w:asciiTheme="minorHAnsi" w:eastAsiaTheme="minorEastAsia" w:hAnsiTheme="minorHAnsi" w:cstheme="minorBidi"/>
          <w:smallCaps w:val="0"/>
          <w:noProof/>
          <w:sz w:val="22"/>
          <w:szCs w:val="22"/>
          <w:lang w:eastAsia="en-GB"/>
        </w:rPr>
      </w:pPr>
      <w:hyperlink w:anchor="_Toc370915680" w:history="1">
        <w:r w:rsidR="00571CB1" w:rsidRPr="00083556">
          <w:rPr>
            <w:rStyle w:val="Hyperlink"/>
            <w:noProof/>
          </w:rPr>
          <w:t>5.4.1</w:t>
        </w:r>
        <w:r w:rsidR="00571CB1">
          <w:rPr>
            <w:rFonts w:asciiTheme="minorHAnsi" w:eastAsiaTheme="minorEastAsia" w:hAnsiTheme="minorHAnsi" w:cstheme="minorBidi"/>
            <w:smallCaps w:val="0"/>
            <w:noProof/>
            <w:sz w:val="22"/>
            <w:szCs w:val="22"/>
            <w:lang w:eastAsia="en-GB"/>
          </w:rPr>
          <w:tab/>
        </w:r>
        <w:r w:rsidR="00571CB1" w:rsidRPr="00083556">
          <w:rPr>
            <w:rStyle w:val="Hyperlink"/>
            <w:noProof/>
          </w:rPr>
          <w:t>Email Request Trigger</w:t>
        </w:r>
        <w:r w:rsidR="00571CB1">
          <w:rPr>
            <w:noProof/>
            <w:webHidden/>
          </w:rPr>
          <w:tab/>
        </w:r>
        <w:r w:rsidR="00571CB1">
          <w:rPr>
            <w:noProof/>
            <w:webHidden/>
          </w:rPr>
          <w:fldChar w:fldCharType="begin"/>
        </w:r>
        <w:r w:rsidR="00571CB1">
          <w:rPr>
            <w:noProof/>
            <w:webHidden/>
          </w:rPr>
          <w:instrText xml:space="preserve"> PAGEREF _Toc370915680 \h </w:instrText>
        </w:r>
        <w:r w:rsidR="00571CB1">
          <w:rPr>
            <w:noProof/>
            <w:webHidden/>
          </w:rPr>
        </w:r>
        <w:r w:rsidR="00571CB1">
          <w:rPr>
            <w:noProof/>
            <w:webHidden/>
          </w:rPr>
          <w:fldChar w:fldCharType="separate"/>
        </w:r>
        <w:r w:rsidR="00571CB1">
          <w:rPr>
            <w:noProof/>
            <w:webHidden/>
          </w:rPr>
          <w:t>128</w:t>
        </w:r>
        <w:r w:rsidR="00571CB1">
          <w:rPr>
            <w:noProof/>
            <w:webHidden/>
          </w:rPr>
          <w:fldChar w:fldCharType="end"/>
        </w:r>
      </w:hyperlink>
    </w:p>
    <w:p w14:paraId="30937BA1" w14:textId="77777777" w:rsidR="00571CB1" w:rsidRDefault="003D24BD">
      <w:pPr>
        <w:pStyle w:val="TOC2"/>
        <w:rPr>
          <w:rFonts w:asciiTheme="minorHAnsi" w:eastAsiaTheme="minorEastAsia" w:hAnsiTheme="minorHAnsi" w:cstheme="minorBidi"/>
          <w:smallCaps w:val="0"/>
          <w:noProof/>
          <w:sz w:val="22"/>
          <w:szCs w:val="22"/>
          <w:lang w:eastAsia="en-GB"/>
        </w:rPr>
      </w:pPr>
      <w:hyperlink w:anchor="_Toc370915681" w:history="1">
        <w:r w:rsidR="00571CB1" w:rsidRPr="00083556">
          <w:rPr>
            <w:rStyle w:val="Hyperlink"/>
            <w:noProof/>
          </w:rPr>
          <w:t>5.4.2</w:t>
        </w:r>
        <w:r w:rsidR="00571CB1">
          <w:rPr>
            <w:rFonts w:asciiTheme="minorHAnsi" w:eastAsiaTheme="minorEastAsia" w:hAnsiTheme="minorHAnsi" w:cstheme="minorBidi"/>
            <w:smallCaps w:val="0"/>
            <w:noProof/>
            <w:sz w:val="22"/>
            <w:szCs w:val="22"/>
            <w:lang w:eastAsia="en-GB"/>
          </w:rPr>
          <w:tab/>
        </w:r>
        <w:r w:rsidR="00571CB1" w:rsidRPr="00083556">
          <w:rPr>
            <w:rStyle w:val="Hyperlink"/>
            <w:noProof/>
          </w:rPr>
          <w:t>Message Fields</w:t>
        </w:r>
        <w:r w:rsidR="00571CB1">
          <w:rPr>
            <w:noProof/>
            <w:webHidden/>
          </w:rPr>
          <w:tab/>
        </w:r>
        <w:r w:rsidR="00571CB1">
          <w:rPr>
            <w:noProof/>
            <w:webHidden/>
          </w:rPr>
          <w:fldChar w:fldCharType="begin"/>
        </w:r>
        <w:r w:rsidR="00571CB1">
          <w:rPr>
            <w:noProof/>
            <w:webHidden/>
          </w:rPr>
          <w:instrText xml:space="preserve"> PAGEREF _Toc370915681 \h </w:instrText>
        </w:r>
        <w:r w:rsidR="00571CB1">
          <w:rPr>
            <w:noProof/>
            <w:webHidden/>
          </w:rPr>
        </w:r>
        <w:r w:rsidR="00571CB1">
          <w:rPr>
            <w:noProof/>
            <w:webHidden/>
          </w:rPr>
          <w:fldChar w:fldCharType="separate"/>
        </w:r>
        <w:r w:rsidR="00571CB1">
          <w:rPr>
            <w:noProof/>
            <w:webHidden/>
          </w:rPr>
          <w:t>128</w:t>
        </w:r>
        <w:r w:rsidR="00571CB1">
          <w:rPr>
            <w:noProof/>
            <w:webHidden/>
          </w:rPr>
          <w:fldChar w:fldCharType="end"/>
        </w:r>
      </w:hyperlink>
    </w:p>
    <w:p w14:paraId="24FAA67B" w14:textId="77777777" w:rsidR="00571CB1" w:rsidRDefault="003D24BD">
      <w:pPr>
        <w:pStyle w:val="TOC2"/>
        <w:rPr>
          <w:rFonts w:asciiTheme="minorHAnsi" w:eastAsiaTheme="minorEastAsia" w:hAnsiTheme="minorHAnsi" w:cstheme="minorBidi"/>
          <w:smallCaps w:val="0"/>
          <w:noProof/>
          <w:sz w:val="22"/>
          <w:szCs w:val="22"/>
          <w:lang w:eastAsia="en-GB"/>
        </w:rPr>
      </w:pPr>
      <w:hyperlink w:anchor="_Toc370915682" w:history="1">
        <w:r w:rsidR="00571CB1" w:rsidRPr="00083556">
          <w:rPr>
            <w:rStyle w:val="Hyperlink"/>
            <w:noProof/>
          </w:rPr>
          <w:t>5.4.3</w:t>
        </w:r>
        <w:r w:rsidR="00571CB1">
          <w:rPr>
            <w:rFonts w:asciiTheme="minorHAnsi" w:eastAsiaTheme="minorEastAsia" w:hAnsiTheme="minorHAnsi" w:cstheme="minorBidi"/>
            <w:smallCaps w:val="0"/>
            <w:noProof/>
            <w:sz w:val="22"/>
            <w:szCs w:val="22"/>
            <w:lang w:eastAsia="en-GB"/>
          </w:rPr>
          <w:tab/>
        </w:r>
        <w:r w:rsidR="00571CB1" w:rsidRPr="00083556">
          <w:rPr>
            <w:rStyle w:val="Hyperlink"/>
            <w:noProof/>
          </w:rPr>
          <w:t>Message Content</w:t>
        </w:r>
        <w:r w:rsidR="00571CB1">
          <w:rPr>
            <w:noProof/>
            <w:webHidden/>
          </w:rPr>
          <w:tab/>
        </w:r>
        <w:r w:rsidR="00571CB1">
          <w:rPr>
            <w:noProof/>
            <w:webHidden/>
          </w:rPr>
          <w:fldChar w:fldCharType="begin"/>
        </w:r>
        <w:r w:rsidR="00571CB1">
          <w:rPr>
            <w:noProof/>
            <w:webHidden/>
          </w:rPr>
          <w:instrText xml:space="preserve"> PAGEREF _Toc370915682 \h </w:instrText>
        </w:r>
        <w:r w:rsidR="00571CB1">
          <w:rPr>
            <w:noProof/>
            <w:webHidden/>
          </w:rPr>
        </w:r>
        <w:r w:rsidR="00571CB1">
          <w:rPr>
            <w:noProof/>
            <w:webHidden/>
          </w:rPr>
          <w:fldChar w:fldCharType="separate"/>
        </w:r>
        <w:r w:rsidR="00571CB1">
          <w:rPr>
            <w:noProof/>
            <w:webHidden/>
          </w:rPr>
          <w:t>129</w:t>
        </w:r>
        <w:r w:rsidR="00571CB1">
          <w:rPr>
            <w:noProof/>
            <w:webHidden/>
          </w:rPr>
          <w:fldChar w:fldCharType="end"/>
        </w:r>
      </w:hyperlink>
    </w:p>
    <w:p w14:paraId="3ED1921A" w14:textId="77777777" w:rsidR="00571CB1" w:rsidRDefault="003D24BD">
      <w:pPr>
        <w:pStyle w:val="TOC2"/>
        <w:rPr>
          <w:rFonts w:asciiTheme="minorHAnsi" w:eastAsiaTheme="minorEastAsia" w:hAnsiTheme="minorHAnsi" w:cstheme="minorBidi"/>
          <w:smallCaps w:val="0"/>
          <w:noProof/>
          <w:sz w:val="22"/>
          <w:szCs w:val="22"/>
          <w:lang w:eastAsia="en-GB"/>
        </w:rPr>
      </w:pPr>
      <w:hyperlink w:anchor="_Toc370915683" w:history="1">
        <w:r w:rsidR="00571CB1" w:rsidRPr="00083556">
          <w:rPr>
            <w:rStyle w:val="Hyperlink"/>
            <w:noProof/>
          </w:rPr>
          <w:t>5.4.4</w:t>
        </w:r>
        <w:r w:rsidR="00571CB1">
          <w:rPr>
            <w:rFonts w:asciiTheme="minorHAnsi" w:eastAsiaTheme="minorEastAsia" w:hAnsiTheme="minorHAnsi" w:cstheme="minorBidi"/>
            <w:smallCaps w:val="0"/>
            <w:noProof/>
            <w:sz w:val="22"/>
            <w:szCs w:val="22"/>
            <w:lang w:eastAsia="en-GB"/>
          </w:rPr>
          <w:tab/>
        </w:r>
        <w:r w:rsidR="00571CB1" w:rsidRPr="00083556">
          <w:rPr>
            <w:rStyle w:val="Hyperlink"/>
            <w:noProof/>
          </w:rPr>
          <w:t>UNID generation</w:t>
        </w:r>
        <w:r w:rsidR="00571CB1">
          <w:rPr>
            <w:noProof/>
            <w:webHidden/>
          </w:rPr>
          <w:tab/>
        </w:r>
        <w:r w:rsidR="00571CB1">
          <w:rPr>
            <w:noProof/>
            <w:webHidden/>
          </w:rPr>
          <w:fldChar w:fldCharType="begin"/>
        </w:r>
        <w:r w:rsidR="00571CB1">
          <w:rPr>
            <w:noProof/>
            <w:webHidden/>
          </w:rPr>
          <w:instrText xml:space="preserve"> PAGEREF _Toc370915683 \h </w:instrText>
        </w:r>
        <w:r w:rsidR="00571CB1">
          <w:rPr>
            <w:noProof/>
            <w:webHidden/>
          </w:rPr>
        </w:r>
        <w:r w:rsidR="00571CB1">
          <w:rPr>
            <w:noProof/>
            <w:webHidden/>
          </w:rPr>
          <w:fldChar w:fldCharType="separate"/>
        </w:r>
        <w:r w:rsidR="00571CB1">
          <w:rPr>
            <w:noProof/>
            <w:webHidden/>
          </w:rPr>
          <w:t>132</w:t>
        </w:r>
        <w:r w:rsidR="00571CB1">
          <w:rPr>
            <w:noProof/>
            <w:webHidden/>
          </w:rPr>
          <w:fldChar w:fldCharType="end"/>
        </w:r>
      </w:hyperlink>
    </w:p>
    <w:p w14:paraId="08DECBFC" w14:textId="77777777" w:rsidR="00571CB1" w:rsidRDefault="003D24BD">
      <w:pPr>
        <w:pStyle w:val="TOC2"/>
        <w:rPr>
          <w:rFonts w:asciiTheme="minorHAnsi" w:eastAsiaTheme="minorEastAsia" w:hAnsiTheme="minorHAnsi" w:cstheme="minorBidi"/>
          <w:smallCaps w:val="0"/>
          <w:noProof/>
          <w:sz w:val="22"/>
          <w:szCs w:val="22"/>
          <w:lang w:eastAsia="en-GB"/>
        </w:rPr>
      </w:pPr>
      <w:hyperlink w:anchor="_Toc370915684" w:history="1">
        <w:r w:rsidR="00571CB1" w:rsidRPr="00083556">
          <w:rPr>
            <w:rStyle w:val="Hyperlink"/>
            <w:noProof/>
          </w:rPr>
          <w:t>5.4.5</w:t>
        </w:r>
        <w:r w:rsidR="00571CB1">
          <w:rPr>
            <w:rFonts w:asciiTheme="minorHAnsi" w:eastAsiaTheme="minorEastAsia" w:hAnsiTheme="minorHAnsi" w:cstheme="minorBidi"/>
            <w:smallCaps w:val="0"/>
            <w:noProof/>
            <w:sz w:val="22"/>
            <w:szCs w:val="22"/>
            <w:lang w:eastAsia="en-GB"/>
          </w:rPr>
          <w:tab/>
        </w:r>
        <w:r w:rsidR="00571CB1" w:rsidRPr="00083556">
          <w:rPr>
            <w:rStyle w:val="Hyperlink"/>
            <w:noProof/>
          </w:rPr>
          <w:t>Task ID Revision &amp; Status Triggers</w:t>
        </w:r>
        <w:r w:rsidR="00571CB1">
          <w:rPr>
            <w:noProof/>
            <w:webHidden/>
          </w:rPr>
          <w:tab/>
        </w:r>
        <w:r w:rsidR="00571CB1">
          <w:rPr>
            <w:noProof/>
            <w:webHidden/>
          </w:rPr>
          <w:fldChar w:fldCharType="begin"/>
        </w:r>
        <w:r w:rsidR="00571CB1">
          <w:rPr>
            <w:noProof/>
            <w:webHidden/>
          </w:rPr>
          <w:instrText xml:space="preserve"> PAGEREF _Toc370915684 \h </w:instrText>
        </w:r>
        <w:r w:rsidR="00571CB1">
          <w:rPr>
            <w:noProof/>
            <w:webHidden/>
          </w:rPr>
        </w:r>
        <w:r w:rsidR="00571CB1">
          <w:rPr>
            <w:noProof/>
            <w:webHidden/>
          </w:rPr>
          <w:fldChar w:fldCharType="separate"/>
        </w:r>
        <w:r w:rsidR="00571CB1">
          <w:rPr>
            <w:noProof/>
            <w:webHidden/>
          </w:rPr>
          <w:t>132</w:t>
        </w:r>
        <w:r w:rsidR="00571CB1">
          <w:rPr>
            <w:noProof/>
            <w:webHidden/>
          </w:rPr>
          <w:fldChar w:fldCharType="end"/>
        </w:r>
      </w:hyperlink>
    </w:p>
    <w:p w14:paraId="66444289" w14:textId="77777777" w:rsidR="00571CB1" w:rsidRDefault="003D24BD">
      <w:pPr>
        <w:pStyle w:val="TOC2"/>
        <w:rPr>
          <w:rFonts w:asciiTheme="minorHAnsi" w:eastAsiaTheme="minorEastAsia" w:hAnsiTheme="minorHAnsi" w:cstheme="minorBidi"/>
          <w:smallCaps w:val="0"/>
          <w:noProof/>
          <w:sz w:val="22"/>
          <w:szCs w:val="22"/>
          <w:lang w:eastAsia="en-GB"/>
        </w:rPr>
      </w:pPr>
      <w:hyperlink w:anchor="_Toc370915685" w:history="1">
        <w:r w:rsidR="00571CB1" w:rsidRPr="00083556">
          <w:rPr>
            <w:rStyle w:val="Hyperlink"/>
            <w:noProof/>
          </w:rPr>
          <w:t>5.4.6</w:t>
        </w:r>
        <w:r w:rsidR="00571CB1">
          <w:rPr>
            <w:rFonts w:asciiTheme="minorHAnsi" w:eastAsiaTheme="minorEastAsia" w:hAnsiTheme="minorHAnsi" w:cstheme="minorBidi"/>
            <w:smallCaps w:val="0"/>
            <w:noProof/>
            <w:sz w:val="22"/>
            <w:szCs w:val="22"/>
            <w:lang w:eastAsia="en-GB"/>
          </w:rPr>
          <w:tab/>
        </w:r>
        <w:r w:rsidR="00571CB1" w:rsidRPr="00083556">
          <w:rPr>
            <w:rStyle w:val="Hyperlink"/>
            <w:noProof/>
          </w:rPr>
          <w:t>Message Fields</w:t>
        </w:r>
        <w:r w:rsidR="00571CB1">
          <w:rPr>
            <w:noProof/>
            <w:webHidden/>
          </w:rPr>
          <w:tab/>
        </w:r>
        <w:r w:rsidR="00571CB1">
          <w:rPr>
            <w:noProof/>
            <w:webHidden/>
          </w:rPr>
          <w:fldChar w:fldCharType="begin"/>
        </w:r>
        <w:r w:rsidR="00571CB1">
          <w:rPr>
            <w:noProof/>
            <w:webHidden/>
          </w:rPr>
          <w:instrText xml:space="preserve"> PAGEREF _Toc370915685 \h </w:instrText>
        </w:r>
        <w:r w:rsidR="00571CB1">
          <w:rPr>
            <w:noProof/>
            <w:webHidden/>
          </w:rPr>
        </w:r>
        <w:r w:rsidR="00571CB1">
          <w:rPr>
            <w:noProof/>
            <w:webHidden/>
          </w:rPr>
          <w:fldChar w:fldCharType="separate"/>
        </w:r>
        <w:r w:rsidR="00571CB1">
          <w:rPr>
            <w:noProof/>
            <w:webHidden/>
          </w:rPr>
          <w:t>133</w:t>
        </w:r>
        <w:r w:rsidR="00571CB1">
          <w:rPr>
            <w:noProof/>
            <w:webHidden/>
          </w:rPr>
          <w:fldChar w:fldCharType="end"/>
        </w:r>
      </w:hyperlink>
    </w:p>
    <w:p w14:paraId="63B96041" w14:textId="77777777" w:rsidR="00571CB1" w:rsidRDefault="003D24BD">
      <w:pPr>
        <w:pStyle w:val="TOC2"/>
        <w:rPr>
          <w:rFonts w:asciiTheme="minorHAnsi" w:eastAsiaTheme="minorEastAsia" w:hAnsiTheme="minorHAnsi" w:cstheme="minorBidi"/>
          <w:smallCaps w:val="0"/>
          <w:noProof/>
          <w:sz w:val="22"/>
          <w:szCs w:val="22"/>
          <w:lang w:eastAsia="en-GB"/>
        </w:rPr>
      </w:pPr>
      <w:hyperlink w:anchor="_Toc370915686" w:history="1">
        <w:r w:rsidR="00571CB1" w:rsidRPr="00083556">
          <w:rPr>
            <w:rStyle w:val="Hyperlink"/>
            <w:noProof/>
          </w:rPr>
          <w:t>5.4.7</w:t>
        </w:r>
        <w:r w:rsidR="00571CB1">
          <w:rPr>
            <w:rFonts w:asciiTheme="minorHAnsi" w:eastAsiaTheme="minorEastAsia" w:hAnsiTheme="minorHAnsi" w:cstheme="minorBidi"/>
            <w:smallCaps w:val="0"/>
            <w:noProof/>
            <w:sz w:val="22"/>
            <w:szCs w:val="22"/>
            <w:lang w:eastAsia="en-GB"/>
          </w:rPr>
          <w:tab/>
        </w:r>
        <w:r w:rsidR="00571CB1" w:rsidRPr="00083556">
          <w:rPr>
            <w:rStyle w:val="Hyperlink"/>
            <w:noProof/>
          </w:rPr>
          <w:t>Message Content</w:t>
        </w:r>
        <w:r w:rsidR="00571CB1">
          <w:rPr>
            <w:noProof/>
            <w:webHidden/>
          </w:rPr>
          <w:tab/>
        </w:r>
        <w:r w:rsidR="00571CB1">
          <w:rPr>
            <w:noProof/>
            <w:webHidden/>
          </w:rPr>
          <w:fldChar w:fldCharType="begin"/>
        </w:r>
        <w:r w:rsidR="00571CB1">
          <w:rPr>
            <w:noProof/>
            <w:webHidden/>
          </w:rPr>
          <w:instrText xml:space="preserve"> PAGEREF _Toc370915686 \h </w:instrText>
        </w:r>
        <w:r w:rsidR="00571CB1">
          <w:rPr>
            <w:noProof/>
            <w:webHidden/>
          </w:rPr>
        </w:r>
        <w:r w:rsidR="00571CB1">
          <w:rPr>
            <w:noProof/>
            <w:webHidden/>
          </w:rPr>
          <w:fldChar w:fldCharType="separate"/>
        </w:r>
        <w:r w:rsidR="00571CB1">
          <w:rPr>
            <w:noProof/>
            <w:webHidden/>
          </w:rPr>
          <w:t>133</w:t>
        </w:r>
        <w:r w:rsidR="00571CB1">
          <w:rPr>
            <w:noProof/>
            <w:webHidden/>
          </w:rPr>
          <w:fldChar w:fldCharType="end"/>
        </w:r>
      </w:hyperlink>
    </w:p>
    <w:p w14:paraId="59AE7953" w14:textId="77777777" w:rsidR="00571CB1" w:rsidRDefault="003D24BD">
      <w:pPr>
        <w:pStyle w:val="TOC2"/>
        <w:rPr>
          <w:rFonts w:asciiTheme="minorHAnsi" w:eastAsiaTheme="minorEastAsia" w:hAnsiTheme="minorHAnsi" w:cstheme="minorBidi"/>
          <w:smallCaps w:val="0"/>
          <w:noProof/>
          <w:sz w:val="22"/>
          <w:szCs w:val="22"/>
          <w:lang w:eastAsia="en-GB"/>
        </w:rPr>
      </w:pPr>
      <w:hyperlink w:anchor="_Toc370915687" w:history="1">
        <w:r w:rsidR="00571CB1" w:rsidRPr="00083556">
          <w:rPr>
            <w:rStyle w:val="Hyperlink"/>
            <w:noProof/>
          </w:rPr>
          <w:t>5.4.8</w:t>
        </w:r>
        <w:r w:rsidR="00571CB1">
          <w:rPr>
            <w:rFonts w:asciiTheme="minorHAnsi" w:eastAsiaTheme="minorEastAsia" w:hAnsiTheme="minorHAnsi" w:cstheme="minorBidi"/>
            <w:smallCaps w:val="0"/>
            <w:noProof/>
            <w:sz w:val="22"/>
            <w:szCs w:val="22"/>
            <w:lang w:eastAsia="en-GB"/>
          </w:rPr>
          <w:tab/>
        </w:r>
        <w:r w:rsidR="00571CB1" w:rsidRPr="00083556">
          <w:rPr>
            <w:rStyle w:val="Hyperlink"/>
            <w:noProof/>
          </w:rPr>
          <w:t>Outbound Messages XSD</w:t>
        </w:r>
        <w:r w:rsidR="00571CB1">
          <w:rPr>
            <w:noProof/>
            <w:webHidden/>
          </w:rPr>
          <w:tab/>
        </w:r>
        <w:r w:rsidR="00571CB1">
          <w:rPr>
            <w:noProof/>
            <w:webHidden/>
          </w:rPr>
          <w:fldChar w:fldCharType="begin"/>
        </w:r>
        <w:r w:rsidR="00571CB1">
          <w:rPr>
            <w:noProof/>
            <w:webHidden/>
          </w:rPr>
          <w:instrText xml:space="preserve"> PAGEREF _Toc370915687 \h </w:instrText>
        </w:r>
        <w:r w:rsidR="00571CB1">
          <w:rPr>
            <w:noProof/>
            <w:webHidden/>
          </w:rPr>
        </w:r>
        <w:r w:rsidR="00571CB1">
          <w:rPr>
            <w:noProof/>
            <w:webHidden/>
          </w:rPr>
          <w:fldChar w:fldCharType="separate"/>
        </w:r>
        <w:r w:rsidR="00571CB1">
          <w:rPr>
            <w:noProof/>
            <w:webHidden/>
          </w:rPr>
          <w:t>136</w:t>
        </w:r>
        <w:r w:rsidR="00571CB1">
          <w:rPr>
            <w:noProof/>
            <w:webHidden/>
          </w:rPr>
          <w:fldChar w:fldCharType="end"/>
        </w:r>
      </w:hyperlink>
    </w:p>
    <w:p w14:paraId="15714B95" w14:textId="77777777" w:rsidR="00571CB1" w:rsidRDefault="003D24BD">
      <w:pPr>
        <w:pStyle w:val="TOC1"/>
        <w:rPr>
          <w:rFonts w:asciiTheme="minorHAnsi" w:eastAsiaTheme="minorEastAsia" w:hAnsiTheme="minorHAnsi" w:cstheme="minorBidi"/>
          <w:b w:val="0"/>
          <w:caps w:val="0"/>
          <w:noProof/>
          <w:sz w:val="22"/>
          <w:szCs w:val="22"/>
          <w:lang w:eastAsia="en-GB"/>
        </w:rPr>
      </w:pPr>
      <w:hyperlink w:anchor="_Toc370915688" w:history="1">
        <w:r w:rsidR="00571CB1" w:rsidRPr="00083556">
          <w:rPr>
            <w:rStyle w:val="Hyperlink"/>
            <w:noProof/>
          </w:rPr>
          <w:t>6</w:t>
        </w:r>
        <w:r w:rsidR="00571CB1">
          <w:rPr>
            <w:rFonts w:asciiTheme="minorHAnsi" w:eastAsiaTheme="minorEastAsia" w:hAnsiTheme="minorHAnsi" w:cstheme="minorBidi"/>
            <w:b w:val="0"/>
            <w:caps w:val="0"/>
            <w:noProof/>
            <w:sz w:val="22"/>
            <w:szCs w:val="22"/>
            <w:lang w:eastAsia="en-GB"/>
          </w:rPr>
          <w:tab/>
        </w:r>
        <w:r w:rsidR="00571CB1" w:rsidRPr="00083556">
          <w:rPr>
            <w:rStyle w:val="Hyperlink"/>
            <w:noProof/>
          </w:rPr>
          <w:t>Outgoing Integration Manager</w:t>
        </w:r>
        <w:r w:rsidR="00571CB1">
          <w:rPr>
            <w:noProof/>
            <w:webHidden/>
          </w:rPr>
          <w:tab/>
        </w:r>
        <w:r w:rsidR="00571CB1">
          <w:rPr>
            <w:noProof/>
            <w:webHidden/>
          </w:rPr>
          <w:fldChar w:fldCharType="begin"/>
        </w:r>
        <w:r w:rsidR="00571CB1">
          <w:rPr>
            <w:noProof/>
            <w:webHidden/>
          </w:rPr>
          <w:instrText xml:space="preserve"> PAGEREF _Toc370915688 \h </w:instrText>
        </w:r>
        <w:r w:rsidR="00571CB1">
          <w:rPr>
            <w:noProof/>
            <w:webHidden/>
          </w:rPr>
        </w:r>
        <w:r w:rsidR="00571CB1">
          <w:rPr>
            <w:noProof/>
            <w:webHidden/>
          </w:rPr>
          <w:fldChar w:fldCharType="separate"/>
        </w:r>
        <w:r w:rsidR="00571CB1">
          <w:rPr>
            <w:noProof/>
            <w:webHidden/>
          </w:rPr>
          <w:t>137</w:t>
        </w:r>
        <w:r w:rsidR="00571CB1">
          <w:rPr>
            <w:noProof/>
            <w:webHidden/>
          </w:rPr>
          <w:fldChar w:fldCharType="end"/>
        </w:r>
      </w:hyperlink>
    </w:p>
    <w:p w14:paraId="366D5238" w14:textId="77777777" w:rsidR="00571CB1" w:rsidRDefault="003D24BD">
      <w:pPr>
        <w:pStyle w:val="TOC2"/>
        <w:rPr>
          <w:rFonts w:asciiTheme="minorHAnsi" w:eastAsiaTheme="minorEastAsia" w:hAnsiTheme="minorHAnsi" w:cstheme="minorBidi"/>
          <w:smallCaps w:val="0"/>
          <w:noProof/>
          <w:sz w:val="22"/>
          <w:szCs w:val="22"/>
          <w:lang w:eastAsia="en-GB"/>
        </w:rPr>
      </w:pPr>
      <w:hyperlink w:anchor="_Toc370915689" w:history="1">
        <w:r w:rsidR="00571CB1" w:rsidRPr="00083556">
          <w:rPr>
            <w:rStyle w:val="Hyperlink"/>
            <w:noProof/>
            <w:snapToGrid w:val="0"/>
          </w:rPr>
          <w:t>6.1</w:t>
        </w:r>
        <w:r w:rsidR="00571CB1">
          <w:rPr>
            <w:rFonts w:asciiTheme="minorHAnsi" w:eastAsiaTheme="minorEastAsia" w:hAnsiTheme="minorHAnsi" w:cstheme="minorBidi"/>
            <w:smallCaps w:val="0"/>
            <w:noProof/>
            <w:sz w:val="22"/>
            <w:szCs w:val="22"/>
            <w:lang w:eastAsia="en-GB"/>
          </w:rPr>
          <w:tab/>
        </w:r>
        <w:r w:rsidR="00571CB1" w:rsidRPr="00083556">
          <w:rPr>
            <w:rStyle w:val="Hyperlink"/>
            <w:noProof/>
            <w:snapToGrid w:val="0"/>
          </w:rPr>
          <w:t>Integration Logs</w:t>
        </w:r>
        <w:r w:rsidR="00571CB1">
          <w:rPr>
            <w:noProof/>
            <w:webHidden/>
          </w:rPr>
          <w:tab/>
        </w:r>
        <w:r w:rsidR="00571CB1">
          <w:rPr>
            <w:noProof/>
            <w:webHidden/>
          </w:rPr>
          <w:fldChar w:fldCharType="begin"/>
        </w:r>
        <w:r w:rsidR="00571CB1">
          <w:rPr>
            <w:noProof/>
            <w:webHidden/>
          </w:rPr>
          <w:instrText xml:space="preserve"> PAGEREF _Toc370915689 \h </w:instrText>
        </w:r>
        <w:r w:rsidR="00571CB1">
          <w:rPr>
            <w:noProof/>
            <w:webHidden/>
          </w:rPr>
        </w:r>
        <w:r w:rsidR="00571CB1">
          <w:rPr>
            <w:noProof/>
            <w:webHidden/>
          </w:rPr>
          <w:fldChar w:fldCharType="separate"/>
        </w:r>
        <w:r w:rsidR="00571CB1">
          <w:rPr>
            <w:noProof/>
            <w:webHidden/>
          </w:rPr>
          <w:t>138</w:t>
        </w:r>
        <w:r w:rsidR="00571CB1">
          <w:rPr>
            <w:noProof/>
            <w:webHidden/>
          </w:rPr>
          <w:fldChar w:fldCharType="end"/>
        </w:r>
      </w:hyperlink>
    </w:p>
    <w:p w14:paraId="1AF805F0" w14:textId="77777777" w:rsidR="00571CB1" w:rsidRDefault="003D24BD">
      <w:pPr>
        <w:pStyle w:val="TOC1"/>
        <w:rPr>
          <w:rFonts w:asciiTheme="minorHAnsi" w:eastAsiaTheme="minorEastAsia" w:hAnsiTheme="minorHAnsi" w:cstheme="minorBidi"/>
          <w:b w:val="0"/>
          <w:caps w:val="0"/>
          <w:noProof/>
          <w:sz w:val="22"/>
          <w:szCs w:val="22"/>
          <w:lang w:eastAsia="en-GB"/>
        </w:rPr>
      </w:pPr>
      <w:hyperlink w:anchor="_Toc370915690" w:history="1">
        <w:r w:rsidR="00571CB1" w:rsidRPr="00083556">
          <w:rPr>
            <w:rStyle w:val="Hyperlink"/>
            <w:rFonts w:cs="Arial"/>
            <w:noProof/>
            <w:snapToGrid w:val="0"/>
          </w:rPr>
          <w:t>Appendix A:  Approvals</w:t>
        </w:r>
        <w:r w:rsidR="00571CB1">
          <w:rPr>
            <w:noProof/>
            <w:webHidden/>
          </w:rPr>
          <w:tab/>
        </w:r>
        <w:r w:rsidR="00571CB1">
          <w:rPr>
            <w:noProof/>
            <w:webHidden/>
          </w:rPr>
          <w:fldChar w:fldCharType="begin"/>
        </w:r>
        <w:r w:rsidR="00571CB1">
          <w:rPr>
            <w:noProof/>
            <w:webHidden/>
          </w:rPr>
          <w:instrText xml:space="preserve"> PAGEREF _Toc370915690 \h </w:instrText>
        </w:r>
        <w:r w:rsidR="00571CB1">
          <w:rPr>
            <w:noProof/>
            <w:webHidden/>
          </w:rPr>
        </w:r>
        <w:r w:rsidR="00571CB1">
          <w:rPr>
            <w:noProof/>
            <w:webHidden/>
          </w:rPr>
          <w:fldChar w:fldCharType="separate"/>
        </w:r>
        <w:r w:rsidR="00571CB1">
          <w:rPr>
            <w:noProof/>
            <w:webHidden/>
          </w:rPr>
          <w:t>139</w:t>
        </w:r>
        <w:r w:rsidR="00571CB1">
          <w:rPr>
            <w:noProof/>
            <w:webHidden/>
          </w:rPr>
          <w:fldChar w:fldCharType="end"/>
        </w:r>
      </w:hyperlink>
    </w:p>
    <w:p w14:paraId="380888A0" w14:textId="77777777" w:rsidR="00571CB1" w:rsidRDefault="003D24BD">
      <w:pPr>
        <w:pStyle w:val="TOC1"/>
        <w:rPr>
          <w:rFonts w:asciiTheme="minorHAnsi" w:eastAsiaTheme="minorEastAsia" w:hAnsiTheme="minorHAnsi" w:cstheme="minorBidi"/>
          <w:b w:val="0"/>
          <w:caps w:val="0"/>
          <w:noProof/>
          <w:sz w:val="22"/>
          <w:szCs w:val="22"/>
          <w:lang w:eastAsia="en-GB"/>
        </w:rPr>
      </w:pPr>
      <w:hyperlink w:anchor="_Toc370915691" w:history="1">
        <w:r w:rsidR="00571CB1" w:rsidRPr="00083556">
          <w:rPr>
            <w:rStyle w:val="Hyperlink"/>
            <w:rFonts w:cs="Arial"/>
            <w:noProof/>
            <w:snapToGrid w:val="0"/>
          </w:rPr>
          <w:t>Appendix B:  C# Snippets</w:t>
        </w:r>
        <w:r w:rsidR="00571CB1">
          <w:rPr>
            <w:noProof/>
            <w:webHidden/>
          </w:rPr>
          <w:tab/>
        </w:r>
        <w:r w:rsidR="00571CB1">
          <w:rPr>
            <w:noProof/>
            <w:webHidden/>
          </w:rPr>
          <w:fldChar w:fldCharType="begin"/>
        </w:r>
        <w:r w:rsidR="00571CB1">
          <w:rPr>
            <w:noProof/>
            <w:webHidden/>
          </w:rPr>
          <w:instrText xml:space="preserve"> PAGEREF _Toc370915691 \h </w:instrText>
        </w:r>
        <w:r w:rsidR="00571CB1">
          <w:rPr>
            <w:noProof/>
            <w:webHidden/>
          </w:rPr>
        </w:r>
        <w:r w:rsidR="00571CB1">
          <w:rPr>
            <w:noProof/>
            <w:webHidden/>
          </w:rPr>
          <w:fldChar w:fldCharType="separate"/>
        </w:r>
        <w:r w:rsidR="00571CB1">
          <w:rPr>
            <w:noProof/>
            <w:webHidden/>
          </w:rPr>
          <w:t>140</w:t>
        </w:r>
        <w:r w:rsidR="00571CB1">
          <w:rPr>
            <w:noProof/>
            <w:webHidden/>
          </w:rPr>
          <w:fldChar w:fldCharType="end"/>
        </w:r>
      </w:hyperlink>
    </w:p>
    <w:p w14:paraId="070B822D" w14:textId="77777777" w:rsidR="002F6983" w:rsidRPr="006B439F" w:rsidRDefault="00B72758">
      <w:pPr>
        <w:tabs>
          <w:tab w:val="left" w:pos="426"/>
        </w:tabs>
        <w:ind w:right="369"/>
        <w:rPr>
          <w:rFonts w:ascii="Arial" w:hAnsi="Arial" w:cs="Arial"/>
          <w:b/>
          <w:sz w:val="28"/>
        </w:rPr>
      </w:pPr>
      <w:r w:rsidRPr="006B439F">
        <w:rPr>
          <w:rFonts w:ascii="Arial" w:hAnsi="Arial" w:cs="Arial"/>
          <w:b/>
          <w:sz w:val="28"/>
        </w:rPr>
        <w:fldChar w:fldCharType="end"/>
      </w:r>
    </w:p>
    <w:p w14:paraId="5F8DAAEC" w14:textId="77777777" w:rsidR="002F6983" w:rsidRPr="006B439F" w:rsidRDefault="002F6983" w:rsidP="00837F1F">
      <w:pPr>
        <w:pStyle w:val="Heading1"/>
      </w:pPr>
      <w:bookmarkStart w:id="0" w:name="_Toc442861135"/>
      <w:bookmarkStart w:id="1" w:name="_Toc532803599"/>
      <w:bookmarkStart w:id="2" w:name="_Toc534021758"/>
      <w:bookmarkStart w:id="3" w:name="_Ref536854429"/>
      <w:bookmarkStart w:id="4" w:name="_Toc536866366"/>
      <w:bookmarkStart w:id="5" w:name="_Toc536866883"/>
      <w:bookmarkStart w:id="6" w:name="_Toc536866986"/>
      <w:bookmarkStart w:id="7" w:name="_Toc536867928"/>
      <w:bookmarkStart w:id="8" w:name="_Toc536867988"/>
      <w:bookmarkStart w:id="9" w:name="_Toc77949"/>
      <w:bookmarkStart w:id="10" w:name="_Toc231437"/>
      <w:bookmarkStart w:id="11" w:name="_Toc252176"/>
      <w:bookmarkStart w:id="12" w:name="_Toc370915627"/>
      <w:bookmarkStart w:id="13" w:name="_Toc429219070"/>
      <w:bookmarkStart w:id="14" w:name="_Toc442523807"/>
      <w:bookmarkStart w:id="15" w:name="_Toc442861136"/>
      <w:bookmarkStart w:id="16" w:name="_Toc443042551"/>
      <w:bookmarkStart w:id="17" w:name="_Toc443898235"/>
      <w:bookmarkStart w:id="18" w:name="_Toc443987066"/>
      <w:bookmarkStart w:id="19" w:name="_Toc449858822"/>
      <w:bookmarkStart w:id="20" w:name="_Toc465490042"/>
      <w:bookmarkStart w:id="21" w:name="_Toc474221945"/>
      <w:bookmarkStart w:id="22" w:name="_Toc474222193"/>
      <w:bookmarkStart w:id="23" w:name="_Toc477535521"/>
      <w:bookmarkStart w:id="24" w:name="_Toc477671161"/>
      <w:bookmarkStart w:id="25" w:name="_Toc477671403"/>
      <w:bookmarkStart w:id="26" w:name="_Toc478867882"/>
      <w:bookmarkStart w:id="27" w:name="_Toc478868395"/>
      <w:bookmarkStart w:id="28" w:name="_Toc480332740"/>
      <w:bookmarkStart w:id="29" w:name="_Toc480515695"/>
      <w:bookmarkStart w:id="30" w:name="_Toc480688286"/>
      <w:bookmarkStart w:id="31" w:name="_Toc480691047"/>
      <w:bookmarkStart w:id="32" w:name="_Toc480863348"/>
      <w:bookmarkStart w:id="33" w:name="_Toc481228810"/>
      <w:bookmarkStart w:id="34" w:name="_Toc481229376"/>
      <w:bookmarkEnd w:id="0"/>
      <w:r w:rsidRPr="006B439F">
        <w:lastRenderedPageBreak/>
        <w:t>Introduction</w:t>
      </w:r>
      <w:bookmarkEnd w:id="1"/>
      <w:bookmarkEnd w:id="2"/>
      <w:bookmarkEnd w:id="3"/>
      <w:bookmarkEnd w:id="4"/>
      <w:bookmarkEnd w:id="5"/>
      <w:bookmarkEnd w:id="6"/>
      <w:bookmarkEnd w:id="7"/>
      <w:bookmarkEnd w:id="8"/>
      <w:bookmarkEnd w:id="9"/>
      <w:bookmarkEnd w:id="10"/>
      <w:bookmarkEnd w:id="11"/>
      <w:bookmarkEnd w:id="12"/>
    </w:p>
    <w:p w14:paraId="58E310E0" w14:textId="77777777" w:rsidR="002F6983" w:rsidRPr="006B439F" w:rsidRDefault="002F6983" w:rsidP="00837F1F">
      <w:pPr>
        <w:pStyle w:val="Heading2"/>
      </w:pPr>
      <w:bookmarkStart w:id="35" w:name="_Toc532803600"/>
      <w:bookmarkStart w:id="36" w:name="_Toc534021759"/>
      <w:bookmarkStart w:id="37" w:name="_Toc536866367"/>
      <w:bookmarkStart w:id="38" w:name="_Toc536866884"/>
      <w:bookmarkStart w:id="39" w:name="_Toc536866987"/>
      <w:bookmarkStart w:id="40" w:name="_Toc536867929"/>
      <w:bookmarkStart w:id="41" w:name="_Toc536867989"/>
      <w:bookmarkStart w:id="42" w:name="_Toc77950"/>
      <w:bookmarkStart w:id="43" w:name="_Toc231438"/>
      <w:bookmarkStart w:id="44" w:name="_Toc252177"/>
      <w:bookmarkStart w:id="45" w:name="_Toc370915628"/>
      <w:r w:rsidRPr="006B439F">
        <w:t>About this Document</w:t>
      </w:r>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p>
    <w:p w14:paraId="1A0B45DB" w14:textId="3C5D03C9" w:rsidR="002F6983" w:rsidRPr="006B439F" w:rsidRDefault="002F6983" w:rsidP="00DB537E">
      <w:pPr>
        <w:pStyle w:val="BodyText2"/>
        <w:ind w:left="0"/>
        <w:rPr>
          <w:color w:val="auto"/>
        </w:rPr>
      </w:pPr>
      <w:r w:rsidRPr="006B439F">
        <w:rPr>
          <w:color w:val="auto"/>
        </w:rPr>
        <w:t xml:space="preserve">This document is the Interface Design Specification (IDS) for the </w:t>
      </w:r>
      <w:r w:rsidR="00E47766">
        <w:rPr>
          <w:color w:val="auto"/>
        </w:rPr>
        <w:t xml:space="preserve">interface of the </w:t>
      </w:r>
      <w:r w:rsidR="007C58CB">
        <w:rPr>
          <w:color w:val="auto"/>
        </w:rPr>
        <w:t>GEHC</w:t>
      </w:r>
      <w:r w:rsidR="00E47766">
        <w:rPr>
          <w:color w:val="auto"/>
        </w:rPr>
        <w:t xml:space="preserve"> systems </w:t>
      </w:r>
      <w:r w:rsidR="00D64EAB">
        <w:rPr>
          <w:color w:val="auto"/>
        </w:rPr>
        <w:t>MUST</w:t>
      </w:r>
      <w:r w:rsidR="00D64EAB" w:rsidRPr="006B439F">
        <w:rPr>
          <w:color w:val="auto"/>
        </w:rPr>
        <w:t xml:space="preserve"> </w:t>
      </w:r>
      <w:r w:rsidR="00BB2C5F">
        <w:rPr>
          <w:color w:val="auto"/>
        </w:rPr>
        <w:t>(</w:t>
      </w:r>
      <w:r w:rsidR="00D64EAB">
        <w:rPr>
          <w:color w:val="auto"/>
        </w:rPr>
        <w:t xml:space="preserve">Multiple Unit Service Tool, </w:t>
      </w:r>
      <w:r w:rsidR="00D64EAB" w:rsidRPr="00D64EAB">
        <w:rPr>
          <w:color w:val="auto"/>
        </w:rPr>
        <w:t>GEHC’s bespo</w:t>
      </w:r>
      <w:r w:rsidR="00D64EAB">
        <w:rPr>
          <w:color w:val="auto"/>
        </w:rPr>
        <w:t xml:space="preserve">ke </w:t>
      </w:r>
      <w:r w:rsidR="00C64A75">
        <w:rPr>
          <w:color w:val="auto"/>
        </w:rPr>
        <w:t>Job</w:t>
      </w:r>
      <w:r w:rsidR="00D64EAB">
        <w:rPr>
          <w:color w:val="auto"/>
        </w:rPr>
        <w:t xml:space="preserve"> management system</w:t>
      </w:r>
      <w:r w:rsidR="00E47766">
        <w:rPr>
          <w:color w:val="auto"/>
        </w:rPr>
        <w:t>)</w:t>
      </w:r>
      <w:r w:rsidR="00D64EAB">
        <w:rPr>
          <w:color w:val="auto"/>
        </w:rPr>
        <w:t xml:space="preserve"> </w:t>
      </w:r>
      <w:r w:rsidR="00E47766">
        <w:rPr>
          <w:color w:val="auto"/>
        </w:rPr>
        <w:t>to ClickSchedule</w:t>
      </w:r>
      <w:r w:rsidRPr="006B439F">
        <w:rPr>
          <w:color w:val="auto"/>
        </w:rPr>
        <w:t>.  It contains detailed information about the various messages that will be used as part of the interfac</w:t>
      </w:r>
      <w:r w:rsidR="009E1368">
        <w:rPr>
          <w:color w:val="auto"/>
        </w:rPr>
        <w:t>ing exercise</w:t>
      </w:r>
      <w:r w:rsidRPr="006B439F">
        <w:rPr>
          <w:color w:val="auto"/>
        </w:rPr>
        <w:t>.</w:t>
      </w:r>
    </w:p>
    <w:p w14:paraId="3D83AC4A" w14:textId="77777777" w:rsidR="007A35FE" w:rsidRPr="006B439F" w:rsidRDefault="002F6983" w:rsidP="00DB537E">
      <w:pPr>
        <w:pStyle w:val="BodyText2"/>
        <w:ind w:left="0"/>
        <w:rPr>
          <w:color w:val="auto"/>
        </w:rPr>
      </w:pPr>
      <w:r w:rsidRPr="006B439F">
        <w:rPr>
          <w:color w:val="auto"/>
        </w:rPr>
        <w:t>This document is intended to complement the</w:t>
      </w:r>
      <w:r w:rsidR="007A35FE" w:rsidRPr="006B439F">
        <w:rPr>
          <w:color w:val="auto"/>
        </w:rPr>
        <w:t>:</w:t>
      </w:r>
    </w:p>
    <w:p w14:paraId="7F756287" w14:textId="1CC4AFB5" w:rsidR="007A35FE" w:rsidRPr="006B439F" w:rsidRDefault="00845975">
      <w:pPr>
        <w:pStyle w:val="BodyText2"/>
        <w:numPr>
          <w:ilvl w:val="0"/>
          <w:numId w:val="8"/>
        </w:numPr>
        <w:rPr>
          <w:color w:val="auto"/>
        </w:rPr>
      </w:pPr>
      <w:r w:rsidRPr="006B439F">
        <w:rPr>
          <w:color w:val="auto"/>
        </w:rPr>
        <w:t>High Level Solution</w:t>
      </w:r>
      <w:r w:rsidR="002F6983" w:rsidRPr="006B439F">
        <w:rPr>
          <w:color w:val="auto"/>
        </w:rPr>
        <w:t xml:space="preserve"> Specification (</w:t>
      </w:r>
      <w:r w:rsidR="00197F10" w:rsidRPr="006B439F">
        <w:rPr>
          <w:color w:val="auto"/>
        </w:rPr>
        <w:t>BSS</w:t>
      </w:r>
      <w:r w:rsidR="002F6983" w:rsidRPr="006B439F">
        <w:rPr>
          <w:color w:val="auto"/>
        </w:rPr>
        <w:t xml:space="preserve">) document for the </w:t>
      </w:r>
      <w:r w:rsidR="003036E5" w:rsidRPr="006B439F">
        <w:rPr>
          <w:color w:val="auto"/>
        </w:rPr>
        <w:t>Click</w:t>
      </w:r>
      <w:r w:rsidR="00E47766">
        <w:rPr>
          <w:color w:val="auto"/>
        </w:rPr>
        <w:t>Schedule</w:t>
      </w:r>
      <w:r w:rsidR="00D6113C">
        <w:rPr>
          <w:color w:val="auto"/>
        </w:rPr>
        <w:t xml:space="preserve"> and ClickMobile</w:t>
      </w:r>
      <w:r w:rsidR="002F6983" w:rsidRPr="006B439F">
        <w:rPr>
          <w:color w:val="auto"/>
        </w:rPr>
        <w:t xml:space="preserve"> implementation at </w:t>
      </w:r>
      <w:r w:rsidR="007C58CB">
        <w:rPr>
          <w:color w:val="auto"/>
        </w:rPr>
        <w:t>GEHC</w:t>
      </w:r>
      <w:r w:rsidR="009E1368">
        <w:rPr>
          <w:color w:val="auto"/>
        </w:rPr>
        <w:t>;</w:t>
      </w:r>
    </w:p>
    <w:p w14:paraId="5551D877" w14:textId="77777777" w:rsidR="00D900C8" w:rsidRPr="006B439F" w:rsidRDefault="007A35FE" w:rsidP="00544FDC">
      <w:pPr>
        <w:pStyle w:val="BodyText2"/>
        <w:numPr>
          <w:ilvl w:val="0"/>
          <w:numId w:val="8"/>
        </w:numPr>
        <w:rPr>
          <w:color w:val="auto"/>
        </w:rPr>
      </w:pPr>
      <w:bookmarkStart w:id="46" w:name="OLE_LINK1"/>
      <w:bookmarkStart w:id="47" w:name="OLE_LINK2"/>
      <w:r w:rsidRPr="006B439F">
        <w:rPr>
          <w:color w:val="auto"/>
        </w:rPr>
        <w:t>S</w:t>
      </w:r>
      <w:r w:rsidR="00845975" w:rsidRPr="006B439F">
        <w:rPr>
          <w:color w:val="auto"/>
        </w:rPr>
        <w:t>tandard product documentation set provided by ClickSoftware:</w:t>
      </w:r>
    </w:p>
    <w:p w14:paraId="3FEA3E26" w14:textId="40957E0F" w:rsidR="00D900C8" w:rsidRPr="006B439F" w:rsidRDefault="00ED5BEC" w:rsidP="00544FDC">
      <w:pPr>
        <w:pStyle w:val="BodyText2"/>
        <w:numPr>
          <w:ilvl w:val="1"/>
          <w:numId w:val="8"/>
        </w:numPr>
        <w:rPr>
          <w:color w:val="auto"/>
        </w:rPr>
      </w:pPr>
      <w:r w:rsidRPr="006B439F">
        <w:rPr>
          <w:color w:val="auto"/>
        </w:rPr>
        <w:t xml:space="preserve">Service Optimization </w:t>
      </w:r>
      <w:r w:rsidR="0013199A" w:rsidRPr="006B439F">
        <w:rPr>
          <w:color w:val="auto"/>
        </w:rPr>
        <w:t xml:space="preserve">Web Service </w:t>
      </w:r>
      <w:r w:rsidR="00796932" w:rsidRPr="006B439F">
        <w:rPr>
          <w:color w:val="auto"/>
        </w:rPr>
        <w:t>API Developer’s</w:t>
      </w:r>
      <w:r w:rsidR="0013199A" w:rsidRPr="006B439F">
        <w:rPr>
          <w:color w:val="auto"/>
        </w:rPr>
        <w:t xml:space="preserve"> Guide</w:t>
      </w:r>
      <w:r w:rsidR="009E1368">
        <w:rPr>
          <w:color w:val="auto"/>
        </w:rPr>
        <w:t>;</w:t>
      </w:r>
    </w:p>
    <w:p w14:paraId="185F0762" w14:textId="4211CDFB" w:rsidR="00845975" w:rsidRPr="006B439F" w:rsidRDefault="00845975" w:rsidP="00544FDC">
      <w:pPr>
        <w:pStyle w:val="BodyText2"/>
        <w:numPr>
          <w:ilvl w:val="1"/>
          <w:numId w:val="8"/>
        </w:numPr>
        <w:rPr>
          <w:color w:val="auto"/>
        </w:rPr>
      </w:pPr>
      <w:r w:rsidRPr="006B439F">
        <w:rPr>
          <w:color w:val="auto"/>
        </w:rPr>
        <w:t>Service Optimization Integration Overview</w:t>
      </w:r>
      <w:r w:rsidR="009E1368">
        <w:rPr>
          <w:color w:val="auto"/>
        </w:rPr>
        <w:t>;</w:t>
      </w:r>
    </w:p>
    <w:p w14:paraId="10AAEA56" w14:textId="763DD1FA" w:rsidR="00845975" w:rsidRDefault="00845975" w:rsidP="00544FDC">
      <w:pPr>
        <w:pStyle w:val="BodyText2"/>
        <w:numPr>
          <w:ilvl w:val="1"/>
          <w:numId w:val="8"/>
        </w:numPr>
        <w:rPr>
          <w:color w:val="auto"/>
        </w:rPr>
      </w:pPr>
      <w:r w:rsidRPr="006B439F">
        <w:rPr>
          <w:color w:val="auto"/>
        </w:rPr>
        <w:t>Service Optimization Integration Guide</w:t>
      </w:r>
      <w:r w:rsidR="009E1368">
        <w:rPr>
          <w:color w:val="auto"/>
        </w:rPr>
        <w:t>;</w:t>
      </w:r>
    </w:p>
    <w:p w14:paraId="61520DEE" w14:textId="62CD8CCB" w:rsidR="009E1368" w:rsidRPr="006B439F" w:rsidRDefault="009E1368" w:rsidP="009E1368">
      <w:pPr>
        <w:pStyle w:val="BodyText2"/>
        <w:numPr>
          <w:ilvl w:val="1"/>
          <w:numId w:val="8"/>
        </w:numPr>
        <w:rPr>
          <w:color w:val="auto"/>
        </w:rPr>
      </w:pPr>
      <w:r w:rsidRPr="006B439F">
        <w:rPr>
          <w:color w:val="auto"/>
        </w:rPr>
        <w:t xml:space="preserve">Service Optimization </w:t>
      </w:r>
      <w:r w:rsidRPr="009E1368">
        <w:rPr>
          <w:color w:val="auto"/>
        </w:rPr>
        <w:t>Scalability White Paper</w:t>
      </w:r>
      <w:r>
        <w:rPr>
          <w:color w:val="auto"/>
        </w:rPr>
        <w:t>;</w:t>
      </w:r>
    </w:p>
    <w:bookmarkEnd w:id="46"/>
    <w:bookmarkEnd w:id="47"/>
    <w:p w14:paraId="07EC8D68" w14:textId="77777777" w:rsidR="002F6983" w:rsidRDefault="002F6983" w:rsidP="00DB537E">
      <w:pPr>
        <w:pStyle w:val="BodyText2"/>
        <w:ind w:left="0"/>
        <w:rPr>
          <w:color w:val="auto"/>
        </w:rPr>
      </w:pPr>
      <w:r w:rsidRPr="006B439F">
        <w:rPr>
          <w:color w:val="auto"/>
        </w:rPr>
        <w:t xml:space="preserve">The information contained within this document does not, in any way, replace the information in the </w:t>
      </w:r>
      <w:r w:rsidR="00D900C8" w:rsidRPr="006B439F">
        <w:rPr>
          <w:color w:val="auto"/>
        </w:rPr>
        <w:t>above document</w:t>
      </w:r>
      <w:r w:rsidR="007A35FE" w:rsidRPr="006B439F">
        <w:rPr>
          <w:color w:val="auto"/>
        </w:rPr>
        <w:t>s</w:t>
      </w:r>
      <w:r w:rsidRPr="006B439F">
        <w:rPr>
          <w:color w:val="auto"/>
        </w:rPr>
        <w:t xml:space="preserve">. In the case of any conflicts </w:t>
      </w:r>
      <w:r w:rsidR="003F28FC">
        <w:rPr>
          <w:color w:val="auto"/>
        </w:rPr>
        <w:t>across</w:t>
      </w:r>
      <w:r w:rsidRPr="006B439F">
        <w:rPr>
          <w:color w:val="auto"/>
        </w:rPr>
        <w:t xml:space="preserve"> document</w:t>
      </w:r>
      <w:r w:rsidR="009910E9" w:rsidRPr="006B439F">
        <w:rPr>
          <w:color w:val="auto"/>
        </w:rPr>
        <w:t>ation</w:t>
      </w:r>
      <w:r w:rsidRPr="006B439F">
        <w:rPr>
          <w:color w:val="auto"/>
        </w:rPr>
        <w:t xml:space="preserve">, </w:t>
      </w:r>
      <w:r w:rsidR="00D8236D" w:rsidRPr="006B439F">
        <w:rPr>
          <w:color w:val="auto"/>
        </w:rPr>
        <w:t>please consult with the implementation team</w:t>
      </w:r>
      <w:r w:rsidRPr="006B439F">
        <w:rPr>
          <w:color w:val="auto"/>
        </w:rPr>
        <w:t>.</w:t>
      </w:r>
    </w:p>
    <w:p w14:paraId="18F9900C" w14:textId="77777777" w:rsidR="00D6113C" w:rsidRDefault="00D6113C" w:rsidP="00D8236D">
      <w:pPr>
        <w:pStyle w:val="BodyText2"/>
        <w:rPr>
          <w:color w:val="auto"/>
        </w:rPr>
      </w:pPr>
    </w:p>
    <w:p w14:paraId="3917D7DA" w14:textId="77777777" w:rsidR="00D6113C" w:rsidRPr="004D522E" w:rsidRDefault="00D6113C" w:rsidP="00D6113C">
      <w:pPr>
        <w:pStyle w:val="Heading2"/>
      </w:pPr>
      <w:bookmarkStart w:id="48" w:name="_Toc348524329"/>
      <w:bookmarkStart w:id="49" w:name="_Toc370915629"/>
      <w:bookmarkStart w:id="50" w:name="OLE_LINK40"/>
      <w:bookmarkStart w:id="51" w:name="OLE_LINK43"/>
      <w:r w:rsidRPr="004D522E">
        <w:t>Disclaimer</w:t>
      </w:r>
      <w:bookmarkEnd w:id="48"/>
      <w:bookmarkEnd w:id="49"/>
    </w:p>
    <w:bookmarkEnd w:id="50"/>
    <w:bookmarkEnd w:id="51"/>
    <w:p w14:paraId="62C0A893" w14:textId="77777777" w:rsidR="00D6113C" w:rsidRPr="006B439F" w:rsidRDefault="00D6113C" w:rsidP="00D6113C">
      <w:pPr>
        <w:pStyle w:val="BodyText2"/>
        <w:rPr>
          <w:color w:val="auto"/>
        </w:rPr>
      </w:pPr>
      <w:r w:rsidRPr="00E94158">
        <w:t xml:space="preserve">It is important to note that this document is being written before the </w:t>
      </w:r>
      <w:r>
        <w:t>completion of the</w:t>
      </w:r>
      <w:r w:rsidRPr="00E94158">
        <w:t xml:space="preserve"> Detail</w:t>
      </w:r>
      <w:r>
        <w:t>ed</w:t>
      </w:r>
      <w:r w:rsidRPr="00E94158">
        <w:t xml:space="preserve"> Designed Specification (DDS) document. Additional properties</w:t>
      </w:r>
      <w:r>
        <w:t>, message parameters changes or additional messages</w:t>
      </w:r>
      <w:r w:rsidRPr="00E94158">
        <w:t xml:space="preserve"> may be required and will be updated in this document during the design and/or development phase.</w:t>
      </w:r>
    </w:p>
    <w:p w14:paraId="140FFC34" w14:textId="77777777" w:rsidR="002F6983" w:rsidRPr="006B439F" w:rsidRDefault="00300ED4" w:rsidP="00837F1F">
      <w:pPr>
        <w:pStyle w:val="Heading2"/>
      </w:pPr>
      <w:bookmarkStart w:id="52" w:name="_Toc525626775"/>
      <w:bookmarkStart w:id="53" w:name="_Toc532803601"/>
      <w:bookmarkStart w:id="54" w:name="_Toc534021760"/>
      <w:bookmarkStart w:id="55" w:name="_Toc536866368"/>
      <w:bookmarkStart w:id="56" w:name="_Toc536866885"/>
      <w:bookmarkStart w:id="57" w:name="_Toc536866988"/>
      <w:bookmarkStart w:id="58" w:name="_Toc536867930"/>
      <w:bookmarkStart w:id="59" w:name="_Toc536867990"/>
      <w:bookmarkStart w:id="60" w:name="_Toc77951"/>
      <w:bookmarkStart w:id="61" w:name="_Toc231439"/>
      <w:bookmarkStart w:id="62" w:name="_Toc252178"/>
      <w:r w:rsidRPr="006B439F">
        <w:br w:type="page"/>
      </w:r>
      <w:bookmarkStart w:id="63" w:name="_Toc370915630"/>
      <w:r w:rsidR="002F6983" w:rsidRPr="006B439F">
        <w:lastRenderedPageBreak/>
        <w:t>Change History</w:t>
      </w:r>
      <w:bookmarkEnd w:id="52"/>
      <w:bookmarkEnd w:id="53"/>
      <w:bookmarkEnd w:id="54"/>
      <w:bookmarkEnd w:id="55"/>
      <w:bookmarkEnd w:id="56"/>
      <w:bookmarkEnd w:id="57"/>
      <w:bookmarkEnd w:id="58"/>
      <w:bookmarkEnd w:id="59"/>
      <w:bookmarkEnd w:id="60"/>
      <w:bookmarkEnd w:id="61"/>
      <w:bookmarkEnd w:id="62"/>
      <w:bookmarkEnd w:id="63"/>
    </w:p>
    <w:tbl>
      <w:tblPr>
        <w:tblW w:w="9468"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720"/>
        <w:gridCol w:w="1798"/>
        <w:gridCol w:w="5402"/>
      </w:tblGrid>
      <w:tr w:rsidR="006B439F" w:rsidRPr="006B439F" w14:paraId="72948ABB" w14:textId="77777777" w:rsidTr="008F7BA8">
        <w:trPr>
          <w:tblHeader/>
        </w:trPr>
        <w:tc>
          <w:tcPr>
            <w:tcW w:w="1548" w:type="dxa"/>
            <w:shd w:val="clear" w:color="auto" w:fill="666699"/>
          </w:tcPr>
          <w:p w14:paraId="444B007A" w14:textId="77777777" w:rsidR="002F6983" w:rsidRPr="006B439F" w:rsidRDefault="002F6983" w:rsidP="00A469A5">
            <w:pPr>
              <w:pStyle w:val="TableHeading"/>
              <w:rPr>
                <w:color w:val="auto"/>
              </w:rPr>
            </w:pPr>
            <w:r w:rsidRPr="006B439F">
              <w:rPr>
                <w:color w:val="auto"/>
              </w:rPr>
              <w:t>Date</w:t>
            </w:r>
          </w:p>
        </w:tc>
        <w:tc>
          <w:tcPr>
            <w:tcW w:w="720" w:type="dxa"/>
            <w:shd w:val="clear" w:color="auto" w:fill="666699"/>
          </w:tcPr>
          <w:p w14:paraId="0C5E1AE5" w14:textId="77777777" w:rsidR="002F6983" w:rsidRPr="006B439F" w:rsidRDefault="002F6983" w:rsidP="00A469A5">
            <w:pPr>
              <w:pStyle w:val="TableHeading"/>
              <w:rPr>
                <w:color w:val="auto"/>
              </w:rPr>
            </w:pPr>
            <w:r w:rsidRPr="006B439F">
              <w:rPr>
                <w:color w:val="auto"/>
              </w:rPr>
              <w:t>Version</w:t>
            </w:r>
          </w:p>
        </w:tc>
        <w:tc>
          <w:tcPr>
            <w:tcW w:w="1798" w:type="dxa"/>
            <w:shd w:val="clear" w:color="auto" w:fill="666699"/>
          </w:tcPr>
          <w:p w14:paraId="113A7D1D" w14:textId="77777777" w:rsidR="002F6983" w:rsidRPr="006B439F" w:rsidRDefault="002F6983" w:rsidP="00A469A5">
            <w:pPr>
              <w:pStyle w:val="TableHeading"/>
              <w:rPr>
                <w:color w:val="auto"/>
              </w:rPr>
            </w:pPr>
            <w:r w:rsidRPr="006B439F">
              <w:rPr>
                <w:color w:val="auto"/>
              </w:rPr>
              <w:t>Who</w:t>
            </w:r>
          </w:p>
        </w:tc>
        <w:tc>
          <w:tcPr>
            <w:tcW w:w="5402" w:type="dxa"/>
            <w:shd w:val="clear" w:color="auto" w:fill="666699"/>
          </w:tcPr>
          <w:p w14:paraId="0BDE84AD" w14:textId="77777777" w:rsidR="002F6983" w:rsidRPr="006B439F" w:rsidRDefault="002F6983" w:rsidP="00A469A5">
            <w:pPr>
              <w:pStyle w:val="TableHeading"/>
              <w:rPr>
                <w:color w:val="auto"/>
              </w:rPr>
            </w:pPr>
            <w:r w:rsidRPr="006B439F">
              <w:rPr>
                <w:color w:val="auto"/>
              </w:rPr>
              <w:t>What</w:t>
            </w:r>
          </w:p>
        </w:tc>
      </w:tr>
      <w:tr w:rsidR="006B439F" w:rsidRPr="006B439F" w14:paraId="44B7663A" w14:textId="77777777" w:rsidTr="008F7BA8">
        <w:tc>
          <w:tcPr>
            <w:tcW w:w="1548" w:type="dxa"/>
          </w:tcPr>
          <w:p w14:paraId="479B1661" w14:textId="7062F33B" w:rsidR="002F6983" w:rsidRPr="006B439F" w:rsidRDefault="009E1368">
            <w:pPr>
              <w:pStyle w:val="TableText"/>
            </w:pPr>
            <w:r>
              <w:t>19</w:t>
            </w:r>
            <w:r w:rsidR="00845975" w:rsidRPr="006B439F">
              <w:t>-</w:t>
            </w:r>
            <w:r>
              <w:t>Aug</w:t>
            </w:r>
            <w:r w:rsidR="00845975" w:rsidRPr="006B439F">
              <w:t>-</w:t>
            </w:r>
            <w:r w:rsidR="00515041" w:rsidRPr="006B439F">
              <w:t>1</w:t>
            </w:r>
            <w:r w:rsidR="008236D1">
              <w:t>3</w:t>
            </w:r>
          </w:p>
        </w:tc>
        <w:tc>
          <w:tcPr>
            <w:tcW w:w="720" w:type="dxa"/>
          </w:tcPr>
          <w:p w14:paraId="23B65730" w14:textId="77777777" w:rsidR="002F6983" w:rsidRPr="006B439F" w:rsidRDefault="00BC142A" w:rsidP="00CE0A17">
            <w:pPr>
              <w:pStyle w:val="TableText"/>
            </w:pPr>
            <w:r w:rsidRPr="006B439F">
              <w:t>0.</w:t>
            </w:r>
            <w:r w:rsidR="00CE0A17">
              <w:t>1</w:t>
            </w:r>
          </w:p>
        </w:tc>
        <w:tc>
          <w:tcPr>
            <w:tcW w:w="1798" w:type="dxa"/>
          </w:tcPr>
          <w:p w14:paraId="253B9F03" w14:textId="1F1A0935" w:rsidR="002F6983" w:rsidRPr="006B439F" w:rsidRDefault="009E1368" w:rsidP="00A469A5">
            <w:pPr>
              <w:pStyle w:val="TableText"/>
            </w:pPr>
            <w:r>
              <w:t>Duncan Hardie</w:t>
            </w:r>
          </w:p>
        </w:tc>
        <w:tc>
          <w:tcPr>
            <w:tcW w:w="5402" w:type="dxa"/>
          </w:tcPr>
          <w:p w14:paraId="7B4FF002" w14:textId="77777777" w:rsidR="002F6983" w:rsidRPr="006B439F" w:rsidRDefault="00BC142A" w:rsidP="00A469A5">
            <w:pPr>
              <w:pStyle w:val="TableText"/>
            </w:pPr>
            <w:r w:rsidRPr="006B439F">
              <w:t>Initial draft</w:t>
            </w:r>
          </w:p>
        </w:tc>
      </w:tr>
      <w:tr w:rsidR="00F07E0D" w:rsidRPr="006B439F" w14:paraId="61B434B0" w14:textId="77777777" w:rsidTr="008F7BA8">
        <w:tc>
          <w:tcPr>
            <w:tcW w:w="1548" w:type="dxa"/>
          </w:tcPr>
          <w:p w14:paraId="4AD98F51" w14:textId="371A7E29" w:rsidR="00F07E0D" w:rsidRPr="006B439F" w:rsidRDefault="00CC7998" w:rsidP="00F07E0D">
            <w:pPr>
              <w:pStyle w:val="TableText"/>
            </w:pPr>
            <w:r>
              <w:t>08-Sep-13</w:t>
            </w:r>
          </w:p>
        </w:tc>
        <w:tc>
          <w:tcPr>
            <w:tcW w:w="720" w:type="dxa"/>
          </w:tcPr>
          <w:p w14:paraId="175C04DF" w14:textId="612A8418" w:rsidR="00F07E0D" w:rsidRPr="006B439F" w:rsidRDefault="00CC7998" w:rsidP="00F07E0D">
            <w:pPr>
              <w:pStyle w:val="TableText"/>
            </w:pPr>
            <w:r>
              <w:t>0.2</w:t>
            </w:r>
          </w:p>
        </w:tc>
        <w:tc>
          <w:tcPr>
            <w:tcW w:w="1798" w:type="dxa"/>
          </w:tcPr>
          <w:p w14:paraId="4033AED0" w14:textId="0E66C4E3" w:rsidR="00F07E0D" w:rsidRPr="006B439F" w:rsidRDefault="00CC7998" w:rsidP="00F07E0D">
            <w:pPr>
              <w:pStyle w:val="TableText"/>
            </w:pPr>
            <w:r>
              <w:t>Shai Nahari</w:t>
            </w:r>
          </w:p>
        </w:tc>
        <w:tc>
          <w:tcPr>
            <w:tcW w:w="5402" w:type="dxa"/>
          </w:tcPr>
          <w:p w14:paraId="19C62633" w14:textId="179BF1B6" w:rsidR="00F07E0D" w:rsidRPr="006B439F" w:rsidRDefault="00CC7998" w:rsidP="00F07E0D">
            <w:pPr>
              <w:pStyle w:val="TableText"/>
            </w:pPr>
            <w:r>
              <w:t>Initial Review</w:t>
            </w:r>
          </w:p>
        </w:tc>
      </w:tr>
      <w:tr w:rsidR="00D77958" w:rsidRPr="006B439F" w14:paraId="21051998" w14:textId="77777777" w:rsidTr="008F7BA8">
        <w:tc>
          <w:tcPr>
            <w:tcW w:w="1548" w:type="dxa"/>
          </w:tcPr>
          <w:p w14:paraId="59562CB0" w14:textId="5494A443" w:rsidR="00D77958" w:rsidRPr="006B439F" w:rsidRDefault="00CC7998" w:rsidP="00D02608">
            <w:pPr>
              <w:pStyle w:val="TableText"/>
            </w:pPr>
            <w:r>
              <w:t>11-Sep-13</w:t>
            </w:r>
          </w:p>
        </w:tc>
        <w:tc>
          <w:tcPr>
            <w:tcW w:w="720" w:type="dxa"/>
          </w:tcPr>
          <w:p w14:paraId="59FD333A" w14:textId="0CC0EA42" w:rsidR="00D77958" w:rsidRPr="006B439F" w:rsidRDefault="00CC7998">
            <w:pPr>
              <w:pStyle w:val="TableText"/>
            </w:pPr>
            <w:r>
              <w:t>0.3</w:t>
            </w:r>
          </w:p>
        </w:tc>
        <w:tc>
          <w:tcPr>
            <w:tcW w:w="1798" w:type="dxa"/>
          </w:tcPr>
          <w:p w14:paraId="61A3295C" w14:textId="4F33AEAC" w:rsidR="00D77958" w:rsidRPr="006B439F" w:rsidRDefault="00CC7998" w:rsidP="00D77958">
            <w:pPr>
              <w:pStyle w:val="TableText"/>
            </w:pPr>
            <w:r>
              <w:t>Duncan Hardie</w:t>
            </w:r>
          </w:p>
        </w:tc>
        <w:tc>
          <w:tcPr>
            <w:tcW w:w="5402" w:type="dxa"/>
          </w:tcPr>
          <w:p w14:paraId="4B76A0D6" w14:textId="5767060B" w:rsidR="00D77958" w:rsidRPr="006B439F" w:rsidRDefault="00CC7998">
            <w:pPr>
              <w:pStyle w:val="TableText"/>
            </w:pPr>
            <w:r>
              <w:t xml:space="preserve">Amendments </w:t>
            </w:r>
            <w:r w:rsidR="00EA02D4">
              <w:t>during</w:t>
            </w:r>
            <w:r>
              <w:t xml:space="preserve"> on-site IDS workshop</w:t>
            </w:r>
          </w:p>
        </w:tc>
      </w:tr>
      <w:tr w:rsidR="00EA02D4" w:rsidRPr="006B439F" w14:paraId="3A81F973" w14:textId="77777777" w:rsidTr="008F7BA8">
        <w:tc>
          <w:tcPr>
            <w:tcW w:w="1548" w:type="dxa"/>
          </w:tcPr>
          <w:p w14:paraId="5BB3AC9E" w14:textId="30217283" w:rsidR="00EA02D4" w:rsidRPr="006B439F" w:rsidRDefault="00EA02D4" w:rsidP="00E87855">
            <w:pPr>
              <w:pStyle w:val="TableText"/>
            </w:pPr>
            <w:r>
              <w:t>13-Sep-13</w:t>
            </w:r>
          </w:p>
        </w:tc>
        <w:tc>
          <w:tcPr>
            <w:tcW w:w="720" w:type="dxa"/>
          </w:tcPr>
          <w:p w14:paraId="16F1FF6B" w14:textId="2A19DE93" w:rsidR="00EA02D4" w:rsidRPr="006B439F" w:rsidRDefault="00EA02D4" w:rsidP="00E87855">
            <w:pPr>
              <w:pStyle w:val="TableText"/>
            </w:pPr>
            <w:r>
              <w:t>0.4</w:t>
            </w:r>
          </w:p>
        </w:tc>
        <w:tc>
          <w:tcPr>
            <w:tcW w:w="1798" w:type="dxa"/>
          </w:tcPr>
          <w:p w14:paraId="5CE0736D" w14:textId="7762A90D" w:rsidR="00EA02D4" w:rsidRPr="006B439F" w:rsidRDefault="00EA02D4" w:rsidP="00E87855">
            <w:pPr>
              <w:pStyle w:val="TableText"/>
            </w:pPr>
            <w:r>
              <w:t>Duncan Hardie</w:t>
            </w:r>
          </w:p>
        </w:tc>
        <w:tc>
          <w:tcPr>
            <w:tcW w:w="5402" w:type="dxa"/>
          </w:tcPr>
          <w:p w14:paraId="29B90859" w14:textId="1EFC4D23" w:rsidR="00EA02D4" w:rsidRPr="006B439F" w:rsidRDefault="00EA02D4" w:rsidP="00E87855">
            <w:pPr>
              <w:pStyle w:val="TableText"/>
            </w:pPr>
            <w:r>
              <w:t>Amendments after on-site IDS workshop</w:t>
            </w:r>
          </w:p>
        </w:tc>
      </w:tr>
      <w:tr w:rsidR="00EA02D4" w:rsidRPr="006B439F" w14:paraId="37AD7E19" w14:textId="77777777" w:rsidTr="008F7BA8">
        <w:tc>
          <w:tcPr>
            <w:tcW w:w="1548" w:type="dxa"/>
          </w:tcPr>
          <w:p w14:paraId="274B96AF" w14:textId="276FDB5D" w:rsidR="00EA02D4" w:rsidRPr="006B439F" w:rsidRDefault="00592FE9" w:rsidP="00E87855">
            <w:pPr>
              <w:pStyle w:val="TableText"/>
            </w:pPr>
            <w:r>
              <w:t>20-Sep-13</w:t>
            </w:r>
          </w:p>
        </w:tc>
        <w:tc>
          <w:tcPr>
            <w:tcW w:w="720" w:type="dxa"/>
          </w:tcPr>
          <w:p w14:paraId="19E06C40" w14:textId="093F3423" w:rsidR="00EA02D4" w:rsidRPr="006B439F" w:rsidRDefault="00592FE9" w:rsidP="00E87855">
            <w:pPr>
              <w:pStyle w:val="TableText"/>
            </w:pPr>
            <w:r>
              <w:t>0.5</w:t>
            </w:r>
          </w:p>
        </w:tc>
        <w:tc>
          <w:tcPr>
            <w:tcW w:w="1798" w:type="dxa"/>
          </w:tcPr>
          <w:p w14:paraId="51A5A153" w14:textId="58BFE2C7" w:rsidR="00EA02D4" w:rsidRPr="006B439F" w:rsidRDefault="00592FE9" w:rsidP="00E87855">
            <w:pPr>
              <w:pStyle w:val="TableText"/>
            </w:pPr>
            <w:r>
              <w:t>Duncan Hardie</w:t>
            </w:r>
          </w:p>
        </w:tc>
        <w:tc>
          <w:tcPr>
            <w:tcW w:w="5402" w:type="dxa"/>
          </w:tcPr>
          <w:p w14:paraId="5A2AD155" w14:textId="475A63FA" w:rsidR="00EA02D4" w:rsidRPr="006B439F" w:rsidRDefault="00592FE9" w:rsidP="00E87855">
            <w:pPr>
              <w:pStyle w:val="TableText"/>
            </w:pPr>
            <w:r>
              <w:t>Amendments after reviews</w:t>
            </w:r>
          </w:p>
        </w:tc>
      </w:tr>
      <w:tr w:rsidR="001237D7" w:rsidRPr="006B439F" w14:paraId="7555E621" w14:textId="77777777" w:rsidTr="008F7BA8">
        <w:tc>
          <w:tcPr>
            <w:tcW w:w="1548" w:type="dxa"/>
          </w:tcPr>
          <w:p w14:paraId="0087CF7F" w14:textId="78D6A6C1" w:rsidR="001237D7" w:rsidRDefault="001237D7" w:rsidP="001237D7">
            <w:pPr>
              <w:pStyle w:val="TableText"/>
            </w:pPr>
            <w:r>
              <w:t>27-Sep-13</w:t>
            </w:r>
          </w:p>
        </w:tc>
        <w:tc>
          <w:tcPr>
            <w:tcW w:w="720" w:type="dxa"/>
          </w:tcPr>
          <w:p w14:paraId="752FF38E" w14:textId="617874F4" w:rsidR="001237D7" w:rsidRPr="006B439F" w:rsidRDefault="001237D7" w:rsidP="00CA4386">
            <w:pPr>
              <w:pStyle w:val="TableText"/>
            </w:pPr>
            <w:r>
              <w:t>0.6</w:t>
            </w:r>
          </w:p>
        </w:tc>
        <w:tc>
          <w:tcPr>
            <w:tcW w:w="1798" w:type="dxa"/>
          </w:tcPr>
          <w:p w14:paraId="4B9F862C" w14:textId="6685FB56" w:rsidR="001237D7" w:rsidRDefault="001237D7" w:rsidP="00687373">
            <w:pPr>
              <w:pStyle w:val="TableText"/>
            </w:pPr>
            <w:r>
              <w:t>Duncan Hardie</w:t>
            </w:r>
          </w:p>
        </w:tc>
        <w:tc>
          <w:tcPr>
            <w:tcW w:w="5402" w:type="dxa"/>
          </w:tcPr>
          <w:p w14:paraId="41EB2777" w14:textId="3D080F73" w:rsidR="001237D7" w:rsidRDefault="001237D7" w:rsidP="00CA4386">
            <w:pPr>
              <w:pStyle w:val="TableText"/>
            </w:pPr>
            <w:r>
              <w:t>Amendments after reviews</w:t>
            </w:r>
          </w:p>
        </w:tc>
      </w:tr>
      <w:tr w:rsidR="00961903" w:rsidRPr="006B439F" w14:paraId="0D3FB10D" w14:textId="77777777" w:rsidTr="008F7BA8">
        <w:tc>
          <w:tcPr>
            <w:tcW w:w="1548" w:type="dxa"/>
          </w:tcPr>
          <w:p w14:paraId="74A864F7" w14:textId="757F1C88" w:rsidR="00961903" w:rsidRDefault="00961903" w:rsidP="007D34CC">
            <w:pPr>
              <w:pStyle w:val="TableText"/>
            </w:pPr>
            <w:r>
              <w:t>01-Oct-13</w:t>
            </w:r>
          </w:p>
        </w:tc>
        <w:tc>
          <w:tcPr>
            <w:tcW w:w="720" w:type="dxa"/>
          </w:tcPr>
          <w:p w14:paraId="7B36566E" w14:textId="63019B02" w:rsidR="00961903" w:rsidRDefault="00961903" w:rsidP="007D34CC">
            <w:pPr>
              <w:pStyle w:val="TableText"/>
            </w:pPr>
            <w:r>
              <w:t>0.7</w:t>
            </w:r>
          </w:p>
        </w:tc>
        <w:tc>
          <w:tcPr>
            <w:tcW w:w="1798" w:type="dxa"/>
          </w:tcPr>
          <w:p w14:paraId="6E9EC028" w14:textId="6B17B7EA" w:rsidR="00961903" w:rsidRDefault="00961903" w:rsidP="00793A7C">
            <w:pPr>
              <w:pStyle w:val="TableText"/>
            </w:pPr>
            <w:r>
              <w:t>Duncan Hardie</w:t>
            </w:r>
          </w:p>
        </w:tc>
        <w:tc>
          <w:tcPr>
            <w:tcW w:w="5402" w:type="dxa"/>
          </w:tcPr>
          <w:p w14:paraId="5B3EA4A8" w14:textId="7746FEEB" w:rsidR="00961903" w:rsidRDefault="00961903" w:rsidP="00793A7C">
            <w:pPr>
              <w:pStyle w:val="TableText"/>
            </w:pPr>
            <w:r>
              <w:t>Engineer &amp; multi task updates</w:t>
            </w:r>
          </w:p>
        </w:tc>
      </w:tr>
      <w:tr w:rsidR="000B4CEA" w:rsidRPr="006B439F" w14:paraId="33D99374" w14:textId="77777777" w:rsidTr="008F7BA8">
        <w:tc>
          <w:tcPr>
            <w:tcW w:w="1548" w:type="dxa"/>
          </w:tcPr>
          <w:p w14:paraId="10C575C6" w14:textId="3A00EC9E" w:rsidR="000B4CEA" w:rsidRDefault="000B4CEA" w:rsidP="00E817E0">
            <w:pPr>
              <w:pStyle w:val="TableText"/>
            </w:pPr>
            <w:r>
              <w:t>24-Oct-13</w:t>
            </w:r>
          </w:p>
        </w:tc>
        <w:tc>
          <w:tcPr>
            <w:tcW w:w="720" w:type="dxa"/>
          </w:tcPr>
          <w:p w14:paraId="0243EBCC" w14:textId="2EED3D42" w:rsidR="000B4CEA" w:rsidRDefault="000B4CEA" w:rsidP="00273757">
            <w:pPr>
              <w:pStyle w:val="TableText"/>
            </w:pPr>
            <w:r>
              <w:t>0.8</w:t>
            </w:r>
          </w:p>
        </w:tc>
        <w:tc>
          <w:tcPr>
            <w:tcW w:w="1798" w:type="dxa"/>
          </w:tcPr>
          <w:p w14:paraId="02B9B3CD" w14:textId="61DFF52D" w:rsidR="000B4CEA" w:rsidRDefault="000B4CEA" w:rsidP="00E817E0">
            <w:pPr>
              <w:pStyle w:val="TableText"/>
            </w:pPr>
            <w:r>
              <w:t>Duncan Hardie</w:t>
            </w:r>
          </w:p>
        </w:tc>
        <w:tc>
          <w:tcPr>
            <w:tcW w:w="5402" w:type="dxa"/>
          </w:tcPr>
          <w:p w14:paraId="293365EA" w14:textId="1CA29E14" w:rsidR="000B4CEA" w:rsidRDefault="000B4CEA">
            <w:pPr>
              <w:pStyle w:val="TableText"/>
            </w:pPr>
            <w:r>
              <w:t>Aligned with main dev database and QA findings addressed</w:t>
            </w:r>
          </w:p>
        </w:tc>
      </w:tr>
      <w:tr w:rsidR="00B56DBD" w:rsidRPr="006B439F" w14:paraId="10A9BD60" w14:textId="77777777" w:rsidTr="008F7BA8">
        <w:tc>
          <w:tcPr>
            <w:tcW w:w="1548" w:type="dxa"/>
          </w:tcPr>
          <w:p w14:paraId="3F058D5D" w14:textId="2F6BFA0D" w:rsidR="00B56DBD" w:rsidRDefault="00B56DBD" w:rsidP="00E817E0">
            <w:pPr>
              <w:pStyle w:val="TableText"/>
            </w:pPr>
            <w:r>
              <w:t>29-Oct-13</w:t>
            </w:r>
          </w:p>
        </w:tc>
        <w:tc>
          <w:tcPr>
            <w:tcW w:w="720" w:type="dxa"/>
          </w:tcPr>
          <w:p w14:paraId="530CFE6D" w14:textId="1AD34F9C" w:rsidR="00B56DBD" w:rsidRDefault="00B56DBD" w:rsidP="00273757">
            <w:pPr>
              <w:pStyle w:val="TableText"/>
            </w:pPr>
            <w:r>
              <w:t>0.9</w:t>
            </w:r>
          </w:p>
        </w:tc>
        <w:tc>
          <w:tcPr>
            <w:tcW w:w="1798" w:type="dxa"/>
          </w:tcPr>
          <w:p w14:paraId="34898D0A" w14:textId="3AEE1805" w:rsidR="00B56DBD" w:rsidRDefault="00B56DBD" w:rsidP="00E817E0">
            <w:pPr>
              <w:pStyle w:val="TableText"/>
            </w:pPr>
            <w:r>
              <w:t>Duncan Hardie</w:t>
            </w:r>
          </w:p>
        </w:tc>
        <w:tc>
          <w:tcPr>
            <w:tcW w:w="5402" w:type="dxa"/>
          </w:tcPr>
          <w:p w14:paraId="1BF492A0" w14:textId="1D067FFC" w:rsidR="00B56DBD" w:rsidRDefault="00B56DBD">
            <w:pPr>
              <w:pStyle w:val="TableText"/>
            </w:pPr>
            <w:r>
              <w:t>IsMST inclusion &amp; other corrections</w:t>
            </w:r>
          </w:p>
        </w:tc>
      </w:tr>
      <w:tr w:rsidR="00911AB7" w:rsidRPr="006B439F" w14:paraId="01E32123" w14:textId="77777777" w:rsidTr="008F7BA8">
        <w:tc>
          <w:tcPr>
            <w:tcW w:w="1548" w:type="dxa"/>
          </w:tcPr>
          <w:p w14:paraId="7F055774" w14:textId="017AE00F" w:rsidR="00911AB7" w:rsidRDefault="00911AB7" w:rsidP="00E817E0">
            <w:pPr>
              <w:pStyle w:val="TableText"/>
            </w:pPr>
            <w:r>
              <w:t>07-Nov-13</w:t>
            </w:r>
          </w:p>
        </w:tc>
        <w:tc>
          <w:tcPr>
            <w:tcW w:w="720" w:type="dxa"/>
          </w:tcPr>
          <w:p w14:paraId="0AF900A5" w14:textId="6137E54A" w:rsidR="00911AB7" w:rsidRDefault="00085F1A" w:rsidP="00273757">
            <w:pPr>
              <w:pStyle w:val="TableText"/>
            </w:pPr>
            <w:r>
              <w:t>1.</w:t>
            </w:r>
            <w:r w:rsidR="00911AB7">
              <w:t>0</w:t>
            </w:r>
          </w:p>
        </w:tc>
        <w:tc>
          <w:tcPr>
            <w:tcW w:w="1798" w:type="dxa"/>
          </w:tcPr>
          <w:p w14:paraId="0D9A6507" w14:textId="28F1106E" w:rsidR="00911AB7" w:rsidRDefault="00911AB7" w:rsidP="00E817E0">
            <w:pPr>
              <w:pStyle w:val="TableText"/>
            </w:pPr>
            <w:r>
              <w:t>Duncan Hardie</w:t>
            </w:r>
          </w:p>
        </w:tc>
        <w:tc>
          <w:tcPr>
            <w:tcW w:w="5402" w:type="dxa"/>
          </w:tcPr>
          <w:p w14:paraId="77228206" w14:textId="79473B9F" w:rsidR="00911AB7" w:rsidRDefault="00911AB7">
            <w:pPr>
              <w:pStyle w:val="TableText"/>
            </w:pPr>
            <w:r>
              <w:t>Minor corrections</w:t>
            </w:r>
            <w:r w:rsidR="000567B9">
              <w:t xml:space="preserve"> detected by QA</w:t>
            </w:r>
          </w:p>
        </w:tc>
      </w:tr>
      <w:tr w:rsidR="00D815D2" w:rsidRPr="006B439F" w14:paraId="3277CD6B" w14:textId="77777777" w:rsidTr="008F7BA8">
        <w:tc>
          <w:tcPr>
            <w:tcW w:w="1548" w:type="dxa"/>
          </w:tcPr>
          <w:p w14:paraId="5BEC3601" w14:textId="1B94AF98" w:rsidR="00D815D2" w:rsidRDefault="00D815D2" w:rsidP="00E817E0">
            <w:pPr>
              <w:pStyle w:val="TableText"/>
            </w:pPr>
            <w:r>
              <w:t>19-Nov-13</w:t>
            </w:r>
          </w:p>
        </w:tc>
        <w:tc>
          <w:tcPr>
            <w:tcW w:w="720" w:type="dxa"/>
          </w:tcPr>
          <w:p w14:paraId="0FE0B3EF" w14:textId="561F8F63" w:rsidR="00D815D2" w:rsidRDefault="00D815D2" w:rsidP="00273757">
            <w:pPr>
              <w:pStyle w:val="TableText"/>
            </w:pPr>
            <w:r>
              <w:t>1.1</w:t>
            </w:r>
          </w:p>
        </w:tc>
        <w:tc>
          <w:tcPr>
            <w:tcW w:w="1798" w:type="dxa"/>
          </w:tcPr>
          <w:p w14:paraId="3A639D0F" w14:textId="08D456F6" w:rsidR="00D815D2" w:rsidRDefault="00D815D2" w:rsidP="00E817E0">
            <w:pPr>
              <w:pStyle w:val="TableText"/>
            </w:pPr>
            <w:r>
              <w:t>Duncan Hardie</w:t>
            </w:r>
          </w:p>
        </w:tc>
        <w:tc>
          <w:tcPr>
            <w:tcW w:w="5402" w:type="dxa"/>
          </w:tcPr>
          <w:p w14:paraId="1A8D1BFF" w14:textId="5518DC08" w:rsidR="00D815D2" w:rsidRDefault="00D815D2">
            <w:pPr>
              <w:pStyle w:val="TableText"/>
            </w:pPr>
            <w:r>
              <w:t>Minor corrections detected by QA</w:t>
            </w:r>
          </w:p>
        </w:tc>
      </w:tr>
      <w:tr w:rsidR="00D815D2" w:rsidRPr="006B439F" w14:paraId="2075B4E1" w14:textId="77777777" w:rsidTr="008F7BA8">
        <w:tc>
          <w:tcPr>
            <w:tcW w:w="1548" w:type="dxa"/>
          </w:tcPr>
          <w:p w14:paraId="551A747F" w14:textId="7BB45A82" w:rsidR="00D815D2" w:rsidRDefault="00D815D2" w:rsidP="00E817E0">
            <w:pPr>
              <w:pStyle w:val="TableText"/>
            </w:pPr>
            <w:r>
              <w:t>22-Nov-13</w:t>
            </w:r>
          </w:p>
        </w:tc>
        <w:tc>
          <w:tcPr>
            <w:tcW w:w="720" w:type="dxa"/>
          </w:tcPr>
          <w:p w14:paraId="72F41602" w14:textId="41C12982" w:rsidR="00D815D2" w:rsidRDefault="00D815D2" w:rsidP="00273757">
            <w:pPr>
              <w:pStyle w:val="TableText"/>
            </w:pPr>
            <w:r>
              <w:t>1.2</w:t>
            </w:r>
          </w:p>
        </w:tc>
        <w:tc>
          <w:tcPr>
            <w:tcW w:w="1798" w:type="dxa"/>
          </w:tcPr>
          <w:p w14:paraId="18FD3DD2" w14:textId="35BDEF61" w:rsidR="00D815D2" w:rsidRDefault="00D815D2" w:rsidP="00E817E0">
            <w:pPr>
              <w:pStyle w:val="TableText"/>
            </w:pPr>
            <w:r>
              <w:t>Duncan Hardie</w:t>
            </w:r>
          </w:p>
        </w:tc>
        <w:tc>
          <w:tcPr>
            <w:tcW w:w="5402" w:type="dxa"/>
          </w:tcPr>
          <w:p w14:paraId="463954C4" w14:textId="58C49271" w:rsidR="00D815D2" w:rsidRDefault="00D815D2">
            <w:pPr>
              <w:pStyle w:val="TableText"/>
            </w:pPr>
            <w:r>
              <w:t xml:space="preserve">WCF code sample </w:t>
            </w:r>
          </w:p>
        </w:tc>
      </w:tr>
      <w:tr w:rsidR="004A4D72" w:rsidRPr="006B439F" w14:paraId="45C3F587" w14:textId="77777777" w:rsidTr="008F7BA8">
        <w:trPr>
          <w:ins w:id="64" w:author="Duncan Hardie" w:date="2014-04-14T16:36:00Z"/>
        </w:trPr>
        <w:tc>
          <w:tcPr>
            <w:tcW w:w="1548" w:type="dxa"/>
          </w:tcPr>
          <w:p w14:paraId="0BBE7C72" w14:textId="06437A54" w:rsidR="004A4D72" w:rsidRDefault="004A4D72" w:rsidP="004A4D72">
            <w:pPr>
              <w:pStyle w:val="TableText"/>
              <w:rPr>
                <w:ins w:id="65" w:author="Duncan Hardie" w:date="2014-04-14T16:36:00Z"/>
              </w:rPr>
            </w:pPr>
            <w:ins w:id="66" w:author="Duncan Hardie" w:date="2014-04-15T12:04:00Z">
              <w:r>
                <w:t>03</w:t>
              </w:r>
            </w:ins>
            <w:ins w:id="67" w:author="Duncan Hardie" w:date="2014-04-15T12:03:00Z">
              <w:r>
                <w:t>-</w:t>
              </w:r>
            </w:ins>
            <w:ins w:id="68" w:author="Duncan Hardie" w:date="2014-04-15T12:04:00Z">
              <w:r>
                <w:t>Dec</w:t>
              </w:r>
            </w:ins>
            <w:ins w:id="69" w:author="Duncan Hardie" w:date="2014-04-15T12:03:00Z">
              <w:r>
                <w:t>-13</w:t>
              </w:r>
            </w:ins>
          </w:p>
        </w:tc>
        <w:tc>
          <w:tcPr>
            <w:tcW w:w="720" w:type="dxa"/>
          </w:tcPr>
          <w:p w14:paraId="25B8E72D" w14:textId="1E98EDEE" w:rsidR="004A4D72" w:rsidRDefault="004A4D72" w:rsidP="00273757">
            <w:pPr>
              <w:pStyle w:val="TableText"/>
              <w:rPr>
                <w:ins w:id="70" w:author="Duncan Hardie" w:date="2014-04-14T16:36:00Z"/>
              </w:rPr>
            </w:pPr>
            <w:ins w:id="71" w:author="Duncan Hardie" w:date="2014-04-15T12:03:00Z">
              <w:r>
                <w:t>1.3</w:t>
              </w:r>
            </w:ins>
          </w:p>
        </w:tc>
        <w:tc>
          <w:tcPr>
            <w:tcW w:w="1798" w:type="dxa"/>
          </w:tcPr>
          <w:p w14:paraId="418960F2" w14:textId="38C13BA9" w:rsidR="004A4D72" w:rsidRDefault="004A4D72" w:rsidP="00E817E0">
            <w:pPr>
              <w:pStyle w:val="TableText"/>
              <w:rPr>
                <w:ins w:id="72" w:author="Duncan Hardie" w:date="2014-04-14T16:36:00Z"/>
              </w:rPr>
            </w:pPr>
            <w:ins w:id="73" w:author="Duncan Hardie" w:date="2014-04-15T12:03:00Z">
              <w:r>
                <w:t>Duncan Hardie</w:t>
              </w:r>
            </w:ins>
          </w:p>
        </w:tc>
        <w:tc>
          <w:tcPr>
            <w:tcW w:w="5402" w:type="dxa"/>
          </w:tcPr>
          <w:p w14:paraId="4E58F536" w14:textId="5DBB0C21" w:rsidR="004A4D72" w:rsidRDefault="004A4D72">
            <w:pPr>
              <w:pStyle w:val="TableText"/>
              <w:rPr>
                <w:ins w:id="74" w:author="Duncan Hardie" w:date="2014-04-14T16:36:00Z"/>
              </w:rPr>
            </w:pPr>
            <w:ins w:id="75" w:author="Duncan Hardie" w:date="2014-04-15T12:03:00Z">
              <w:r>
                <w:t xml:space="preserve">Updated service proxy </w:t>
              </w:r>
            </w:ins>
            <w:ins w:id="76" w:author="Duncan Hardie" w:date="2014-04-15T12:04:00Z">
              <w:r w:rsidR="0059019F">
                <w:t>class</w:t>
              </w:r>
            </w:ins>
          </w:p>
        </w:tc>
      </w:tr>
      <w:tr w:rsidR="004A4D72" w:rsidRPr="006B439F" w14:paraId="164EA965" w14:textId="77777777" w:rsidTr="008F7BA8">
        <w:trPr>
          <w:ins w:id="77" w:author="Duncan Hardie" w:date="2014-04-14T16:36:00Z"/>
        </w:trPr>
        <w:tc>
          <w:tcPr>
            <w:tcW w:w="1548" w:type="dxa"/>
          </w:tcPr>
          <w:p w14:paraId="72B80E7B" w14:textId="462D24D6" w:rsidR="004A4D72" w:rsidRDefault="009C1BF4">
            <w:pPr>
              <w:pStyle w:val="TableText"/>
              <w:rPr>
                <w:ins w:id="78" w:author="Duncan Hardie" w:date="2014-04-14T16:36:00Z"/>
              </w:rPr>
            </w:pPr>
            <w:ins w:id="79" w:author="Duncan Hardie" w:date="2014-04-15T15:20:00Z">
              <w:r>
                <w:t>14-Mar-14</w:t>
              </w:r>
            </w:ins>
          </w:p>
        </w:tc>
        <w:tc>
          <w:tcPr>
            <w:tcW w:w="720" w:type="dxa"/>
          </w:tcPr>
          <w:p w14:paraId="1A108C15" w14:textId="4CEB0F9E" w:rsidR="004A4D72" w:rsidRDefault="009C1BF4" w:rsidP="00273757">
            <w:pPr>
              <w:pStyle w:val="TableText"/>
              <w:rPr>
                <w:ins w:id="80" w:author="Duncan Hardie" w:date="2014-04-14T16:36:00Z"/>
              </w:rPr>
            </w:pPr>
            <w:ins w:id="81" w:author="Duncan Hardie" w:date="2014-04-15T15:20:00Z">
              <w:r>
                <w:t>1.4</w:t>
              </w:r>
            </w:ins>
          </w:p>
        </w:tc>
        <w:tc>
          <w:tcPr>
            <w:tcW w:w="1798" w:type="dxa"/>
          </w:tcPr>
          <w:p w14:paraId="07DABDCD" w14:textId="70C2ED1F" w:rsidR="004A4D72" w:rsidRDefault="009C1BF4" w:rsidP="00E817E0">
            <w:pPr>
              <w:pStyle w:val="TableText"/>
              <w:rPr>
                <w:ins w:id="82" w:author="Duncan Hardie" w:date="2014-04-14T16:36:00Z"/>
              </w:rPr>
            </w:pPr>
            <w:ins w:id="83" w:author="Duncan Hardie" w:date="2014-04-15T15:20:00Z">
              <w:r>
                <w:t>Duncan Hardie</w:t>
              </w:r>
            </w:ins>
          </w:p>
        </w:tc>
        <w:tc>
          <w:tcPr>
            <w:tcW w:w="5402" w:type="dxa"/>
          </w:tcPr>
          <w:p w14:paraId="6DB00F7A" w14:textId="6F32F109" w:rsidR="004A4D72" w:rsidRDefault="00B7116D">
            <w:pPr>
              <w:pStyle w:val="TableText"/>
              <w:rPr>
                <w:ins w:id="84" w:author="Duncan Hardie" w:date="2014-04-14T16:36:00Z"/>
              </w:rPr>
            </w:pPr>
            <w:ins w:id="85" w:author="Duncan Hardie" w:date="2014-04-15T12:06:00Z">
              <w:r>
                <w:t xml:space="preserve">HTTPS &amp; </w:t>
              </w:r>
              <w:r w:rsidRPr="00B7116D">
                <w:t>Credentials</w:t>
              </w:r>
            </w:ins>
          </w:p>
        </w:tc>
      </w:tr>
      <w:tr w:rsidR="004A4D72" w:rsidRPr="006B439F" w14:paraId="1B039E77" w14:textId="77777777" w:rsidTr="008F7BA8">
        <w:trPr>
          <w:ins w:id="86" w:author="Duncan Hardie" w:date="2014-04-14T16:36:00Z"/>
        </w:trPr>
        <w:tc>
          <w:tcPr>
            <w:tcW w:w="1548" w:type="dxa"/>
          </w:tcPr>
          <w:p w14:paraId="66FF9038" w14:textId="74E2FF7D" w:rsidR="004A4D72" w:rsidRDefault="004A4D72" w:rsidP="00E817E0">
            <w:pPr>
              <w:pStyle w:val="TableText"/>
              <w:rPr>
                <w:ins w:id="87" w:author="Duncan Hardie" w:date="2014-04-14T16:36:00Z"/>
              </w:rPr>
            </w:pPr>
            <w:ins w:id="88" w:author="Duncan Hardie" w:date="2014-04-14T16:36:00Z">
              <w:r>
                <w:t>14-April-14</w:t>
              </w:r>
            </w:ins>
          </w:p>
        </w:tc>
        <w:tc>
          <w:tcPr>
            <w:tcW w:w="720" w:type="dxa"/>
          </w:tcPr>
          <w:p w14:paraId="754C9599" w14:textId="72A96DAE" w:rsidR="004A4D72" w:rsidRDefault="004A4D72" w:rsidP="00273757">
            <w:pPr>
              <w:pStyle w:val="TableText"/>
              <w:rPr>
                <w:ins w:id="89" w:author="Duncan Hardie" w:date="2014-04-14T16:36:00Z"/>
              </w:rPr>
            </w:pPr>
            <w:ins w:id="90" w:author="Duncan Hardie" w:date="2014-04-14T16:37:00Z">
              <w:r>
                <w:t>1.5</w:t>
              </w:r>
            </w:ins>
          </w:p>
        </w:tc>
        <w:tc>
          <w:tcPr>
            <w:tcW w:w="1798" w:type="dxa"/>
          </w:tcPr>
          <w:p w14:paraId="161405F2" w14:textId="1DE315D7" w:rsidR="004A4D72" w:rsidRDefault="004A4D72" w:rsidP="00E817E0">
            <w:pPr>
              <w:pStyle w:val="TableText"/>
              <w:rPr>
                <w:ins w:id="91" w:author="Duncan Hardie" w:date="2014-04-14T16:36:00Z"/>
              </w:rPr>
            </w:pPr>
            <w:ins w:id="92" w:author="Duncan Hardie" w:date="2014-04-14T16:37:00Z">
              <w:r>
                <w:t>Duncan Hardie</w:t>
              </w:r>
            </w:ins>
          </w:p>
        </w:tc>
        <w:tc>
          <w:tcPr>
            <w:tcW w:w="5402" w:type="dxa"/>
          </w:tcPr>
          <w:p w14:paraId="6B8D3213" w14:textId="525BA3BA" w:rsidR="004A4D72" w:rsidRDefault="004A4D72">
            <w:pPr>
              <w:pStyle w:val="TableText"/>
              <w:numPr>
                <w:ilvl w:val="0"/>
                <w:numId w:val="245"/>
              </w:numPr>
              <w:rPr>
                <w:ins w:id="93" w:author="Duncan Hardie" w:date="2014-04-15T11:19:00Z"/>
                <w:sz w:val="24"/>
              </w:rPr>
              <w:pPrChange w:id="94" w:author="Duncan Hardie" w:date="2014-04-15T10:22:00Z">
                <w:pPr>
                  <w:pStyle w:val="TableText"/>
                  <w:spacing w:before="100" w:beforeAutospacing="1" w:after="100" w:afterAutospacing="1"/>
                </w:pPr>
              </w:pPrChange>
            </w:pPr>
            <w:ins w:id="95" w:author="Duncan Hardie" w:date="2014-04-15T11:20:00Z">
              <w:r>
                <w:t>UNID alignment</w:t>
              </w:r>
            </w:ins>
          </w:p>
          <w:p w14:paraId="75170B48" w14:textId="77777777" w:rsidR="004A4D72" w:rsidRDefault="004A4D72">
            <w:pPr>
              <w:pStyle w:val="TableText"/>
              <w:numPr>
                <w:ilvl w:val="0"/>
                <w:numId w:val="245"/>
              </w:numPr>
              <w:rPr>
                <w:ins w:id="96" w:author="Duncan Hardie" w:date="2014-04-15T10:22:00Z"/>
                <w:sz w:val="24"/>
              </w:rPr>
              <w:pPrChange w:id="97" w:author="Duncan Hardie" w:date="2014-04-15T10:22:00Z">
                <w:pPr>
                  <w:pStyle w:val="TableText"/>
                  <w:spacing w:before="100" w:beforeAutospacing="1" w:after="100" w:afterAutospacing="1"/>
                </w:pPr>
              </w:pPrChange>
            </w:pPr>
            <w:ins w:id="98" w:author="Duncan Hardie" w:date="2014-04-14T16:36:00Z">
              <w:r>
                <w:t>CancellationReason</w:t>
              </w:r>
            </w:ins>
          </w:p>
          <w:p w14:paraId="5FF6B5B4" w14:textId="77777777" w:rsidR="004A4D72" w:rsidRPr="00DD68F2" w:rsidRDefault="004A4D72">
            <w:pPr>
              <w:pStyle w:val="TableText"/>
              <w:numPr>
                <w:ilvl w:val="0"/>
                <w:numId w:val="245"/>
              </w:numPr>
              <w:rPr>
                <w:ins w:id="99" w:author="Duncan Hardie" w:date="2014-04-15T11:19:00Z"/>
                <w:sz w:val="24"/>
              </w:rPr>
              <w:pPrChange w:id="100" w:author="Duncan Hardie" w:date="2014-04-15T10:22:00Z">
                <w:pPr>
                  <w:pStyle w:val="TableText"/>
                  <w:spacing w:before="100" w:beforeAutospacing="1" w:after="100" w:afterAutospacing="1"/>
                </w:pPr>
              </w:pPrChange>
            </w:pPr>
            <w:ins w:id="101" w:author="Duncan Hardie" w:date="2014-04-15T10:22:00Z">
              <w:r>
                <w:t>Group.Body XML</w:t>
              </w:r>
            </w:ins>
          </w:p>
          <w:p w14:paraId="2858DEC0" w14:textId="77777777" w:rsidR="004A4D72" w:rsidRPr="00B7116D" w:rsidRDefault="004A4D72">
            <w:pPr>
              <w:pStyle w:val="TableText"/>
              <w:numPr>
                <w:ilvl w:val="0"/>
                <w:numId w:val="245"/>
              </w:numPr>
              <w:rPr>
                <w:ins w:id="102" w:author="Duncan Hardie" w:date="2014-04-15T12:05:00Z"/>
                <w:sz w:val="24"/>
              </w:rPr>
              <w:pPrChange w:id="103" w:author="Duncan Hardie" w:date="2014-04-15T10:22:00Z">
                <w:pPr>
                  <w:pStyle w:val="TableText"/>
                  <w:spacing w:before="100" w:beforeAutospacing="1" w:after="100" w:afterAutospacing="1"/>
                </w:pPr>
              </w:pPrChange>
            </w:pPr>
            <w:ins w:id="104" w:author="Duncan Hardie" w:date="2014-04-15T11:19:00Z">
              <w:r>
                <w:t>Outbound Message fields</w:t>
              </w:r>
            </w:ins>
            <w:ins w:id="105" w:author="Duncan Hardie" w:date="2014-04-15T11:55:00Z">
              <w:r>
                <w:t>/Examles</w:t>
              </w:r>
            </w:ins>
          </w:p>
          <w:p w14:paraId="1934D608" w14:textId="74662990" w:rsidR="00B7116D" w:rsidRDefault="00B7116D">
            <w:pPr>
              <w:pStyle w:val="TableText"/>
              <w:numPr>
                <w:ilvl w:val="0"/>
                <w:numId w:val="245"/>
              </w:numPr>
              <w:rPr>
                <w:ins w:id="106" w:author="Duncan Hardie" w:date="2014-04-14T16:36:00Z"/>
                <w:sz w:val="24"/>
              </w:rPr>
              <w:pPrChange w:id="107" w:author="Duncan Hardie" w:date="2014-04-15T10:22:00Z">
                <w:pPr>
                  <w:pStyle w:val="TableText"/>
                  <w:spacing w:before="100" w:beforeAutospacing="1" w:after="100" w:afterAutospacing="1"/>
                </w:pPr>
              </w:pPrChange>
            </w:pPr>
            <w:ins w:id="108" w:author="Duncan Hardie" w:date="2014-04-15T12:05:00Z">
              <w:r>
                <w:t>Part Pickup have dependancies</w:t>
              </w:r>
            </w:ins>
          </w:p>
        </w:tc>
      </w:tr>
    </w:tbl>
    <w:p w14:paraId="15CB6538" w14:textId="77777777" w:rsidR="002F6983" w:rsidRPr="006B439F" w:rsidRDefault="002F6983">
      <w:pPr>
        <w:pStyle w:val="TOC4"/>
        <w:tabs>
          <w:tab w:val="num" w:pos="720"/>
        </w:tabs>
        <w:rPr>
          <w:rFonts w:ascii="Arial" w:hAnsi="Arial" w:cs="Arial"/>
          <w:lang w:bidi="he-IL"/>
        </w:rPr>
      </w:pPr>
    </w:p>
    <w:p w14:paraId="36F6CA8B" w14:textId="77777777" w:rsidR="00996B90" w:rsidRPr="006B439F" w:rsidRDefault="00996B90" w:rsidP="00996B90">
      <w:pPr>
        <w:pStyle w:val="Heading2"/>
      </w:pPr>
      <w:bookmarkStart w:id="109" w:name="_Toc13478511"/>
      <w:bookmarkStart w:id="110" w:name="_Toc155347960"/>
      <w:bookmarkStart w:id="111" w:name="_Ref358110554"/>
      <w:bookmarkStart w:id="112" w:name="_Toc370915631"/>
      <w:r w:rsidRPr="006B439F">
        <w:t>Terms and Abbreviations</w:t>
      </w:r>
      <w:bookmarkEnd w:id="109"/>
      <w:bookmarkEnd w:id="110"/>
      <w:bookmarkEnd w:id="111"/>
      <w:bookmarkEnd w:id="112"/>
    </w:p>
    <w:p w14:paraId="34C50EFD" w14:textId="77777777" w:rsidR="00515041" w:rsidRPr="006B439F" w:rsidRDefault="00515041" w:rsidP="00515041">
      <w:pPr>
        <w:pStyle w:val="BodyText2"/>
        <w:rPr>
          <w:color w:val="auto"/>
        </w:rPr>
      </w:pPr>
    </w:p>
    <w:tbl>
      <w:tblPr>
        <w:tblW w:w="9468"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38"/>
        <w:gridCol w:w="7830"/>
      </w:tblGrid>
      <w:tr w:rsidR="006B439F" w:rsidRPr="006B439F" w14:paraId="164E19A2" w14:textId="77777777">
        <w:trPr>
          <w:tblHeader/>
        </w:trPr>
        <w:tc>
          <w:tcPr>
            <w:tcW w:w="1638" w:type="dxa"/>
            <w:shd w:val="clear" w:color="auto" w:fill="666699"/>
          </w:tcPr>
          <w:p w14:paraId="06DCC73F" w14:textId="77777777" w:rsidR="00996B90" w:rsidRPr="006B439F" w:rsidRDefault="00996B90" w:rsidP="00A469A5">
            <w:pPr>
              <w:pStyle w:val="TableHeading"/>
              <w:rPr>
                <w:color w:val="auto"/>
              </w:rPr>
            </w:pPr>
            <w:r w:rsidRPr="006B439F">
              <w:rPr>
                <w:color w:val="auto"/>
              </w:rPr>
              <w:t>Term</w:t>
            </w:r>
          </w:p>
        </w:tc>
        <w:tc>
          <w:tcPr>
            <w:tcW w:w="7830" w:type="dxa"/>
            <w:shd w:val="clear" w:color="auto" w:fill="666699"/>
          </w:tcPr>
          <w:p w14:paraId="5ED46C5D" w14:textId="77777777" w:rsidR="00996B90" w:rsidRPr="006B439F" w:rsidRDefault="00996B90" w:rsidP="00A469A5">
            <w:pPr>
              <w:pStyle w:val="TableHeading"/>
              <w:rPr>
                <w:color w:val="auto"/>
              </w:rPr>
            </w:pPr>
            <w:r w:rsidRPr="006B439F">
              <w:rPr>
                <w:color w:val="auto"/>
              </w:rPr>
              <w:t>Description</w:t>
            </w:r>
          </w:p>
        </w:tc>
      </w:tr>
      <w:tr w:rsidR="00D6113C" w:rsidRPr="006B439F" w14:paraId="4D8FFDDD" w14:textId="77777777">
        <w:tc>
          <w:tcPr>
            <w:tcW w:w="1638" w:type="dxa"/>
          </w:tcPr>
          <w:p w14:paraId="4D3A1A44" w14:textId="77777777" w:rsidR="00D6113C" w:rsidRPr="006B439F" w:rsidRDefault="00D6113C" w:rsidP="00D6113C">
            <w:pPr>
              <w:pStyle w:val="TableText"/>
              <w:rPr>
                <w:rFonts w:cs="Arial"/>
              </w:rPr>
            </w:pPr>
            <w:r w:rsidRPr="006B439F">
              <w:t>ClickSoftware</w:t>
            </w:r>
          </w:p>
        </w:tc>
        <w:tc>
          <w:tcPr>
            <w:tcW w:w="7830" w:type="dxa"/>
          </w:tcPr>
          <w:p w14:paraId="490E884E" w14:textId="77777777" w:rsidR="00D6113C" w:rsidRPr="006B439F" w:rsidRDefault="00D6113C" w:rsidP="00D6113C">
            <w:pPr>
              <w:pStyle w:val="TableText"/>
              <w:rPr>
                <w:rFonts w:cs="Arial"/>
              </w:rPr>
            </w:pPr>
            <w:r w:rsidRPr="006B439F">
              <w:t>ClickSoftware is the supplier of the Service Optimization applications.</w:t>
            </w:r>
          </w:p>
        </w:tc>
      </w:tr>
      <w:tr w:rsidR="00D6113C" w:rsidRPr="006B439F" w14:paraId="08C7FE1D" w14:textId="77777777">
        <w:tc>
          <w:tcPr>
            <w:tcW w:w="1638" w:type="dxa"/>
          </w:tcPr>
          <w:p w14:paraId="280AE5D9" w14:textId="77777777" w:rsidR="00D6113C" w:rsidRPr="006B439F" w:rsidRDefault="00D6113C" w:rsidP="00D6113C">
            <w:pPr>
              <w:pStyle w:val="TableText"/>
              <w:rPr>
                <w:rFonts w:cs="Arial"/>
              </w:rPr>
            </w:pPr>
            <w:r w:rsidRPr="006B439F">
              <w:rPr>
                <w:rFonts w:cs="Arial"/>
              </w:rPr>
              <w:t>SO</w:t>
            </w:r>
          </w:p>
        </w:tc>
        <w:tc>
          <w:tcPr>
            <w:tcW w:w="7830" w:type="dxa"/>
          </w:tcPr>
          <w:p w14:paraId="45207226" w14:textId="4D9FD9A0" w:rsidR="00D6113C" w:rsidRPr="006B439F" w:rsidRDefault="00D6113C" w:rsidP="00D6113C">
            <w:pPr>
              <w:pStyle w:val="TableText"/>
              <w:rPr>
                <w:rFonts w:cs="Arial"/>
              </w:rPr>
            </w:pPr>
            <w:bookmarkStart w:id="113" w:name="OLE_LINK24"/>
            <w:bookmarkStart w:id="114" w:name="OLE_LINK25"/>
            <w:r w:rsidRPr="006B439F">
              <w:rPr>
                <w:rFonts w:cs="Arial"/>
              </w:rPr>
              <w:t>Service Optimization</w:t>
            </w:r>
            <w:bookmarkEnd w:id="113"/>
            <w:bookmarkEnd w:id="114"/>
            <w:r w:rsidRPr="006B439F">
              <w:rPr>
                <w:rFonts w:cs="Arial"/>
              </w:rPr>
              <w:t xml:space="preserve">. A Software Product suite providing services for workforce management and optimization. </w:t>
            </w:r>
            <w:r>
              <w:rPr>
                <w:rFonts w:cs="Arial"/>
              </w:rPr>
              <w:t>ClickSchedule</w:t>
            </w:r>
            <w:r w:rsidRPr="006B439F">
              <w:rPr>
                <w:rFonts w:cs="Arial"/>
              </w:rPr>
              <w:t xml:space="preserve"> is one of the products in the suite.</w:t>
            </w:r>
          </w:p>
        </w:tc>
      </w:tr>
      <w:tr w:rsidR="00D6113C" w:rsidRPr="006B439F" w14:paraId="2B8E0DD8" w14:textId="77777777">
        <w:tc>
          <w:tcPr>
            <w:tcW w:w="1638" w:type="dxa"/>
          </w:tcPr>
          <w:p w14:paraId="7B6C5DFF" w14:textId="77777777" w:rsidR="00D6113C" w:rsidRPr="006B439F" w:rsidRDefault="00D6113C" w:rsidP="00D6113C">
            <w:pPr>
              <w:pStyle w:val="TableText"/>
              <w:rPr>
                <w:rFonts w:cs="Arial"/>
              </w:rPr>
            </w:pPr>
            <w:r w:rsidRPr="00CA1D41">
              <w:t>Task</w:t>
            </w:r>
          </w:p>
        </w:tc>
        <w:tc>
          <w:tcPr>
            <w:tcW w:w="7830" w:type="dxa"/>
          </w:tcPr>
          <w:p w14:paraId="075EFA13" w14:textId="62AD4BB0" w:rsidR="00D6113C" w:rsidRPr="00CA1D41" w:rsidRDefault="00D6113C" w:rsidP="00D6113C">
            <w:r w:rsidRPr="00CA1D41">
              <w:t xml:space="preserve">This refers to the call, task, operation or appointment to which the Resource is scheduled (equivalent of an operation in </w:t>
            </w:r>
            <w:r w:rsidR="00315248">
              <w:t>MUST</w:t>
            </w:r>
            <w:r w:rsidRPr="00CA1D41">
              <w:t>)</w:t>
            </w:r>
          </w:p>
          <w:p w14:paraId="61AC56E2" w14:textId="77777777" w:rsidR="00D6113C" w:rsidRPr="006B439F" w:rsidRDefault="00D6113C" w:rsidP="00D6113C">
            <w:pPr>
              <w:pStyle w:val="TableText"/>
              <w:rPr>
                <w:rFonts w:cs="Arial"/>
              </w:rPr>
            </w:pPr>
            <w:r w:rsidRPr="00CA1D41">
              <w:t xml:space="preserve">ClickSchedule uses the term “Task” to represent the work to be scheduled. This term will appear throughout the ClickSchedule client application, and solution documentation. </w:t>
            </w:r>
          </w:p>
        </w:tc>
      </w:tr>
      <w:tr w:rsidR="00D6113C" w:rsidRPr="006B439F" w14:paraId="35D241FE" w14:textId="77777777">
        <w:tc>
          <w:tcPr>
            <w:tcW w:w="1638" w:type="dxa"/>
          </w:tcPr>
          <w:p w14:paraId="03B5E6F9" w14:textId="77777777" w:rsidR="00D6113C" w:rsidRPr="006B439F" w:rsidRDefault="00D6113C" w:rsidP="00D6113C">
            <w:pPr>
              <w:pStyle w:val="TableText"/>
              <w:rPr>
                <w:rFonts w:cs="Arial"/>
              </w:rPr>
            </w:pPr>
            <w:r>
              <w:rPr>
                <w:rFonts w:cs="Arial"/>
              </w:rPr>
              <w:t xml:space="preserve">Resource </w:t>
            </w:r>
          </w:p>
        </w:tc>
        <w:tc>
          <w:tcPr>
            <w:tcW w:w="7830" w:type="dxa"/>
          </w:tcPr>
          <w:p w14:paraId="746A8737" w14:textId="2D3D87FD" w:rsidR="00D6113C" w:rsidRPr="006B439F" w:rsidRDefault="00D6113C" w:rsidP="00D6113C">
            <w:pPr>
              <w:pStyle w:val="TableText"/>
              <w:rPr>
                <w:rFonts w:cs="Arial"/>
              </w:rPr>
            </w:pPr>
            <w:r w:rsidRPr="00983679">
              <w:t xml:space="preserve">Represents the resources assigned to carry out the service work for </w:t>
            </w:r>
            <w:r w:rsidR="007C58CB">
              <w:t>GEHC</w:t>
            </w:r>
            <w:r w:rsidRPr="00983679">
              <w:t xml:space="preserve">. The field resource can be an Engineer, a Crew or a Contractor. They have no direct access to the ClickSchedule client, but will have access to the </w:t>
            </w:r>
            <w:r w:rsidRPr="00983679">
              <w:lastRenderedPageBreak/>
              <w:t>ClickMobile client.</w:t>
            </w:r>
          </w:p>
        </w:tc>
      </w:tr>
      <w:tr w:rsidR="00D6113C" w:rsidRPr="006B439F" w14:paraId="63DAB7F1" w14:textId="77777777">
        <w:tc>
          <w:tcPr>
            <w:tcW w:w="1638" w:type="dxa"/>
          </w:tcPr>
          <w:p w14:paraId="5E3A6E3C" w14:textId="77777777" w:rsidR="00D6113C" w:rsidRPr="006B439F" w:rsidRDefault="00D6113C" w:rsidP="00D6113C">
            <w:pPr>
              <w:pStyle w:val="TableText"/>
            </w:pPr>
            <w:r w:rsidRPr="006B439F">
              <w:lastRenderedPageBreak/>
              <w:t>C</w:t>
            </w:r>
            <w:r>
              <w:t>S</w:t>
            </w:r>
          </w:p>
        </w:tc>
        <w:tc>
          <w:tcPr>
            <w:tcW w:w="7830" w:type="dxa"/>
          </w:tcPr>
          <w:p w14:paraId="02A3E026" w14:textId="77777777" w:rsidR="00D6113C" w:rsidRPr="006B439F" w:rsidRDefault="00D6113C" w:rsidP="00D6113C">
            <w:pPr>
              <w:pStyle w:val="TableText"/>
            </w:pPr>
            <w:r>
              <w:t>ClickSchedule</w:t>
            </w:r>
          </w:p>
        </w:tc>
      </w:tr>
      <w:tr w:rsidR="00D6113C" w:rsidRPr="006B439F" w14:paraId="664E0A35" w14:textId="77777777">
        <w:tc>
          <w:tcPr>
            <w:tcW w:w="1638" w:type="dxa"/>
          </w:tcPr>
          <w:p w14:paraId="58CF83D9" w14:textId="77777777" w:rsidR="00D6113C" w:rsidRPr="006B439F" w:rsidRDefault="00D6113C" w:rsidP="00D6113C">
            <w:pPr>
              <w:pStyle w:val="TableText"/>
            </w:pPr>
            <w:r w:rsidRPr="006B439F">
              <w:t>XML</w:t>
            </w:r>
          </w:p>
        </w:tc>
        <w:tc>
          <w:tcPr>
            <w:tcW w:w="7830" w:type="dxa"/>
          </w:tcPr>
          <w:p w14:paraId="2C0210DF" w14:textId="77777777" w:rsidR="00D6113C" w:rsidRPr="006B439F" w:rsidRDefault="00D6113C" w:rsidP="00D6113C">
            <w:pPr>
              <w:pStyle w:val="TableText"/>
            </w:pPr>
            <w:r w:rsidRPr="006B439F">
              <w:t>Extensible Markup Language.  A text-based (user friendly) language. XML enables generic information to be served, received, and processed across distributed, platform independent (Unix/WinNT) systems.  XML interfaces overcome DCOM/CORBA limitations across a LAN/WAN by using the standard HTTP (internet) protocol.</w:t>
            </w:r>
          </w:p>
        </w:tc>
      </w:tr>
      <w:tr w:rsidR="00D6113C" w:rsidRPr="006B439F" w14:paraId="69577710" w14:textId="77777777">
        <w:tc>
          <w:tcPr>
            <w:tcW w:w="1638" w:type="dxa"/>
          </w:tcPr>
          <w:p w14:paraId="5AEA933B" w14:textId="77777777" w:rsidR="00D6113C" w:rsidRPr="006B439F" w:rsidRDefault="00D6113C" w:rsidP="00D6113C">
            <w:pPr>
              <w:pStyle w:val="TableText"/>
            </w:pPr>
            <w:r w:rsidRPr="006B439F">
              <w:t>HTTP</w:t>
            </w:r>
          </w:p>
        </w:tc>
        <w:tc>
          <w:tcPr>
            <w:tcW w:w="7830" w:type="dxa"/>
          </w:tcPr>
          <w:p w14:paraId="741F2190" w14:textId="77777777" w:rsidR="00D6113C" w:rsidRPr="006B439F" w:rsidRDefault="00D6113C" w:rsidP="00D6113C">
            <w:pPr>
              <w:pStyle w:val="TableText"/>
            </w:pPr>
            <w:r w:rsidRPr="006B439F">
              <w:t>The Hypertext Transfer Protocol (HTTP) is the set of rules for exchanging files (text, graphic images, sound, video, and other multimedia files) on the World Wide Web. Relative to the TCP/IP suite of protocols (which are the basis for information exchange on the Internet), HTTP is an application protocol.</w:t>
            </w:r>
          </w:p>
        </w:tc>
      </w:tr>
      <w:tr w:rsidR="00D6113C" w:rsidRPr="006B439F" w14:paraId="3EB06F62" w14:textId="77777777">
        <w:tc>
          <w:tcPr>
            <w:tcW w:w="1638" w:type="dxa"/>
          </w:tcPr>
          <w:p w14:paraId="5B7F946D" w14:textId="77777777" w:rsidR="00D6113C" w:rsidRPr="006B439F" w:rsidRDefault="00D6113C" w:rsidP="00D6113C">
            <w:pPr>
              <w:pStyle w:val="TableText"/>
            </w:pPr>
            <w:r w:rsidRPr="006B439F">
              <w:t>Web Service</w:t>
            </w:r>
          </w:p>
        </w:tc>
        <w:tc>
          <w:tcPr>
            <w:tcW w:w="7830" w:type="dxa"/>
          </w:tcPr>
          <w:p w14:paraId="486DFDDA" w14:textId="77777777" w:rsidR="00D6113C" w:rsidRPr="006B439F" w:rsidRDefault="00D6113C" w:rsidP="00D6113C">
            <w:pPr>
              <w:pStyle w:val="TableText"/>
            </w:pPr>
            <w:r w:rsidRPr="006B439F">
              <w:t xml:space="preserve">Web services are application programming interfaces (API) that can be accessed over a network, such as the Internet, and executed on a remote system hosting the requested services. </w:t>
            </w:r>
            <w:r>
              <w:t>ClickSchedule</w:t>
            </w:r>
            <w:r w:rsidRPr="006B439F">
              <w:t xml:space="preserve"> exposes a Web Service interface via the SOAP protocol.</w:t>
            </w:r>
          </w:p>
        </w:tc>
      </w:tr>
      <w:tr w:rsidR="00D6113C" w:rsidRPr="006B439F" w14:paraId="3E5F0D6D" w14:textId="77777777">
        <w:tc>
          <w:tcPr>
            <w:tcW w:w="1638" w:type="dxa"/>
          </w:tcPr>
          <w:p w14:paraId="11ADDE9E" w14:textId="77777777" w:rsidR="00D6113C" w:rsidRPr="006B439F" w:rsidRDefault="00D6113C" w:rsidP="00D6113C">
            <w:pPr>
              <w:pStyle w:val="TableText"/>
            </w:pPr>
            <w:r w:rsidRPr="006B439F">
              <w:t>Integration Manager</w:t>
            </w:r>
          </w:p>
        </w:tc>
        <w:tc>
          <w:tcPr>
            <w:tcW w:w="7830" w:type="dxa"/>
          </w:tcPr>
          <w:p w14:paraId="564208F9" w14:textId="77777777" w:rsidR="00D6113C" w:rsidRPr="006B439F" w:rsidRDefault="00D6113C" w:rsidP="00D6113C">
            <w:pPr>
              <w:pStyle w:val="TableText"/>
            </w:pPr>
            <w:r w:rsidRPr="006B439F">
              <w:t xml:space="preserve">A component of the Service Optimization Server. Developed by ClickSoftware, to facilitate the integration between the ClickSoftware product suite and external applications. </w:t>
            </w:r>
          </w:p>
        </w:tc>
      </w:tr>
      <w:tr w:rsidR="00D6113C" w:rsidRPr="006B439F" w14:paraId="229799E8" w14:textId="77777777">
        <w:tc>
          <w:tcPr>
            <w:tcW w:w="1638" w:type="dxa"/>
          </w:tcPr>
          <w:p w14:paraId="5F92E7B0" w14:textId="77777777" w:rsidR="00D6113C" w:rsidRPr="006B439F" w:rsidRDefault="00D6113C" w:rsidP="00D6113C">
            <w:pPr>
              <w:pStyle w:val="TableText"/>
            </w:pPr>
            <w:r w:rsidRPr="006B439F">
              <w:t>Incoming Messages</w:t>
            </w:r>
          </w:p>
        </w:tc>
        <w:tc>
          <w:tcPr>
            <w:tcW w:w="7830" w:type="dxa"/>
          </w:tcPr>
          <w:p w14:paraId="21CF23A8" w14:textId="77777777" w:rsidR="00D6113C" w:rsidRPr="006B439F" w:rsidRDefault="00D6113C" w:rsidP="00D6113C">
            <w:pPr>
              <w:pStyle w:val="TableText"/>
            </w:pPr>
            <w:r w:rsidRPr="006B439F">
              <w:t>Messages that an external system sends to the ClickSoftware Service Optimization server.</w:t>
            </w:r>
          </w:p>
        </w:tc>
      </w:tr>
      <w:tr w:rsidR="00D6113C" w:rsidRPr="006B439F" w14:paraId="5330C7A0" w14:textId="77777777">
        <w:tc>
          <w:tcPr>
            <w:tcW w:w="1638" w:type="dxa"/>
          </w:tcPr>
          <w:p w14:paraId="2CF823C3" w14:textId="77777777" w:rsidR="00D6113C" w:rsidRPr="006B439F" w:rsidRDefault="00D6113C" w:rsidP="00D6113C">
            <w:pPr>
              <w:pStyle w:val="TableText"/>
            </w:pPr>
            <w:r w:rsidRPr="006B439F">
              <w:t>Outgoing Messages</w:t>
            </w:r>
          </w:p>
        </w:tc>
        <w:tc>
          <w:tcPr>
            <w:tcW w:w="7830" w:type="dxa"/>
          </w:tcPr>
          <w:p w14:paraId="4680B872" w14:textId="77777777" w:rsidR="00D6113C" w:rsidRPr="006B439F" w:rsidRDefault="00D6113C" w:rsidP="00D6113C">
            <w:pPr>
              <w:pStyle w:val="TableText"/>
            </w:pPr>
            <w:r w:rsidRPr="006B439F">
              <w:t>Messages that the ClickSoftware Service Optimization server sends to an external system. These messages are</w:t>
            </w:r>
            <w:r w:rsidRPr="006B439F" w:rsidDel="00C11F2D">
              <w:t xml:space="preserve"> </w:t>
            </w:r>
            <w:r w:rsidRPr="006B439F">
              <w:t>based on events or actions that occur on the Service Optimization server.</w:t>
            </w:r>
          </w:p>
        </w:tc>
      </w:tr>
      <w:tr w:rsidR="00C1457D" w:rsidRPr="006B439F" w14:paraId="6A285A78" w14:textId="77777777">
        <w:tc>
          <w:tcPr>
            <w:tcW w:w="1638" w:type="dxa"/>
          </w:tcPr>
          <w:p w14:paraId="4CCB6E44" w14:textId="11998DF1" w:rsidR="00C1457D" w:rsidRPr="006B439F" w:rsidRDefault="00C1457D" w:rsidP="00D6113C">
            <w:pPr>
              <w:pStyle w:val="TableText"/>
            </w:pPr>
            <w:r>
              <w:t>Import Tool</w:t>
            </w:r>
          </w:p>
        </w:tc>
        <w:tc>
          <w:tcPr>
            <w:tcW w:w="7830" w:type="dxa"/>
          </w:tcPr>
          <w:p w14:paraId="3351F4C8" w14:textId="0A516353" w:rsidR="00C1457D" w:rsidRPr="006B439F" w:rsidRDefault="00C1457D" w:rsidP="00CA4386">
            <w:pPr>
              <w:pStyle w:val="TableText"/>
            </w:pPr>
            <w:r>
              <w:t xml:space="preserve">Excel based tool which allows data migration into the </w:t>
            </w:r>
            <w:r w:rsidRPr="006B439F">
              <w:rPr>
                <w:rFonts w:cs="Arial"/>
              </w:rPr>
              <w:t>Service Optimization</w:t>
            </w:r>
            <w:r>
              <w:t xml:space="preserve"> server. Usually used for initial load of objects such as tasks, resources and dictionary objects into the system.  </w:t>
            </w:r>
          </w:p>
        </w:tc>
      </w:tr>
      <w:tr w:rsidR="009E1368" w:rsidRPr="00CA1D41" w14:paraId="5E0372DD" w14:textId="77777777" w:rsidTr="009E1368">
        <w:tc>
          <w:tcPr>
            <w:tcW w:w="1638" w:type="dxa"/>
            <w:tcBorders>
              <w:top w:val="single" w:sz="4" w:space="0" w:color="auto"/>
              <w:left w:val="single" w:sz="4" w:space="0" w:color="auto"/>
              <w:bottom w:val="single" w:sz="4" w:space="0" w:color="auto"/>
              <w:right w:val="single" w:sz="4" w:space="0" w:color="auto"/>
            </w:tcBorders>
          </w:tcPr>
          <w:p w14:paraId="05C43C6A" w14:textId="77777777" w:rsidR="009E1368" w:rsidRPr="00CA1D41" w:rsidRDefault="009E1368" w:rsidP="009E1368">
            <w:pPr>
              <w:pStyle w:val="TableText"/>
            </w:pPr>
            <w:r>
              <w:t>MUST</w:t>
            </w:r>
          </w:p>
        </w:tc>
        <w:tc>
          <w:tcPr>
            <w:tcW w:w="7830" w:type="dxa"/>
            <w:tcBorders>
              <w:top w:val="single" w:sz="4" w:space="0" w:color="auto"/>
              <w:left w:val="single" w:sz="4" w:space="0" w:color="auto"/>
              <w:bottom w:val="single" w:sz="4" w:space="0" w:color="auto"/>
              <w:right w:val="single" w:sz="4" w:space="0" w:color="auto"/>
            </w:tcBorders>
          </w:tcPr>
          <w:p w14:paraId="544E619C" w14:textId="265FAD8A" w:rsidR="009E1368" w:rsidRPr="00CA1D41" w:rsidRDefault="009E1368" w:rsidP="009E1368">
            <w:pPr>
              <w:pStyle w:val="TableText"/>
            </w:pPr>
            <w:r>
              <w:t xml:space="preserve">Multiple Unit Service Tool. GEHC’s bespoke </w:t>
            </w:r>
            <w:r w:rsidR="00C64A75">
              <w:t>Job</w:t>
            </w:r>
            <w:r>
              <w:t xml:space="preserve"> management system.</w:t>
            </w:r>
          </w:p>
        </w:tc>
      </w:tr>
      <w:tr w:rsidR="005310DC" w:rsidRPr="00CA1D41" w14:paraId="60FC9438" w14:textId="77777777" w:rsidTr="005310DC">
        <w:tc>
          <w:tcPr>
            <w:tcW w:w="1638" w:type="dxa"/>
            <w:tcBorders>
              <w:top w:val="single" w:sz="4" w:space="0" w:color="auto"/>
              <w:left w:val="single" w:sz="4" w:space="0" w:color="auto"/>
              <w:bottom w:val="single" w:sz="4" w:space="0" w:color="auto"/>
              <w:right w:val="single" w:sz="4" w:space="0" w:color="auto"/>
            </w:tcBorders>
          </w:tcPr>
          <w:p w14:paraId="1258D297" w14:textId="77777777" w:rsidR="005310DC" w:rsidRPr="005310DC" w:rsidRDefault="005310DC" w:rsidP="005310DC">
            <w:pPr>
              <w:pStyle w:val="TableText"/>
            </w:pPr>
            <w:r w:rsidRPr="005310DC">
              <w:t>SLA</w:t>
            </w:r>
          </w:p>
        </w:tc>
        <w:tc>
          <w:tcPr>
            <w:tcW w:w="7830" w:type="dxa"/>
            <w:tcBorders>
              <w:top w:val="single" w:sz="4" w:space="0" w:color="auto"/>
              <w:left w:val="single" w:sz="4" w:space="0" w:color="auto"/>
              <w:bottom w:val="single" w:sz="4" w:space="0" w:color="auto"/>
              <w:right w:val="single" w:sz="4" w:space="0" w:color="auto"/>
            </w:tcBorders>
          </w:tcPr>
          <w:p w14:paraId="7493B10F" w14:textId="77777777" w:rsidR="005310DC" w:rsidRPr="005310DC" w:rsidRDefault="005310DC" w:rsidP="005310DC">
            <w:pPr>
              <w:pStyle w:val="TableText"/>
            </w:pPr>
            <w:r w:rsidRPr="005310DC">
              <w:t xml:space="preserve">Service Level Agreement. This is the time within which </w:t>
            </w:r>
            <w:r>
              <w:t>the service provider</w:t>
            </w:r>
            <w:r w:rsidRPr="00CA1D41">
              <w:t xml:space="preserve"> </w:t>
            </w:r>
            <w:r w:rsidRPr="005310DC">
              <w:t>has agreed to address some activity related to a task.</w:t>
            </w:r>
          </w:p>
        </w:tc>
      </w:tr>
      <w:tr w:rsidR="005310DC" w:rsidRPr="00CA1D41" w14:paraId="5A16D63C" w14:textId="77777777" w:rsidTr="005310DC">
        <w:tc>
          <w:tcPr>
            <w:tcW w:w="1638" w:type="dxa"/>
            <w:tcBorders>
              <w:top w:val="single" w:sz="4" w:space="0" w:color="auto"/>
              <w:left w:val="single" w:sz="4" w:space="0" w:color="auto"/>
              <w:bottom w:val="single" w:sz="4" w:space="0" w:color="auto"/>
              <w:right w:val="single" w:sz="4" w:space="0" w:color="auto"/>
            </w:tcBorders>
          </w:tcPr>
          <w:p w14:paraId="0CB74428" w14:textId="77777777" w:rsidR="005310DC" w:rsidRPr="00CA1D41" w:rsidRDefault="005310DC" w:rsidP="005310DC">
            <w:pPr>
              <w:pStyle w:val="TableText"/>
            </w:pPr>
            <w:r w:rsidRPr="00CA1D41">
              <w:t>Task</w:t>
            </w:r>
          </w:p>
        </w:tc>
        <w:tc>
          <w:tcPr>
            <w:tcW w:w="7830" w:type="dxa"/>
            <w:tcBorders>
              <w:top w:val="single" w:sz="4" w:space="0" w:color="auto"/>
              <w:left w:val="single" w:sz="4" w:space="0" w:color="auto"/>
              <w:bottom w:val="single" w:sz="4" w:space="0" w:color="auto"/>
              <w:right w:val="single" w:sz="4" w:space="0" w:color="auto"/>
            </w:tcBorders>
          </w:tcPr>
          <w:p w14:paraId="3194A739" w14:textId="77777777" w:rsidR="00602C5E" w:rsidRPr="00CA1D41" w:rsidRDefault="00602C5E" w:rsidP="00602C5E">
            <w:r w:rsidRPr="00CA1D41">
              <w:t xml:space="preserve">This refers to the call, task, operation or appointment to which the Resource is scheduled (equivalent of an operation </w:t>
            </w:r>
            <w:r>
              <w:t xml:space="preserve">/ visit </w:t>
            </w:r>
            <w:r w:rsidRPr="00CA1D41">
              <w:t xml:space="preserve">in </w:t>
            </w:r>
            <w:r>
              <w:t>MUST</w:t>
            </w:r>
            <w:r w:rsidRPr="00CA1D41">
              <w:t>)</w:t>
            </w:r>
          </w:p>
          <w:p w14:paraId="3F41CB08" w14:textId="4BCE44FA" w:rsidR="005310DC" w:rsidRPr="00CA1D41" w:rsidRDefault="00602C5E" w:rsidP="005310DC">
            <w:pPr>
              <w:pStyle w:val="TableText"/>
            </w:pPr>
            <w:r w:rsidRPr="00CA1D41">
              <w:t>ClickSchedule uses the term “Task” to represent the work to be scheduled. This term will appear throughout the ClickSchedule client application, and solution documentation.</w:t>
            </w:r>
          </w:p>
        </w:tc>
      </w:tr>
      <w:tr w:rsidR="005310DC" w:rsidRPr="00CA1D41" w14:paraId="49C1664F" w14:textId="77777777" w:rsidTr="005310DC">
        <w:tc>
          <w:tcPr>
            <w:tcW w:w="1638" w:type="dxa"/>
            <w:tcBorders>
              <w:top w:val="single" w:sz="4" w:space="0" w:color="auto"/>
              <w:left w:val="single" w:sz="4" w:space="0" w:color="auto"/>
              <w:bottom w:val="single" w:sz="4" w:space="0" w:color="auto"/>
              <w:right w:val="single" w:sz="4" w:space="0" w:color="auto"/>
            </w:tcBorders>
          </w:tcPr>
          <w:p w14:paraId="14D56FBC" w14:textId="77777777" w:rsidR="005310DC" w:rsidRPr="00CA1D41" w:rsidRDefault="005310DC" w:rsidP="005310DC">
            <w:pPr>
              <w:pStyle w:val="TableText"/>
            </w:pPr>
            <w:r>
              <w:t>Job</w:t>
            </w:r>
          </w:p>
        </w:tc>
        <w:tc>
          <w:tcPr>
            <w:tcW w:w="7830" w:type="dxa"/>
            <w:tcBorders>
              <w:top w:val="single" w:sz="4" w:space="0" w:color="auto"/>
              <w:left w:val="single" w:sz="4" w:space="0" w:color="auto"/>
              <w:bottom w:val="single" w:sz="4" w:space="0" w:color="auto"/>
              <w:right w:val="single" w:sz="4" w:space="0" w:color="auto"/>
            </w:tcBorders>
          </w:tcPr>
          <w:p w14:paraId="5B2C3385" w14:textId="77777777" w:rsidR="005310DC" w:rsidRPr="00CA1D41" w:rsidRDefault="005310DC" w:rsidP="005310DC">
            <w:pPr>
              <w:pStyle w:val="TableText"/>
            </w:pPr>
            <w:r>
              <w:t>A sequence of MUST Activities relating to a specific piece of GEHC equipment.</w:t>
            </w:r>
          </w:p>
        </w:tc>
      </w:tr>
      <w:tr w:rsidR="00793D67" w:rsidRPr="00CA1D41" w14:paraId="7380D029" w14:textId="77777777" w:rsidTr="005310DC">
        <w:tc>
          <w:tcPr>
            <w:tcW w:w="1638" w:type="dxa"/>
            <w:tcBorders>
              <w:top w:val="single" w:sz="4" w:space="0" w:color="auto"/>
              <w:left w:val="single" w:sz="4" w:space="0" w:color="auto"/>
              <w:bottom w:val="single" w:sz="4" w:space="0" w:color="auto"/>
              <w:right w:val="single" w:sz="4" w:space="0" w:color="auto"/>
            </w:tcBorders>
          </w:tcPr>
          <w:p w14:paraId="3BE9E4A9" w14:textId="380058E0" w:rsidR="00793D67" w:rsidRDefault="00793D67" w:rsidP="005310DC">
            <w:pPr>
              <w:pStyle w:val="TableText"/>
            </w:pPr>
            <w:r>
              <w:t>OOB</w:t>
            </w:r>
            <w:r w:rsidR="008660D5">
              <w:t>/OOTB</w:t>
            </w:r>
          </w:p>
        </w:tc>
        <w:tc>
          <w:tcPr>
            <w:tcW w:w="7830" w:type="dxa"/>
            <w:tcBorders>
              <w:top w:val="single" w:sz="4" w:space="0" w:color="auto"/>
              <w:left w:val="single" w:sz="4" w:space="0" w:color="auto"/>
              <w:bottom w:val="single" w:sz="4" w:space="0" w:color="auto"/>
              <w:right w:val="single" w:sz="4" w:space="0" w:color="auto"/>
            </w:tcBorders>
          </w:tcPr>
          <w:p w14:paraId="16F5EC8E" w14:textId="69354261" w:rsidR="00793D67" w:rsidRDefault="00793D67" w:rsidP="005310DC">
            <w:pPr>
              <w:pStyle w:val="TableText"/>
            </w:pPr>
            <w:r>
              <w:t>Out of the box</w:t>
            </w:r>
          </w:p>
        </w:tc>
      </w:tr>
      <w:tr w:rsidR="00793D67" w:rsidRPr="00CA1D41" w14:paraId="48DE5BA1" w14:textId="77777777" w:rsidTr="005310DC">
        <w:tc>
          <w:tcPr>
            <w:tcW w:w="1638" w:type="dxa"/>
            <w:tcBorders>
              <w:top w:val="single" w:sz="4" w:space="0" w:color="auto"/>
              <w:left w:val="single" w:sz="4" w:space="0" w:color="auto"/>
              <w:bottom w:val="single" w:sz="4" w:space="0" w:color="auto"/>
              <w:right w:val="single" w:sz="4" w:space="0" w:color="auto"/>
            </w:tcBorders>
          </w:tcPr>
          <w:p w14:paraId="08E4FD4A" w14:textId="66FDE510" w:rsidR="00793D67" w:rsidRDefault="00793D67" w:rsidP="005310DC">
            <w:pPr>
              <w:pStyle w:val="TableText"/>
            </w:pPr>
            <w:r>
              <w:t>MST</w:t>
            </w:r>
          </w:p>
        </w:tc>
        <w:tc>
          <w:tcPr>
            <w:tcW w:w="7830" w:type="dxa"/>
            <w:tcBorders>
              <w:top w:val="single" w:sz="4" w:space="0" w:color="auto"/>
              <w:left w:val="single" w:sz="4" w:space="0" w:color="auto"/>
              <w:bottom w:val="single" w:sz="4" w:space="0" w:color="auto"/>
              <w:right w:val="single" w:sz="4" w:space="0" w:color="auto"/>
            </w:tcBorders>
          </w:tcPr>
          <w:p w14:paraId="53D5B71B" w14:textId="4D5B34B5" w:rsidR="00793D67" w:rsidRDefault="00793D67" w:rsidP="005310DC">
            <w:pPr>
              <w:pStyle w:val="TableText"/>
            </w:pPr>
            <w:r>
              <w:t>Multi Stage Task</w:t>
            </w:r>
          </w:p>
        </w:tc>
      </w:tr>
    </w:tbl>
    <w:p w14:paraId="116739A4" w14:textId="77777777" w:rsidR="00996B90" w:rsidRDefault="00996B90" w:rsidP="00D07B54">
      <w:pPr>
        <w:pStyle w:val="BodyText"/>
        <w:rPr>
          <w:color w:val="auto"/>
        </w:rPr>
      </w:pPr>
    </w:p>
    <w:p w14:paraId="31887C98" w14:textId="00809D7B" w:rsidR="008F1A5E" w:rsidRDefault="008F1A5E">
      <w:pPr>
        <w:rPr>
          <w:rFonts w:cs="Arial"/>
          <w:szCs w:val="20"/>
          <w:lang w:bidi="ar-SA"/>
        </w:rPr>
      </w:pPr>
      <w:r>
        <w:br w:type="page"/>
      </w:r>
    </w:p>
    <w:p w14:paraId="745E679C" w14:textId="36E919AA" w:rsidR="002524D1" w:rsidRDefault="00423843" w:rsidP="004C3B51">
      <w:pPr>
        <w:pStyle w:val="Heading2"/>
      </w:pPr>
      <w:bookmarkStart w:id="115" w:name="_Toc366063044"/>
      <w:bookmarkStart w:id="116" w:name="_Toc366068536"/>
      <w:bookmarkStart w:id="117" w:name="_Toc366223423"/>
      <w:bookmarkStart w:id="118" w:name="_Toc370915632"/>
      <w:bookmarkEnd w:id="115"/>
      <w:bookmarkEnd w:id="116"/>
      <w:bookmarkEnd w:id="117"/>
      <w:r>
        <w:lastRenderedPageBreak/>
        <w:t xml:space="preserve">In </w:t>
      </w:r>
      <w:r w:rsidR="002524D1">
        <w:t>Scope</w:t>
      </w:r>
      <w:bookmarkEnd w:id="118"/>
      <w:r w:rsidR="002524D1">
        <w:t xml:space="preserve"> </w:t>
      </w:r>
    </w:p>
    <w:p w14:paraId="406EBD65" w14:textId="41DB6056" w:rsidR="002524D1" w:rsidRDefault="002524D1" w:rsidP="008F7BA8">
      <w:pPr>
        <w:pStyle w:val="BodyText2"/>
        <w:ind w:left="0"/>
      </w:pPr>
      <w:r>
        <w:t>This IDS describes only the integration relevant part</w:t>
      </w:r>
      <w:r w:rsidR="005940A4">
        <w:t>s</w:t>
      </w:r>
      <w:r>
        <w:t xml:space="preserve"> </w:t>
      </w:r>
      <w:r w:rsidR="005940A4">
        <w:t xml:space="preserve">of the </w:t>
      </w:r>
      <w:r w:rsidR="007C58CB">
        <w:t>GEHC</w:t>
      </w:r>
      <w:r w:rsidR="005940A4">
        <w:t xml:space="preserve">-CKSW solution. i.e the electronic information flow between the existing </w:t>
      </w:r>
      <w:r w:rsidR="007C58CB">
        <w:t>GEHC</w:t>
      </w:r>
      <w:r w:rsidR="005940A4">
        <w:t xml:space="preserve"> systems and the CKSW systems. Other parts that are relevant for the solution but are </w:t>
      </w:r>
      <w:r w:rsidR="00CC7998">
        <w:t>ir</w:t>
      </w:r>
      <w:r w:rsidR="005940A4">
        <w:t>relevant for the integration will not be described in this document but rather in the BSS.</w:t>
      </w:r>
    </w:p>
    <w:p w14:paraId="72D30942" w14:textId="3C44A8A6" w:rsidR="005940A4" w:rsidRPr="00546513" w:rsidRDefault="005940A4" w:rsidP="008F7BA8">
      <w:pPr>
        <w:pStyle w:val="BodyText2"/>
        <w:ind w:left="0"/>
      </w:pPr>
      <w:r>
        <w:t>The main entities which are integrated and described in this IDS:</w:t>
      </w:r>
    </w:p>
    <w:p w14:paraId="13682A60" w14:textId="3106C212" w:rsidR="005940A4" w:rsidRDefault="005940A4" w:rsidP="00B532FF">
      <w:pPr>
        <w:pStyle w:val="BodyText3"/>
        <w:numPr>
          <w:ilvl w:val="0"/>
          <w:numId w:val="16"/>
        </w:numPr>
        <w:rPr>
          <w:lang w:val="en-US"/>
        </w:rPr>
      </w:pPr>
      <w:r>
        <w:rPr>
          <w:lang w:val="en-US"/>
        </w:rPr>
        <w:t>Task</w:t>
      </w:r>
    </w:p>
    <w:p w14:paraId="5C7112C9" w14:textId="5AA6E235" w:rsidR="00CC7998" w:rsidRDefault="00CC7998" w:rsidP="00CC7998">
      <w:pPr>
        <w:pStyle w:val="BodyText3"/>
        <w:numPr>
          <w:ilvl w:val="0"/>
          <w:numId w:val="16"/>
        </w:numPr>
        <w:rPr>
          <w:lang w:val="en-US"/>
        </w:rPr>
      </w:pPr>
      <w:r>
        <w:rPr>
          <w:lang w:val="en-US"/>
        </w:rPr>
        <w:t>Resource (Engineer)</w:t>
      </w:r>
    </w:p>
    <w:p w14:paraId="782D7069" w14:textId="6B4FF73E" w:rsidR="005940A4" w:rsidRDefault="00D40806" w:rsidP="00B532FF">
      <w:pPr>
        <w:pStyle w:val="BodyText3"/>
        <w:numPr>
          <w:ilvl w:val="0"/>
          <w:numId w:val="16"/>
        </w:numPr>
        <w:rPr>
          <w:lang w:val="en-US"/>
        </w:rPr>
      </w:pPr>
      <w:r>
        <w:rPr>
          <w:lang w:val="en-US"/>
        </w:rPr>
        <w:t>Appointment Booking</w:t>
      </w:r>
    </w:p>
    <w:p w14:paraId="28422957" w14:textId="6EDDBCAD" w:rsidR="008F1A5E" w:rsidRDefault="008F1A5E" w:rsidP="008F1A5E">
      <w:pPr>
        <w:pStyle w:val="BodyText3"/>
        <w:numPr>
          <w:ilvl w:val="0"/>
          <w:numId w:val="16"/>
        </w:numPr>
        <w:rPr>
          <w:lang w:val="en-US"/>
        </w:rPr>
      </w:pPr>
      <w:r w:rsidRPr="008F1A5E">
        <w:rPr>
          <w:lang w:val="en-US"/>
        </w:rPr>
        <w:t>GCHCSystem</w:t>
      </w:r>
    </w:p>
    <w:p w14:paraId="4B9C226C" w14:textId="38501B7D" w:rsidR="008F1A5E" w:rsidRDefault="008F1A5E" w:rsidP="008F1A5E">
      <w:pPr>
        <w:pStyle w:val="BodyText3"/>
        <w:numPr>
          <w:ilvl w:val="0"/>
          <w:numId w:val="16"/>
        </w:numPr>
        <w:rPr>
          <w:lang w:val="en-US"/>
        </w:rPr>
      </w:pPr>
      <w:commentRangeStart w:id="119"/>
      <w:r w:rsidRPr="008F1A5E">
        <w:rPr>
          <w:lang w:val="en-US"/>
        </w:rPr>
        <w:t>GEHCContract</w:t>
      </w:r>
      <w:commentRangeEnd w:id="119"/>
      <w:r w:rsidR="005E35D2">
        <w:rPr>
          <w:rStyle w:val="CommentReference"/>
          <w:rFonts w:cs="Times New Roman"/>
          <w:color w:val="auto"/>
        </w:rPr>
        <w:commentReference w:id="119"/>
      </w:r>
    </w:p>
    <w:p w14:paraId="743B4E38" w14:textId="438AE81D" w:rsidR="008F1A5E" w:rsidRDefault="008F1A5E" w:rsidP="008F1A5E">
      <w:pPr>
        <w:pStyle w:val="BodyText3"/>
        <w:numPr>
          <w:ilvl w:val="0"/>
          <w:numId w:val="16"/>
        </w:numPr>
        <w:rPr>
          <w:lang w:val="en-US"/>
        </w:rPr>
      </w:pPr>
      <w:r w:rsidRPr="008F1A5E">
        <w:rPr>
          <w:lang w:val="en-US"/>
        </w:rPr>
        <w:t>GEHCSite</w:t>
      </w:r>
    </w:p>
    <w:p w14:paraId="4DBD6055" w14:textId="03740080" w:rsidR="00423843" w:rsidRPr="00273757" w:rsidRDefault="00423843" w:rsidP="008F7BA8">
      <w:pPr>
        <w:pStyle w:val="Heading2"/>
      </w:pPr>
      <w:bookmarkStart w:id="120" w:name="_Toc366854199"/>
      <w:bookmarkStart w:id="121" w:name="_Toc366854200"/>
      <w:bookmarkStart w:id="122" w:name="_Toc370915633"/>
      <w:bookmarkEnd w:id="120"/>
      <w:bookmarkEnd w:id="121"/>
      <w:r w:rsidRPr="00273757">
        <w:t>Out of Scope</w:t>
      </w:r>
      <w:bookmarkEnd w:id="122"/>
    </w:p>
    <w:p w14:paraId="5792CCBF" w14:textId="75CCE308" w:rsidR="005940A4" w:rsidRPr="00546513" w:rsidRDefault="005940A4" w:rsidP="008F7BA8">
      <w:pPr>
        <w:pStyle w:val="BodyText2"/>
        <w:ind w:left="0"/>
      </w:pPr>
      <w:r>
        <w:t>The following objects are not integrated and hence are out of scope for the IDS</w:t>
      </w:r>
      <w:r w:rsidR="009F0E88">
        <w:t xml:space="preserve">. </w:t>
      </w:r>
      <w:r w:rsidR="00315248">
        <w:t xml:space="preserve">These </w:t>
      </w:r>
      <w:r w:rsidR="009F0E88">
        <w:t>objects are described in the BSS and will be handled manually in the CKSW system.</w:t>
      </w:r>
    </w:p>
    <w:p w14:paraId="3B43D0C7" w14:textId="7B373E4F" w:rsidR="005940A4" w:rsidRDefault="005940A4" w:rsidP="00B532FF">
      <w:pPr>
        <w:pStyle w:val="Body1"/>
        <w:numPr>
          <w:ilvl w:val="0"/>
          <w:numId w:val="25"/>
        </w:numPr>
      </w:pPr>
      <w:r>
        <w:t xml:space="preserve">Transactional Data </w:t>
      </w:r>
    </w:p>
    <w:p w14:paraId="38340B49" w14:textId="1443E187" w:rsidR="005940A4" w:rsidRPr="00273757" w:rsidRDefault="00C64A75" w:rsidP="00B532FF">
      <w:pPr>
        <w:pStyle w:val="BodyText"/>
        <w:numPr>
          <w:ilvl w:val="0"/>
          <w:numId w:val="26"/>
        </w:numPr>
        <w:rPr>
          <w:lang w:val="en-US"/>
        </w:rPr>
      </w:pPr>
      <w:r>
        <w:rPr>
          <w:lang w:val="en-US"/>
        </w:rPr>
        <w:t>Job</w:t>
      </w:r>
      <w:r w:rsidR="005940A4">
        <w:rPr>
          <w:lang w:val="en-US"/>
        </w:rPr>
        <w:t xml:space="preserve">s of type preventive </w:t>
      </w:r>
      <w:commentRangeStart w:id="123"/>
      <w:r w:rsidR="005940A4">
        <w:rPr>
          <w:lang w:val="en-US"/>
        </w:rPr>
        <w:t>maintenance</w:t>
      </w:r>
      <w:commentRangeEnd w:id="123"/>
      <w:r w:rsidR="00CC7998">
        <w:rPr>
          <w:rStyle w:val="CommentReference"/>
          <w:rFonts w:cs="Times New Roman"/>
          <w:color w:val="auto"/>
        </w:rPr>
        <w:commentReference w:id="123"/>
      </w:r>
      <w:r w:rsidR="005940A4">
        <w:rPr>
          <w:lang w:val="en-US"/>
        </w:rPr>
        <w:t xml:space="preserve"> </w:t>
      </w:r>
    </w:p>
    <w:p w14:paraId="2C652FDE" w14:textId="26F77A54" w:rsidR="005940A4" w:rsidRDefault="005940A4" w:rsidP="00B532FF">
      <w:pPr>
        <w:pStyle w:val="Body1"/>
        <w:numPr>
          <w:ilvl w:val="0"/>
          <w:numId w:val="25"/>
        </w:numPr>
      </w:pPr>
      <w:bookmarkStart w:id="124" w:name="OLE_LINK46"/>
      <w:bookmarkStart w:id="125" w:name="OLE_LINK51"/>
      <w:commentRangeStart w:id="126"/>
      <w:r>
        <w:t>Master</w:t>
      </w:r>
      <w:commentRangeEnd w:id="126"/>
      <w:r w:rsidR="00D52231">
        <w:rPr>
          <w:rStyle w:val="CommentReference"/>
          <w:rFonts w:ascii="Verdana" w:hAnsi="Verdana"/>
        </w:rPr>
        <w:commentReference w:id="126"/>
      </w:r>
      <w:r>
        <w:t xml:space="preserve"> Data </w:t>
      </w:r>
    </w:p>
    <w:bookmarkEnd w:id="124"/>
    <w:bookmarkEnd w:id="125"/>
    <w:p w14:paraId="534611ED" w14:textId="77777777" w:rsidR="00481C1B" w:rsidRPr="005940A4" w:rsidRDefault="00481C1B" w:rsidP="00B532FF">
      <w:pPr>
        <w:pStyle w:val="BodyText"/>
        <w:numPr>
          <w:ilvl w:val="0"/>
          <w:numId w:val="26"/>
        </w:numPr>
        <w:rPr>
          <w:lang w:val="en-US"/>
        </w:rPr>
      </w:pPr>
      <w:r w:rsidRPr="005940A4">
        <w:rPr>
          <w:lang w:val="en-US"/>
        </w:rPr>
        <w:t xml:space="preserve">Regions </w:t>
      </w:r>
    </w:p>
    <w:p w14:paraId="422A97D3" w14:textId="77777777" w:rsidR="00481C1B" w:rsidRPr="005940A4" w:rsidRDefault="00481C1B" w:rsidP="00B532FF">
      <w:pPr>
        <w:pStyle w:val="BodyText"/>
        <w:numPr>
          <w:ilvl w:val="0"/>
          <w:numId w:val="26"/>
        </w:numPr>
        <w:rPr>
          <w:lang w:val="en-US"/>
        </w:rPr>
      </w:pPr>
      <w:r w:rsidRPr="005940A4">
        <w:rPr>
          <w:lang w:val="en-US"/>
        </w:rPr>
        <w:t>Districts</w:t>
      </w:r>
    </w:p>
    <w:p w14:paraId="770F549D" w14:textId="567D7EAE" w:rsidR="00481C1B" w:rsidRPr="005940A4" w:rsidRDefault="00481C1B" w:rsidP="00B532FF">
      <w:pPr>
        <w:pStyle w:val="BodyText"/>
        <w:numPr>
          <w:ilvl w:val="0"/>
          <w:numId w:val="26"/>
        </w:numPr>
        <w:rPr>
          <w:lang w:val="en-US"/>
        </w:rPr>
      </w:pPr>
      <w:r w:rsidRPr="005940A4">
        <w:rPr>
          <w:lang w:val="en-US"/>
        </w:rPr>
        <w:t>Skills</w:t>
      </w:r>
      <w:r w:rsidR="00602C5E">
        <w:rPr>
          <w:lang w:val="en-US"/>
        </w:rPr>
        <w:t xml:space="preserve"> – Can be managed by Excel import;</w:t>
      </w:r>
    </w:p>
    <w:p w14:paraId="222DF882" w14:textId="77777777" w:rsidR="00481C1B" w:rsidRPr="005940A4" w:rsidRDefault="00481C1B" w:rsidP="00B532FF">
      <w:pPr>
        <w:pStyle w:val="BodyText"/>
        <w:numPr>
          <w:ilvl w:val="0"/>
          <w:numId w:val="26"/>
        </w:numPr>
        <w:rPr>
          <w:lang w:val="en-US"/>
        </w:rPr>
      </w:pPr>
      <w:r w:rsidRPr="005940A4">
        <w:rPr>
          <w:lang w:val="en-US"/>
        </w:rPr>
        <w:t>Calendars</w:t>
      </w:r>
    </w:p>
    <w:p w14:paraId="796345D2" w14:textId="7B0CD6FF" w:rsidR="005940A4" w:rsidRPr="005D4864" w:rsidRDefault="00481C1B" w:rsidP="00B532FF">
      <w:pPr>
        <w:pStyle w:val="BodyText"/>
        <w:numPr>
          <w:ilvl w:val="0"/>
          <w:numId w:val="26"/>
        </w:numPr>
      </w:pPr>
      <w:r w:rsidRPr="005940A4">
        <w:rPr>
          <w:lang w:val="en-US"/>
        </w:rPr>
        <w:t xml:space="preserve">Mapping </w:t>
      </w:r>
      <w:r w:rsidR="009F0E88">
        <w:rPr>
          <w:lang w:val="en-US"/>
        </w:rPr>
        <w:t xml:space="preserve">Table </w:t>
      </w:r>
      <w:r w:rsidRPr="005940A4">
        <w:rPr>
          <w:lang w:val="en-US"/>
        </w:rPr>
        <w:t xml:space="preserve">Post codes </w:t>
      </w:r>
      <w:r w:rsidR="00423843" w:rsidRPr="005940A4">
        <w:rPr>
          <w:lang w:val="en-US"/>
        </w:rPr>
        <w:t>to District</w:t>
      </w:r>
      <w:r w:rsidRPr="005940A4">
        <w:rPr>
          <w:lang w:val="en-US"/>
        </w:rPr>
        <w:t xml:space="preserve"> </w:t>
      </w:r>
    </w:p>
    <w:p w14:paraId="3AF9FCA2" w14:textId="36A0F0CB" w:rsidR="009F0E88" w:rsidRDefault="009F0E88" w:rsidP="00B532FF">
      <w:pPr>
        <w:pStyle w:val="BodyText"/>
        <w:numPr>
          <w:ilvl w:val="0"/>
          <w:numId w:val="26"/>
        </w:numPr>
        <w:rPr>
          <w:lang w:val="en-US"/>
        </w:rPr>
      </w:pPr>
      <w:r w:rsidRPr="005940A4">
        <w:rPr>
          <w:lang w:val="en-US"/>
        </w:rPr>
        <w:t xml:space="preserve">Mapping </w:t>
      </w:r>
      <w:r>
        <w:rPr>
          <w:lang w:val="en-US"/>
        </w:rPr>
        <w:t>Table Site</w:t>
      </w:r>
      <w:r w:rsidRPr="005940A4">
        <w:rPr>
          <w:lang w:val="en-US"/>
        </w:rPr>
        <w:t xml:space="preserve"> codes </w:t>
      </w:r>
      <w:r w:rsidR="00423843" w:rsidRPr="005940A4">
        <w:rPr>
          <w:lang w:val="en-US"/>
        </w:rPr>
        <w:t>to District</w:t>
      </w:r>
      <w:r w:rsidRPr="005940A4">
        <w:rPr>
          <w:lang w:val="en-US"/>
        </w:rPr>
        <w:t xml:space="preserve"> </w:t>
      </w:r>
    </w:p>
    <w:p w14:paraId="47ACC973" w14:textId="42D610D2" w:rsidR="009F0E88" w:rsidRDefault="009F0E88" w:rsidP="00B532FF">
      <w:pPr>
        <w:pStyle w:val="BodyText"/>
        <w:numPr>
          <w:ilvl w:val="0"/>
          <w:numId w:val="26"/>
        </w:numPr>
        <w:rPr>
          <w:lang w:val="en-US"/>
        </w:rPr>
      </w:pPr>
      <w:r w:rsidRPr="005940A4">
        <w:rPr>
          <w:lang w:val="en-US"/>
        </w:rPr>
        <w:t xml:space="preserve">Mapping </w:t>
      </w:r>
      <w:r w:rsidR="00C64A75">
        <w:rPr>
          <w:lang w:val="en-US"/>
        </w:rPr>
        <w:t>Job</w:t>
      </w:r>
      <w:r>
        <w:rPr>
          <w:lang w:val="en-US"/>
        </w:rPr>
        <w:t xml:space="preserve"> Type, Equipment Type to Task duration</w:t>
      </w:r>
    </w:p>
    <w:p w14:paraId="24F30B24" w14:textId="29501445" w:rsidR="009F0E88" w:rsidRDefault="009F0E88" w:rsidP="00B532FF">
      <w:pPr>
        <w:pStyle w:val="BodyText"/>
        <w:numPr>
          <w:ilvl w:val="0"/>
          <w:numId w:val="26"/>
        </w:numPr>
        <w:rPr>
          <w:lang w:val="en-US"/>
        </w:rPr>
      </w:pPr>
      <w:r>
        <w:rPr>
          <w:lang w:val="en-US"/>
        </w:rPr>
        <w:t xml:space="preserve">Mapping table </w:t>
      </w:r>
      <w:r w:rsidR="00C64A75">
        <w:rPr>
          <w:lang w:val="en-US"/>
        </w:rPr>
        <w:t>Job</w:t>
      </w:r>
      <w:r>
        <w:rPr>
          <w:lang w:val="en-US"/>
        </w:rPr>
        <w:t xml:space="preserve"> Priority to SLA Duration</w:t>
      </w:r>
      <w:r w:rsidRPr="005940A4">
        <w:rPr>
          <w:lang w:val="en-US"/>
        </w:rPr>
        <w:t xml:space="preserve"> </w:t>
      </w:r>
    </w:p>
    <w:p w14:paraId="26075C20" w14:textId="574274D6" w:rsidR="005940A4" w:rsidRPr="005D4864" w:rsidRDefault="009F0E88" w:rsidP="00273757">
      <w:pPr>
        <w:pStyle w:val="BodyText"/>
        <w:ind w:left="2016"/>
      </w:pPr>
      <w:r>
        <w:rPr>
          <w:lang w:val="en-US"/>
        </w:rPr>
        <w:lastRenderedPageBreak/>
        <w:t>Any other mapping tables</w:t>
      </w:r>
    </w:p>
    <w:p w14:paraId="5C85D405" w14:textId="79E5C637" w:rsidR="005940A4" w:rsidRPr="00546513" w:rsidRDefault="005940A4" w:rsidP="00B532FF">
      <w:pPr>
        <w:pStyle w:val="Body1"/>
        <w:numPr>
          <w:ilvl w:val="0"/>
          <w:numId w:val="25"/>
        </w:numPr>
      </w:pPr>
      <w:r>
        <w:t xml:space="preserve">Code Lists </w:t>
      </w:r>
    </w:p>
    <w:p w14:paraId="44906B55" w14:textId="59AE28FE" w:rsidR="00FA7870" w:rsidRDefault="00FA7870">
      <w:pPr>
        <w:pStyle w:val="BodyText"/>
        <w:numPr>
          <w:ilvl w:val="0"/>
          <w:numId w:val="26"/>
        </w:numPr>
        <w:rPr>
          <w:lang w:val="en-US"/>
        </w:rPr>
      </w:pPr>
      <w:r w:rsidRPr="00FA7870">
        <w:rPr>
          <w:lang w:val="en-US"/>
        </w:rPr>
        <w:t>GEHCCancellationReason</w:t>
      </w:r>
    </w:p>
    <w:p w14:paraId="09677C9B" w14:textId="3A64B4CA" w:rsidR="00FA7870" w:rsidRDefault="00FA7870" w:rsidP="00FA7870">
      <w:pPr>
        <w:pStyle w:val="BodyText"/>
        <w:numPr>
          <w:ilvl w:val="0"/>
          <w:numId w:val="26"/>
        </w:numPr>
        <w:rPr>
          <w:lang w:val="en-US"/>
        </w:rPr>
      </w:pPr>
      <w:r w:rsidRPr="00FA7870">
        <w:rPr>
          <w:lang w:val="en-US"/>
        </w:rPr>
        <w:t>GEHCCRMSystem</w:t>
      </w:r>
    </w:p>
    <w:p w14:paraId="44788279" w14:textId="3EBD694B" w:rsidR="00FA7870" w:rsidRDefault="00FA7870" w:rsidP="00FA7870">
      <w:pPr>
        <w:pStyle w:val="BodyText"/>
        <w:numPr>
          <w:ilvl w:val="0"/>
          <w:numId w:val="26"/>
        </w:numPr>
        <w:rPr>
          <w:lang w:val="en-US"/>
        </w:rPr>
      </w:pPr>
      <w:r w:rsidRPr="00FA7870">
        <w:rPr>
          <w:lang w:val="en-US"/>
        </w:rPr>
        <w:t>GEHCIncompleteReason</w:t>
      </w:r>
    </w:p>
    <w:p w14:paraId="037D42D5" w14:textId="31352AF9" w:rsidR="00FA7870" w:rsidRDefault="00FA7870" w:rsidP="00FA7870">
      <w:pPr>
        <w:pStyle w:val="BodyText"/>
        <w:numPr>
          <w:ilvl w:val="0"/>
          <w:numId w:val="26"/>
        </w:numPr>
        <w:rPr>
          <w:lang w:val="en-US"/>
        </w:rPr>
      </w:pPr>
      <w:r w:rsidRPr="00FA7870">
        <w:rPr>
          <w:lang w:val="en-US"/>
        </w:rPr>
        <w:t>GEHCLanguage</w:t>
      </w:r>
    </w:p>
    <w:p w14:paraId="5FBE5E5C" w14:textId="771A09D2" w:rsidR="00FA7870" w:rsidRDefault="00FA7870" w:rsidP="00FA7870">
      <w:pPr>
        <w:pStyle w:val="BodyText"/>
        <w:numPr>
          <w:ilvl w:val="0"/>
          <w:numId w:val="26"/>
        </w:numPr>
        <w:rPr>
          <w:lang w:val="en-US"/>
        </w:rPr>
      </w:pPr>
      <w:r w:rsidRPr="00FA7870">
        <w:rPr>
          <w:lang w:val="en-US"/>
        </w:rPr>
        <w:t>GEHCRejectionReason</w:t>
      </w:r>
    </w:p>
    <w:p w14:paraId="3CF7C55C" w14:textId="6EA38170" w:rsidR="00FA7870" w:rsidRDefault="00FA7870" w:rsidP="00FA7870">
      <w:pPr>
        <w:pStyle w:val="BodyText"/>
        <w:numPr>
          <w:ilvl w:val="0"/>
          <w:numId w:val="26"/>
        </w:numPr>
        <w:rPr>
          <w:lang w:val="en-US"/>
        </w:rPr>
      </w:pPr>
      <w:r w:rsidRPr="00FA7870">
        <w:rPr>
          <w:lang w:val="en-US"/>
        </w:rPr>
        <w:t>GEHCSystemStatus</w:t>
      </w:r>
    </w:p>
    <w:p w14:paraId="11A9891F" w14:textId="23F5DD44" w:rsidR="00FA7870" w:rsidRDefault="00FA7870" w:rsidP="00FA7870">
      <w:pPr>
        <w:pStyle w:val="BodyText"/>
        <w:numPr>
          <w:ilvl w:val="0"/>
          <w:numId w:val="26"/>
        </w:numPr>
        <w:rPr>
          <w:lang w:val="en-US"/>
        </w:rPr>
      </w:pPr>
      <w:r w:rsidRPr="00FA7870">
        <w:rPr>
          <w:lang w:val="en-US"/>
        </w:rPr>
        <w:t>GEHCTaskSubType</w:t>
      </w:r>
    </w:p>
    <w:p w14:paraId="049610B5" w14:textId="77777777" w:rsidR="00481C1B" w:rsidRPr="00273757" w:rsidRDefault="00481C1B" w:rsidP="00B532FF">
      <w:pPr>
        <w:pStyle w:val="BodyText"/>
        <w:numPr>
          <w:ilvl w:val="0"/>
          <w:numId w:val="26"/>
        </w:numPr>
        <w:rPr>
          <w:lang w:val="en-US"/>
        </w:rPr>
      </w:pPr>
      <w:r w:rsidRPr="00273757">
        <w:rPr>
          <w:lang w:val="en-US"/>
        </w:rPr>
        <w:t>Task Status Codes</w:t>
      </w:r>
    </w:p>
    <w:p w14:paraId="0C0BA63B" w14:textId="00265597" w:rsidR="00481C1B" w:rsidRPr="00273757" w:rsidRDefault="00C64A75" w:rsidP="00B532FF">
      <w:pPr>
        <w:pStyle w:val="BodyText"/>
        <w:numPr>
          <w:ilvl w:val="0"/>
          <w:numId w:val="26"/>
        </w:numPr>
        <w:rPr>
          <w:lang w:val="en-US"/>
        </w:rPr>
      </w:pPr>
      <w:r>
        <w:rPr>
          <w:lang w:val="en-US"/>
        </w:rPr>
        <w:t>Job</w:t>
      </w:r>
      <w:r w:rsidR="00481C1B" w:rsidRPr="00273757">
        <w:rPr>
          <w:lang w:val="en-US"/>
        </w:rPr>
        <w:t xml:space="preserve"> Types</w:t>
      </w:r>
    </w:p>
    <w:p w14:paraId="35F4DAEF" w14:textId="77777777" w:rsidR="00481C1B" w:rsidRPr="00273757" w:rsidRDefault="00481C1B" w:rsidP="00B532FF">
      <w:pPr>
        <w:pStyle w:val="BodyText"/>
        <w:numPr>
          <w:ilvl w:val="0"/>
          <w:numId w:val="26"/>
        </w:numPr>
        <w:rPr>
          <w:lang w:val="en-US"/>
        </w:rPr>
      </w:pPr>
      <w:r w:rsidRPr="00273757">
        <w:rPr>
          <w:lang w:val="en-US"/>
        </w:rPr>
        <w:t>Equipment Types</w:t>
      </w:r>
    </w:p>
    <w:p w14:paraId="0D7FD0D4" w14:textId="77777777" w:rsidR="00481C1B" w:rsidRPr="00273757" w:rsidRDefault="00481C1B" w:rsidP="00B532FF">
      <w:pPr>
        <w:pStyle w:val="BodyText"/>
        <w:numPr>
          <w:ilvl w:val="0"/>
          <w:numId w:val="26"/>
        </w:numPr>
        <w:rPr>
          <w:lang w:val="en-US"/>
        </w:rPr>
      </w:pPr>
      <w:r w:rsidRPr="00273757">
        <w:rPr>
          <w:lang w:val="en-US"/>
        </w:rPr>
        <w:t>Completion Codes</w:t>
      </w:r>
    </w:p>
    <w:p w14:paraId="7B7B0BDC" w14:textId="77777777" w:rsidR="00481C1B" w:rsidRPr="00273757" w:rsidRDefault="00481C1B" w:rsidP="00B532FF">
      <w:pPr>
        <w:pStyle w:val="BodyText"/>
        <w:numPr>
          <w:ilvl w:val="0"/>
          <w:numId w:val="26"/>
        </w:numPr>
        <w:rPr>
          <w:lang w:val="en-US"/>
        </w:rPr>
      </w:pPr>
      <w:r w:rsidRPr="00273757">
        <w:rPr>
          <w:lang w:val="en-US"/>
        </w:rPr>
        <w:t>Non Availability Types</w:t>
      </w:r>
    </w:p>
    <w:p w14:paraId="3A82F5A0" w14:textId="77777777" w:rsidR="00481C1B" w:rsidRPr="00273757" w:rsidRDefault="00481C1B" w:rsidP="00B532FF">
      <w:pPr>
        <w:pStyle w:val="BodyText"/>
        <w:numPr>
          <w:ilvl w:val="0"/>
          <w:numId w:val="26"/>
        </w:numPr>
        <w:rPr>
          <w:lang w:val="en-US"/>
        </w:rPr>
      </w:pPr>
      <w:r w:rsidRPr="00273757">
        <w:rPr>
          <w:lang w:val="en-US"/>
        </w:rPr>
        <w:t>Engineer Types</w:t>
      </w:r>
    </w:p>
    <w:p w14:paraId="2DC01FE3" w14:textId="77777777" w:rsidR="00423843" w:rsidRPr="00273757" w:rsidRDefault="00423843" w:rsidP="00273757">
      <w:pPr>
        <w:pStyle w:val="BodyText3"/>
        <w:ind w:left="1296"/>
        <w:rPr>
          <w:lang w:val="en-US"/>
        </w:rPr>
      </w:pPr>
    </w:p>
    <w:p w14:paraId="401B0D5D" w14:textId="77777777" w:rsidR="002F6983" w:rsidRDefault="00796CC5" w:rsidP="0020515D">
      <w:pPr>
        <w:pStyle w:val="Heading1"/>
      </w:pPr>
      <w:bookmarkStart w:id="127" w:name="_Toc359435015"/>
      <w:bookmarkStart w:id="128" w:name="_Toc359435822"/>
      <w:bookmarkStart w:id="129" w:name="_Toc77953"/>
      <w:bookmarkStart w:id="130" w:name="_Toc231441"/>
      <w:bookmarkStart w:id="131" w:name="_Toc252180"/>
      <w:bookmarkStart w:id="132" w:name="_Toc370915634"/>
      <w:bookmarkEnd w:id="127"/>
      <w:bookmarkEnd w:id="128"/>
      <w:r w:rsidRPr="006B439F">
        <w:lastRenderedPageBreak/>
        <w:t xml:space="preserve">Integration </w:t>
      </w:r>
      <w:bookmarkStart w:id="133" w:name="_Toc77954"/>
      <w:bookmarkStart w:id="134" w:name="_Toc231442"/>
      <w:bookmarkEnd w:id="129"/>
      <w:bookmarkEnd w:id="130"/>
      <w:r w:rsidR="002F6983" w:rsidRPr="006B439F">
        <w:t>Overview</w:t>
      </w:r>
      <w:bookmarkEnd w:id="131"/>
      <w:bookmarkEnd w:id="132"/>
    </w:p>
    <w:p w14:paraId="5CDDFD8A" w14:textId="20FD2109" w:rsidR="002668B4" w:rsidRPr="00D02608" w:rsidRDefault="002668B4" w:rsidP="00D02608">
      <w:pPr>
        <w:pStyle w:val="BodyText"/>
        <w:ind w:left="0"/>
      </w:pPr>
    </w:p>
    <w:p w14:paraId="68DC78E2" w14:textId="22EA5C78" w:rsidR="0020515D" w:rsidRDefault="0020515D" w:rsidP="0020515D">
      <w:pPr>
        <w:pStyle w:val="Heading2"/>
      </w:pPr>
      <w:bookmarkStart w:id="135" w:name="_Toc370915635"/>
      <w:r w:rsidRPr="006B439F">
        <w:t>Landscape Overview</w:t>
      </w:r>
      <w:bookmarkEnd w:id="135"/>
    </w:p>
    <w:p w14:paraId="3AE87183" w14:textId="4C1F57AF" w:rsidR="0063725B" w:rsidRPr="00B00976" w:rsidRDefault="00E464F0" w:rsidP="008F7BA8">
      <w:pPr>
        <w:pStyle w:val="BodyText2"/>
        <w:ind w:left="0"/>
      </w:pPr>
      <w:r>
        <w:rPr>
          <w:noProof/>
          <w:lang w:val="en-US"/>
        </w:rPr>
        <mc:AlternateContent>
          <mc:Choice Requires="wpg">
            <w:drawing>
              <wp:anchor distT="0" distB="0" distL="114300" distR="114300" simplePos="0" relativeHeight="251681792" behindDoc="0" locked="0" layoutInCell="1" allowOverlap="1" wp14:anchorId="5257B3A1" wp14:editId="0992FE55">
                <wp:simplePos x="0" y="0"/>
                <wp:positionH relativeFrom="column">
                  <wp:posOffset>-107950</wp:posOffset>
                </wp:positionH>
                <wp:positionV relativeFrom="paragraph">
                  <wp:posOffset>377825</wp:posOffset>
                </wp:positionV>
                <wp:extent cx="6642100" cy="3891280"/>
                <wp:effectExtent l="0" t="0" r="6350" b="0"/>
                <wp:wrapSquare wrapText="bothSides"/>
                <wp:docPr id="70" name="Group 70"/>
                <wp:cNvGraphicFramePr/>
                <a:graphic xmlns:a="http://schemas.openxmlformats.org/drawingml/2006/main">
                  <a:graphicData uri="http://schemas.microsoft.com/office/word/2010/wordprocessingGroup">
                    <wpg:wgp>
                      <wpg:cNvGrpSpPr/>
                      <wpg:grpSpPr>
                        <a:xfrm>
                          <a:off x="0" y="0"/>
                          <a:ext cx="6642100" cy="3891280"/>
                          <a:chOff x="0" y="0"/>
                          <a:chExt cx="6921191" cy="3962420"/>
                        </a:xfrm>
                      </wpg:grpSpPr>
                      <wpg:grpSp>
                        <wpg:cNvPr id="71" name="Group 71"/>
                        <wpg:cNvGrpSpPr/>
                        <wpg:grpSpPr>
                          <a:xfrm>
                            <a:off x="213360" y="1270000"/>
                            <a:ext cx="880678" cy="987393"/>
                            <a:chOff x="214855" y="156628"/>
                            <a:chExt cx="880765" cy="989031"/>
                          </a:xfrm>
                        </wpg:grpSpPr>
                        <pic:pic xmlns:pic="http://schemas.openxmlformats.org/drawingml/2006/picture">
                          <pic:nvPicPr>
                            <pic:cNvPr id="72" name="Picture 72"/>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419804" y="156628"/>
                              <a:ext cx="499871" cy="989031"/>
                            </a:xfrm>
                            <a:prstGeom prst="rect">
                              <a:avLst/>
                            </a:prstGeom>
                          </pic:spPr>
                        </pic:pic>
                        <wps:wsp>
                          <wps:cNvPr id="73" name="TextBox 8"/>
                          <wps:cNvSpPr txBox="1"/>
                          <wps:spPr>
                            <a:xfrm>
                              <a:off x="214855" y="898614"/>
                              <a:ext cx="880765" cy="246465"/>
                            </a:xfrm>
                            <a:prstGeom prst="rect">
                              <a:avLst/>
                            </a:prstGeom>
                            <a:noFill/>
                          </wps:spPr>
                          <wps:txbx>
                            <w:txbxContent>
                              <w:p w14:paraId="6B3288C1" w14:textId="77777777" w:rsidR="004E6BA2" w:rsidRPr="00F073C9" w:rsidRDefault="004E6BA2" w:rsidP="00E464F0">
                                <w:pPr>
                                  <w:pStyle w:val="NormalWeb"/>
                                  <w:spacing w:before="0" w:beforeAutospacing="0" w:after="0" w:afterAutospacing="0"/>
                                  <w:jc w:val="center"/>
                                  <w:rPr>
                                    <w:sz w:val="20"/>
                                    <w:szCs w:val="20"/>
                                  </w:rPr>
                                </w:pPr>
                                <w:r w:rsidRPr="00F073C9">
                                  <w:rPr>
                                    <w:rFonts w:hAnsi="Calibri" w:cstheme="minorBidi"/>
                                    <w:color w:val="000000" w:themeColor="text1"/>
                                    <w:kern w:val="24"/>
                                    <w:sz w:val="20"/>
                                    <w:szCs w:val="20"/>
                                  </w:rPr>
                                  <w:t>Trace (Skills)</w:t>
                                </w:r>
                              </w:p>
                            </w:txbxContent>
                          </wps:txbx>
                          <wps:bodyPr wrap="square" rtlCol="0">
                            <a:noAutofit/>
                          </wps:bodyPr>
                        </wps:wsp>
                      </wpg:grpSp>
                      <wpg:grpSp>
                        <wpg:cNvPr id="74" name="Group 74"/>
                        <wpg:cNvGrpSpPr/>
                        <wpg:grpSpPr>
                          <a:xfrm>
                            <a:off x="1757680" y="2783840"/>
                            <a:ext cx="1561981" cy="1134074"/>
                            <a:chOff x="1764072" y="1487066"/>
                            <a:chExt cx="1562135" cy="1136008"/>
                          </a:xfrm>
                        </wpg:grpSpPr>
                        <pic:pic xmlns:pic="http://schemas.openxmlformats.org/drawingml/2006/picture">
                          <pic:nvPicPr>
                            <pic:cNvPr id="75" name="Picture 75"/>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2239120" y="1487066"/>
                              <a:ext cx="499871" cy="989031"/>
                            </a:xfrm>
                            <a:prstGeom prst="rect">
                              <a:avLst/>
                            </a:prstGeom>
                          </pic:spPr>
                        </pic:pic>
                        <wps:wsp>
                          <wps:cNvPr id="76" name="TextBox 10"/>
                          <wps:cNvSpPr txBox="1"/>
                          <wps:spPr>
                            <a:xfrm>
                              <a:off x="1764072" y="2221693"/>
                              <a:ext cx="1562135" cy="401381"/>
                            </a:xfrm>
                            <a:prstGeom prst="rect">
                              <a:avLst/>
                            </a:prstGeom>
                            <a:noFill/>
                          </wps:spPr>
                          <wps:txbx>
                            <w:txbxContent>
                              <w:p w14:paraId="21A48DDE" w14:textId="77777777" w:rsidR="004E6BA2" w:rsidRPr="00BE2558" w:rsidRDefault="004E6BA2" w:rsidP="00E464F0">
                                <w:pPr>
                                  <w:pStyle w:val="NormalWeb"/>
                                  <w:spacing w:before="0" w:beforeAutospacing="0" w:after="0" w:afterAutospacing="0"/>
                                  <w:jc w:val="center"/>
                                  <w:rPr>
                                    <w:sz w:val="20"/>
                                    <w:szCs w:val="20"/>
                                  </w:rPr>
                                </w:pPr>
                                <w:r w:rsidRPr="00BE2558">
                                  <w:rPr>
                                    <w:rFonts w:hAnsi="Calibri" w:cstheme="minorBidi"/>
                                    <w:color w:val="000000" w:themeColor="text1"/>
                                    <w:kern w:val="24"/>
                                    <w:sz w:val="20"/>
                                    <w:szCs w:val="20"/>
                                  </w:rPr>
                                  <w:t>MUST (</w:t>
                                </w:r>
                                <w:r>
                                  <w:rPr>
                                    <w:rFonts w:hAnsi="Calibri" w:cstheme="minorBidi"/>
                                    <w:color w:val="000000" w:themeColor="text1"/>
                                    <w:kern w:val="24"/>
                                    <w:sz w:val="20"/>
                                    <w:szCs w:val="20"/>
                                  </w:rPr>
                                  <w:t>Job</w:t>
                                </w:r>
                                <w:r w:rsidRPr="00BE2558">
                                  <w:rPr>
                                    <w:rFonts w:hAnsi="Calibri" w:cstheme="minorBidi"/>
                                    <w:color w:val="000000" w:themeColor="text1"/>
                                    <w:kern w:val="24"/>
                                    <w:sz w:val="20"/>
                                    <w:szCs w:val="20"/>
                                  </w:rPr>
                                  <w:t xml:space="preserve"> Management)</w:t>
                                </w:r>
                              </w:p>
                            </w:txbxContent>
                          </wps:txbx>
                          <wps:bodyPr wrap="square" rtlCol="0">
                            <a:noAutofit/>
                          </wps:bodyPr>
                        </wps:wsp>
                      </wpg:grpSp>
                      <wpg:grpSp>
                        <wpg:cNvPr id="77" name="Group 77"/>
                        <wpg:cNvGrpSpPr/>
                        <wpg:grpSpPr>
                          <a:xfrm>
                            <a:off x="4399280" y="1991360"/>
                            <a:ext cx="1152437" cy="1311868"/>
                            <a:chOff x="4400650" y="879933"/>
                            <a:chExt cx="1152551" cy="1313634"/>
                          </a:xfrm>
                        </wpg:grpSpPr>
                        <pic:pic xmlns:pic="http://schemas.openxmlformats.org/drawingml/2006/picture">
                          <pic:nvPicPr>
                            <pic:cNvPr id="78" name="Picture 78"/>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4714823" y="879933"/>
                              <a:ext cx="499871" cy="989031"/>
                            </a:xfrm>
                            <a:prstGeom prst="rect">
                              <a:avLst/>
                            </a:prstGeom>
                          </pic:spPr>
                        </pic:pic>
                        <wps:wsp>
                          <wps:cNvPr id="79" name="TextBox 12"/>
                          <wps:cNvSpPr txBox="1"/>
                          <wps:spPr>
                            <a:xfrm>
                              <a:off x="4400650" y="1637116"/>
                              <a:ext cx="1152551" cy="556451"/>
                            </a:xfrm>
                            <a:prstGeom prst="rect">
                              <a:avLst/>
                            </a:prstGeom>
                            <a:noFill/>
                          </wps:spPr>
                          <wps:txbx>
                            <w:txbxContent>
                              <w:p w14:paraId="68EE72A1" w14:textId="77777777" w:rsidR="004E6BA2" w:rsidRPr="00F073C9" w:rsidRDefault="004E6BA2" w:rsidP="00E464F0">
                                <w:pPr>
                                  <w:pStyle w:val="NormalWeb"/>
                                  <w:spacing w:before="0" w:beforeAutospacing="0" w:after="0" w:afterAutospacing="0"/>
                                  <w:jc w:val="center"/>
                                  <w:rPr>
                                    <w:rFonts w:hAnsi="Calibri" w:cstheme="minorBidi"/>
                                    <w:color w:val="000000" w:themeColor="text1"/>
                                    <w:kern w:val="24"/>
                                    <w:sz w:val="20"/>
                                    <w:szCs w:val="20"/>
                                  </w:rPr>
                                </w:pPr>
                                <w:r w:rsidRPr="00F073C9">
                                  <w:rPr>
                                    <w:rFonts w:hAnsi="Calibri" w:cstheme="minorBidi"/>
                                    <w:color w:val="000000" w:themeColor="text1"/>
                                    <w:kern w:val="24"/>
                                    <w:sz w:val="20"/>
                                    <w:szCs w:val="20"/>
                                  </w:rPr>
                                  <w:t>Service Optimization</w:t>
                                </w:r>
                              </w:p>
                              <w:p w14:paraId="1EB070FE" w14:textId="77777777" w:rsidR="004E6BA2" w:rsidRPr="00F073C9" w:rsidRDefault="004E6BA2" w:rsidP="00E464F0">
                                <w:pPr>
                                  <w:pStyle w:val="NormalWeb"/>
                                  <w:spacing w:before="0" w:beforeAutospacing="0" w:after="0" w:afterAutospacing="0"/>
                                  <w:jc w:val="center"/>
                                  <w:rPr>
                                    <w:sz w:val="20"/>
                                    <w:szCs w:val="20"/>
                                  </w:rPr>
                                </w:pPr>
                                <w:r w:rsidRPr="00F073C9">
                                  <w:rPr>
                                    <w:rFonts w:hAnsi="Calibri" w:cstheme="minorBidi"/>
                                    <w:color w:val="000000" w:themeColor="text1"/>
                                    <w:kern w:val="24"/>
                                    <w:sz w:val="20"/>
                                    <w:szCs w:val="20"/>
                                  </w:rPr>
                                  <w:t>Server</w:t>
                                </w:r>
                              </w:p>
                            </w:txbxContent>
                          </wps:txbx>
                          <wps:bodyPr wrap="square" rtlCol="0">
                            <a:noAutofit/>
                          </wps:bodyPr>
                        </wps:wsp>
                      </wpg:grpSp>
                      <wps:wsp>
                        <wps:cNvPr id="80" name="Straight Connector 19"/>
                        <wps:cNvCnPr/>
                        <wps:spPr>
                          <a:xfrm>
                            <a:off x="2743200" y="1483360"/>
                            <a:ext cx="1956921" cy="690223"/>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 name="Straight Connector 19"/>
                        <wps:cNvCnPr/>
                        <wps:spPr>
                          <a:xfrm flipV="1">
                            <a:off x="5242560" y="1757680"/>
                            <a:ext cx="1118785" cy="419721"/>
                          </a:xfrm>
                          <a:prstGeom prst="bentConnector3">
                            <a:avLst>
                              <a:gd name="adj1" fmla="val 100026"/>
                            </a:avLst>
                          </a:prstGeom>
                        </wps:spPr>
                        <wps:style>
                          <a:lnRef idx="1">
                            <a:schemeClr val="accent1"/>
                          </a:lnRef>
                          <a:fillRef idx="0">
                            <a:schemeClr val="accent1"/>
                          </a:fillRef>
                          <a:effectRef idx="0">
                            <a:schemeClr val="accent1"/>
                          </a:effectRef>
                          <a:fontRef idx="minor">
                            <a:schemeClr val="tx1"/>
                          </a:fontRef>
                        </wps:style>
                        <wps:bodyPr/>
                      </wps:wsp>
                      <wps:wsp>
                        <wps:cNvPr id="82" name="Straight Connector 19"/>
                        <wps:cNvCnPr/>
                        <wps:spPr>
                          <a:xfrm rot="10800000">
                            <a:off x="5242560" y="2489200"/>
                            <a:ext cx="1118785" cy="394322"/>
                          </a:xfrm>
                          <a:prstGeom prst="bentConnector3">
                            <a:avLst>
                              <a:gd name="adj1" fmla="val 469"/>
                            </a:avLst>
                          </a:prstGeom>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84" name="Picture 84"/>
                          <pic:cNvPicPr>
                            <a:picLocks noChangeAspect="1"/>
                          </pic:cNvPicPr>
                        </pic:nvPicPr>
                        <pic:blipFill>
                          <a:blip r:embed="rId15"/>
                          <a:stretch>
                            <a:fillRect/>
                          </a:stretch>
                        </pic:blipFill>
                        <pic:spPr>
                          <a:xfrm>
                            <a:off x="0" y="3098800"/>
                            <a:ext cx="975360" cy="690880"/>
                          </a:xfrm>
                          <a:prstGeom prst="rect">
                            <a:avLst/>
                          </a:prstGeom>
                        </pic:spPr>
                      </pic:pic>
                      <wps:wsp>
                        <wps:cNvPr id="85" name="Straight Connector 19"/>
                        <wps:cNvCnPr/>
                        <wps:spPr>
                          <a:xfrm flipV="1">
                            <a:off x="975360" y="3190240"/>
                            <a:ext cx="1219107" cy="248277"/>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g:grpSp>
                        <wpg:cNvPr id="86" name="Group 86"/>
                        <wpg:cNvGrpSpPr/>
                        <wpg:grpSpPr>
                          <a:xfrm>
                            <a:off x="955040" y="1432560"/>
                            <a:ext cx="1236788" cy="215258"/>
                            <a:chOff x="0" y="0"/>
                            <a:chExt cx="1236882" cy="215265"/>
                          </a:xfrm>
                        </wpg:grpSpPr>
                        <wps:wsp>
                          <wps:cNvPr id="87" name="Straight Connector 19"/>
                          <wps:cNvCnPr/>
                          <wps:spPr>
                            <a:xfrm>
                              <a:off x="38637" y="45076"/>
                              <a:ext cx="119824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8" name="TextBox 38"/>
                          <wps:cNvSpPr txBox="1"/>
                          <wps:spPr>
                            <a:xfrm>
                              <a:off x="0" y="0"/>
                              <a:ext cx="735965" cy="215265"/>
                            </a:xfrm>
                            <a:prstGeom prst="rect">
                              <a:avLst/>
                            </a:prstGeom>
                            <a:noFill/>
                          </wps:spPr>
                          <wps:txbx>
                            <w:txbxContent>
                              <w:p w14:paraId="738D3E59" w14:textId="77777777" w:rsidR="004E6BA2" w:rsidRPr="006E423C" w:rsidRDefault="004E6BA2" w:rsidP="00E464F0">
                                <w:pPr>
                                  <w:pStyle w:val="NormalWeb"/>
                                  <w:spacing w:before="0" w:beforeAutospacing="0" w:after="0" w:afterAutospacing="0"/>
                                  <w:rPr>
                                    <w:sz w:val="16"/>
                                    <w:szCs w:val="16"/>
                                  </w:rPr>
                                </w:pPr>
                                <w:r>
                                  <w:rPr>
                                    <w:rFonts w:hAnsi="Calibri" w:cstheme="minorBidi"/>
                                    <w:color w:val="000000" w:themeColor="text1"/>
                                    <w:kern w:val="24"/>
                                    <w:sz w:val="16"/>
                                    <w:szCs w:val="16"/>
                                  </w:rPr>
                                  <w:t>Skills Lookup</w:t>
                                </w:r>
                              </w:p>
                            </w:txbxContent>
                          </wps:txbx>
                          <wps:bodyPr wrap="square" rtlCol="0">
                            <a:noAutofit/>
                          </wps:bodyPr>
                        </wps:wsp>
                      </wpg:grpSp>
                      <wpg:grpSp>
                        <wpg:cNvPr id="89" name="Group 89"/>
                        <wpg:cNvGrpSpPr/>
                        <wpg:grpSpPr>
                          <a:xfrm>
                            <a:off x="2738476" y="2499360"/>
                            <a:ext cx="1966446" cy="1034449"/>
                            <a:chOff x="25758" y="0"/>
                            <a:chExt cx="1966595" cy="1034482"/>
                          </a:xfrm>
                        </wpg:grpSpPr>
                        <wps:wsp>
                          <wps:cNvPr id="90" name="Straight Connector 19"/>
                          <wps:cNvCnPr/>
                          <wps:spPr>
                            <a:xfrm flipV="1">
                              <a:off x="25758" y="0"/>
                              <a:ext cx="1966595" cy="702945"/>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1" name="TextBox 39"/>
                          <wps:cNvSpPr txBox="1"/>
                          <wps:spPr>
                            <a:xfrm>
                              <a:off x="25758" y="695358"/>
                              <a:ext cx="1304925" cy="339124"/>
                            </a:xfrm>
                            <a:prstGeom prst="rect">
                              <a:avLst/>
                            </a:prstGeom>
                            <a:noFill/>
                          </wps:spPr>
                          <wps:txbx>
                            <w:txbxContent>
                              <w:p w14:paraId="1B67F074" w14:textId="77777777" w:rsidR="004E6BA2" w:rsidRDefault="004E6BA2" w:rsidP="00E464F0">
                                <w:pPr>
                                  <w:pStyle w:val="NormalWeb"/>
                                  <w:spacing w:before="0" w:beforeAutospacing="0" w:after="0" w:afterAutospacing="0"/>
                                  <w:rPr>
                                    <w:rFonts w:hAnsi="Calibri" w:cstheme="minorBidi"/>
                                    <w:kern w:val="24"/>
                                    <w:sz w:val="16"/>
                                    <w:szCs w:val="16"/>
                                  </w:rPr>
                                </w:pPr>
                                <w:r w:rsidRPr="00A822F3">
                                  <w:rPr>
                                    <w:rFonts w:hAnsi="Calibri" w:cstheme="minorBidi"/>
                                    <w:kern w:val="24"/>
                                    <w:sz w:val="16"/>
                                    <w:szCs w:val="16"/>
                                  </w:rPr>
                                  <w:t>Get Appointments</w:t>
                                </w:r>
                              </w:p>
                              <w:p w14:paraId="7D80659B" w14:textId="77777777" w:rsidR="004E6BA2" w:rsidRPr="00A822F3" w:rsidRDefault="004E6BA2" w:rsidP="00E464F0">
                                <w:pPr>
                                  <w:pStyle w:val="NormalWeb"/>
                                  <w:spacing w:before="0" w:beforeAutospacing="0" w:after="0" w:afterAutospacing="0"/>
                                  <w:rPr>
                                    <w:sz w:val="16"/>
                                    <w:szCs w:val="16"/>
                                  </w:rPr>
                                </w:pPr>
                                <w:r>
                                  <w:rPr>
                                    <w:rFonts w:hAnsi="Calibri" w:cstheme="minorBidi"/>
                                    <w:kern w:val="24"/>
                                    <w:sz w:val="16"/>
                                    <w:szCs w:val="16"/>
                                  </w:rPr>
                                  <w:t>Check address</w:t>
                                </w:r>
                              </w:p>
                            </w:txbxContent>
                          </wps:txbx>
                          <wps:bodyPr wrap="square" rtlCol="0">
                            <a:noAutofit/>
                          </wps:bodyPr>
                        </wps:wsp>
                        <wps:wsp>
                          <wps:cNvPr id="92" name="TextBox 40"/>
                          <wps:cNvSpPr txBox="1"/>
                          <wps:spPr>
                            <a:xfrm>
                              <a:off x="154519" y="204936"/>
                              <a:ext cx="861271" cy="493217"/>
                            </a:xfrm>
                            <a:prstGeom prst="rect">
                              <a:avLst/>
                            </a:prstGeom>
                            <a:noFill/>
                          </wps:spPr>
                          <wps:txbx>
                            <w:txbxContent>
                              <w:p w14:paraId="09457B52" w14:textId="77777777" w:rsidR="004E6BA2" w:rsidRDefault="004E6BA2" w:rsidP="00E464F0">
                                <w:pPr>
                                  <w:pStyle w:val="NormalWeb"/>
                                  <w:spacing w:before="0" w:beforeAutospacing="0" w:after="0" w:afterAutospacing="0"/>
                                  <w:rPr>
                                    <w:rFonts w:hAnsi="Calibri" w:cstheme="minorBidi"/>
                                    <w:color w:val="000000" w:themeColor="text1"/>
                                    <w:kern w:val="24"/>
                                    <w:sz w:val="16"/>
                                    <w:szCs w:val="16"/>
                                  </w:rPr>
                                </w:pPr>
                                <w:r>
                                  <w:rPr>
                                    <w:rFonts w:hAnsi="Calibri" w:cstheme="minorBidi"/>
                                    <w:color w:val="000000" w:themeColor="text1"/>
                                    <w:kern w:val="24"/>
                                    <w:sz w:val="16"/>
                                    <w:szCs w:val="16"/>
                                  </w:rPr>
                                  <w:t>Create/Update</w:t>
                                </w:r>
                                <w:r w:rsidRPr="008F64EF">
                                  <w:rPr>
                                    <w:rFonts w:hAnsi="Calibri" w:cstheme="minorBidi"/>
                                    <w:color w:val="000000" w:themeColor="text1"/>
                                    <w:kern w:val="24"/>
                                    <w:sz w:val="16"/>
                                    <w:szCs w:val="16"/>
                                  </w:rPr>
                                  <w:t xml:space="preserve"> Tasks</w:t>
                                </w:r>
                              </w:p>
                              <w:p w14:paraId="4998AE23" w14:textId="77777777" w:rsidR="004E6BA2" w:rsidRPr="008F64EF" w:rsidRDefault="004E6BA2" w:rsidP="00E464F0">
                                <w:pPr>
                                  <w:pStyle w:val="NormalWeb"/>
                                  <w:spacing w:before="0" w:beforeAutospacing="0" w:after="0" w:afterAutospacing="0"/>
                                  <w:rPr>
                                    <w:sz w:val="16"/>
                                    <w:szCs w:val="16"/>
                                  </w:rPr>
                                </w:pPr>
                                <w:r>
                                  <w:rPr>
                                    <w:rFonts w:hAnsi="Calibri" w:cstheme="minorBidi"/>
                                    <w:color w:val="000000" w:themeColor="text1"/>
                                    <w:kern w:val="24"/>
                                    <w:sz w:val="16"/>
                                    <w:szCs w:val="16"/>
                                  </w:rPr>
                                  <w:t>Get Tasks</w:t>
                                </w:r>
                              </w:p>
                            </w:txbxContent>
                          </wps:txbx>
                          <wps:bodyPr wrap="square" rtlCol="0">
                            <a:noAutofit/>
                          </wps:bodyPr>
                        </wps:wsp>
                      </wpg:grpSp>
                      <wpg:grpSp>
                        <wpg:cNvPr id="93" name="Group 93"/>
                        <wpg:cNvGrpSpPr/>
                        <wpg:grpSpPr>
                          <a:xfrm>
                            <a:off x="5852160" y="2885440"/>
                            <a:ext cx="1003859" cy="1076980"/>
                            <a:chOff x="0" y="0"/>
                            <a:chExt cx="1003935" cy="1077015"/>
                          </a:xfrm>
                        </wpg:grpSpPr>
                        <pic:pic xmlns:pic="http://schemas.openxmlformats.org/drawingml/2006/picture">
                          <pic:nvPicPr>
                            <pic:cNvPr id="94" name="Picture 94"/>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22167" y="0"/>
                              <a:ext cx="931026" cy="931025"/>
                            </a:xfrm>
                            <a:prstGeom prst="rect">
                              <a:avLst/>
                            </a:prstGeom>
                          </pic:spPr>
                        </pic:pic>
                        <wps:wsp>
                          <wps:cNvPr id="95" name="Text Box 95"/>
                          <wps:cNvSpPr txBox="1"/>
                          <wps:spPr>
                            <a:xfrm>
                              <a:off x="0" y="648390"/>
                              <a:ext cx="1003935" cy="4286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57E5987" w14:textId="77777777" w:rsidR="004E6BA2" w:rsidRPr="00A822F3" w:rsidRDefault="004E6BA2" w:rsidP="00E464F0">
                                <w:pPr>
                                  <w:jc w:val="center"/>
                                </w:pPr>
                                <w:r w:rsidRPr="00A822F3">
                                  <w:t>ClickMobile (Resource)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28" name="Group 128"/>
                        <wpg:cNvGrpSpPr/>
                        <wpg:grpSpPr>
                          <a:xfrm>
                            <a:off x="5811520" y="690880"/>
                            <a:ext cx="1109671" cy="1063995"/>
                            <a:chOff x="0" y="0"/>
                            <a:chExt cx="1109755" cy="1064029"/>
                          </a:xfrm>
                        </wpg:grpSpPr>
                        <pic:pic xmlns:pic="http://schemas.openxmlformats.org/drawingml/2006/picture">
                          <pic:nvPicPr>
                            <pic:cNvPr id="129" name="Picture 129"/>
                            <pic:cNvPicPr>
                              <a:picLocks noChangeAspect="1"/>
                            </pic:cNvPicPr>
                          </pic:nvPicPr>
                          <pic:blipFill>
                            <a:blip r:embed="rId15"/>
                            <a:stretch>
                              <a:fillRect/>
                            </a:stretch>
                          </pic:blipFill>
                          <pic:spPr>
                            <a:xfrm>
                              <a:off x="0" y="371302"/>
                              <a:ext cx="980902" cy="692727"/>
                            </a:xfrm>
                            <a:prstGeom prst="rect">
                              <a:avLst/>
                            </a:prstGeom>
                          </pic:spPr>
                        </pic:pic>
                        <wps:wsp>
                          <wps:cNvPr id="179" name="Text Box 179"/>
                          <wps:cNvSpPr txBox="1"/>
                          <wps:spPr>
                            <a:xfrm>
                              <a:off x="105295" y="0"/>
                              <a:ext cx="1004460" cy="4311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37D620D" w14:textId="77777777" w:rsidR="004E6BA2" w:rsidRPr="00A822F3" w:rsidRDefault="004E6BA2" w:rsidP="00E464F0">
                                <w:pPr>
                                  <w:jc w:val="center"/>
                                </w:pPr>
                                <w:r w:rsidRPr="00A822F3">
                                  <w:t>CS Web Client</w:t>
                                </w:r>
                                <w:r w:rsidRPr="00A822F3">
                                  <w:br/>
                                  <w:t>(Dispatcher)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180" name="Picture 180"/>
                          <pic:cNvPicPr>
                            <a:picLocks noChangeAspect="1"/>
                          </pic:cNvPicPr>
                        </pic:nvPicPr>
                        <pic:blipFill>
                          <a:blip r:embed="rId15"/>
                          <a:stretch>
                            <a:fillRect/>
                          </a:stretch>
                        </pic:blipFill>
                        <pic:spPr>
                          <a:xfrm>
                            <a:off x="0" y="71120"/>
                            <a:ext cx="975360" cy="690880"/>
                          </a:xfrm>
                          <a:prstGeom prst="rect">
                            <a:avLst/>
                          </a:prstGeom>
                        </pic:spPr>
                      </pic:pic>
                      <wpg:grpSp>
                        <wpg:cNvPr id="181" name="Group 181"/>
                        <wpg:cNvGrpSpPr/>
                        <wpg:grpSpPr>
                          <a:xfrm>
                            <a:off x="914400" y="1605280"/>
                            <a:ext cx="1275422" cy="552011"/>
                            <a:chOff x="0" y="0"/>
                            <a:chExt cx="1275519" cy="552029"/>
                          </a:xfrm>
                        </wpg:grpSpPr>
                        <wps:wsp>
                          <wps:cNvPr id="182" name="Elbow Connector 182"/>
                          <wps:cNvCnPr/>
                          <wps:spPr>
                            <a:xfrm flipV="1">
                              <a:off x="77274" y="0"/>
                              <a:ext cx="1198245" cy="27295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3" name="TextBox 38"/>
                          <wps:cNvSpPr txBox="1"/>
                          <wps:spPr>
                            <a:xfrm>
                              <a:off x="0" y="212304"/>
                              <a:ext cx="736600" cy="339725"/>
                            </a:xfrm>
                            <a:prstGeom prst="rect">
                              <a:avLst/>
                            </a:prstGeom>
                            <a:noFill/>
                          </wps:spPr>
                          <wps:txbx>
                            <w:txbxContent>
                              <w:p w14:paraId="60AFFBCC" w14:textId="77777777" w:rsidR="004E6BA2" w:rsidRPr="006E423C" w:rsidRDefault="004E6BA2" w:rsidP="00E464F0">
                                <w:pPr>
                                  <w:pStyle w:val="NormalWeb"/>
                                  <w:spacing w:before="0" w:beforeAutospacing="0" w:after="0" w:afterAutospacing="0"/>
                                  <w:jc w:val="center"/>
                                  <w:rPr>
                                    <w:sz w:val="16"/>
                                    <w:szCs w:val="16"/>
                                  </w:rPr>
                                </w:pPr>
                                <w:r>
                                  <w:rPr>
                                    <w:rFonts w:hAnsi="Calibri" w:cstheme="minorBidi"/>
                                    <w:color w:val="000000" w:themeColor="text1"/>
                                    <w:kern w:val="24"/>
                                    <w:sz w:val="16"/>
                                    <w:szCs w:val="16"/>
                                  </w:rPr>
                                  <w:t>Resource Skills</w:t>
                                </w:r>
                              </w:p>
                            </w:txbxContent>
                          </wps:txbx>
                          <wps:bodyPr wrap="square" rtlCol="0">
                            <a:noAutofit/>
                          </wps:bodyPr>
                        </wps:wsp>
                      </wpg:grpSp>
                      <wpg:grpSp>
                        <wpg:cNvPr id="184" name="Group 184"/>
                        <wpg:cNvGrpSpPr/>
                        <wpg:grpSpPr>
                          <a:xfrm>
                            <a:off x="2092480" y="1158240"/>
                            <a:ext cx="811693" cy="634201"/>
                            <a:chOff x="34383" y="177421"/>
                            <a:chExt cx="811806" cy="634621"/>
                          </a:xfrm>
                        </wpg:grpSpPr>
                        <pic:pic xmlns:pic="http://schemas.openxmlformats.org/drawingml/2006/picture">
                          <pic:nvPicPr>
                            <pic:cNvPr id="185" name="Picture 185" descr="C:\Users\philip.weighill-smit\AppData\Local\Microsoft\Windows\Temporary Internet Files\Content.IE5\ZZRJJCO7\MC900432636[1].png"/>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136477" y="177421"/>
                              <a:ext cx="634620" cy="634621"/>
                            </a:xfrm>
                            <a:prstGeom prst="rect">
                              <a:avLst/>
                            </a:prstGeom>
                            <a:noFill/>
                            <a:ln>
                              <a:noFill/>
                            </a:ln>
                          </pic:spPr>
                        </pic:pic>
                        <wps:wsp>
                          <wps:cNvPr id="186" name="TextBox 8"/>
                          <wps:cNvSpPr txBox="1"/>
                          <wps:spPr>
                            <a:xfrm>
                              <a:off x="34383" y="379607"/>
                              <a:ext cx="811806" cy="245745"/>
                            </a:xfrm>
                            <a:prstGeom prst="rect">
                              <a:avLst/>
                            </a:prstGeom>
                            <a:noFill/>
                          </wps:spPr>
                          <wps:txbx>
                            <w:txbxContent>
                              <w:p w14:paraId="0C815255" w14:textId="77777777" w:rsidR="004E6BA2" w:rsidRPr="00F073C9" w:rsidRDefault="004E6BA2" w:rsidP="00E464F0">
                                <w:pPr>
                                  <w:pStyle w:val="NormalWeb"/>
                                  <w:spacing w:before="0" w:beforeAutospacing="0" w:after="0" w:afterAutospacing="0"/>
                                  <w:jc w:val="center"/>
                                  <w:rPr>
                                    <w:sz w:val="20"/>
                                    <w:szCs w:val="20"/>
                                  </w:rPr>
                                </w:pPr>
                                <w:r>
                                  <w:rPr>
                                    <w:rFonts w:hAnsi="Calibri" w:cstheme="minorBidi"/>
                                    <w:color w:val="000000" w:themeColor="text1"/>
                                    <w:kern w:val="24"/>
                                    <w:sz w:val="20"/>
                                    <w:szCs w:val="20"/>
                                  </w:rPr>
                                  <w:t>Excel</w:t>
                                </w:r>
                              </w:p>
                            </w:txbxContent>
                          </wps:txbx>
                          <wps:bodyPr wrap="square" rtlCol="0">
                            <a:noAutofit/>
                          </wps:bodyPr>
                        </wps:wsp>
                      </wpg:grpSp>
                      <wpg:grpSp>
                        <wpg:cNvPr id="187" name="Group 187"/>
                        <wpg:cNvGrpSpPr/>
                        <wpg:grpSpPr>
                          <a:xfrm>
                            <a:off x="955040" y="40640"/>
                            <a:ext cx="1236153" cy="1311966"/>
                            <a:chOff x="0" y="0"/>
                            <a:chExt cx="1236247" cy="1312008"/>
                          </a:xfrm>
                        </wpg:grpSpPr>
                        <wps:wsp>
                          <wps:cNvPr id="188" name="Elbow Connector 188"/>
                          <wps:cNvCnPr/>
                          <wps:spPr>
                            <a:xfrm>
                              <a:off x="38637" y="418563"/>
                              <a:ext cx="1197610" cy="89344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9" name="TextBox 38"/>
                          <wps:cNvSpPr txBox="1"/>
                          <wps:spPr>
                            <a:xfrm>
                              <a:off x="0" y="0"/>
                              <a:ext cx="735965" cy="463550"/>
                            </a:xfrm>
                            <a:prstGeom prst="rect">
                              <a:avLst/>
                            </a:prstGeom>
                            <a:noFill/>
                          </wps:spPr>
                          <wps:txbx>
                            <w:txbxContent>
                              <w:p w14:paraId="35BA87D3" w14:textId="77777777" w:rsidR="004E6BA2" w:rsidRPr="006E423C" w:rsidRDefault="004E6BA2" w:rsidP="00E464F0">
                                <w:pPr>
                                  <w:pStyle w:val="NormalWeb"/>
                                  <w:spacing w:before="0" w:beforeAutospacing="0" w:after="0" w:afterAutospacing="0"/>
                                  <w:jc w:val="center"/>
                                  <w:rPr>
                                    <w:sz w:val="16"/>
                                    <w:szCs w:val="16"/>
                                  </w:rPr>
                                </w:pPr>
                                <w:r>
                                  <w:rPr>
                                    <w:rFonts w:hAnsi="Calibri" w:cstheme="minorBidi"/>
                                    <w:color w:val="000000" w:themeColor="text1"/>
                                    <w:kern w:val="24"/>
                                    <w:sz w:val="16"/>
                                    <w:szCs w:val="16"/>
                                  </w:rPr>
                                  <w:t>Site, System and Contract Definitions</w:t>
                                </w:r>
                              </w:p>
                            </w:txbxContent>
                          </wps:txbx>
                          <wps:bodyPr wrap="square" rtlCol="0">
                            <a:noAutofit/>
                          </wps:bodyPr>
                        </wps:wsp>
                      </wpg:grpSp>
                      <wpg:grpSp>
                        <wpg:cNvPr id="190" name="Group 190"/>
                        <wpg:cNvGrpSpPr/>
                        <wpg:grpSpPr>
                          <a:xfrm>
                            <a:off x="2743200" y="2153920"/>
                            <a:ext cx="1972804" cy="215258"/>
                            <a:chOff x="0" y="0"/>
                            <a:chExt cx="1972954" cy="215265"/>
                          </a:xfrm>
                        </wpg:grpSpPr>
                        <wps:wsp>
                          <wps:cNvPr id="191" name="Straight Arrow Connector 191"/>
                          <wps:cNvCnPr/>
                          <wps:spPr>
                            <a:xfrm flipH="1">
                              <a:off x="0" y="167425"/>
                              <a:ext cx="197295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2" name="TextBox 38"/>
                          <wps:cNvSpPr txBox="1"/>
                          <wps:spPr>
                            <a:xfrm>
                              <a:off x="160985" y="0"/>
                              <a:ext cx="736600" cy="215265"/>
                            </a:xfrm>
                            <a:prstGeom prst="rect">
                              <a:avLst/>
                            </a:prstGeom>
                            <a:noFill/>
                          </wps:spPr>
                          <wps:txbx>
                            <w:txbxContent>
                              <w:p w14:paraId="2E4557D7" w14:textId="77777777" w:rsidR="004E6BA2" w:rsidRPr="006E423C" w:rsidRDefault="004E6BA2" w:rsidP="00E464F0">
                                <w:pPr>
                                  <w:pStyle w:val="NormalWeb"/>
                                  <w:spacing w:before="0" w:beforeAutospacing="0" w:after="0" w:afterAutospacing="0"/>
                                  <w:jc w:val="center"/>
                                  <w:rPr>
                                    <w:sz w:val="16"/>
                                    <w:szCs w:val="16"/>
                                  </w:rPr>
                                </w:pPr>
                                <w:r>
                                  <w:rPr>
                                    <w:rFonts w:hAnsi="Calibri" w:cstheme="minorBidi"/>
                                    <w:color w:val="000000" w:themeColor="text1"/>
                                    <w:kern w:val="24"/>
                                    <w:sz w:val="16"/>
                                    <w:szCs w:val="16"/>
                                  </w:rPr>
                                  <w:t>Task Updates</w:t>
                                </w:r>
                              </w:p>
                            </w:txbxContent>
                          </wps:txbx>
                          <wps:bodyPr wrap="square" rtlCol="0">
                            <a:noAutofit/>
                          </wps:bodyPr>
                        </wps:wsp>
                      </wpg:grpSp>
                      <wpg:grpSp>
                        <wpg:cNvPr id="193" name="Group 193"/>
                        <wpg:cNvGrpSpPr/>
                        <wpg:grpSpPr>
                          <a:xfrm>
                            <a:off x="2194560" y="1950720"/>
                            <a:ext cx="634532" cy="634201"/>
                            <a:chOff x="136478" y="177421"/>
                            <a:chExt cx="634620" cy="634621"/>
                          </a:xfrm>
                        </wpg:grpSpPr>
                        <pic:pic xmlns:pic="http://schemas.openxmlformats.org/drawingml/2006/picture">
                          <pic:nvPicPr>
                            <pic:cNvPr id="194" name="Picture 194" descr="C:\Users\philip.weighill-smit\AppData\Local\Microsoft\Windows\Temporary Internet Files\Content.IE5\ZZRJJCO7\MC900432636[1].png"/>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136478" y="177421"/>
                              <a:ext cx="634620" cy="634621"/>
                            </a:xfrm>
                            <a:prstGeom prst="rect">
                              <a:avLst/>
                            </a:prstGeom>
                            <a:noFill/>
                            <a:ln>
                              <a:noFill/>
                            </a:ln>
                          </pic:spPr>
                        </pic:pic>
                        <wps:wsp>
                          <wps:cNvPr id="195" name="TextBox 8"/>
                          <wps:cNvSpPr txBox="1"/>
                          <wps:spPr>
                            <a:xfrm>
                              <a:off x="197127" y="379607"/>
                              <a:ext cx="430368" cy="245745"/>
                            </a:xfrm>
                            <a:prstGeom prst="rect">
                              <a:avLst/>
                            </a:prstGeom>
                            <a:noFill/>
                          </wps:spPr>
                          <wps:txbx>
                            <w:txbxContent>
                              <w:p w14:paraId="17FF45E5" w14:textId="77777777" w:rsidR="004E6BA2" w:rsidRPr="00F073C9" w:rsidRDefault="004E6BA2" w:rsidP="00E464F0">
                                <w:pPr>
                                  <w:pStyle w:val="NormalWeb"/>
                                  <w:spacing w:before="0" w:beforeAutospacing="0" w:after="0" w:afterAutospacing="0"/>
                                  <w:jc w:val="center"/>
                                  <w:rPr>
                                    <w:sz w:val="20"/>
                                    <w:szCs w:val="20"/>
                                  </w:rPr>
                                </w:pPr>
                                <w:r>
                                  <w:rPr>
                                    <w:rFonts w:hAnsi="Calibri" w:cstheme="minorBidi"/>
                                    <w:color w:val="000000" w:themeColor="text1"/>
                                    <w:kern w:val="24"/>
                                    <w:sz w:val="20"/>
                                    <w:szCs w:val="20"/>
                                  </w:rPr>
                                  <w:t>FTP</w:t>
                                </w:r>
                              </w:p>
                            </w:txbxContent>
                          </wps:txbx>
                          <wps:bodyPr wrap="square" rtlCol="0">
                            <a:noAutofit/>
                          </wps:bodyPr>
                        </wps:wsp>
                      </wpg:grpSp>
                      <wps:wsp>
                        <wps:cNvPr id="196" name="Straight Arrow Connector 196"/>
                        <wps:cNvCnPr/>
                        <wps:spPr>
                          <a:xfrm>
                            <a:off x="2458720" y="2519680"/>
                            <a:ext cx="0" cy="2294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97" name="Group 197"/>
                        <wpg:cNvGrpSpPr/>
                        <wpg:grpSpPr>
                          <a:xfrm>
                            <a:off x="2976880" y="0"/>
                            <a:ext cx="880110" cy="986790"/>
                            <a:chOff x="214855" y="156628"/>
                            <a:chExt cx="880765" cy="989031"/>
                          </a:xfrm>
                        </wpg:grpSpPr>
                        <pic:pic xmlns:pic="http://schemas.openxmlformats.org/drawingml/2006/picture">
                          <pic:nvPicPr>
                            <pic:cNvPr id="198" name="Picture 198"/>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419804" y="156628"/>
                              <a:ext cx="499871" cy="989031"/>
                            </a:xfrm>
                            <a:prstGeom prst="rect">
                              <a:avLst/>
                            </a:prstGeom>
                          </pic:spPr>
                        </pic:pic>
                        <wps:wsp>
                          <wps:cNvPr id="199" name="TextBox 8"/>
                          <wps:cNvSpPr txBox="1"/>
                          <wps:spPr>
                            <a:xfrm>
                              <a:off x="214855" y="898614"/>
                              <a:ext cx="880765" cy="246465"/>
                            </a:xfrm>
                            <a:prstGeom prst="rect">
                              <a:avLst/>
                            </a:prstGeom>
                            <a:noFill/>
                          </wps:spPr>
                          <wps:txbx>
                            <w:txbxContent>
                              <w:p w14:paraId="3D597C7E" w14:textId="77777777" w:rsidR="004E6BA2" w:rsidRPr="00F073C9" w:rsidRDefault="004E6BA2" w:rsidP="00E464F0">
                                <w:pPr>
                                  <w:pStyle w:val="NormalWeb"/>
                                  <w:spacing w:before="0" w:beforeAutospacing="0" w:after="0" w:afterAutospacing="0"/>
                                  <w:jc w:val="center"/>
                                  <w:rPr>
                                    <w:sz w:val="20"/>
                                    <w:szCs w:val="20"/>
                                  </w:rPr>
                                </w:pPr>
                                <w:r>
                                  <w:rPr>
                                    <w:rFonts w:hAnsi="Calibri" w:cstheme="minorBidi"/>
                                    <w:color w:val="000000" w:themeColor="text1"/>
                                    <w:kern w:val="24"/>
                                    <w:sz w:val="20"/>
                                    <w:szCs w:val="20"/>
                                  </w:rPr>
                                  <w:t>Mail</w:t>
                                </w:r>
                                <w:r w:rsidRPr="00F073C9">
                                  <w:rPr>
                                    <w:rFonts w:hAnsi="Calibri" w:cstheme="minorBidi"/>
                                    <w:color w:val="000000" w:themeColor="text1"/>
                                    <w:kern w:val="24"/>
                                    <w:sz w:val="20"/>
                                    <w:szCs w:val="20"/>
                                  </w:rPr>
                                  <w:t xml:space="preserve"> (</w:t>
                                </w:r>
                                <w:r>
                                  <w:rPr>
                                    <w:rFonts w:hAnsi="Calibri" w:cstheme="minorBidi"/>
                                    <w:color w:val="000000" w:themeColor="text1"/>
                                    <w:kern w:val="24"/>
                                    <w:sz w:val="20"/>
                                    <w:szCs w:val="20"/>
                                  </w:rPr>
                                  <w:t>SMTP</w:t>
                                </w:r>
                                <w:r w:rsidRPr="00F073C9">
                                  <w:rPr>
                                    <w:rFonts w:hAnsi="Calibri" w:cstheme="minorBidi"/>
                                    <w:color w:val="000000" w:themeColor="text1"/>
                                    <w:kern w:val="24"/>
                                    <w:sz w:val="20"/>
                                    <w:szCs w:val="20"/>
                                  </w:rPr>
                                  <w:t>)</w:t>
                                </w:r>
                              </w:p>
                            </w:txbxContent>
                          </wps:txbx>
                          <wps:bodyPr wrap="square" rtlCol="0">
                            <a:noAutofit/>
                          </wps:bodyPr>
                        </wps:wsp>
                      </wpg:grpSp>
                      <wps:wsp>
                        <wps:cNvPr id="200" name="Elbow Connector 200"/>
                        <wps:cNvCnPr/>
                        <wps:spPr>
                          <a:xfrm flipH="1" flipV="1">
                            <a:off x="3677920" y="467360"/>
                            <a:ext cx="970755" cy="1551762"/>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1" name="Oval 201"/>
                        <wps:cNvSpPr/>
                        <wps:spPr>
                          <a:xfrm>
                            <a:off x="4206240" y="1869440"/>
                            <a:ext cx="313690" cy="74549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70" o:spid="_x0000_s1026" style="position:absolute;left:0;text-align:left;margin-left:-8.5pt;margin-top:29.75pt;width:523pt;height:306.4pt;z-index:251681792;mso-width-relative:margin;mso-height-relative:margin" coordsize="69211,396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">
                <v:group id="Group 71" o:spid="_x0000_s1027" style="position:absolute;left:2133;top:12700;width:8807;height:9873" coordorigin="2148,1566" coordsize="8807,98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66CIcUAAADbAAAADwAAAGRycy9kb3ducmV2LnhtbESPT2vCQBTE7wW/w/KE&#10;3ppNlLYSs4pILT2EQlUQb4/sMwlm34bsNn++fbdQ6HGYmd8w2XY0jeipc7VlBUkUgyAurK65VHA+&#10;HZ5WIJxH1thYJgUTOdhuZg8ZptoO/EX90ZciQNilqKDyvk2ldEVFBl1kW+Lg3Wxn0AfZlVJ3OAS4&#10;aeQijl+kwZrDQoUt7Ssq7sdvo+B9wGG3TN76/H7bT9fT8+clT0ipx/m4W4PwNPr/8F/7Qyt4Te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ugiHFAAAA2wAA&#10;AA8AAAAAAAAAAAAAAAAAqgIAAGRycy9kb3ducmV2LnhtbFBLBQYAAAAABAAEAPoAAACc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2" o:spid="_x0000_s1028" type="#_x0000_t75" style="position:absolute;left:4198;top:1566;width:4998;height:98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ooRU3BAAAA2wAAAA8AAABkcnMvZG93bnJldi54bWxEj82qwjAUhPcXfIdwBHfXVBdeqUaRiiDo&#10;xp+Fy0NzbEqbk9pErW9vLgguh5n5hpkvO1uLB7W+dKxgNExAEOdOl1woOJ82v1MQPiBrrB2Tghd5&#10;WC56P3NMtXvygR7HUIgIYZ+iAhNCk0rpc0MW/dA1xNG7utZiiLItpG7xGeG2luMkmUiLJccFgw1l&#10;hvLqeLcKLid8TS+aup1bZ4eb3VeZuVZKDfrdagYiUBe+4U97qxX8jeH/S/wBcvEG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ooRU3BAAAA2wAAAA8AAAAAAAAAAAAAAAAAnwIA&#10;AGRycy9kb3ducmV2LnhtbFBLBQYAAAAABAAEAPcAAACNAwAAAAA=&#10;">
                    <v:imagedata r:id="rId19" o:title=""/>
                    <v:path arrowok="t"/>
                  </v:shape>
                  <v:shapetype id="_x0000_t202" coordsize="21600,21600" o:spt="202" path="m,l,21600r21600,l21600,xe">
                    <v:stroke joinstyle="miter"/>
                    <v:path gradientshapeok="t" o:connecttype="rect"/>
                  </v:shapetype>
                  <v:shape id="TextBox 8" o:spid="_x0000_s1029" type="#_x0000_t202" style="position:absolute;left:2148;top:8986;width:8808;height:2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2uLsQA&#10;AADbAAAADwAAAGRycy9kb3ducmV2LnhtbESPT2sCMRTE7wW/Q3hCb5rUqm23G0UsgqeKVgu9PTZv&#10;/+DmZdmk7vrtG0HocZiZ3zDpsre1uFDrK8cansYKBHHmTMWFhuPXZvQKwgdkg7Vj0nAlD8vF4CHF&#10;xLiO93Q5hEJECPsENZQhNImUPivJoh+7hjh6uWsthijbQpoWuwi3tZwoNZcWK44LJTa0Lik7H36t&#10;htNn/vM9Vbviw86azvVKsn2TWj8O+9U7iEB9+A/f21uj4eUZb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Nri7EAAAA2wAAAA8AAAAAAAAAAAAAAAAAmAIAAGRycy9k&#10;b3ducmV2LnhtbFBLBQYAAAAABAAEAPUAAACJAwAAAAA=&#10;" filled="f" stroked="f">
                    <v:textbox>
                      <w:txbxContent>
                        <w:p w14:paraId="6B3288C1" w14:textId="77777777" w:rsidR="004E6BA2" w:rsidRPr="00F073C9" w:rsidRDefault="004E6BA2" w:rsidP="00E464F0">
                          <w:pPr>
                            <w:pStyle w:val="NormalWeb"/>
                            <w:spacing w:before="0" w:beforeAutospacing="0" w:after="0" w:afterAutospacing="0"/>
                            <w:jc w:val="center"/>
                            <w:rPr>
                              <w:sz w:val="20"/>
                              <w:szCs w:val="20"/>
                            </w:rPr>
                          </w:pPr>
                          <w:r w:rsidRPr="00F073C9">
                            <w:rPr>
                              <w:rFonts w:hAnsi="Calibri" w:cstheme="minorBidi"/>
                              <w:color w:val="000000" w:themeColor="text1"/>
                              <w:kern w:val="24"/>
                              <w:sz w:val="20"/>
                              <w:szCs w:val="20"/>
                            </w:rPr>
                            <w:t>Trace (Skills)</w:t>
                          </w:r>
                        </w:p>
                      </w:txbxContent>
                    </v:textbox>
                  </v:shape>
                </v:group>
                <v:group id="Group 74" o:spid="_x0000_s1030" style="position:absolute;left:17576;top:27838;width:15620;height:11341" coordorigin="17640,14870" coordsize="15621,11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shape id="Picture 75" o:spid="_x0000_s1031" type="#_x0000_t75" style="position:absolute;left:22391;top:14870;width:4998;height:98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B3TnCAAAA2wAAAA8AAABkcnMvZG93bnJldi54bWxEj0+LwjAUxO/CfofwFrxpquAfqlGky8LC&#10;etF68Phonk1p89JtotZvvxEEj8PM/IZZb3vbiBt1vnKsYDJOQBAXTldcKjjl36MlCB+QNTaOScGD&#10;PGw3H4M1ptrd+UC3YyhFhLBPUYEJoU2l9IUhi37sWuLoXVxnMUTZlVJ3eI9w28hpksylxYrjgsGW&#10;MkNFfbxaBeccH8uzpv7XfWWHP7uvM3OplRp+9rsViEB9eIdf7R+tYDGD55f4A+TmH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Vwd05wgAAANsAAAAPAAAAAAAAAAAAAAAAAJ8C&#10;AABkcnMvZG93bnJldi54bWxQSwUGAAAAAAQABAD3AAAAjgMAAAAA&#10;">
                    <v:imagedata r:id="rId19" o:title=""/>
                    <v:path arrowok="t"/>
                  </v:shape>
                  <v:shape id="TextBox 10" o:spid="_x0000_s1032" type="#_x0000_t202" style="position:absolute;left:17640;top:22216;width:15622;height:40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oNtsMA&#10;AADbAAAADwAAAGRycy9kb3ducmV2LnhtbESPQWvCQBSE74L/YXlCb7prsVZTV5FKoSfFVAVvj+wz&#10;Cc2+DdmtSf+9Kwgeh5n5hlmsOluJKzW+dKxhPFIgiDNnSs41HH6+hjMQPiAbrByThn/ysFr2ewtM&#10;jGt5T9c05CJC2CeooQihTqT0WUEW/cjVxNG7uMZiiLLJpWmwjXBbyVelptJiyXGhwJo+C8p+0z+r&#10;4bi9nE8Ttcs39q1uXack27nU+mXQrT9ABOrCM/xofxsN71O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foNtsMAAADbAAAADwAAAAAAAAAAAAAAAACYAgAAZHJzL2Rv&#10;d25yZXYueG1sUEsFBgAAAAAEAAQA9QAAAIgDAAAAAA==&#10;" filled="f" stroked="f">
                    <v:textbox>
                      <w:txbxContent>
                        <w:p w14:paraId="21A48DDE" w14:textId="77777777" w:rsidR="004E6BA2" w:rsidRPr="00BE2558" w:rsidRDefault="004E6BA2" w:rsidP="00E464F0">
                          <w:pPr>
                            <w:pStyle w:val="NormalWeb"/>
                            <w:spacing w:before="0" w:beforeAutospacing="0" w:after="0" w:afterAutospacing="0"/>
                            <w:jc w:val="center"/>
                            <w:rPr>
                              <w:sz w:val="20"/>
                              <w:szCs w:val="20"/>
                            </w:rPr>
                          </w:pPr>
                          <w:r w:rsidRPr="00BE2558">
                            <w:rPr>
                              <w:rFonts w:hAnsi="Calibri" w:cstheme="minorBidi"/>
                              <w:color w:val="000000" w:themeColor="text1"/>
                              <w:kern w:val="24"/>
                              <w:sz w:val="20"/>
                              <w:szCs w:val="20"/>
                            </w:rPr>
                            <w:t>MUST (</w:t>
                          </w:r>
                          <w:r>
                            <w:rPr>
                              <w:rFonts w:hAnsi="Calibri" w:cstheme="minorBidi"/>
                              <w:color w:val="000000" w:themeColor="text1"/>
                              <w:kern w:val="24"/>
                              <w:sz w:val="20"/>
                              <w:szCs w:val="20"/>
                            </w:rPr>
                            <w:t>Job</w:t>
                          </w:r>
                          <w:r w:rsidRPr="00BE2558">
                            <w:rPr>
                              <w:rFonts w:hAnsi="Calibri" w:cstheme="minorBidi"/>
                              <w:color w:val="000000" w:themeColor="text1"/>
                              <w:kern w:val="24"/>
                              <w:sz w:val="20"/>
                              <w:szCs w:val="20"/>
                            </w:rPr>
                            <w:t xml:space="preserve"> Management)</w:t>
                          </w:r>
                        </w:p>
                      </w:txbxContent>
                    </v:textbox>
                  </v:shape>
                </v:group>
                <v:group id="Group 77" o:spid="_x0000_s1033" style="position:absolute;left:43992;top:19913;width:11525;height:13119" coordorigin="44006,8799" coordsize="11525,131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u/zsQAAADbAAAADwAAAGRycy9kb3ducmV2LnhtbESPT4vCMBTE74LfITzB&#10;m6ZVdl26RhFR8SAL/oFlb4/m2Rabl9LEtn77jSB4HGbmN8x82ZlSNFS7wrKCeByBIE6tLjhTcDlv&#10;R18gnEfWWFomBQ9ysFz0e3NMtG35SM3JZyJA2CWoIPe+SqR0aU4G3dhWxMG72tqgD7LOpK6xDXBT&#10;ykkUfUqDBYeFHCta55TeTnejYNdiu5rGm+Zwu64ff+ePn99DTEoNB93qG4Snzr/Dr/ZeK5jN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wu/zsQAAADbAAAA&#10;DwAAAAAAAAAAAAAAAACqAgAAZHJzL2Rvd25yZXYueG1sUEsFBgAAAAAEAAQA+gAAAJsDAAAAAA==&#10;">
                  <v:shape id="Picture 78" o:spid="_x0000_s1034" type="#_x0000_t75" style="position:absolute;left:47148;top:8799;width:4998;height:98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vAcqfAAAAA2wAAAA8AAABkcnMvZG93bnJldi54bWxET8uKwjAU3QvzD+EOuNN0ZqFSTWWoDAjO&#10;xseiy0tz25Q2N7WJWv/eLAZcHs57sx1tJ+40+Maxgq95AoK4dLrhWsHl/DtbgfABWWPnmBQ8ycM2&#10;+5hsMNXuwUe6n0ItYgj7FBWYEPpUSl8asujnrieOXOUGiyHCoZZ6wEcMt538TpKFtNhwbDDYU26o&#10;bE83q6A443NVaBoPbpcfr/avzU3VKjX9HH/WIAKN4S3+d++1gmUcG7/EHyCz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u8Byp8AAAADbAAAADwAAAAAAAAAAAAAAAACfAgAA&#10;ZHJzL2Rvd25yZXYueG1sUEsFBgAAAAAEAAQA9wAAAIwDAAAAAA==&#10;">
                    <v:imagedata r:id="rId19" o:title=""/>
                    <v:path arrowok="t"/>
                  </v:shape>
                  <v:shape id="TextBox 12" o:spid="_x0000_s1035" type="#_x0000_t202" style="position:absolute;left:44006;top:16371;width:11526;height:5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WZxMMA&#10;AADbAAAADwAAAGRycy9kb3ducmV2LnhtbESPW4vCMBSE3wX/QziCb2uiuF6qUURZ2KcVr+DboTm2&#10;xeakNFnb/febhQUfh5n5hlmuW1uKJ9W+cKxhOFAgiFNnCs40nE8fbzMQPiAbLB2Thh/ysF51O0tM&#10;jGv4QM9jyESEsE9QQx5ClUjp05ws+oGriKN3d7XFEGWdSVNjE+G2lCOlJtJiwXEhx4q2OaWP47fV&#10;cPm6365jtc929r1qXKsk27nUut9rNwsQgdrwCv+3P42G6Rz+vsQf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GWZxMMAAADbAAAADwAAAAAAAAAAAAAAAACYAgAAZHJzL2Rv&#10;d25yZXYueG1sUEsFBgAAAAAEAAQA9QAAAIgDAAAAAA==&#10;" filled="f" stroked="f">
                    <v:textbox>
                      <w:txbxContent>
                        <w:p w14:paraId="68EE72A1" w14:textId="77777777" w:rsidR="004E6BA2" w:rsidRPr="00F073C9" w:rsidRDefault="004E6BA2" w:rsidP="00E464F0">
                          <w:pPr>
                            <w:pStyle w:val="NormalWeb"/>
                            <w:spacing w:before="0" w:beforeAutospacing="0" w:after="0" w:afterAutospacing="0"/>
                            <w:jc w:val="center"/>
                            <w:rPr>
                              <w:rFonts w:hAnsi="Calibri" w:cstheme="minorBidi"/>
                              <w:color w:val="000000" w:themeColor="text1"/>
                              <w:kern w:val="24"/>
                              <w:sz w:val="20"/>
                              <w:szCs w:val="20"/>
                            </w:rPr>
                          </w:pPr>
                          <w:r w:rsidRPr="00F073C9">
                            <w:rPr>
                              <w:rFonts w:hAnsi="Calibri" w:cstheme="minorBidi"/>
                              <w:color w:val="000000" w:themeColor="text1"/>
                              <w:kern w:val="24"/>
                              <w:sz w:val="20"/>
                              <w:szCs w:val="20"/>
                            </w:rPr>
                            <w:t>Service Optimization</w:t>
                          </w:r>
                        </w:p>
                        <w:p w14:paraId="1EB070FE" w14:textId="77777777" w:rsidR="004E6BA2" w:rsidRPr="00F073C9" w:rsidRDefault="004E6BA2" w:rsidP="00E464F0">
                          <w:pPr>
                            <w:pStyle w:val="NormalWeb"/>
                            <w:spacing w:before="0" w:beforeAutospacing="0" w:after="0" w:afterAutospacing="0"/>
                            <w:jc w:val="center"/>
                            <w:rPr>
                              <w:sz w:val="20"/>
                              <w:szCs w:val="20"/>
                            </w:rPr>
                          </w:pPr>
                          <w:r w:rsidRPr="00F073C9">
                            <w:rPr>
                              <w:rFonts w:hAnsi="Calibri" w:cstheme="minorBidi"/>
                              <w:color w:val="000000" w:themeColor="text1"/>
                              <w:kern w:val="24"/>
                              <w:sz w:val="20"/>
                              <w:szCs w:val="20"/>
                            </w:rPr>
                            <w:t>Server</w:t>
                          </w:r>
                        </w:p>
                      </w:txbxContent>
                    </v:textbox>
                  </v:shape>
                </v:group>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Connector 19" o:spid="_x0000_s1036" type="#_x0000_t34" style="position:absolute;left:27432;top:14833;width:19569;height:690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2TX8MAAADbAAAADwAAAGRycy9kb3ducmV2LnhtbESPwWrCQBCG7wXfYRnBS9GNHiREVwmC&#10;RfDUtB68DdkxCWZnY3Yb49t3DoUeh3/+b77Z7kfXqoH60Hg2sFwkoIhLbxuuDHx/HecpqBCRLbae&#10;ycCLAux3k7ctZtY/+ZOGIlZKIBwyNFDH2GVah7Imh2HhO2LJbr53GGXsK217fArctXqVJGvtsGG5&#10;UGNHh5rKe/HjRIMveZGsh+LxkS/T07U98Pm9MWY2HfMNqEhj/F/+a5+sgVTs5RcBgN7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8dk1/DAAAA2wAAAA8AAAAAAAAAAAAA&#10;AAAAoQIAAGRycy9kb3ducmV2LnhtbFBLBQYAAAAABAAEAPkAAACRAwAAAAA=&#10;" strokecolor="#4579b8 [3044]">
                  <v:stroke endarrow="block"/>
                </v:shape>
                <v:shape id="Straight Connector 19" o:spid="_x0000_s1037" type="#_x0000_t34" style="position:absolute;left:52425;top:17576;width:11188;height:4198;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KJicQAAADbAAAADwAAAGRycy9kb3ducmV2LnhtbESPQWvCQBSE7wX/w/IKvRSz0YNImlWk&#10;YPUSaGyh12f2mQ1m34bdVeO/dwuFHoeZ+YYp16PtxZV86BwrmGU5COLG6Y5bBd9f2+kSRIjIGnvH&#10;pOBOAdaryVOJhXY3rul6iK1IEA4FKjAxDoWUoTFkMWRuIE7eyXmLMUnfSu3xluC2l/M8X0iLHacF&#10;gwO9G2rOh4tVUFU+370ej59VvdhdzP7no5Z2rtTL87h5AxFpjP/hv/ZeK1jO4PdL+gFy9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UomJxAAAANsAAAAPAAAAAAAAAAAA&#10;AAAAAKECAABkcnMvZG93bnJldi54bWxQSwUGAAAAAAQABAD5AAAAkgMAAAAA&#10;" adj="21606" strokecolor="#4579b8 [3044]"/>
                <v:shape id="Straight Connector 19" o:spid="_x0000_s1038" type="#_x0000_t34" style="position:absolute;left:52425;top:24892;width:11188;height:3943;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UPKsMAAADbAAAADwAAAGRycy9kb3ducmV2LnhtbESPQYvCMBSE78L+h/AWvIimKq7aNcoi&#10;LHgTXRG8PZpnW2xeShLb7r83guBxmJlvmNWmM5VoyPnSsoLxKAFBnFldcq7g9Pc7XIDwAVljZZkU&#10;/JOHzfqjt8JU25YP1BxDLiKEfYoKihDqVEqfFWTQj2xNHL2rdQZDlC6X2mEb4aaSkyT5kgZLjgsF&#10;1rQtKLsd70bBdLxPtpWct7PzuaHb3A2Wl9NAqf5n9/MNIlAX3uFXe6cVLCbw/BJ/gF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a1DyrDAAAA2wAAAA8AAAAAAAAAAAAA&#10;AAAAoQIAAGRycy9kb3ducmV2LnhtbFBLBQYAAAAABAAEAPkAAACRAwAAAAA=&#10;" adj="101" strokecolor="#4579b8 [3044]"/>
                <v:shape id="Picture 84" o:spid="_x0000_s1039" type="#_x0000_t75" style="position:absolute;top:30988;width:9753;height:69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uI8RfDAAAA2wAAAA8AAABkcnMvZG93bnJldi54bWxEj09rAjEUxO+FfofwCr11s21VZGsUEQRB&#10;L/Xv9bl53SzdvGw3Ma7fvhEKPQ4z8xtmMuttIyJ1vnas4DXLQRCXTtdcKdjvli9jED4ga2wck4Ib&#10;eZhNHx8mWGh35U+K21CJBGFfoAITQltI6UtDFn3mWuLkfbnOYkiyq6Tu8JrgtpFveT6SFmtOCwZb&#10;Whgqv7cXq2BD9DNcu/OpJlO9L+Ixzm+HqNTzUz//ABGoD//hv/ZKKxgP4P4l/QA5/Q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4jxF8MAAADbAAAADwAAAAAAAAAAAAAAAACf&#10;AgAAZHJzL2Rvd25yZXYueG1sUEsFBgAAAAAEAAQA9wAAAI8DAAAAAA==&#10;">
                  <v:imagedata r:id="rId20" o:title=""/>
                  <v:path arrowok="t"/>
                </v:shape>
                <v:shape id="Straight Connector 19" o:spid="_x0000_s1040" type="#_x0000_t34" style="position:absolute;left:9753;top:31902;width:12191;height:248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a06MMAAADbAAAADwAAAGRycy9kb3ducmV2LnhtbESPW4vCMBSE3xf8D+EIvq2p661Uo4iw&#10;qLAsePkBx+b0os1JaaLWf2+EhX0cZuYbZr5sTSXu1LjSsoJBPwJBnFpdcq7gdPz+jEE4j6yxskwK&#10;nuRgueh8zDHR9sF7uh98LgKEXYIKCu/rREqXFmTQ9W1NHLzMNgZ9kE0udYOPADeV/IqiiTRYclgo&#10;sKZ1Qen1cDMK1q6a/O5G8pztpj/j/XS44Uu9UarXbVczEJ5a/x/+a2+1gngM7y/hB8jF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GmtOjDAAAA2wAAAA8AAAAAAAAAAAAA&#10;AAAAoQIAAGRycy9kb3ducmV2LnhtbFBLBQYAAAAABAAEAPkAAACRAwAAAAA=&#10;" strokecolor="#4579b8 [3044]"/>
                <v:group id="Group 86" o:spid="_x0000_s1041" style="position:absolute;left:9550;top:14325;width:12368;height:2153" coordsize="12368,21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ZJqcsQAAADbAAAADwAAAGRycy9kb3ducmV2LnhtbESPQYvCMBSE74L/ITzB&#10;m6ZdUaQaRcRdPMiCVVj29miebbF5KU22rf/eCAseh5n5hllve1OJlhpXWlYQTyMQxJnVJecKrpfP&#10;yRKE88gaK8uk4EEOtpvhYI2Jth2fqU19LgKEXYIKCu/rREqXFWTQTW1NHLybbQz6IJtc6ga7ADeV&#10;/IiihTRYclgosKZ9Qdk9/TMKvjrsdrP40J7ut/3j9zL//jnFpNR41O9WIDz1/h3+bx+1guUCXl/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ZJqcsQAAADbAAAA&#10;DwAAAAAAAAAAAAAAAACqAgAAZHJzL2Rvd25yZXYueG1sUEsFBgAAAAAEAAQA+gAAAJsDAAAAAA==&#10;">
                  <v:shapetype id="_x0000_t32" coordsize="21600,21600" o:spt="32" o:oned="t" path="m,l21600,21600e" filled="f">
                    <v:path arrowok="t" fillok="f" o:connecttype="none"/>
                    <o:lock v:ext="edit" shapetype="t"/>
                  </v:shapetype>
                  <v:shape id="Straight Connector 19" o:spid="_x0000_s1042" type="#_x0000_t32" style="position:absolute;left:386;top:450;width:1198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qPDsQAAADbAAAADwAAAGRycy9kb3ducmV2LnhtbESPS4vCQBCE7wv+h6EFL4tOVtcH0VEW&#10;QXxefIHHJtMmwUxPyIwa//2OsLDHoqq+oiaz2hTiQZXLLSv46kQgiBOrc04VnI6L9giE88gaC8uk&#10;4EUOZtPGxwRjbZ+8p8fBpyJA2MWoIPO+jKV0SUYGXceWxMG72sqgD7JKpa7wGeCmkN0oGkiDOYeF&#10;DEuaZ5TcDnejYN4bbs6f6+/lAHfst9xdrfubi1KtZv0zBuGp9v/hv/ZKKxgN4f0l/AA5/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o8OxAAAANsAAAAPAAAAAAAAAAAA&#10;AAAAAKECAABkcnMvZG93bnJldi54bWxQSwUGAAAAAAQABAD5AAAAkgMAAAAA&#10;" strokecolor="#4579b8 [3044]">
                    <v:stroke endarrow="block"/>
                  </v:shape>
                  <v:shape id="TextBox 38" o:spid="_x0000_s1043" type="#_x0000_t202" style="position:absolute;width:7359;height:21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xMeL8A&#10;AADbAAAADwAAAGRycy9kb3ducmV2LnhtbERPy4rCMBTdC/5DuMLsNHEYRatRxEFw5WB9gLtLc22L&#10;zU1poq1/P1kMzPJw3st1ZyvxosaXjjWMRwoEceZMybmG82k3nIHwAdlg5Zg0vMnDetXvLTExruUj&#10;vdKQixjCPkENRQh1IqXPCrLoR64mjtzdNRZDhE0uTYNtDLeV/FRqKi2WHBsKrGlbUPZIn1bD5XC/&#10;Xb/UT/5tJ3XrOiXZzqXWH4NuswARqAv/4j/33miYxbHxS/wBcv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K/Ex4vwAAANsAAAAPAAAAAAAAAAAAAAAAAJgCAABkcnMvZG93bnJl&#10;di54bWxQSwUGAAAAAAQABAD1AAAAhAMAAAAA&#10;" filled="f" stroked="f">
                    <v:textbox>
                      <w:txbxContent>
                        <w:p w14:paraId="738D3E59" w14:textId="77777777" w:rsidR="004E6BA2" w:rsidRPr="006E423C" w:rsidRDefault="004E6BA2" w:rsidP="00E464F0">
                          <w:pPr>
                            <w:pStyle w:val="NormalWeb"/>
                            <w:spacing w:before="0" w:beforeAutospacing="0" w:after="0" w:afterAutospacing="0"/>
                            <w:rPr>
                              <w:sz w:val="16"/>
                              <w:szCs w:val="16"/>
                            </w:rPr>
                          </w:pPr>
                          <w:r>
                            <w:rPr>
                              <w:rFonts w:hAnsi="Calibri" w:cstheme="minorBidi"/>
                              <w:color w:val="000000" w:themeColor="text1"/>
                              <w:kern w:val="24"/>
                              <w:sz w:val="16"/>
                              <w:szCs w:val="16"/>
                            </w:rPr>
                            <w:t>Skills Lookup</w:t>
                          </w:r>
                        </w:p>
                      </w:txbxContent>
                    </v:textbox>
                  </v:shape>
                </v:group>
                <v:group id="Group 89" o:spid="_x0000_s1044" style="position:absolute;left:27384;top:24993;width:19665;height:10345" coordorigin="257" coordsize="19665,103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A3+AMQAAADbAAAADwAAAGRycy9kb3ducmV2LnhtbESPT4vCMBTE74LfITzB&#10;m6ZVdnG7RhFR8SAL/oFlb4/m2Rabl9LEtn77jSB4HGbmN8x82ZlSNFS7wrKCeByBIE6tLjhTcDlv&#10;RzMQziNrLC2Tggc5WC76vTkm2rZ8pObkMxEg7BJUkHtfJVK6NCeDbmwr4uBdbW3QB1lnUtfYBrgp&#10;5SSKPqXBgsNCjhWtc0pvp7tRsGuxXU3jTXO4XdePv/PHz+8hJqWGg271DcJT59/hV3uvFcy+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A3+AMQAAADbAAAA&#10;DwAAAAAAAAAAAAAAAACqAgAAZHJzL2Rvd25yZXYueG1sUEsFBgAAAAAEAAQA+gAAAJsDAAAAAA==&#10;">
                  <v:shape id="Straight Connector 19" o:spid="_x0000_s1045" type="#_x0000_t34" style="position:absolute;left:257;width:19666;height:7029;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lP8UcIAAADbAAAADwAAAGRycy9kb3ducmV2LnhtbERPy2rCQBTdC/7DcIVuxExaitjoKBpI&#10;6Up8lKwvmWuSNnMnZKZJ2q/vLASXh/Pe7EbTiJ46V1tW8BzFIIgLq2suFXxes8UKhPPIGhvLpOCX&#10;HOy208kGE20HPlN/8aUIIewSVFB53yZSuqIigy6yLXHgbrYz6APsSqk7HEK4aeRLHC+lwZpDQ4Ut&#10;pRUV35cfo+Bk8faXv+cp8yo9DF/HbHidN0o9zcb9GoSn0T/Ed/eHVvAW1ocv4QfI7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lP8UcIAAADbAAAADwAAAAAAAAAAAAAA&#10;AAChAgAAZHJzL2Rvd25yZXYueG1sUEsFBgAAAAAEAAQA+QAAAJADAAAAAA==&#10;" strokecolor="#4579b8 [3044]">
                    <v:stroke endarrow="block"/>
                  </v:shape>
                  <v:shape id="TextBox 39" o:spid="_x0000_s1046" type="#_x0000_t202" style="position:absolute;left:257;top:6953;width:13049;height:3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9zOMMA&#10;AADbAAAADwAAAGRycy9kb3ducmV2LnhtbESPQWvCQBSE74L/YXmCN7Nr0WJSN6G0FDxZqq3g7ZF9&#10;JqHZtyG7NfHfdwsFj8PMfMNsi9G24kq9bxxrWCYKBHHpTMOVhs/j22IDwgdkg61j0nAjD0U+nWwx&#10;M27gD7oeQiUihH2GGuoQukxKX9Zk0SeuI47exfUWQ5R9JU2PQ4TbVj4o9SgtNhwXauzopaby+/Bj&#10;NXztL+fTSr1Xr3bdDW5Ukm0qtZ7PxucnEIHGcA//t3dGQ7qE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h9zOMMAAADbAAAADwAAAAAAAAAAAAAAAACYAgAAZHJzL2Rv&#10;d25yZXYueG1sUEsFBgAAAAAEAAQA9QAAAIgDAAAAAA==&#10;" filled="f" stroked="f">
                    <v:textbox>
                      <w:txbxContent>
                        <w:p w14:paraId="1B67F074" w14:textId="77777777" w:rsidR="004E6BA2" w:rsidRDefault="004E6BA2" w:rsidP="00E464F0">
                          <w:pPr>
                            <w:pStyle w:val="NormalWeb"/>
                            <w:spacing w:before="0" w:beforeAutospacing="0" w:after="0" w:afterAutospacing="0"/>
                            <w:rPr>
                              <w:rFonts w:hAnsi="Calibri" w:cstheme="minorBidi"/>
                              <w:kern w:val="24"/>
                              <w:sz w:val="16"/>
                              <w:szCs w:val="16"/>
                            </w:rPr>
                          </w:pPr>
                          <w:r w:rsidRPr="00A822F3">
                            <w:rPr>
                              <w:rFonts w:hAnsi="Calibri" w:cstheme="minorBidi"/>
                              <w:kern w:val="24"/>
                              <w:sz w:val="16"/>
                              <w:szCs w:val="16"/>
                            </w:rPr>
                            <w:t>Get Appointments</w:t>
                          </w:r>
                        </w:p>
                        <w:p w14:paraId="7D80659B" w14:textId="77777777" w:rsidR="004E6BA2" w:rsidRPr="00A822F3" w:rsidRDefault="004E6BA2" w:rsidP="00E464F0">
                          <w:pPr>
                            <w:pStyle w:val="NormalWeb"/>
                            <w:spacing w:before="0" w:beforeAutospacing="0" w:after="0" w:afterAutospacing="0"/>
                            <w:rPr>
                              <w:sz w:val="16"/>
                              <w:szCs w:val="16"/>
                            </w:rPr>
                          </w:pPr>
                          <w:r>
                            <w:rPr>
                              <w:rFonts w:hAnsi="Calibri" w:cstheme="minorBidi"/>
                              <w:kern w:val="24"/>
                              <w:sz w:val="16"/>
                              <w:szCs w:val="16"/>
                            </w:rPr>
                            <w:t>Check address</w:t>
                          </w:r>
                        </w:p>
                      </w:txbxContent>
                    </v:textbox>
                  </v:shape>
                  <v:shape id="_x0000_s1047" type="#_x0000_t202" style="position:absolute;left:1545;top:2049;width:8612;height:49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3tT8MA&#10;AADbAAAADwAAAGRycy9kb3ducmV2LnhtbESPzWrDMBCE74W8g9hAb7WU0JbYiWxCS6CnluYPclus&#10;jW1irYylxO7bV4VCjsPMfMOsitG24ka9bxxrmCUKBHHpTMOVhv1u87QA4QOywdYxafghD0U+eVhh&#10;ZtzA33TbhkpECPsMNdQhdJmUvqzJok9cRxy9s+sthij7Spoehwi3rZwr9SotNhwXauzorabysr1a&#10;DYfP8+n4rL6qd/vSDW5Ukm0qtX6cjusliEBjuIf/2x9GQzqH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s3tT8MAAADbAAAADwAAAAAAAAAAAAAAAACYAgAAZHJzL2Rv&#10;d25yZXYueG1sUEsFBgAAAAAEAAQA9QAAAIgDAAAAAA==&#10;" filled="f" stroked="f">
                    <v:textbox>
                      <w:txbxContent>
                        <w:p w14:paraId="09457B52" w14:textId="77777777" w:rsidR="004E6BA2" w:rsidRDefault="004E6BA2" w:rsidP="00E464F0">
                          <w:pPr>
                            <w:pStyle w:val="NormalWeb"/>
                            <w:spacing w:before="0" w:beforeAutospacing="0" w:after="0" w:afterAutospacing="0"/>
                            <w:rPr>
                              <w:rFonts w:hAnsi="Calibri" w:cstheme="minorBidi"/>
                              <w:color w:val="000000" w:themeColor="text1"/>
                              <w:kern w:val="24"/>
                              <w:sz w:val="16"/>
                              <w:szCs w:val="16"/>
                            </w:rPr>
                          </w:pPr>
                          <w:r>
                            <w:rPr>
                              <w:rFonts w:hAnsi="Calibri" w:cstheme="minorBidi"/>
                              <w:color w:val="000000" w:themeColor="text1"/>
                              <w:kern w:val="24"/>
                              <w:sz w:val="16"/>
                              <w:szCs w:val="16"/>
                            </w:rPr>
                            <w:t>Create/Update</w:t>
                          </w:r>
                          <w:r w:rsidRPr="008F64EF">
                            <w:rPr>
                              <w:rFonts w:hAnsi="Calibri" w:cstheme="minorBidi"/>
                              <w:color w:val="000000" w:themeColor="text1"/>
                              <w:kern w:val="24"/>
                              <w:sz w:val="16"/>
                              <w:szCs w:val="16"/>
                            </w:rPr>
                            <w:t xml:space="preserve"> Tasks</w:t>
                          </w:r>
                        </w:p>
                        <w:p w14:paraId="4998AE23" w14:textId="77777777" w:rsidR="004E6BA2" w:rsidRPr="008F64EF" w:rsidRDefault="004E6BA2" w:rsidP="00E464F0">
                          <w:pPr>
                            <w:pStyle w:val="NormalWeb"/>
                            <w:spacing w:before="0" w:beforeAutospacing="0" w:after="0" w:afterAutospacing="0"/>
                            <w:rPr>
                              <w:sz w:val="16"/>
                              <w:szCs w:val="16"/>
                            </w:rPr>
                          </w:pPr>
                          <w:r>
                            <w:rPr>
                              <w:rFonts w:hAnsi="Calibri" w:cstheme="minorBidi"/>
                              <w:color w:val="000000" w:themeColor="text1"/>
                              <w:kern w:val="24"/>
                              <w:sz w:val="16"/>
                              <w:szCs w:val="16"/>
                            </w:rPr>
                            <w:t>Get Tasks</w:t>
                          </w:r>
                        </w:p>
                      </w:txbxContent>
                    </v:textbox>
                  </v:shape>
                </v:group>
                <v:group id="Group 93" o:spid="_x0000_s1048" style="position:absolute;left:58521;top:28854;width:10039;height:10770" coordsize="10039,107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DxfN8QAAADbAAAADwAAAGRycy9kb3ducmV2LnhtbESPT4vCMBTE7wt+h/AE&#10;b2taxUWrUURc8SCCf0C8PZpnW2xeSpNt67ffLAh7HGbmN8xi1ZlSNFS7wrKCeBiBIE6tLjhTcL18&#10;f05BOI+ssbRMCl7kYLXsfSww0bblEzVnn4kAYZeggtz7KpHSpTkZdENbEQfvYWuDPsg6k7rGNsBN&#10;KUdR9CUNFhwWcqxok1P6PP8YBbsW2/U43jaH52Pzul8mx9shJqUG/W49B+Gp8//hd3uvFc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DxfN8QAAADbAAAA&#10;DwAAAAAAAAAAAAAAAACqAgAAZHJzL2Rvd25yZXYueG1sUEsFBgAAAAAEAAQA+gAAAJsDAAAAAA==&#10;">
                  <v:shape id="Picture 94" o:spid="_x0000_s1049" type="#_x0000_t75" style="position:absolute;left:221;width:9310;height:93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n+PZ/EAAAA2wAAAA8AAABkcnMvZG93bnJldi54bWxEj0+LwjAUxO8LfofwBC+LppbFP9UoZUHw&#10;sod1F/H4aJ5NafNSmqy2394Iwh6HmfkNs933thE36nzlWMF8loAgLpyuuFTw+3OYrkD4gKyxcUwK&#10;BvKw343etphpd+dvup1CKSKEfYYKTAhtJqUvDFn0M9cSR+/qOoshyq6UusN7hNtGpkmykBYrjgsG&#10;W/o0VNSnP6vgapac14v08j6cz0Odl6n5ulilJuM+34AI1If/8Kt91ArWH/D8En+A3D0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n+PZ/EAAAA2wAAAA8AAAAAAAAAAAAAAAAA&#10;nwIAAGRycy9kb3ducmV2LnhtbFBLBQYAAAAABAAEAPcAAACQAwAAAAA=&#10;">
                    <v:imagedata r:id="rId21" o:title=""/>
                    <v:path arrowok="t"/>
                  </v:shape>
                  <v:shape id="Text Box 95" o:spid="_x0000_s1050" type="#_x0000_t202" style="position:absolute;top:6483;width:10039;height:4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fnGsYA&#10;AADbAAAADwAAAGRycy9kb3ducmV2LnhtbESPT2vCQBTE70K/w/IKXopuqvin0VVEWiveNNrS2yP7&#10;TEKzb0N2m8Rv3y0UPA4z8xtmue5MKRqqXWFZwfMwAkGcWl1wpuCcvA3mIJxH1lhaJgU3crBePfSW&#10;GGvb8pGak89EgLCLUUHufRVL6dKcDLqhrYiDd7W1QR9knUldYxvgppSjKJpKgwWHhRwr2uaUfp9+&#10;jIKvp+zz4LrdpR1PxtXre5PMPnSiVP+x2yxAeOr8Pfzf3msFLxP4+xJ+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0fnGsYAAADbAAAADwAAAAAAAAAAAAAAAACYAgAAZHJz&#10;L2Rvd25yZXYueG1sUEsFBgAAAAAEAAQA9QAAAIsDAAAAAA==&#10;" fillcolor="white [3201]" stroked="f" strokeweight=".5pt">
                    <v:textbox>
                      <w:txbxContent>
                        <w:p w14:paraId="757E5987" w14:textId="77777777" w:rsidR="004E6BA2" w:rsidRPr="00A822F3" w:rsidRDefault="004E6BA2" w:rsidP="00E464F0">
                          <w:pPr>
                            <w:jc w:val="center"/>
                          </w:pPr>
                          <w:r w:rsidRPr="00A822F3">
                            <w:t>ClickMobile (Resource)</w:t>
                          </w:r>
                        </w:p>
                      </w:txbxContent>
                    </v:textbox>
                  </v:shape>
                </v:group>
                <v:group id="Group 128" o:spid="_x0000_s1051" style="position:absolute;left:58115;top:6908;width:11096;height:10640" coordsize="11097,106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KOsUAAADcAAAADwAAAGRycy9kb3ducmV2LnhtbESPQWvCQBCF74L/YRmh&#10;N93EokjqKiJt6UEEtVB6G7JjEszOhuw2if++cxC8zfDevPfNeju4WnXUhsqzgXSWgCLOva24MPB9&#10;+ZiuQIWIbLH2TAbuFGC7GY/WmFnf84m6cyyUhHDI0EAZY5NpHfKSHIaZb4hFu/rWYZS1LbRtsZdw&#10;V+t5kiy1w4qlocSG9iXlt/OfM/DZY797Td+7w+26v/9eFsefQ0rGvEyG3RuoSEN8mh/XX1bw50Ir&#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4HyjrFAAAA3AAA&#10;AA8AAAAAAAAAAAAAAAAAqgIAAGRycy9kb3ducmV2LnhtbFBLBQYAAAAABAAEAPoAAACcAwAAAAA=&#10;">
                  <v:shape id="Picture 129" o:spid="_x0000_s1052" type="#_x0000_t75" style="position:absolute;top:3713;width:9809;height:69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q5IbCAAAA3AAAAA8AAABkcnMvZG93bnJldi54bWxET0trAjEQvgv9D2EK3mq2iqKrUUQoFOrF&#10;R+t13Ew3SzeT7SaN6783QsHbfHzPWaw6W4tIra8cK3gdZCCIC6crLhUcD28vUxA+IGusHZOCK3lY&#10;LZ96C8y1u/CO4j6UIoWwz1GBCaHJpfSFIYt+4BrixH271mJIsC2lbvGSwm0th1k2kRYrTg0GG9oY&#10;Kn72f1bBluh3/OHOp4pMOdrEr7i+fkal+s/deg4iUBce4n/3u07zhzO4P5MukMsb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quSGwgAAANwAAAAPAAAAAAAAAAAAAAAAAJ8C&#10;AABkcnMvZG93bnJldi54bWxQSwUGAAAAAAQABAD3AAAAjgMAAAAA&#10;">
                    <v:imagedata r:id="rId20" o:title=""/>
                    <v:path arrowok="t"/>
                  </v:shape>
                  <v:shape id="Text Box 179" o:spid="_x0000_s1053" type="#_x0000_t202" style="position:absolute;left:1052;width:10045;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zlHsQA&#10;AADcAAAADwAAAGRycy9kb3ducmV2LnhtbERPS2vCQBC+F/oflin0UnTTio9GVylFq3jTaEtvQ3ZM&#10;QrOzIbsm6b93BcHbfHzPmS06U4qGaldYVvDaj0AQp1YXnCk4JKveBITzyBpLy6Tgnxws5o8PM4y1&#10;bXlHzd5nIoSwi1FB7n0VS+nSnAy6vq2IA3eytUEfYJ1JXWMbwk0p36JoJA0WHBpyrOgzp/RvfzYK&#10;fl+yn63rvo7tYDiolusmGX/rRKnnp+5jCsJT5+/im3ujw/zxO1yfCRfI+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4M5R7EAAAA3AAAAA8AAAAAAAAAAAAAAAAAmAIAAGRycy9k&#10;b3ducmV2LnhtbFBLBQYAAAAABAAEAPUAAACJAwAAAAA=&#10;" fillcolor="white [3201]" stroked="f" strokeweight=".5pt">
                    <v:textbox>
                      <w:txbxContent>
                        <w:p w14:paraId="537D620D" w14:textId="77777777" w:rsidR="004E6BA2" w:rsidRPr="00A822F3" w:rsidRDefault="004E6BA2" w:rsidP="00E464F0">
                          <w:pPr>
                            <w:jc w:val="center"/>
                          </w:pPr>
                          <w:r w:rsidRPr="00A822F3">
                            <w:t xml:space="preserve">CS Web </w:t>
                          </w:r>
                          <w:proofErr w:type="gramStart"/>
                          <w:r w:rsidRPr="00A822F3">
                            <w:t>Client</w:t>
                          </w:r>
                          <w:proofErr w:type="gramEnd"/>
                          <w:r w:rsidRPr="00A822F3">
                            <w:br/>
                            <w:t>(Dispatcher)</w:t>
                          </w:r>
                        </w:p>
                      </w:txbxContent>
                    </v:textbox>
                  </v:shape>
                </v:group>
                <v:shape id="Picture 180" o:spid="_x0000_s1054" type="#_x0000_t75" style="position:absolute;top:711;width:9753;height:69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j2EiHEAAAA3AAAAA8AAABkcnMvZG93bnJldi54bWxEj0FrAjEQhe+F/ocwhd5qtpYWWY0iQkGw&#10;l1pbr+Nm3CzdTLabGNd/3zkI3mZ4b977ZrYYfKsy9bEJbOB5VIAiroJtuDaw+3p/moCKCdliG5gM&#10;XCjCYn5/N8PShjN/Ut6mWkkIxxINuJS6UutYOfIYR6EjFu0Yeo9J1r7WtsezhPtWj4viTXtsWBoc&#10;drRyVP1uT97AB9Hf6yYc9g25+mWVf/Ly8p2NeXwYllNQiYZ0M1+v11bwJ4Ivz8gEev4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j2EiHEAAAA3AAAAA8AAAAAAAAAAAAAAAAA&#10;nwIAAGRycy9kb3ducmV2LnhtbFBLBQYAAAAABAAEAPcAAACQAwAAAAA=&#10;">
                  <v:imagedata r:id="rId20" o:title=""/>
                  <v:path arrowok="t"/>
                </v:shape>
                <v:group id="Group 181" o:spid="_x0000_s1055" style="position:absolute;left:9144;top:16052;width:12754;height:5520" coordsize="12755,55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Vs8ncEAAADcAAAADwAA&#10;AAAAAAAAAAAAAACqAgAAZHJzL2Rvd25yZXYueG1sUEsFBgAAAAAEAAQA+gAAAJgDAAAAAA==&#10;">
                  <v:shape id="Elbow Connector 182" o:spid="_x0000_s1056" type="#_x0000_t34" style="position:absolute;left:772;width:11983;height:2729;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zUR8MAAADcAAAADwAAAGRycy9kb3ducmV2LnhtbERPTWvCQBC9C/6HZYRepNlURELqKm3A&#10;0pPUtOQ8ZMckbXY2ZLdJ9Nd3BaG3ebzP2e4n04qBetdYVvAUxSCIS6sbrhR8fR4eExDOI2tsLZOC&#10;CznY7+azLabajnyiIfeVCCHsUlRQe9+lUrqyJoMush1x4M62N+gD7CupexxDuGnlKo430mDDoaHG&#10;jrKayp/81yj4sHi+Fm9Fxpxkr+P38TCul61SD4vp5RmEp8n/i+/udx3mJyu4PRMukL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I81EfDAAAA3AAAAA8AAAAAAAAAAAAA&#10;AAAAoQIAAGRycy9kb3ducmV2LnhtbFBLBQYAAAAABAAEAPkAAACRAwAAAAA=&#10;" strokecolor="#4579b8 [3044]">
                    <v:stroke endarrow="block"/>
                  </v:shape>
                  <v:shape id="TextBox 38" o:spid="_x0000_s1057" type="#_x0000_t202" style="position:absolute;top:2123;width:7366;height:3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GCzcEA&#10;AADcAAAADwAAAGRycy9kb3ducmV2LnhtbERPS4vCMBC+L/gfwgje1sTHilajiLLgycUneBuasS02&#10;k9Jkbfffb4SFvc3H95zFqrWleFLtC8caBn0Fgjh1puBMw/n0+T4F4QOywdIxafghD6tl522BiXEN&#10;H+h5DJmIIewT1JCHUCVS+jQni77vKuLI3V1tMURYZ9LU2MRwW8qhUhNpseDYkGNFm5zSx/Hbarjs&#10;77frWH1lW/tRNa5Vku1Mat3rtus5iEBt+Bf/uXcmzp+O4PVMvEA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FRgs3BAAAA3AAAAA8AAAAAAAAAAAAAAAAAmAIAAGRycy9kb3du&#10;cmV2LnhtbFBLBQYAAAAABAAEAPUAAACGAwAAAAA=&#10;" filled="f" stroked="f">
                    <v:textbox>
                      <w:txbxContent>
                        <w:p w14:paraId="60AFFBCC" w14:textId="77777777" w:rsidR="004E6BA2" w:rsidRPr="006E423C" w:rsidRDefault="004E6BA2" w:rsidP="00E464F0">
                          <w:pPr>
                            <w:pStyle w:val="NormalWeb"/>
                            <w:spacing w:before="0" w:beforeAutospacing="0" w:after="0" w:afterAutospacing="0"/>
                            <w:jc w:val="center"/>
                            <w:rPr>
                              <w:sz w:val="16"/>
                              <w:szCs w:val="16"/>
                            </w:rPr>
                          </w:pPr>
                          <w:r>
                            <w:rPr>
                              <w:rFonts w:hAnsi="Calibri" w:cstheme="minorBidi"/>
                              <w:color w:val="000000" w:themeColor="text1"/>
                              <w:kern w:val="24"/>
                              <w:sz w:val="16"/>
                              <w:szCs w:val="16"/>
                            </w:rPr>
                            <w:t>Resource Skills</w:t>
                          </w:r>
                        </w:p>
                      </w:txbxContent>
                    </v:textbox>
                  </v:shape>
                </v:group>
                <v:group id="Group 184" o:spid="_x0000_s1058" style="position:absolute;left:20924;top:11582;width:8117;height:6342" coordorigin="343,1774" coordsize="8118,63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SyfBcQAAADcAAAADwAAAGRycy9kb3ducmV2LnhtbERPS2uDQBC+F/Iflink&#10;1qwmbQg2q0hoQg+hkAeU3gZ3oqI7K+5Wzb/vFgq9zcf3nG02mVYM1LvasoJ4EYEgLqyuuVRwveyf&#10;NiCcR9bYWiYFd3KQpbOHLSbajnyi4exLEULYJaig8r5LpHRFRQbdwnbEgbvZ3qAPsC+l7nEM4aaV&#10;yyhaS4M1h4YKO9pVVDTnb6PgMOKYr+K34djcdvevy8vH5zEmpeaPU/4KwtPk/8V/7ncd5m+e4f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SyfBcQAAADcAAAA&#10;DwAAAAAAAAAAAAAAAACqAgAAZHJzL2Rvd25yZXYueG1sUEsFBgAAAAAEAAQA+gAAAJsDAAAAAA==&#10;">
                  <v:shape id="Picture 185" o:spid="_x0000_s1059" type="#_x0000_t75" style="position:absolute;left:1364;top:1774;width:6346;height:63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hqkBTCAAAA3AAAAA8AAABkcnMvZG93bnJldi54bWxET02LwjAQvS/sfwgjeFtTFUWqUXRR192b&#10;roLHoRmbYjMpTazdf28WBG/zeJ8zW7S2FA3VvnCsoN9LQBBnThecKzj+bj4mIHxA1lg6JgV/5GEx&#10;f3+bYardnffUHEIuYgj7FBWYEKpUSp8Zsuh7riKO3MXVFkOEdS51jfcYbks5SJKxtFhwbDBY0aeh&#10;7Hq4WQWn0fp7eOKfy7DZNl/7dd8MVueVUt1Ou5yCCNSGl/jp3uk4fzKC/2fiBXL+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4apAUwgAAANwAAAAPAAAAAAAAAAAAAAAAAJ8C&#10;AABkcnMvZG93bnJldi54bWxQSwUGAAAAAAQABAD3AAAAjgMAAAAA&#10;">
                    <v:imagedata r:id="rId22" o:title="MC900432636[1]"/>
                    <v:path arrowok="t"/>
                  </v:shape>
                  <v:shape id="TextBox 8" o:spid="_x0000_s1060" type="#_x0000_t202" style="position:absolute;left:343;top:3796;width:8118;height:2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YhVcAA&#10;AADcAAAADwAAAGRycy9kb3ducmV2LnhtbERPTYvCMBC9C/6HMII3TZRV3K5RRFnwpOjuCt6GZmzL&#10;NpPSRFv/vREEb/N4nzNftrYUN6p94VjDaKhAEKfOFJxp+P35HsxA+IBssHRMGu7kYbnoduaYGNfw&#10;gW7HkIkYwj5BDXkIVSKlT3Oy6IeuIo7cxdUWQ4R1Jk2NTQy3pRwrNZUWC44NOVa0zin9P16thr/d&#10;5Xz6UPtsYydV41ol2X5Krfu9dvUFIlAb3uKXe2vi/NkU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SYhVcAAAADcAAAADwAAAAAAAAAAAAAAAACYAgAAZHJzL2Rvd25y&#10;ZXYueG1sUEsFBgAAAAAEAAQA9QAAAIUDAAAAAA==&#10;" filled="f" stroked="f">
                    <v:textbox>
                      <w:txbxContent>
                        <w:p w14:paraId="0C815255" w14:textId="77777777" w:rsidR="004E6BA2" w:rsidRPr="00F073C9" w:rsidRDefault="004E6BA2" w:rsidP="00E464F0">
                          <w:pPr>
                            <w:pStyle w:val="NormalWeb"/>
                            <w:spacing w:before="0" w:beforeAutospacing="0" w:after="0" w:afterAutospacing="0"/>
                            <w:jc w:val="center"/>
                            <w:rPr>
                              <w:sz w:val="20"/>
                              <w:szCs w:val="20"/>
                            </w:rPr>
                          </w:pPr>
                          <w:r>
                            <w:rPr>
                              <w:rFonts w:hAnsi="Calibri" w:cstheme="minorBidi"/>
                              <w:color w:val="000000" w:themeColor="text1"/>
                              <w:kern w:val="24"/>
                              <w:sz w:val="20"/>
                              <w:szCs w:val="20"/>
                            </w:rPr>
                            <w:t>Excel</w:t>
                          </w:r>
                        </w:p>
                      </w:txbxContent>
                    </v:textbox>
                  </v:shape>
                </v:group>
                <v:group id="Group 187" o:spid="_x0000_s1061" style="position:absolute;left:9550;top:406;width:12361;height:13120" coordsize="12362,131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f4BcsQAAADcAAAADwAAAGRycy9kb3ducmV2LnhtbERPS2uDQBC+F/Iflink&#10;1qwmtAk2q0hoQg+hkAeU3gZ3oqI7K+5Wzb/vFgq9zcf3nG02mVYM1LvasoJ4EYEgLqyuuVRwveyf&#10;NiCcR9bYWiYFd3KQpbOHLSbajnyi4exLEULYJaig8r5LpHRFRQbdwnbEgbvZ3qAPsC+l7nEM4aaV&#10;yyh6kQZrDg0VdrSrqGjO30bBYcQxX8Vvw7G57e5fl+ePz2NMSs0fp/wVhKfJ/4v/3O86zN+s4f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f4BcsQAAADcAAAA&#10;DwAAAAAAAAAAAAAAAACqAgAAZHJzL2Rvd25yZXYueG1sUEsFBgAAAAAEAAQA+gAAAJsDAAAAAA==&#10;">
                  <v:shape id="Elbow Connector 188" o:spid="_x0000_s1062" type="#_x0000_t34" style="position:absolute;left:386;top:4185;width:11976;height:893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86DcQAAADcAAAADwAAAGRycy9kb3ducmV2LnhtbESPQWvCQBCF7wX/wzKCl6IbPUiIrhIE&#10;i+CpaT14G7JjEszOxuw2xn/fORR6m8e8782b7X50rRqoD41nA8tFAoq49LbhysD313GeggoR2WLr&#10;mQy8KMB+N3nbYmb9kz9pKGKlJIRDhgbqGLtM61DW5DAsfEcsu5vvHUaRfaVtj08Jd61eJclaO2xY&#10;LtTY0aGm8l78OKnBl7xI1kPx+MiX6enaHvj83hgzm475BlSkMf6b/+iTFS6VtvKMTKB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zzoNxAAAANwAAAAPAAAAAAAAAAAA&#10;AAAAAKECAABkcnMvZG93bnJldi54bWxQSwUGAAAAAAQABAD5AAAAkgMAAAAA&#10;" strokecolor="#4579b8 [3044]">
                    <v:stroke endarrow="block"/>
                  </v:shape>
                  <v:shape id="TextBox 38" o:spid="_x0000_s1063" type="#_x0000_t202" style="position:absolute;width:7359;height:4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m1J8AA&#10;AADcAAAADwAAAGRycy9kb3ducmV2LnhtbERPS4vCMBC+C/6HMII3TVZUtBpFlAVPiu4DvA3N2JZt&#10;JqXJ2vrvjSB4m4/vOct1a0txo9oXjjV8DBUI4tSZgjMN31+fgxkIH5ANlo5Jw508rFfdzhIT4xo+&#10;0e0cMhFD2CeoIQ+hSqT0aU4W/dBVxJG7utpiiLDOpKmxieG2lCOlptJiwbEhx4q2OaV/53+r4edw&#10;vfyO1THb2UnVuFZJtnOpdb/XbhYgArXhLX659ybOn83h+Uy8QK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Lm1J8AAAADcAAAADwAAAAAAAAAAAAAAAACYAgAAZHJzL2Rvd25y&#10;ZXYueG1sUEsFBgAAAAAEAAQA9QAAAIUDAAAAAA==&#10;" filled="f" stroked="f">
                    <v:textbox>
                      <w:txbxContent>
                        <w:p w14:paraId="35BA87D3" w14:textId="77777777" w:rsidR="004E6BA2" w:rsidRPr="006E423C" w:rsidRDefault="004E6BA2" w:rsidP="00E464F0">
                          <w:pPr>
                            <w:pStyle w:val="NormalWeb"/>
                            <w:spacing w:before="0" w:beforeAutospacing="0" w:after="0" w:afterAutospacing="0"/>
                            <w:jc w:val="center"/>
                            <w:rPr>
                              <w:sz w:val="16"/>
                              <w:szCs w:val="16"/>
                            </w:rPr>
                          </w:pPr>
                          <w:r>
                            <w:rPr>
                              <w:rFonts w:hAnsi="Calibri" w:cstheme="minorBidi"/>
                              <w:color w:val="000000" w:themeColor="text1"/>
                              <w:kern w:val="24"/>
                              <w:sz w:val="16"/>
                              <w:szCs w:val="16"/>
                            </w:rPr>
                            <w:t>Site, System and Contract Definitions</w:t>
                          </w:r>
                        </w:p>
                      </w:txbxContent>
                    </v:textbox>
                  </v:shape>
                </v:group>
                <v:group id="Group 190" o:spid="_x0000_s1064" style="position:absolute;left:27432;top:21539;width:19728;height:2152" coordsize="19729,21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84P28YAAADcAAAADwAAAGRycy9kb3ducmV2LnhtbESPT2vCQBDF74V+h2UK&#10;vdVNLC02uoqIigcp+AeKtyE7JsHsbMiuSfz2nUOhtxnem/d+M1sMrlYdtaHybCAdJaCIc28rLgyc&#10;T5u3CagQkS3WnsnAgwIs5s9PM8ys7/lA3TEWSkI4ZGigjLHJtA55SQ7DyDfEol196zDK2hbatthL&#10;uKv1OEk+tcOKpaHEhlYl5bfj3RnY9tgv39N1t79dV4/L6eP7Z5+SMa8vw3IKKtIQ/81/1zsr+F+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zg/bxgAAANwA&#10;AAAPAAAAAAAAAAAAAAAAAKoCAABkcnMvZG93bnJldi54bWxQSwUGAAAAAAQABAD6AAAAnQMAAAAA&#10;">
                  <v:shape id="Straight Arrow Connector 191" o:spid="_x0000_s1065" type="#_x0000_t32" style="position:absolute;top:1674;width:1972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0xRxcIAAADcAAAADwAAAGRycy9kb3ducmV2LnhtbERPTWsCMRC9C/0PYYTeNKvFbbs1ihRa&#10;ijfd0vN0M90sbibbJOrqrzeC4G0e73Pmy9624kA+NI4VTMYZCOLK6YZrBd/lx+gFRIjIGlvHpOBE&#10;AZaLh8EcC+2OvKHDNtYihXAoUIGJsSukDJUhi2HsOuLE/TlvMSboa6k9HlO4beU0y3JpseHUYLCj&#10;d0PVbru3Cn7Lfz0zeanX/snl+en887zefyr1OOxXbyAi9fEuvrm/dJr/OoHrM+kCubg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0xRxcIAAADcAAAADwAAAAAAAAAAAAAA&#10;AAChAgAAZHJzL2Rvd25yZXYueG1sUEsFBgAAAAAEAAQA+QAAAJADAAAAAA==&#10;" strokecolor="#4579b8 [3044]">
                    <v:stroke endarrow="block"/>
                  </v:shape>
                  <v:shape id="TextBox 38" o:spid="_x0000_s1066" type="#_x0000_t202" style="position:absolute;left:1609;width:7366;height:21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Sxi8IA&#10;AADcAAAADwAAAGRycy9kb3ducmV2LnhtbERPyWrDMBC9F/IPYgK91VJCW2InsgktgZ5amg1yG6yJ&#10;bWKNjKXE7t9XhUJu83jrrIrRtuJGvW8ca5glCgRx6UzDlYb9bvO0AOEDssHWMWn4IQ9FPnlYYWbc&#10;wN9024ZKxBD2GWqoQ+gyKX1Zk0WfuI44cmfXWwwR9pU0PQ4x3LZyrtSrtNhwbKixo7eaysv2ajUc&#10;Ps+n47P6qt7tSze4UUm2qdT6cTqulyACjeEu/nd/mDg/ncP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xLGLwgAAANwAAAAPAAAAAAAAAAAAAAAAAJgCAABkcnMvZG93&#10;bnJldi54bWxQSwUGAAAAAAQABAD1AAAAhwMAAAAA&#10;" filled="f" stroked="f">
                    <v:textbox>
                      <w:txbxContent>
                        <w:p w14:paraId="2E4557D7" w14:textId="77777777" w:rsidR="004E6BA2" w:rsidRPr="006E423C" w:rsidRDefault="004E6BA2" w:rsidP="00E464F0">
                          <w:pPr>
                            <w:pStyle w:val="NormalWeb"/>
                            <w:spacing w:before="0" w:beforeAutospacing="0" w:after="0" w:afterAutospacing="0"/>
                            <w:jc w:val="center"/>
                            <w:rPr>
                              <w:sz w:val="16"/>
                              <w:szCs w:val="16"/>
                            </w:rPr>
                          </w:pPr>
                          <w:r>
                            <w:rPr>
                              <w:rFonts w:hAnsi="Calibri" w:cstheme="minorBidi"/>
                              <w:color w:val="000000" w:themeColor="text1"/>
                              <w:kern w:val="24"/>
                              <w:sz w:val="16"/>
                              <w:szCs w:val="16"/>
                            </w:rPr>
                            <w:t>Task Updates</w:t>
                          </w:r>
                        </w:p>
                      </w:txbxContent>
                    </v:textbox>
                  </v:shape>
                </v:group>
                <v:group id="Group 193" o:spid="_x0000_s1067" style="position:absolute;left:21945;top:19507;width:6345;height:6342" coordorigin="1364,1774" coordsize="6346,63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RrMQAAADcAAAADwAAAGRycy9kb3ducmV2LnhtbERPS2vCQBC+C/0PyxR6&#10;M5s0VNo0q4jU0oMU1ELpbciOSTA7G7JrHv/eFQre5uN7Tr4aTSN66lxtWUESxSCIC6trLhX8HLfz&#10;VxDOI2tsLJOCiRyslg+zHDNtB95Tf/ClCCHsMlRQed9mUrqiIoMusi1x4E62M+gD7EqpOxxCuGnk&#10;cxwvpMGaQ0OFLW0qKs6Hi1HwOeCwTpOPfnc+baa/48v37y4hpZ4ex/U7CE+jv4v/3V86zH9L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xyRrMQAAADcAAAA&#10;DwAAAAAAAAAAAAAAAACqAgAAZHJzL2Rvd25yZXYueG1sUEsFBgAAAAAEAAQA+gAAAJsDAAAAAA==&#10;">
                  <v:shape id="Picture 194" o:spid="_x0000_s1068" type="#_x0000_t75" style="position:absolute;left:1364;top:1774;width:6346;height:63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L/o1LDAAAA3AAAAA8AAABkcnMvZG93bnJldi54bWxET0trAjEQvhf6H8IUvNWsj0rdGkXFZ29q&#10;hR6HzbhZupksm7iu/94UCr3Nx/ecyay1pWio9oVjBb1uAoI4c7rgXMHXaf36DsIHZI2lY1JwJw+z&#10;6fPTBFPtbnyg5hhyEUPYp6jAhFClUvrMkEXfdRVx5C6uthgirHOpa7zFcFvKfpKMpMWCY4PBipaG&#10;sp/j1So4v632gzN/XgbNptkeVj3TX3wvlOq8tPMPEIHa8C/+c+90nD8ewu8z8QI5f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v+jUsMAAADcAAAADwAAAAAAAAAAAAAAAACf&#10;AgAAZHJzL2Rvd25yZXYueG1sUEsFBgAAAAAEAAQA9wAAAI8DAAAAAA==&#10;">
                    <v:imagedata r:id="rId22" o:title="MC900432636[1]"/>
                    <v:path arrowok="t"/>
                  </v:shape>
                  <v:shape id="TextBox 8" o:spid="_x0000_s1069" type="#_x0000_t202" style="position:absolute;left:1971;top:3796;width:4303;height:2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0p/8IA&#10;AADcAAAADwAAAGRycy9kb3ducmV2LnhtbERPyWrDMBC9F/IPYgK91VJKUmInsgktgZ5amg1yG6yJ&#10;bWKNjKXG7t9XhUJu83jrrIvRtuJGvW8ca5glCgRx6UzDlYbDfvu0BOEDssHWMWn4IQ9FPnlYY2bc&#10;wF9024VKxBD2GWqoQ+gyKX1Zk0WfuI44chfXWwwR9pU0PQ4x3LbyWakXabHh2FBjR681ldfdt9Vw&#10;/LicT3P1Wb3ZRTe4UUm2qdT6cTpuViACjeEu/ne/mzg/XcD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LSn/wgAAANwAAAAPAAAAAAAAAAAAAAAAAJgCAABkcnMvZG93&#10;bnJldi54bWxQSwUGAAAAAAQABAD1AAAAhwMAAAAA&#10;" filled="f" stroked="f">
                    <v:textbox>
                      <w:txbxContent>
                        <w:p w14:paraId="17FF45E5" w14:textId="77777777" w:rsidR="004E6BA2" w:rsidRPr="00F073C9" w:rsidRDefault="004E6BA2" w:rsidP="00E464F0">
                          <w:pPr>
                            <w:pStyle w:val="NormalWeb"/>
                            <w:spacing w:before="0" w:beforeAutospacing="0" w:after="0" w:afterAutospacing="0"/>
                            <w:jc w:val="center"/>
                            <w:rPr>
                              <w:sz w:val="20"/>
                              <w:szCs w:val="20"/>
                            </w:rPr>
                          </w:pPr>
                          <w:r>
                            <w:rPr>
                              <w:rFonts w:hAnsi="Calibri" w:cstheme="minorBidi"/>
                              <w:color w:val="000000" w:themeColor="text1"/>
                              <w:kern w:val="24"/>
                              <w:sz w:val="20"/>
                              <w:szCs w:val="20"/>
                            </w:rPr>
                            <w:t>FTP</w:t>
                          </w:r>
                        </w:p>
                      </w:txbxContent>
                    </v:textbox>
                  </v:shape>
                </v:group>
                <v:shape id="Straight Arrow Connector 196" o:spid="_x0000_s1070" type="#_x0000_t32" style="position:absolute;left:24587;top:25196;width:0;height:22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9mYsMAAADcAAAADwAAAGRycy9kb3ducmV2LnhtbERPS2vCQBC+F/wPywi9iG5qNWp0lSJI&#10;fV18gcchOyah2dmQXTX9991Cobf5+J4zWzSmFA+qXWFZwVsvAkGcWl1wpuB8WnXHIJxH1lhaJgXf&#10;5GAxb73MMNH2yQd6HH0mQgi7BBXk3leJlC7NyaDr2Yo4cDdbG/QB1pnUNT5DuCllP4piabDg0JBj&#10;Rcuc0q/j3ShYvo+2l85m8Bnjnv2O++vNcHtV6rXdfExBeGr8v/jPvdZh/iSG32fCBX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TvZmLDAAAA3AAAAA8AAAAAAAAAAAAA&#10;AAAAoQIAAGRycy9kb3ducmV2LnhtbFBLBQYAAAAABAAEAPkAAACRAwAAAAA=&#10;" strokecolor="#4579b8 [3044]">
                  <v:stroke endarrow="block"/>
                </v:shape>
                <v:group id="Group 197" o:spid="_x0000_s1071" style="position:absolute;left:29768;width:8801;height:9867" coordorigin="2148,1566" coordsize="8807,98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CeXr8QAAADcAAAADwAAAGRycy9kb3ducmV2LnhtbERPS2vCQBC+F/wPywi9&#10;1U0srRqziogtPYjgA8TbkJ08MDsbstsk/vtuodDbfHzPSdeDqUVHrassK4gnEQjizOqKCwWX88fL&#10;HITzyBpry6TgQQ7Wq9FTiom2PR+pO/lChBB2CSoovW8SKV1WkkE3sQ1x4HLbGvQBtoXULfYh3NRy&#10;GkXv0mDFoaHEhrYlZffTt1Hw2WO/eY133f6ebx+389vhuo9JqefxsFmC8DT4f/Gf+0uH+YsZ/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CeXr8QAAADcAAAA&#10;DwAAAAAAAAAAAAAAAACqAgAAZHJzL2Rvd25yZXYueG1sUEsFBgAAAAAEAAQA+gAAAJsDAAAAAA==&#10;">
                  <v:shape id="Picture 198" o:spid="_x0000_s1072" type="#_x0000_t75" style="position:absolute;left:4198;top:1566;width:4998;height:98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hL+XHAAAA3AAAAA8AAABkcnMvZG93bnJldi54bWxEj0FvwjAMhe+T9h8iT9plgnRIg1EIaELa&#10;tAugMX6AaUxb0TglCbTbr58PSLvZes/vfZ4ve9eoK4VYezbwPMxAERfe1lwa2H+/D15BxYRssfFM&#10;Bn4ownJxfzfH3PqOv+i6S6WSEI45GqhSanOtY1GRwzj0LbFoRx8cJllDqW3ATsJdo0dZNtYOa5aG&#10;CltaVVScdhdnYLPdFN15PVnT7+HlMtmGET6dPox5fOjfZqAS9enffLv+tII/FVp5RibQi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yhL+XHAAAA3AAAAA8AAAAAAAAAAAAA&#10;AAAAnwIAAGRycy9kb3ducmV2LnhtbFBLBQYAAAAABAAEAPcAAACTAwAAAAA=&#10;">
                    <v:imagedata r:id="rId23" o:title=""/>
                    <v:path arrowok="t"/>
                  </v:shape>
                  <v:shape id="TextBox 8" o:spid="_x0000_s1073" type="#_x0000_t202" style="position:absolute;left:2148;top:8986;width:8808;height:2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Aj+sIA&#10;AADcAAAADwAAAGRycy9kb3ducmV2LnhtbERPTWvCQBC9F/oflin01uxWWmmiq4gi9FQxtgVvQ3ZM&#10;QrOzIbsm6b93BcHbPN7nzJejbURPna8da3hNFAjiwpmaSw3fh+3LBwgfkA02jknDP3lYLh4f5pgZ&#10;N/Ce+jyUIoawz1BDFUKbSemLiiz6xLXEkTu5zmKIsCul6XCI4baRE6Wm0mLNsaHCltYVFX/52Wr4&#10;+Todf9/UrtzY93Zwo5JsU6n189O4moEINIa7+Ob+NHF+msL1mXiBXF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YCP6wgAAANwAAAAPAAAAAAAAAAAAAAAAAJgCAABkcnMvZG93&#10;bnJldi54bWxQSwUGAAAAAAQABAD1AAAAhwMAAAAA&#10;" filled="f" stroked="f">
                    <v:textbox>
                      <w:txbxContent>
                        <w:p w14:paraId="3D597C7E" w14:textId="77777777" w:rsidR="004E6BA2" w:rsidRPr="00F073C9" w:rsidRDefault="004E6BA2" w:rsidP="00E464F0">
                          <w:pPr>
                            <w:pStyle w:val="NormalWeb"/>
                            <w:spacing w:before="0" w:beforeAutospacing="0" w:after="0" w:afterAutospacing="0"/>
                            <w:jc w:val="center"/>
                            <w:rPr>
                              <w:sz w:val="20"/>
                              <w:szCs w:val="20"/>
                            </w:rPr>
                          </w:pPr>
                          <w:r>
                            <w:rPr>
                              <w:rFonts w:hAnsi="Calibri" w:cstheme="minorBidi"/>
                              <w:color w:val="000000" w:themeColor="text1"/>
                              <w:kern w:val="24"/>
                              <w:sz w:val="20"/>
                              <w:szCs w:val="20"/>
                            </w:rPr>
                            <w:t>Mail</w:t>
                          </w:r>
                          <w:r w:rsidRPr="00F073C9">
                            <w:rPr>
                              <w:rFonts w:hAnsi="Calibri" w:cstheme="minorBidi"/>
                              <w:color w:val="000000" w:themeColor="text1"/>
                              <w:kern w:val="24"/>
                              <w:sz w:val="20"/>
                              <w:szCs w:val="20"/>
                            </w:rPr>
                            <w:t xml:space="preserve"> (</w:t>
                          </w:r>
                          <w:r>
                            <w:rPr>
                              <w:rFonts w:hAnsi="Calibri" w:cstheme="minorBidi"/>
                              <w:color w:val="000000" w:themeColor="text1"/>
                              <w:kern w:val="24"/>
                              <w:sz w:val="20"/>
                              <w:szCs w:val="20"/>
                            </w:rPr>
                            <w:t>SMTP</w:t>
                          </w:r>
                          <w:r w:rsidRPr="00F073C9">
                            <w:rPr>
                              <w:rFonts w:hAnsi="Calibri" w:cstheme="minorBidi"/>
                              <w:color w:val="000000" w:themeColor="text1"/>
                              <w:kern w:val="24"/>
                              <w:sz w:val="20"/>
                              <w:szCs w:val="20"/>
                            </w:rPr>
                            <w:t>)</w:t>
                          </w:r>
                        </w:p>
                      </w:txbxContent>
                    </v:textbox>
                  </v:shape>
                </v:group>
                <v:shape id="Elbow Connector 200" o:spid="_x0000_s1074" type="#_x0000_t34" style="position:absolute;left:36779;top:4673;width:9707;height:15518;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PjC8EAAADcAAAADwAAAGRycy9kb3ducmV2LnhtbESPT2sCMRTE7wW/Q3iCt5rVQtGtUVQo&#10;9Og/0OPr5jXZunlZNukav70pFHocZuY3zGKVXCN66kLtWcFkXIAgrryu2Sg4Hd+fZyBCRNbYeCYF&#10;dwqwWg6eFlhqf+M99YdoRIZwKFGBjbEtpQyVJYdh7Fvi7H35zmHMsjNSd3jLcNfIaVG8Soc15wWL&#10;LW0tVdfDj1MQt9+pv2yu58/5CyaL2tyl2Sk1Gqb1G4hIKf6H/9ofWkEmwu+ZfATk8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94+MLwQAAANwAAAAPAAAAAAAAAAAAAAAA&#10;AKECAABkcnMvZG93bnJldi54bWxQSwUGAAAAAAQABAD5AAAAjwMAAAAA&#10;" strokecolor="#4579b8 [3044]">
                  <v:stroke endarrow="block"/>
                </v:shape>
                <v:oval id="Oval 201" o:spid="_x0000_s1075" style="position:absolute;left:42062;top:18694;width:3137;height:74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yPR8MA&#10;AADcAAAADwAAAGRycy9kb3ducmV2LnhtbESPX2vCMBTF3wd+h3AF32baoGNUo9iC4LanOfH50lzb&#10;YnNTmljrPv0yGOzxcP78OOvtaFsxUO8bxxrSeQKCuHSm4UrD6Wv//ArCB2SDrWPS8CAP283kaY2Z&#10;cXf+pOEYKhFH2GeooQ6hy6T0ZU0W/dx1xNG7uN5iiLKvpOnxHsdtK1WSvEiLDUdCjR0VNZXX481G&#10;7ke+UOqs8uW1/S7e8bLsjHvTejYddysQgcbwH/5rH4wGlaTweyYeAbn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4yPR8MAAADcAAAADwAAAAAAAAAAAAAAAACYAgAAZHJzL2Rv&#10;d25yZXYueG1sUEsFBgAAAAAEAAQA9QAAAIgDAAAAAA==&#10;" filled="f" strokecolor="red" strokeweight="2pt"/>
                <w10:wrap type="square"/>
              </v:group>
            </w:pict>
          </mc:Fallback>
        </mc:AlternateContent>
      </w:r>
      <w:r w:rsidR="0063725B">
        <w:rPr>
          <w:noProof/>
          <w:lang w:val="en-US"/>
        </w:rPr>
        <mc:AlternateContent>
          <mc:Choice Requires="wps">
            <w:drawing>
              <wp:anchor distT="0" distB="0" distL="114300" distR="114300" simplePos="0" relativeHeight="251661312" behindDoc="0" locked="0" layoutInCell="1" allowOverlap="1" wp14:anchorId="7092095B" wp14:editId="029FD540">
                <wp:simplePos x="0" y="0"/>
                <wp:positionH relativeFrom="column">
                  <wp:posOffset>5477983</wp:posOffset>
                </wp:positionH>
                <wp:positionV relativeFrom="paragraph">
                  <wp:posOffset>2163445</wp:posOffset>
                </wp:positionV>
                <wp:extent cx="1304925" cy="230505"/>
                <wp:effectExtent l="0" t="0" r="0" b="0"/>
                <wp:wrapNone/>
                <wp:docPr id="2" name="TextBox 40"/>
                <wp:cNvGraphicFramePr/>
                <a:graphic xmlns:a="http://schemas.openxmlformats.org/drawingml/2006/main">
                  <a:graphicData uri="http://schemas.microsoft.com/office/word/2010/wordprocessingShape">
                    <wps:wsp>
                      <wps:cNvSpPr txBox="1"/>
                      <wps:spPr>
                        <a:xfrm>
                          <a:off x="0" y="0"/>
                          <a:ext cx="1304925" cy="230505"/>
                        </a:xfrm>
                        <a:prstGeom prst="rect">
                          <a:avLst/>
                        </a:prstGeom>
                        <a:noFill/>
                      </wps:spPr>
                      <wps:txbx>
                        <w:txbxContent>
                          <w:p w14:paraId="36638476" w14:textId="77777777" w:rsidR="004E6BA2" w:rsidRDefault="004E6BA2" w:rsidP="001E4CA8">
                            <w:pPr>
                              <w:pStyle w:val="NormalWeb"/>
                              <w:spacing w:before="0" w:beforeAutospacing="0" w:after="0" w:afterAutospacing="0"/>
                            </w:pPr>
                            <w:r>
                              <w:rPr>
                                <w:rFonts w:asciiTheme="minorHAnsi" w:hAnsi="Calibri" w:cstheme="minorBidi"/>
                                <w:color w:val="000000" w:themeColor="text1"/>
                                <w:kern w:val="24"/>
                                <w:sz w:val="18"/>
                                <w:szCs w:val="18"/>
                              </w:rPr>
                              <w:t>CS Web client (Planner)</w:t>
                            </w:r>
                          </w:p>
                        </w:txbxContent>
                      </wps:txbx>
                      <wps:bodyPr wrap="square" rtlCol="0">
                        <a:spAutoFit/>
                      </wps:bodyPr>
                    </wps:wsp>
                  </a:graphicData>
                </a:graphic>
              </wp:anchor>
            </w:drawing>
          </mc:Choice>
          <mc:Fallback>
            <w:pict>
              <v:shape id="TextBox 40" o:spid="_x0000_s1076" type="#_x0000_t202" style="position:absolute;left:0;text-align:left;margin-left:431.35pt;margin-top:170.35pt;width:102.75pt;height:18.1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" filled="f" stroked="f">
                <v:textbox style="mso-fit-shape-to-text:t">
                  <w:txbxContent>
                    <w:p w14:paraId="36638476" w14:textId="77777777" w:rsidR="004E6BA2" w:rsidRDefault="004E6BA2" w:rsidP="001E4CA8">
                      <w:pPr>
                        <w:pStyle w:val="NormalWeb"/>
                        <w:spacing w:before="0" w:beforeAutospacing="0" w:after="0" w:afterAutospacing="0"/>
                      </w:pPr>
                      <w:r>
                        <w:rPr>
                          <w:rFonts w:asciiTheme="minorHAnsi" w:hAnsi="Calibri" w:cstheme="minorBidi"/>
                          <w:color w:val="000000" w:themeColor="text1"/>
                          <w:kern w:val="24"/>
                          <w:sz w:val="18"/>
                          <w:szCs w:val="18"/>
                        </w:rPr>
                        <w:t>CS Web client (Planner)</w:t>
                      </w:r>
                    </w:p>
                  </w:txbxContent>
                </v:textbox>
              </v:shape>
            </w:pict>
          </mc:Fallback>
        </mc:AlternateContent>
      </w:r>
      <w:r w:rsidR="0063725B" w:rsidRPr="006B439F">
        <w:rPr>
          <w:color w:val="auto"/>
        </w:rPr>
        <w:t xml:space="preserve">The following diagram illustrates the systems in the landscape and </w:t>
      </w:r>
      <w:commentRangeStart w:id="136"/>
      <w:r w:rsidR="0063725B" w:rsidRPr="006B439F">
        <w:rPr>
          <w:color w:val="auto"/>
        </w:rPr>
        <w:t>the</w:t>
      </w:r>
      <w:commentRangeEnd w:id="136"/>
      <w:r w:rsidR="004E6BA2">
        <w:rPr>
          <w:rStyle w:val="CommentReference"/>
          <w:rFonts w:cs="Times New Roman"/>
          <w:color w:val="auto"/>
        </w:rPr>
        <w:commentReference w:id="136"/>
      </w:r>
      <w:r w:rsidR="0063725B" w:rsidRPr="006B439F">
        <w:rPr>
          <w:color w:val="auto"/>
        </w:rPr>
        <w:t xml:space="preserve"> relations between them:</w:t>
      </w:r>
    </w:p>
    <w:p w14:paraId="6D16569B" w14:textId="0C735946" w:rsidR="002E12D9" w:rsidRPr="006B439F" w:rsidRDefault="00B60E30" w:rsidP="002E12D9">
      <w:pPr>
        <w:pStyle w:val="BodyText"/>
        <w:rPr>
          <w:color w:val="auto"/>
        </w:rPr>
      </w:pPr>
      <w:r>
        <w:rPr>
          <w:noProof/>
          <w:lang w:val="en-US"/>
        </w:rPr>
        <mc:AlternateContent>
          <mc:Choice Requires="wps">
            <w:drawing>
              <wp:anchor distT="0" distB="0" distL="114300" distR="114300" simplePos="0" relativeHeight="251667456" behindDoc="0" locked="0" layoutInCell="1" allowOverlap="1" wp14:anchorId="76CABEC2" wp14:editId="064904E7">
                <wp:simplePos x="0" y="0"/>
                <wp:positionH relativeFrom="margin">
                  <wp:posOffset>-67945</wp:posOffset>
                </wp:positionH>
                <wp:positionV relativeFrom="paragraph">
                  <wp:posOffset>3961130</wp:posOffset>
                </wp:positionV>
                <wp:extent cx="1304925" cy="230505"/>
                <wp:effectExtent l="0" t="0" r="0" b="0"/>
                <wp:wrapNone/>
                <wp:docPr id="5" name="TextBox 40"/>
                <wp:cNvGraphicFramePr/>
                <a:graphic xmlns:a="http://schemas.openxmlformats.org/drawingml/2006/main">
                  <a:graphicData uri="http://schemas.microsoft.com/office/word/2010/wordprocessingShape">
                    <wps:wsp>
                      <wps:cNvSpPr txBox="1"/>
                      <wps:spPr>
                        <a:xfrm>
                          <a:off x="0" y="0"/>
                          <a:ext cx="1304925" cy="230505"/>
                        </a:xfrm>
                        <a:prstGeom prst="rect">
                          <a:avLst/>
                        </a:prstGeom>
                        <a:noFill/>
                      </wps:spPr>
                      <wps:txbx>
                        <w:txbxContent>
                          <w:p w14:paraId="590C16EF" w14:textId="540EB2DD" w:rsidR="004E6BA2" w:rsidRDefault="004E6BA2" w:rsidP="001E4CA8">
                            <w:pPr>
                              <w:pStyle w:val="NormalWeb"/>
                              <w:spacing w:before="0" w:beforeAutospacing="0" w:after="0" w:afterAutospacing="0"/>
                            </w:pPr>
                            <w:r>
                              <w:rPr>
                                <w:rFonts w:asciiTheme="minorHAnsi" w:hAnsi="Calibri" w:cstheme="minorBidi"/>
                                <w:color w:val="000000" w:themeColor="text1"/>
                                <w:kern w:val="24"/>
                                <w:sz w:val="18"/>
                                <w:szCs w:val="18"/>
                              </w:rPr>
                              <w:t xml:space="preserve">Desk client </w:t>
                            </w:r>
                          </w:p>
                        </w:txbxContent>
                      </wps:txbx>
                      <wps:bodyPr wrap="square" rtlCol="0">
                        <a:spAutoFit/>
                      </wps:bodyPr>
                    </wps:wsp>
                  </a:graphicData>
                </a:graphic>
              </wp:anchor>
            </w:drawing>
          </mc:Choice>
          <mc:Fallback>
            <w:pict>
              <v:shape id="_x0000_s1077" type="#_x0000_t202" style="position:absolute;left:0;text-align:left;margin-left:-5.35pt;margin-top:311.9pt;width:102.75pt;height:18.15pt;z-index:2516674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" filled="f" stroked="f">
                <v:textbox style="mso-fit-shape-to-text:t">
                  <w:txbxContent>
                    <w:p w14:paraId="590C16EF" w14:textId="540EB2DD" w:rsidR="004E6BA2" w:rsidRDefault="004E6BA2" w:rsidP="001E4CA8">
                      <w:pPr>
                        <w:pStyle w:val="NormalWeb"/>
                        <w:spacing w:before="0" w:beforeAutospacing="0" w:after="0" w:afterAutospacing="0"/>
                      </w:pPr>
                      <w:r>
                        <w:rPr>
                          <w:rFonts w:asciiTheme="minorHAnsi" w:hAnsi="Calibri" w:cstheme="minorBidi"/>
                          <w:color w:val="000000" w:themeColor="text1"/>
                          <w:kern w:val="24"/>
                          <w:sz w:val="18"/>
                          <w:szCs w:val="18"/>
                        </w:rPr>
                        <w:t xml:space="preserve">Desk client </w:t>
                      </w:r>
                    </w:p>
                  </w:txbxContent>
                </v:textbox>
                <w10:wrap anchorx="margin"/>
              </v:shape>
            </w:pict>
          </mc:Fallback>
        </mc:AlternateContent>
      </w:r>
      <w:r w:rsidR="0063725B">
        <w:rPr>
          <w:noProof/>
          <w:lang w:val="en-US"/>
        </w:rPr>
        <mc:AlternateContent>
          <mc:Choice Requires="wps">
            <w:drawing>
              <wp:anchor distT="0" distB="0" distL="114300" distR="114300" simplePos="0" relativeHeight="251663360" behindDoc="0" locked="0" layoutInCell="1" allowOverlap="1" wp14:anchorId="4912D599" wp14:editId="5404876E">
                <wp:simplePos x="0" y="0"/>
                <wp:positionH relativeFrom="column">
                  <wp:posOffset>5410835</wp:posOffset>
                </wp:positionH>
                <wp:positionV relativeFrom="paragraph">
                  <wp:posOffset>4004945</wp:posOffset>
                </wp:positionV>
                <wp:extent cx="1304925" cy="230505"/>
                <wp:effectExtent l="0" t="0" r="0" b="0"/>
                <wp:wrapNone/>
                <wp:docPr id="3" name="TextBox 40"/>
                <wp:cNvGraphicFramePr/>
                <a:graphic xmlns:a="http://schemas.openxmlformats.org/drawingml/2006/main">
                  <a:graphicData uri="http://schemas.microsoft.com/office/word/2010/wordprocessingShape">
                    <wps:wsp>
                      <wps:cNvSpPr txBox="1"/>
                      <wps:spPr>
                        <a:xfrm>
                          <a:off x="0" y="0"/>
                          <a:ext cx="1304925" cy="230505"/>
                        </a:xfrm>
                        <a:prstGeom prst="rect">
                          <a:avLst/>
                        </a:prstGeom>
                        <a:noFill/>
                      </wps:spPr>
                      <wps:txbx>
                        <w:txbxContent>
                          <w:p w14:paraId="34353E41" w14:textId="77777777" w:rsidR="004E6BA2" w:rsidRDefault="004E6BA2" w:rsidP="001E4CA8">
                            <w:pPr>
                              <w:pStyle w:val="NormalWeb"/>
                              <w:spacing w:before="0" w:beforeAutospacing="0" w:after="0" w:afterAutospacing="0"/>
                            </w:pPr>
                            <w:r>
                              <w:rPr>
                                <w:rFonts w:asciiTheme="minorHAnsi" w:hAnsi="Calibri" w:cstheme="minorBidi"/>
                                <w:color w:val="000000" w:themeColor="text1"/>
                                <w:kern w:val="24"/>
                                <w:sz w:val="18"/>
                                <w:szCs w:val="18"/>
                              </w:rPr>
                              <w:t xml:space="preserve">ClickMobile client (Engineer) </w:t>
                            </w:r>
                          </w:p>
                        </w:txbxContent>
                      </wps:txbx>
                      <wps:bodyPr wrap="square" rtlCol="0">
                        <a:spAutoFit/>
                      </wps:bodyPr>
                    </wps:wsp>
                  </a:graphicData>
                </a:graphic>
              </wp:anchor>
            </w:drawing>
          </mc:Choice>
          <mc:Fallback>
            <w:pict>
              <v:shape id="_x0000_s1078" type="#_x0000_t202" style="position:absolute;left:0;text-align:left;margin-left:426.05pt;margin-top:315.35pt;width:102.75pt;height:18.1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" filled="f" stroked="f">
                <v:textbox style="mso-fit-shape-to-text:t">
                  <w:txbxContent>
                    <w:p w14:paraId="34353E41" w14:textId="77777777" w:rsidR="004E6BA2" w:rsidRDefault="004E6BA2" w:rsidP="001E4CA8">
                      <w:pPr>
                        <w:pStyle w:val="NormalWeb"/>
                        <w:spacing w:before="0" w:beforeAutospacing="0" w:after="0" w:afterAutospacing="0"/>
                      </w:pPr>
                      <w:r>
                        <w:rPr>
                          <w:rFonts w:asciiTheme="minorHAnsi" w:hAnsi="Calibri" w:cstheme="minorBidi"/>
                          <w:color w:val="000000" w:themeColor="text1"/>
                          <w:kern w:val="24"/>
                          <w:sz w:val="18"/>
                          <w:szCs w:val="18"/>
                        </w:rPr>
                        <w:t xml:space="preserve">ClickMobile client (Engineer) </w:t>
                      </w:r>
                    </w:p>
                  </w:txbxContent>
                </v:textbox>
              </v:shape>
            </w:pict>
          </mc:Fallback>
        </mc:AlternateContent>
      </w:r>
      <w:r w:rsidR="00221826">
        <w:rPr>
          <w:noProof/>
          <w:color w:val="auto"/>
          <w:lang w:val="en-US"/>
        </w:rPr>
        <mc:AlternateContent>
          <mc:Choice Requires="wps">
            <w:drawing>
              <wp:anchor distT="0" distB="0" distL="114300" distR="114300" simplePos="0" relativeHeight="251658239" behindDoc="0" locked="0" layoutInCell="1" allowOverlap="1" wp14:anchorId="3FD32EFA" wp14:editId="1A6A4016">
                <wp:simplePos x="0" y="0"/>
                <wp:positionH relativeFrom="column">
                  <wp:posOffset>3791296</wp:posOffset>
                </wp:positionH>
                <wp:positionV relativeFrom="paragraph">
                  <wp:posOffset>2938365</wp:posOffset>
                </wp:positionV>
                <wp:extent cx="694690" cy="556260"/>
                <wp:effectExtent l="0" t="0" r="0" b="0"/>
                <wp:wrapNone/>
                <wp:docPr id="7" name="Text Box 7"/>
                <wp:cNvGraphicFramePr/>
                <a:graphic xmlns:a="http://schemas.openxmlformats.org/drawingml/2006/main">
                  <a:graphicData uri="http://schemas.microsoft.com/office/word/2010/wordprocessingShape">
                    <wps:wsp>
                      <wps:cNvSpPr txBox="1"/>
                      <wps:spPr>
                        <a:xfrm>
                          <a:off x="0" y="0"/>
                          <a:ext cx="694690" cy="5562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FCC4A24" w14:textId="77777777" w:rsidR="004E6BA2" w:rsidRPr="00411936" w:rsidRDefault="004E6BA2">
                            <w:pPr>
                              <w:rPr>
                                <w:color w:val="C00000"/>
                                <w:sz w:val="14"/>
                                <w:szCs w:val="18"/>
                              </w:rPr>
                            </w:pPr>
                            <w:r w:rsidRPr="00411936">
                              <w:rPr>
                                <w:color w:val="C00000"/>
                                <w:sz w:val="14"/>
                                <w:szCs w:val="18"/>
                              </w:rPr>
                              <w:t>Interfaces described in this document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79" type="#_x0000_t202" style="position:absolute;left:0;text-align:left;margin-left:298.55pt;margin-top:231.35pt;width:54.7pt;height:43.8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" fillcolor="white [3201]" stroked="f" strokeweight=".5pt">
                <v:textbox>
                  <w:txbxContent>
                    <w:p w14:paraId="2FCC4A24" w14:textId="77777777" w:rsidR="004E6BA2" w:rsidRPr="00411936" w:rsidRDefault="004E6BA2">
                      <w:pPr>
                        <w:rPr>
                          <w:color w:val="C00000"/>
                          <w:sz w:val="14"/>
                          <w:szCs w:val="18"/>
                        </w:rPr>
                      </w:pPr>
                      <w:r w:rsidRPr="00411936">
                        <w:rPr>
                          <w:color w:val="C00000"/>
                          <w:sz w:val="14"/>
                          <w:szCs w:val="18"/>
                        </w:rPr>
                        <w:t>Interfaces described in this document</w:t>
                      </w:r>
                    </w:p>
                  </w:txbxContent>
                </v:textbox>
              </v:shape>
            </w:pict>
          </mc:Fallback>
        </mc:AlternateContent>
      </w:r>
    </w:p>
    <w:p w14:paraId="6F55A279" w14:textId="7A3F907D" w:rsidR="0096300E" w:rsidRPr="006B439F" w:rsidRDefault="0096300E" w:rsidP="002E12D9">
      <w:pPr>
        <w:pStyle w:val="BodyText"/>
        <w:jc w:val="center"/>
        <w:rPr>
          <w:color w:val="auto"/>
        </w:rPr>
      </w:pPr>
    </w:p>
    <w:p w14:paraId="4346FF3B" w14:textId="77777777" w:rsidR="002E12D9" w:rsidRPr="006B439F" w:rsidRDefault="002E12D9" w:rsidP="002E12D9">
      <w:pPr>
        <w:pStyle w:val="Caption"/>
      </w:pPr>
      <w:r w:rsidRPr="006B439F">
        <w:t xml:space="preserve">Figure </w:t>
      </w:r>
      <w:r w:rsidR="006A6802">
        <w:fldChar w:fldCharType="begin"/>
      </w:r>
      <w:r w:rsidR="006A6802">
        <w:instrText xml:space="preserve"> SEQ Figure \* ARABIC </w:instrText>
      </w:r>
      <w:r w:rsidR="006A6802">
        <w:fldChar w:fldCharType="separate"/>
      </w:r>
      <w:r w:rsidR="006E49E1">
        <w:rPr>
          <w:noProof/>
        </w:rPr>
        <w:t>1</w:t>
      </w:r>
      <w:r w:rsidR="006A6802">
        <w:rPr>
          <w:noProof/>
        </w:rPr>
        <w:fldChar w:fldCharType="end"/>
      </w:r>
      <w:r w:rsidRPr="006B439F">
        <w:t xml:space="preserve"> – Integration Landscape</w:t>
      </w:r>
    </w:p>
    <w:p w14:paraId="15BA5D44" w14:textId="77777777" w:rsidR="00EC684E" w:rsidRDefault="00EC684E" w:rsidP="00EC684E">
      <w:pPr>
        <w:pStyle w:val="BodyText"/>
        <w:rPr>
          <w:b/>
          <w:bCs/>
          <w:color w:val="auto"/>
        </w:rPr>
      </w:pPr>
    </w:p>
    <w:p w14:paraId="77BE82D6" w14:textId="77777777" w:rsidR="00B60E30" w:rsidRDefault="00B60E30">
      <w:pPr>
        <w:rPr>
          <w:rFonts w:cs="Arial"/>
          <w:szCs w:val="20"/>
          <w:lang w:bidi="ar-SA"/>
        </w:rPr>
      </w:pPr>
      <w:r>
        <w:br w:type="page"/>
      </w:r>
    </w:p>
    <w:p w14:paraId="2998C396" w14:textId="57692508" w:rsidR="00D6113C" w:rsidRDefault="00D6113C" w:rsidP="00224137">
      <w:pPr>
        <w:pStyle w:val="BodyText"/>
      </w:pPr>
      <w:r w:rsidRPr="00224137">
        <w:rPr>
          <w:color w:val="auto"/>
        </w:rPr>
        <w:lastRenderedPageBreak/>
        <w:t>ClickSchedule has an object oriented service architecture, exposing Web Services that allow for platform-independent communication utilizing the SOAP data format.</w:t>
      </w:r>
    </w:p>
    <w:p w14:paraId="49BD3680" w14:textId="5F3B0743" w:rsidR="00CF21A1" w:rsidRPr="00D02608" w:rsidRDefault="00D6113C" w:rsidP="00D02608">
      <w:pPr>
        <w:pStyle w:val="BodyText"/>
        <w:rPr>
          <w:color w:val="auto"/>
        </w:rPr>
      </w:pPr>
      <w:r>
        <w:rPr>
          <w:color w:val="auto"/>
        </w:rPr>
        <w:t xml:space="preserve">On the </w:t>
      </w:r>
      <w:r w:rsidR="007C58CB">
        <w:rPr>
          <w:color w:val="auto"/>
        </w:rPr>
        <w:t>GEHC</w:t>
      </w:r>
      <w:r>
        <w:rPr>
          <w:color w:val="auto"/>
        </w:rPr>
        <w:t xml:space="preserve"> side there are </w:t>
      </w:r>
      <w:r w:rsidR="00E618C3">
        <w:rPr>
          <w:color w:val="auto"/>
        </w:rPr>
        <w:t>two systems which are relevant for the integration:</w:t>
      </w:r>
    </w:p>
    <w:p w14:paraId="2EA18B74" w14:textId="77777777" w:rsidR="00E464F0" w:rsidRDefault="00315248" w:rsidP="00B532FF">
      <w:pPr>
        <w:pStyle w:val="BodyText"/>
        <w:numPr>
          <w:ilvl w:val="0"/>
          <w:numId w:val="13"/>
        </w:numPr>
        <w:rPr>
          <w:color w:val="auto"/>
        </w:rPr>
      </w:pPr>
      <w:r>
        <w:rPr>
          <w:color w:val="auto"/>
        </w:rPr>
        <w:t>MUST</w:t>
      </w:r>
      <w:r w:rsidRPr="00D02608">
        <w:rPr>
          <w:color w:val="auto"/>
        </w:rPr>
        <w:t xml:space="preserve"> </w:t>
      </w:r>
      <w:r w:rsidR="00E618C3" w:rsidRPr="00D02608">
        <w:rPr>
          <w:color w:val="auto"/>
        </w:rPr>
        <w:t>–</w:t>
      </w:r>
      <w:r w:rsidR="00BB2C5F" w:rsidRPr="00D02608">
        <w:rPr>
          <w:color w:val="auto"/>
        </w:rPr>
        <w:t xml:space="preserve"> </w:t>
      </w:r>
      <w:r w:rsidR="00811034" w:rsidRPr="00D02608">
        <w:rPr>
          <w:color w:val="auto"/>
        </w:rPr>
        <w:t xml:space="preserve">is the </w:t>
      </w:r>
      <w:r w:rsidR="007C58CB">
        <w:rPr>
          <w:color w:val="auto"/>
        </w:rPr>
        <w:t>GEHC</w:t>
      </w:r>
      <w:r w:rsidR="00811034" w:rsidRPr="00D02608">
        <w:rPr>
          <w:color w:val="auto"/>
        </w:rPr>
        <w:t xml:space="preserve"> Enterprise Ticketing System, dealing with incidents, troubles and changes. It is the single hub of all </w:t>
      </w:r>
      <w:r w:rsidR="00CF21A1">
        <w:rPr>
          <w:color w:val="auto"/>
        </w:rPr>
        <w:t>d</w:t>
      </w:r>
      <w:r w:rsidR="00811034" w:rsidRPr="00D02608">
        <w:rPr>
          <w:color w:val="auto"/>
        </w:rPr>
        <w:t xml:space="preserve">emand towards </w:t>
      </w:r>
      <w:r w:rsidR="00CF21A1">
        <w:rPr>
          <w:color w:val="auto"/>
        </w:rPr>
        <w:t>ClickSoftware with regards to Tasks</w:t>
      </w:r>
      <w:r w:rsidR="00E464F0">
        <w:rPr>
          <w:color w:val="auto"/>
        </w:rPr>
        <w:t>;</w:t>
      </w:r>
    </w:p>
    <w:p w14:paraId="7A9DF859" w14:textId="6973C2A4" w:rsidR="00CF21A1" w:rsidRPr="00D02608" w:rsidRDefault="00E464F0" w:rsidP="00B532FF">
      <w:pPr>
        <w:pStyle w:val="BodyText"/>
        <w:numPr>
          <w:ilvl w:val="0"/>
          <w:numId w:val="13"/>
        </w:numPr>
        <w:rPr>
          <w:color w:val="auto"/>
        </w:rPr>
      </w:pPr>
      <w:r>
        <w:rPr>
          <w:color w:val="auto"/>
        </w:rPr>
        <w:t>Email exchange – To create customer emails based on data provided by SO;</w:t>
      </w:r>
      <w:r w:rsidR="00811034" w:rsidRPr="00D02608">
        <w:rPr>
          <w:color w:val="auto"/>
        </w:rPr>
        <w:t xml:space="preserve"> </w:t>
      </w:r>
    </w:p>
    <w:p w14:paraId="7196359D" w14:textId="25382219" w:rsidR="003E3187" w:rsidRDefault="00F92612" w:rsidP="00224137">
      <w:pPr>
        <w:pStyle w:val="BodyText"/>
        <w:rPr>
          <w:color w:val="auto"/>
        </w:rPr>
      </w:pPr>
      <w:bookmarkStart w:id="137" w:name="OLE_LINK41"/>
      <w:bookmarkStart w:id="138" w:name="OLE_LINK42"/>
      <w:r>
        <w:rPr>
          <w:color w:val="auto"/>
        </w:rPr>
        <w:t xml:space="preserve">The </w:t>
      </w:r>
      <w:r w:rsidR="00315248">
        <w:rPr>
          <w:color w:val="auto"/>
        </w:rPr>
        <w:t>MUST</w:t>
      </w:r>
      <w:r w:rsidR="003E3187" w:rsidRPr="00224137">
        <w:rPr>
          <w:color w:val="auto"/>
        </w:rPr>
        <w:t xml:space="preserve"> </w:t>
      </w:r>
      <w:bookmarkEnd w:id="137"/>
      <w:bookmarkEnd w:id="138"/>
      <w:r>
        <w:rPr>
          <w:color w:val="auto"/>
        </w:rPr>
        <w:t xml:space="preserve">SDT </w:t>
      </w:r>
      <w:r w:rsidR="003E3187" w:rsidRPr="00224137">
        <w:rPr>
          <w:color w:val="auto"/>
        </w:rPr>
        <w:t>will invoke Web Service operations in the Service Optimization integration servers.  The operations perform specific functions on various objects in the system such as creating/updating/cancelling tasks</w:t>
      </w:r>
      <w:r w:rsidR="00550CFF">
        <w:rPr>
          <w:color w:val="auto"/>
        </w:rPr>
        <w:t>, appointment bookings</w:t>
      </w:r>
      <w:r w:rsidR="00315248">
        <w:rPr>
          <w:color w:val="auto"/>
        </w:rPr>
        <w:t xml:space="preserve"> and associated data</w:t>
      </w:r>
      <w:r w:rsidR="003E3187" w:rsidRPr="00224137">
        <w:rPr>
          <w:color w:val="auto"/>
        </w:rPr>
        <w:t xml:space="preserve">.  The operations contain all the necessary data elements in an XML format wrapped in a standard SOAP envelope, sent via an HTTP connection to the Service Optimization Web Services. </w:t>
      </w:r>
    </w:p>
    <w:p w14:paraId="71725B2C" w14:textId="77777777" w:rsidR="008E59A7" w:rsidRDefault="008E59A7" w:rsidP="00CC7998">
      <w:pPr>
        <w:pStyle w:val="BodyText2"/>
      </w:pPr>
    </w:p>
    <w:p w14:paraId="2C6142A3" w14:textId="77777777" w:rsidR="008E59A7" w:rsidRPr="00ED6F23" w:rsidRDefault="008E59A7" w:rsidP="00CC7998">
      <w:pPr>
        <w:pStyle w:val="Heading2"/>
      </w:pPr>
      <w:bookmarkStart w:id="139" w:name="_Toc358203951"/>
      <w:bookmarkStart w:id="140" w:name="_Toc370915636"/>
      <w:r w:rsidRPr="00ED6F23">
        <w:t>Service Optimization Web Services</w:t>
      </w:r>
      <w:bookmarkEnd w:id="139"/>
      <w:bookmarkEnd w:id="140"/>
    </w:p>
    <w:p w14:paraId="2A4625DB" w14:textId="77777777" w:rsidR="008E59A7" w:rsidRPr="00ED6F23" w:rsidRDefault="008E59A7" w:rsidP="00CC7998">
      <w:pPr>
        <w:pStyle w:val="Heading2"/>
        <w:numPr>
          <w:ilvl w:val="2"/>
          <w:numId w:val="2"/>
        </w:numPr>
      </w:pPr>
      <w:bookmarkStart w:id="141" w:name="_Toc370915637"/>
      <w:r w:rsidRPr="00ED6F23">
        <w:t>Available Services</w:t>
      </w:r>
      <w:bookmarkEnd w:id="141"/>
    </w:p>
    <w:p w14:paraId="602716B4" w14:textId="587D5A02" w:rsidR="008E59A7" w:rsidRDefault="008E59A7" w:rsidP="00DB537E">
      <w:pPr>
        <w:spacing w:line="360" w:lineRule="auto"/>
      </w:pPr>
      <w:r w:rsidRPr="00ED6F23">
        <w:t xml:space="preserve">The following Web Services exposed for integration are applicable to the integration </w:t>
      </w:r>
      <w:r w:rsidR="00CC7998">
        <w:t xml:space="preserve">relevant for GEHC </w:t>
      </w:r>
      <w:r w:rsidRPr="00ED6F23">
        <w:t>covered by this document:</w:t>
      </w:r>
    </w:p>
    <w:p w14:paraId="708DBC2E" w14:textId="77777777" w:rsidR="003B1F60" w:rsidRPr="00ED6F23" w:rsidRDefault="003B1F60" w:rsidP="008E59A7"/>
    <w:p w14:paraId="569ED08E" w14:textId="4034896D" w:rsidR="008E59A7" w:rsidRDefault="008E59A7" w:rsidP="00CC7998">
      <w:pPr>
        <w:numPr>
          <w:ilvl w:val="0"/>
          <w:numId w:val="47"/>
        </w:numPr>
        <w:spacing w:after="200" w:line="360" w:lineRule="auto"/>
        <w:jc w:val="both"/>
        <w:rPr>
          <w:b/>
        </w:rPr>
      </w:pPr>
      <w:r w:rsidRPr="00ED6F23">
        <w:rPr>
          <w:b/>
        </w:rPr>
        <w:t>ScheduleService.svc</w:t>
      </w:r>
      <w:r w:rsidR="00CC7998">
        <w:rPr>
          <w:b/>
        </w:rPr>
        <w:t xml:space="preserve"> - </w:t>
      </w:r>
      <w:r w:rsidR="00CC7998" w:rsidRPr="00ED6F23">
        <w:t xml:space="preserve">Contains ClickSchedule </w:t>
      </w:r>
      <w:r w:rsidR="00CC7998">
        <w:t>o</w:t>
      </w:r>
      <w:r w:rsidR="00CC7998" w:rsidRPr="00ED6F23">
        <w:t>perations</w:t>
      </w:r>
      <w:r w:rsidR="00C40222">
        <w:t>;</w:t>
      </w:r>
    </w:p>
    <w:p w14:paraId="7A8AAA2E" w14:textId="13FF549B" w:rsidR="008E59A7" w:rsidRPr="00C40222" w:rsidRDefault="00CC7998" w:rsidP="008F7BA8">
      <w:pPr>
        <w:numPr>
          <w:ilvl w:val="0"/>
          <w:numId w:val="47"/>
        </w:numPr>
        <w:spacing w:after="200" w:line="360" w:lineRule="auto"/>
        <w:jc w:val="both"/>
      </w:pPr>
      <w:r w:rsidRPr="00CC7998">
        <w:rPr>
          <w:b/>
        </w:rPr>
        <w:t xml:space="preserve">ServiceOptimizationService.svc </w:t>
      </w:r>
      <w:r w:rsidR="00C40222" w:rsidRPr="008F7BA8">
        <w:t xml:space="preserve">- </w:t>
      </w:r>
      <w:r w:rsidRPr="00C40222">
        <w:t>Contains generic optimization operations</w:t>
      </w:r>
      <w:r w:rsidR="00C40222">
        <w:t>;</w:t>
      </w:r>
    </w:p>
    <w:p w14:paraId="34AF97EE" w14:textId="77777777" w:rsidR="008E59A7" w:rsidRPr="00ED6F23" w:rsidRDefault="008E59A7">
      <w:pPr>
        <w:pStyle w:val="Heading2"/>
        <w:numPr>
          <w:ilvl w:val="2"/>
          <w:numId w:val="2"/>
        </w:numPr>
      </w:pPr>
      <w:bookmarkStart w:id="142" w:name="_Toc370915638"/>
      <w:r w:rsidRPr="00ED6F23">
        <w:t>Namespaces</w:t>
      </w:r>
      <w:bookmarkEnd w:id="142"/>
    </w:p>
    <w:p w14:paraId="4F644A9E" w14:textId="77777777" w:rsidR="008E59A7" w:rsidRDefault="008E59A7" w:rsidP="008E59A7">
      <w:r w:rsidRPr="00ED6F23">
        <w:t>Unless otherwise noted, the namespace of all Service Optimization Web Services is:</w:t>
      </w:r>
    </w:p>
    <w:p w14:paraId="1D90C8A8" w14:textId="77777777" w:rsidR="003B1F60" w:rsidRPr="00ED6F23" w:rsidRDefault="003B1F60" w:rsidP="008E59A7"/>
    <w:p w14:paraId="558F8256" w14:textId="77777777" w:rsidR="008E59A7" w:rsidRPr="00ED6F23" w:rsidRDefault="008E59A7" w:rsidP="008E59A7">
      <w:pPr>
        <w:rPr>
          <w:u w:val="single"/>
        </w:rPr>
      </w:pPr>
      <w:r w:rsidRPr="00ED6F23">
        <w:rPr>
          <w:u w:val="single"/>
        </w:rPr>
        <w:t>http://www.clicksoftware.com</w:t>
      </w:r>
    </w:p>
    <w:p w14:paraId="7D880F81" w14:textId="77777777" w:rsidR="008E59A7" w:rsidRPr="00ED6F23" w:rsidRDefault="008E59A7" w:rsidP="008E59A7"/>
    <w:p w14:paraId="67C7C823" w14:textId="77777777" w:rsidR="008E59A7" w:rsidRPr="00ED6F23" w:rsidRDefault="008E59A7" w:rsidP="008E59A7">
      <w:r w:rsidRPr="00ED6F23">
        <w:t>The namespace of the xsi:type attribute is:</w:t>
      </w:r>
    </w:p>
    <w:p w14:paraId="7655E5B7" w14:textId="77777777" w:rsidR="008E59A7" w:rsidRPr="00ED6F23" w:rsidRDefault="008E59A7" w:rsidP="008E59A7">
      <w:pPr>
        <w:rPr>
          <w:u w:val="single"/>
        </w:rPr>
      </w:pPr>
      <w:r w:rsidRPr="00ED6F23">
        <w:rPr>
          <w:u w:val="single"/>
        </w:rPr>
        <w:t>http://www.w3org/2001/XMLSchema-instance</w:t>
      </w:r>
    </w:p>
    <w:p w14:paraId="585A991C" w14:textId="77777777" w:rsidR="008E59A7" w:rsidRPr="00ED6F23" w:rsidRDefault="008E59A7" w:rsidP="008E59A7"/>
    <w:p w14:paraId="26B0BC49" w14:textId="77777777" w:rsidR="008E59A7" w:rsidRPr="00ED6F23" w:rsidRDefault="008E59A7" w:rsidP="008E59A7">
      <w:r w:rsidRPr="00ED6F23">
        <w:t>The namespace of the OptionalParameters SOAP header is:</w:t>
      </w:r>
    </w:p>
    <w:p w14:paraId="653412AF" w14:textId="77777777" w:rsidR="008E59A7" w:rsidRDefault="008E59A7" w:rsidP="008E59A7">
      <w:pPr>
        <w:rPr>
          <w:u w:val="single"/>
        </w:rPr>
      </w:pPr>
      <w:r w:rsidRPr="00ED6F23">
        <w:rPr>
          <w:u w:val="single"/>
        </w:rPr>
        <w:t>http://www.clicksoftware.com/OptionalParameters</w:t>
      </w:r>
    </w:p>
    <w:p w14:paraId="566E9EC2" w14:textId="77777777" w:rsidR="003B1F60" w:rsidRDefault="003B1F60" w:rsidP="008E59A7">
      <w:pPr>
        <w:rPr>
          <w:u w:val="single"/>
        </w:rPr>
      </w:pPr>
    </w:p>
    <w:p w14:paraId="2293EFB4" w14:textId="24851003" w:rsidR="003B1F60" w:rsidRPr="00CC7998" w:rsidRDefault="003B1F60" w:rsidP="008E59A7">
      <w:r>
        <w:t xml:space="preserve">Note: </w:t>
      </w:r>
      <w:r w:rsidRPr="00CC7998">
        <w:t>Where</w:t>
      </w:r>
      <w:r>
        <w:t xml:space="preserve"> possible namespaces will be included within SOAP examples. </w:t>
      </w:r>
    </w:p>
    <w:p w14:paraId="19BDBF6F" w14:textId="77777777" w:rsidR="008E59A7" w:rsidRPr="00ED6F23" w:rsidRDefault="008E59A7">
      <w:pPr>
        <w:pStyle w:val="Heading2"/>
        <w:numPr>
          <w:ilvl w:val="2"/>
          <w:numId w:val="2"/>
        </w:numPr>
      </w:pPr>
      <w:bookmarkStart w:id="143" w:name="_Toc370915639"/>
      <w:r w:rsidRPr="00ED6F23">
        <w:lastRenderedPageBreak/>
        <w:t>Target URL</w:t>
      </w:r>
      <w:bookmarkEnd w:id="143"/>
    </w:p>
    <w:p w14:paraId="1F65C278" w14:textId="3B75497B" w:rsidR="008E59A7" w:rsidRDefault="008E59A7" w:rsidP="008E59A7">
      <w:r w:rsidRPr="00ED6F23">
        <w:t>The target URL for each web operation will</w:t>
      </w:r>
      <w:r w:rsidR="003B1F60">
        <w:t xml:space="preserve"> be identified for each message.</w:t>
      </w:r>
    </w:p>
    <w:p w14:paraId="1D257792" w14:textId="77777777" w:rsidR="002E65F5" w:rsidRDefault="002E65F5" w:rsidP="008E59A7"/>
    <w:p w14:paraId="24C68F82" w14:textId="77777777" w:rsidR="008E59A7" w:rsidRPr="00ED6F23" w:rsidRDefault="008E59A7">
      <w:pPr>
        <w:pStyle w:val="Heading2"/>
        <w:numPr>
          <w:ilvl w:val="2"/>
          <w:numId w:val="2"/>
        </w:numPr>
      </w:pPr>
      <w:bookmarkStart w:id="144" w:name="_Toc370915640"/>
      <w:r w:rsidRPr="00ED6F23">
        <w:t>Utilizing SOAP 1.1</w:t>
      </w:r>
      <w:bookmarkEnd w:id="144"/>
    </w:p>
    <w:p w14:paraId="4603685A" w14:textId="2ADF0A2B" w:rsidR="00C829A9" w:rsidRPr="00B60E30" w:rsidRDefault="008E59A7" w:rsidP="008F7BA8">
      <w:pPr>
        <w:spacing w:line="360" w:lineRule="auto"/>
      </w:pPr>
      <w:r w:rsidRPr="00ED6F23">
        <w:t xml:space="preserve">Messages received via the integration layer will be in a SOAP 1.1 compliant format.  It is possible to send the outgoing messages from ClickSchedule with or without the SOAP envelope. According to requirements gathered in the integration session of the Solution Review workshop, the </w:t>
      </w:r>
      <w:r w:rsidRPr="00B60E30">
        <w:t>requirement is to send Outgoing messages with a SOAP envelope.</w:t>
      </w:r>
      <w:r w:rsidR="007653B0">
        <w:t xml:space="preserve">  A</w:t>
      </w:r>
      <w:r w:rsidR="002E65F5" w:rsidRPr="00B60E30">
        <w:t xml:space="preserve">n example of </w:t>
      </w:r>
      <w:r w:rsidRPr="00B60E30">
        <w:t>the ProcessTask</w:t>
      </w:r>
      <w:r w:rsidR="00F21064" w:rsidRPr="008F7BA8">
        <w:t>Ex</w:t>
      </w:r>
      <w:r w:rsidRPr="008F7BA8">
        <w:t xml:space="preserve"> Operation correctly wrapped in a SOAP envelope</w:t>
      </w:r>
      <w:r w:rsidR="007653B0">
        <w:t xml:space="preserve"> can be found here, </w:t>
      </w:r>
      <w:r w:rsidR="007653B0">
        <w:fldChar w:fldCharType="begin"/>
      </w:r>
      <w:r w:rsidR="007653B0">
        <w:instrText xml:space="preserve"> REF _Ref366590401 \r \h </w:instrText>
      </w:r>
      <w:r w:rsidR="007653B0">
        <w:fldChar w:fldCharType="separate"/>
      </w:r>
      <w:r w:rsidR="006E49E1">
        <w:t>3.5.2</w:t>
      </w:r>
      <w:r w:rsidR="007653B0">
        <w:fldChar w:fldCharType="end"/>
      </w:r>
      <w:r w:rsidR="007653B0">
        <w:t>.</w:t>
      </w:r>
    </w:p>
    <w:p w14:paraId="2F186F40" w14:textId="77777777" w:rsidR="00B60E30" w:rsidRPr="00B60E30" w:rsidRDefault="00B60E30" w:rsidP="008E59A7"/>
    <w:p w14:paraId="7B4CB092" w14:textId="77777777" w:rsidR="008E59A7" w:rsidRPr="00ED6F23" w:rsidRDefault="008E59A7" w:rsidP="008E59A7">
      <w:r w:rsidRPr="008F7BA8">
        <w:t>Note:  For the remainder of this document the proper SOAP envelope is assumed in all examples and for simplification</w:t>
      </w:r>
      <w:r w:rsidRPr="00ED6F23">
        <w:t xml:space="preserve"> only the contents of the body tag will be discussed and shown.</w:t>
      </w:r>
    </w:p>
    <w:p w14:paraId="56F1C00D" w14:textId="41EE0F71" w:rsidR="00553105" w:rsidRDefault="00553105">
      <w:pPr>
        <w:rPr>
          <w:rFonts w:cs="Arial"/>
          <w:b/>
          <w:sz w:val="22"/>
          <w:szCs w:val="20"/>
          <w:lang w:bidi="ar-SA"/>
        </w:rPr>
      </w:pPr>
    </w:p>
    <w:p w14:paraId="1E92AD37" w14:textId="77777777" w:rsidR="0000103F" w:rsidRPr="006B439F" w:rsidRDefault="0000103F" w:rsidP="0000103F">
      <w:pPr>
        <w:pStyle w:val="Heading2"/>
        <w:numPr>
          <w:ilvl w:val="2"/>
          <w:numId w:val="2"/>
        </w:numPr>
      </w:pPr>
      <w:bookmarkStart w:id="145" w:name="_Toc370915641"/>
      <w:r w:rsidRPr="006B439F">
        <w:t>Data Format</w:t>
      </w:r>
      <w:r>
        <w:t>s</w:t>
      </w:r>
      <w:bookmarkEnd w:id="145"/>
    </w:p>
    <w:p w14:paraId="7C0BD910" w14:textId="77777777" w:rsidR="0000103F" w:rsidRPr="006B439F" w:rsidRDefault="0000103F" w:rsidP="0000103F">
      <w:pPr>
        <w:pStyle w:val="Heading4"/>
      </w:pPr>
      <w:r w:rsidRPr="006B439F">
        <w:t xml:space="preserve">XML </w:t>
      </w:r>
      <w:commentRangeStart w:id="146"/>
      <w:r w:rsidRPr="006B439F">
        <w:t>Format</w:t>
      </w:r>
      <w:commentRangeEnd w:id="146"/>
      <w:r w:rsidR="00140CB1">
        <w:rPr>
          <w:rStyle w:val="CommentReference"/>
          <w:b w:val="0"/>
          <w:i w:val="0"/>
        </w:rPr>
        <w:commentReference w:id="146"/>
      </w:r>
    </w:p>
    <w:p w14:paraId="6D9342F4" w14:textId="77777777" w:rsidR="0000103F" w:rsidRPr="006B439F" w:rsidRDefault="0000103F" w:rsidP="008F7BA8">
      <w:pPr>
        <w:pStyle w:val="BodyText2"/>
        <w:ind w:left="0"/>
        <w:rPr>
          <w:color w:val="auto"/>
        </w:rPr>
      </w:pPr>
      <w:r w:rsidRPr="006B439F">
        <w:rPr>
          <w:color w:val="auto"/>
        </w:rPr>
        <w:t>Illegal XML characters have to be replaced by entity references. Placing characters such as "&lt;" in an XML element, will generate an error since the parser interprets it as the start of a new element. To overcome this, the characters musts be replaced with the corresponding XML symbol. There are 5 predefined entity references in XML (valid for all incoming and outgoing messages):</w:t>
      </w:r>
    </w:p>
    <w:tbl>
      <w:tblPr>
        <w:tblW w:w="1704" w:type="pct"/>
        <w:tblCellSpacing w:w="0" w:type="dxa"/>
        <w:tblInd w:w="2552" w:type="dxa"/>
        <w:tblBorders>
          <w:top w:val="outset" w:sz="4" w:space="0" w:color="000000"/>
          <w:left w:val="outset" w:sz="4" w:space="0" w:color="000000"/>
          <w:bottom w:val="outset" w:sz="4" w:space="0" w:color="000000"/>
          <w:right w:val="outset" w:sz="4" w:space="0" w:color="000000"/>
          <w:insideH w:val="outset" w:sz="4" w:space="0" w:color="000000"/>
          <w:insideV w:val="outset" w:sz="4" w:space="0" w:color="000000"/>
        </w:tblBorders>
        <w:tblCellMar>
          <w:left w:w="0" w:type="dxa"/>
          <w:right w:w="0" w:type="dxa"/>
        </w:tblCellMar>
        <w:tblLook w:val="0000" w:firstRow="0" w:lastRow="0" w:firstColumn="0" w:lastColumn="0" w:noHBand="0" w:noVBand="0"/>
      </w:tblPr>
      <w:tblGrid>
        <w:gridCol w:w="1496"/>
        <w:gridCol w:w="379"/>
        <w:gridCol w:w="1567"/>
      </w:tblGrid>
      <w:tr w:rsidR="0000103F" w:rsidRPr="006B439F" w14:paraId="44F2002C" w14:textId="77777777" w:rsidTr="003C75A5">
        <w:trPr>
          <w:tblCellSpacing w:w="0" w:type="dxa"/>
        </w:trPr>
        <w:tc>
          <w:tcPr>
            <w:tcW w:w="0" w:type="auto"/>
            <w:tcBorders>
              <w:top w:val="outset" w:sz="4" w:space="0" w:color="000000"/>
              <w:left w:val="outset" w:sz="4" w:space="0" w:color="000000"/>
              <w:bottom w:val="outset" w:sz="4" w:space="0" w:color="000000"/>
              <w:right w:val="outset" w:sz="4" w:space="0" w:color="000000"/>
            </w:tcBorders>
            <w:vAlign w:val="center"/>
          </w:tcPr>
          <w:p w14:paraId="457C8C7E" w14:textId="77777777" w:rsidR="0000103F" w:rsidRPr="006B439F" w:rsidRDefault="0000103F" w:rsidP="003C75A5">
            <w:pPr>
              <w:pStyle w:val="TableText"/>
            </w:pPr>
            <w:r w:rsidRPr="006B439F">
              <w:t>&amp;lt;</w:t>
            </w:r>
          </w:p>
        </w:tc>
        <w:tc>
          <w:tcPr>
            <w:tcW w:w="0" w:type="auto"/>
            <w:tcBorders>
              <w:top w:val="outset" w:sz="4" w:space="0" w:color="000000"/>
              <w:left w:val="outset" w:sz="4" w:space="0" w:color="000000"/>
              <w:bottom w:val="outset" w:sz="4" w:space="0" w:color="000000"/>
              <w:right w:val="outset" w:sz="4" w:space="0" w:color="000000"/>
            </w:tcBorders>
            <w:vAlign w:val="center"/>
          </w:tcPr>
          <w:p w14:paraId="56268F5F" w14:textId="77777777" w:rsidR="0000103F" w:rsidRPr="006B439F" w:rsidRDefault="0000103F" w:rsidP="003C75A5">
            <w:pPr>
              <w:pStyle w:val="TableText"/>
            </w:pPr>
            <w:r w:rsidRPr="006B439F">
              <w:t>&lt;</w:t>
            </w:r>
          </w:p>
        </w:tc>
        <w:tc>
          <w:tcPr>
            <w:tcW w:w="2276" w:type="pct"/>
            <w:tcBorders>
              <w:top w:val="outset" w:sz="4" w:space="0" w:color="000000"/>
              <w:left w:val="outset" w:sz="4" w:space="0" w:color="000000"/>
              <w:bottom w:val="outset" w:sz="4" w:space="0" w:color="000000"/>
              <w:right w:val="outset" w:sz="4" w:space="0" w:color="000000"/>
            </w:tcBorders>
            <w:vAlign w:val="center"/>
          </w:tcPr>
          <w:p w14:paraId="205701EF" w14:textId="77777777" w:rsidR="0000103F" w:rsidRPr="006B439F" w:rsidRDefault="0000103F" w:rsidP="003C75A5">
            <w:pPr>
              <w:pStyle w:val="TableText"/>
            </w:pPr>
            <w:r w:rsidRPr="006B439F">
              <w:t>less than</w:t>
            </w:r>
          </w:p>
        </w:tc>
      </w:tr>
      <w:tr w:rsidR="0000103F" w:rsidRPr="006B439F" w14:paraId="6E6DD596" w14:textId="77777777" w:rsidTr="003C75A5">
        <w:trPr>
          <w:tblCellSpacing w:w="0" w:type="dxa"/>
        </w:trPr>
        <w:tc>
          <w:tcPr>
            <w:tcW w:w="0" w:type="auto"/>
            <w:tcBorders>
              <w:top w:val="outset" w:sz="4" w:space="0" w:color="000000"/>
              <w:left w:val="outset" w:sz="4" w:space="0" w:color="000000"/>
              <w:bottom w:val="outset" w:sz="4" w:space="0" w:color="000000"/>
              <w:right w:val="outset" w:sz="4" w:space="0" w:color="000000"/>
            </w:tcBorders>
            <w:vAlign w:val="center"/>
          </w:tcPr>
          <w:p w14:paraId="12FD635E" w14:textId="77777777" w:rsidR="0000103F" w:rsidRPr="006B439F" w:rsidRDefault="0000103F" w:rsidP="003C75A5">
            <w:pPr>
              <w:pStyle w:val="TableText"/>
            </w:pPr>
            <w:r w:rsidRPr="006B439F">
              <w:t>&amp;gt;</w:t>
            </w:r>
          </w:p>
        </w:tc>
        <w:tc>
          <w:tcPr>
            <w:tcW w:w="0" w:type="auto"/>
            <w:tcBorders>
              <w:top w:val="outset" w:sz="4" w:space="0" w:color="000000"/>
              <w:left w:val="outset" w:sz="4" w:space="0" w:color="000000"/>
              <w:bottom w:val="outset" w:sz="4" w:space="0" w:color="000000"/>
              <w:right w:val="outset" w:sz="4" w:space="0" w:color="000000"/>
            </w:tcBorders>
            <w:vAlign w:val="center"/>
          </w:tcPr>
          <w:p w14:paraId="1DD9B649" w14:textId="77777777" w:rsidR="0000103F" w:rsidRPr="006B439F" w:rsidRDefault="0000103F" w:rsidP="003C75A5">
            <w:pPr>
              <w:pStyle w:val="TableText"/>
            </w:pPr>
            <w:r w:rsidRPr="006B439F">
              <w:t>&gt;</w:t>
            </w:r>
          </w:p>
        </w:tc>
        <w:tc>
          <w:tcPr>
            <w:tcW w:w="2276" w:type="pct"/>
            <w:tcBorders>
              <w:top w:val="outset" w:sz="4" w:space="0" w:color="000000"/>
              <w:left w:val="outset" w:sz="4" w:space="0" w:color="000000"/>
              <w:bottom w:val="outset" w:sz="4" w:space="0" w:color="000000"/>
              <w:right w:val="outset" w:sz="4" w:space="0" w:color="000000"/>
            </w:tcBorders>
            <w:vAlign w:val="center"/>
          </w:tcPr>
          <w:p w14:paraId="4432DDA5" w14:textId="77777777" w:rsidR="0000103F" w:rsidRPr="006B439F" w:rsidRDefault="0000103F" w:rsidP="003C75A5">
            <w:pPr>
              <w:pStyle w:val="TableText"/>
            </w:pPr>
            <w:r w:rsidRPr="006B439F">
              <w:t>greater than</w:t>
            </w:r>
          </w:p>
        </w:tc>
      </w:tr>
      <w:tr w:rsidR="0000103F" w:rsidRPr="006B439F" w14:paraId="1916167D" w14:textId="77777777" w:rsidTr="003C75A5">
        <w:trPr>
          <w:tblCellSpacing w:w="0" w:type="dxa"/>
        </w:trPr>
        <w:tc>
          <w:tcPr>
            <w:tcW w:w="0" w:type="auto"/>
            <w:tcBorders>
              <w:top w:val="outset" w:sz="4" w:space="0" w:color="000000"/>
              <w:left w:val="outset" w:sz="4" w:space="0" w:color="000000"/>
              <w:bottom w:val="outset" w:sz="4" w:space="0" w:color="000000"/>
              <w:right w:val="outset" w:sz="4" w:space="0" w:color="000000"/>
            </w:tcBorders>
            <w:vAlign w:val="center"/>
          </w:tcPr>
          <w:p w14:paraId="06A7C2BF" w14:textId="77777777" w:rsidR="0000103F" w:rsidRPr="006B439F" w:rsidRDefault="0000103F" w:rsidP="003C75A5">
            <w:pPr>
              <w:pStyle w:val="TableText"/>
            </w:pPr>
            <w:r w:rsidRPr="006B439F">
              <w:t>&amp;amp;</w:t>
            </w:r>
          </w:p>
        </w:tc>
        <w:tc>
          <w:tcPr>
            <w:tcW w:w="0" w:type="auto"/>
            <w:tcBorders>
              <w:top w:val="outset" w:sz="4" w:space="0" w:color="000000"/>
              <w:left w:val="outset" w:sz="4" w:space="0" w:color="000000"/>
              <w:bottom w:val="outset" w:sz="4" w:space="0" w:color="000000"/>
              <w:right w:val="outset" w:sz="4" w:space="0" w:color="000000"/>
            </w:tcBorders>
            <w:vAlign w:val="center"/>
          </w:tcPr>
          <w:p w14:paraId="6CE6D88D" w14:textId="77777777" w:rsidR="0000103F" w:rsidRPr="006B439F" w:rsidRDefault="0000103F" w:rsidP="003C75A5">
            <w:pPr>
              <w:pStyle w:val="TableText"/>
            </w:pPr>
            <w:r w:rsidRPr="006B439F">
              <w:t>&amp;</w:t>
            </w:r>
          </w:p>
        </w:tc>
        <w:tc>
          <w:tcPr>
            <w:tcW w:w="2276" w:type="pct"/>
            <w:tcBorders>
              <w:top w:val="outset" w:sz="4" w:space="0" w:color="000000"/>
              <w:left w:val="outset" w:sz="4" w:space="0" w:color="000000"/>
              <w:bottom w:val="outset" w:sz="4" w:space="0" w:color="000000"/>
              <w:right w:val="outset" w:sz="4" w:space="0" w:color="000000"/>
            </w:tcBorders>
            <w:vAlign w:val="center"/>
          </w:tcPr>
          <w:p w14:paraId="6F0E77C8" w14:textId="77777777" w:rsidR="0000103F" w:rsidRPr="006B439F" w:rsidRDefault="0000103F" w:rsidP="003C75A5">
            <w:pPr>
              <w:pStyle w:val="TableText"/>
            </w:pPr>
            <w:r w:rsidRPr="006B439F">
              <w:t>ampersand</w:t>
            </w:r>
          </w:p>
        </w:tc>
      </w:tr>
      <w:tr w:rsidR="0000103F" w:rsidRPr="006B439F" w14:paraId="70DA709A" w14:textId="77777777" w:rsidTr="003C75A5">
        <w:trPr>
          <w:tblCellSpacing w:w="0" w:type="dxa"/>
        </w:trPr>
        <w:tc>
          <w:tcPr>
            <w:tcW w:w="0" w:type="auto"/>
            <w:tcBorders>
              <w:top w:val="outset" w:sz="4" w:space="0" w:color="000000"/>
              <w:left w:val="outset" w:sz="4" w:space="0" w:color="000000"/>
              <w:bottom w:val="outset" w:sz="4" w:space="0" w:color="000000"/>
              <w:right w:val="outset" w:sz="4" w:space="0" w:color="000000"/>
            </w:tcBorders>
            <w:vAlign w:val="center"/>
          </w:tcPr>
          <w:p w14:paraId="7F69835C" w14:textId="77777777" w:rsidR="0000103F" w:rsidRPr="006B439F" w:rsidRDefault="0000103F" w:rsidP="003C75A5">
            <w:pPr>
              <w:pStyle w:val="TableText"/>
            </w:pPr>
            <w:r w:rsidRPr="006B439F">
              <w:t>&amp;apos;</w:t>
            </w:r>
          </w:p>
        </w:tc>
        <w:tc>
          <w:tcPr>
            <w:tcW w:w="0" w:type="auto"/>
            <w:tcBorders>
              <w:top w:val="outset" w:sz="4" w:space="0" w:color="000000"/>
              <w:left w:val="outset" w:sz="4" w:space="0" w:color="000000"/>
              <w:bottom w:val="outset" w:sz="4" w:space="0" w:color="000000"/>
              <w:right w:val="outset" w:sz="4" w:space="0" w:color="000000"/>
            </w:tcBorders>
            <w:vAlign w:val="center"/>
          </w:tcPr>
          <w:p w14:paraId="0DE16B58" w14:textId="77777777" w:rsidR="0000103F" w:rsidRPr="006B439F" w:rsidRDefault="0000103F" w:rsidP="003C75A5">
            <w:pPr>
              <w:pStyle w:val="TableText"/>
            </w:pPr>
            <w:r w:rsidRPr="006B439F">
              <w:t>'</w:t>
            </w:r>
          </w:p>
        </w:tc>
        <w:tc>
          <w:tcPr>
            <w:tcW w:w="2276" w:type="pct"/>
            <w:tcBorders>
              <w:top w:val="outset" w:sz="4" w:space="0" w:color="000000"/>
              <w:left w:val="outset" w:sz="4" w:space="0" w:color="000000"/>
              <w:bottom w:val="outset" w:sz="4" w:space="0" w:color="000000"/>
              <w:right w:val="outset" w:sz="4" w:space="0" w:color="000000"/>
            </w:tcBorders>
            <w:vAlign w:val="center"/>
          </w:tcPr>
          <w:p w14:paraId="1BDFB975" w14:textId="77777777" w:rsidR="0000103F" w:rsidRPr="006B439F" w:rsidRDefault="0000103F" w:rsidP="003C75A5">
            <w:pPr>
              <w:pStyle w:val="TableText"/>
            </w:pPr>
            <w:r w:rsidRPr="006B439F">
              <w:t>apostrophe</w:t>
            </w:r>
          </w:p>
        </w:tc>
      </w:tr>
      <w:tr w:rsidR="0000103F" w:rsidRPr="006B439F" w14:paraId="1821BDAA" w14:textId="77777777" w:rsidTr="003C75A5">
        <w:trPr>
          <w:tblCellSpacing w:w="0" w:type="dxa"/>
        </w:trPr>
        <w:tc>
          <w:tcPr>
            <w:tcW w:w="0" w:type="auto"/>
            <w:tcBorders>
              <w:top w:val="outset" w:sz="4" w:space="0" w:color="000000"/>
              <w:left w:val="outset" w:sz="4" w:space="0" w:color="000000"/>
              <w:bottom w:val="outset" w:sz="4" w:space="0" w:color="000000"/>
              <w:right w:val="outset" w:sz="4" w:space="0" w:color="000000"/>
            </w:tcBorders>
            <w:vAlign w:val="center"/>
          </w:tcPr>
          <w:p w14:paraId="071EBF82" w14:textId="77777777" w:rsidR="0000103F" w:rsidRPr="006B439F" w:rsidRDefault="0000103F" w:rsidP="003C75A5">
            <w:pPr>
              <w:pStyle w:val="TableText"/>
            </w:pPr>
            <w:r w:rsidRPr="006B439F">
              <w:t>&amp;quot;</w:t>
            </w:r>
          </w:p>
        </w:tc>
        <w:tc>
          <w:tcPr>
            <w:tcW w:w="0" w:type="auto"/>
            <w:tcBorders>
              <w:top w:val="outset" w:sz="4" w:space="0" w:color="000000"/>
              <w:left w:val="outset" w:sz="4" w:space="0" w:color="000000"/>
              <w:bottom w:val="outset" w:sz="4" w:space="0" w:color="000000"/>
              <w:right w:val="outset" w:sz="4" w:space="0" w:color="000000"/>
            </w:tcBorders>
            <w:vAlign w:val="center"/>
          </w:tcPr>
          <w:p w14:paraId="41A57F92" w14:textId="77777777" w:rsidR="0000103F" w:rsidRPr="006B439F" w:rsidRDefault="0000103F" w:rsidP="003C75A5">
            <w:pPr>
              <w:pStyle w:val="TableText"/>
            </w:pPr>
            <w:r w:rsidRPr="006B439F">
              <w:t>"</w:t>
            </w:r>
          </w:p>
        </w:tc>
        <w:tc>
          <w:tcPr>
            <w:tcW w:w="2276" w:type="pct"/>
            <w:tcBorders>
              <w:top w:val="outset" w:sz="4" w:space="0" w:color="000000"/>
              <w:left w:val="outset" w:sz="4" w:space="0" w:color="000000"/>
              <w:bottom w:val="outset" w:sz="4" w:space="0" w:color="000000"/>
              <w:right w:val="outset" w:sz="4" w:space="0" w:color="000000"/>
            </w:tcBorders>
            <w:vAlign w:val="center"/>
          </w:tcPr>
          <w:p w14:paraId="051BD75D" w14:textId="77777777" w:rsidR="0000103F" w:rsidRPr="006B439F" w:rsidRDefault="0000103F" w:rsidP="003C75A5">
            <w:pPr>
              <w:pStyle w:val="TableText"/>
            </w:pPr>
            <w:r w:rsidRPr="006B439F">
              <w:t>quotation mark</w:t>
            </w:r>
          </w:p>
        </w:tc>
      </w:tr>
    </w:tbl>
    <w:p w14:paraId="6175E30B" w14:textId="77777777" w:rsidR="0000103F" w:rsidRPr="006B439F" w:rsidRDefault="0000103F" w:rsidP="0000103F">
      <w:pPr>
        <w:pStyle w:val="SXPMessages"/>
        <w:spacing w:line="360" w:lineRule="auto"/>
        <w:rPr>
          <w:rFonts w:ascii="Arial" w:hAnsi="Arial" w:cs="Arial"/>
          <w:color w:val="auto"/>
        </w:rPr>
      </w:pPr>
    </w:p>
    <w:p w14:paraId="0294175C" w14:textId="77777777" w:rsidR="0000103F" w:rsidRPr="006B439F" w:rsidRDefault="0000103F" w:rsidP="008F7BA8">
      <w:pPr>
        <w:pStyle w:val="BodyText"/>
        <w:ind w:left="0"/>
        <w:rPr>
          <w:color w:val="auto"/>
        </w:rPr>
      </w:pPr>
      <w:r w:rsidRPr="006B439F">
        <w:rPr>
          <w:b/>
          <w:bCs/>
          <w:color w:val="auto"/>
          <w:u w:val="single"/>
        </w:rPr>
        <w:t>Note:</w:t>
      </w:r>
      <w:r w:rsidRPr="006B439F">
        <w:rPr>
          <w:color w:val="auto"/>
        </w:rPr>
        <w:t xml:space="preserve"> Only the characters "&lt;" and "&amp;" are strictly illegal in XML. Apostrophes, quotation marks and greater than signs are legal, but it is a good habit to replace them. </w:t>
      </w:r>
    </w:p>
    <w:p w14:paraId="0650C94A" w14:textId="77777777" w:rsidR="0000103F" w:rsidRPr="006B439F" w:rsidRDefault="0000103F" w:rsidP="0000103F">
      <w:pPr>
        <w:pStyle w:val="BodyText"/>
        <w:rPr>
          <w:color w:val="auto"/>
        </w:rPr>
      </w:pPr>
      <w:r w:rsidRPr="006B439F">
        <w:rPr>
          <w:color w:val="auto"/>
        </w:rPr>
        <w:t>For example:</w:t>
      </w:r>
    </w:p>
    <w:p w14:paraId="6446DD72" w14:textId="77777777" w:rsidR="0000103F" w:rsidRPr="006B439F" w:rsidRDefault="0000103F" w:rsidP="0000103F">
      <w:pPr>
        <w:pStyle w:val="SXPMessages"/>
        <w:rPr>
          <w:color w:val="auto"/>
        </w:rPr>
      </w:pPr>
      <w:r w:rsidRPr="006B439F">
        <w:rPr>
          <w:color w:val="auto"/>
        </w:rPr>
        <w:t>&lt;District&gt;North &amp; East&lt;/message&gt;</w:t>
      </w:r>
    </w:p>
    <w:p w14:paraId="0DAA4CC7" w14:textId="77777777" w:rsidR="0000103F" w:rsidRPr="006B439F" w:rsidRDefault="0000103F" w:rsidP="0000103F">
      <w:pPr>
        <w:pStyle w:val="BodyText2"/>
        <w:rPr>
          <w:color w:val="auto"/>
        </w:rPr>
      </w:pPr>
      <w:r w:rsidRPr="006B439F">
        <w:rPr>
          <w:color w:val="auto"/>
        </w:rPr>
        <w:t>Should be sent as:</w:t>
      </w:r>
    </w:p>
    <w:p w14:paraId="595027D6" w14:textId="77777777" w:rsidR="0000103F" w:rsidRPr="006B439F" w:rsidRDefault="0000103F" w:rsidP="0000103F">
      <w:pPr>
        <w:pStyle w:val="SXPMessages"/>
        <w:rPr>
          <w:color w:val="auto"/>
        </w:rPr>
      </w:pPr>
      <w:r w:rsidRPr="006B439F">
        <w:rPr>
          <w:color w:val="auto"/>
        </w:rPr>
        <w:t>&lt;District&gt;North &amp;amp; East&lt;/message&gt;</w:t>
      </w:r>
    </w:p>
    <w:p w14:paraId="731529C3" w14:textId="77777777" w:rsidR="0000103F" w:rsidRPr="006B439F" w:rsidRDefault="0000103F" w:rsidP="0000103F">
      <w:pPr>
        <w:pStyle w:val="BodyText"/>
        <w:rPr>
          <w:color w:val="auto"/>
        </w:rPr>
      </w:pPr>
    </w:p>
    <w:p w14:paraId="0DF002B2" w14:textId="77777777" w:rsidR="0000103F" w:rsidRPr="006B439F" w:rsidRDefault="0000103F" w:rsidP="008F7BA8">
      <w:pPr>
        <w:pStyle w:val="BodyText"/>
        <w:ind w:left="0"/>
        <w:rPr>
          <w:color w:val="auto"/>
        </w:rPr>
      </w:pPr>
      <w:r w:rsidRPr="006B439F">
        <w:rPr>
          <w:b/>
          <w:bCs/>
          <w:color w:val="auto"/>
          <w:u w:val="single"/>
        </w:rPr>
        <w:t>Note:</w:t>
      </w:r>
      <w:r w:rsidRPr="006B439F">
        <w:rPr>
          <w:color w:val="auto"/>
        </w:rPr>
        <w:t xml:space="preserve"> XML tags are case sensitive. Tag “&lt;Task&gt;” and tag &lt;task&gt; will not be parsed as the same way and will be considered as different tags.</w:t>
      </w:r>
    </w:p>
    <w:p w14:paraId="4BA42D05" w14:textId="77777777" w:rsidR="0000103F" w:rsidRPr="006B439F" w:rsidRDefault="0000103F" w:rsidP="0000103F">
      <w:pPr>
        <w:pStyle w:val="BodyText2"/>
        <w:rPr>
          <w:color w:val="auto"/>
        </w:rPr>
      </w:pPr>
    </w:p>
    <w:p w14:paraId="74600828" w14:textId="77777777" w:rsidR="0000103F" w:rsidRPr="006B439F" w:rsidRDefault="0000103F" w:rsidP="0000103F">
      <w:pPr>
        <w:pStyle w:val="BodyText"/>
        <w:rPr>
          <w:color w:val="auto"/>
        </w:rPr>
      </w:pPr>
    </w:p>
    <w:p w14:paraId="2325E397" w14:textId="77777777" w:rsidR="0000103F" w:rsidRPr="006B439F" w:rsidRDefault="0000103F" w:rsidP="0000103F">
      <w:pPr>
        <w:pStyle w:val="Heading4"/>
      </w:pPr>
      <w:r w:rsidRPr="006B439F">
        <w:t>Boolean format</w:t>
      </w:r>
    </w:p>
    <w:p w14:paraId="7F98D179" w14:textId="77777777" w:rsidR="0000103F" w:rsidRPr="006B439F" w:rsidRDefault="0000103F" w:rsidP="0000103F">
      <w:pPr>
        <w:pStyle w:val="BodyText2"/>
        <w:rPr>
          <w:color w:val="auto"/>
        </w:rPr>
      </w:pPr>
      <w:r w:rsidRPr="006B439F">
        <w:rPr>
          <w:color w:val="auto"/>
        </w:rPr>
        <w:t xml:space="preserve">FALSE could be sent as </w:t>
      </w:r>
      <w:r w:rsidRPr="006B439F">
        <w:rPr>
          <w:b/>
          <w:bCs/>
          <w:color w:val="auto"/>
        </w:rPr>
        <w:t>“0”</w:t>
      </w:r>
      <w:r w:rsidRPr="006B439F">
        <w:rPr>
          <w:color w:val="auto"/>
        </w:rPr>
        <w:t xml:space="preserve"> or </w:t>
      </w:r>
      <w:r w:rsidRPr="006B439F">
        <w:rPr>
          <w:b/>
          <w:bCs/>
          <w:color w:val="auto"/>
        </w:rPr>
        <w:t>“false”</w:t>
      </w:r>
    </w:p>
    <w:p w14:paraId="24A902F3" w14:textId="77777777" w:rsidR="0000103F" w:rsidRPr="006B439F" w:rsidRDefault="0000103F" w:rsidP="0000103F">
      <w:pPr>
        <w:pStyle w:val="BodyText2"/>
        <w:rPr>
          <w:color w:val="auto"/>
        </w:rPr>
      </w:pPr>
      <w:r w:rsidRPr="006B439F">
        <w:rPr>
          <w:color w:val="auto"/>
        </w:rPr>
        <w:t xml:space="preserve">TRUE could be sent as </w:t>
      </w:r>
      <w:r w:rsidRPr="006B439F">
        <w:rPr>
          <w:b/>
          <w:bCs/>
          <w:color w:val="auto"/>
        </w:rPr>
        <w:t>“1”</w:t>
      </w:r>
      <w:r w:rsidRPr="006B439F">
        <w:rPr>
          <w:color w:val="auto"/>
        </w:rPr>
        <w:t xml:space="preserve"> or </w:t>
      </w:r>
      <w:r w:rsidRPr="006B439F">
        <w:rPr>
          <w:b/>
          <w:bCs/>
          <w:color w:val="auto"/>
        </w:rPr>
        <w:t>“true”</w:t>
      </w:r>
    </w:p>
    <w:p w14:paraId="02E2DEA7" w14:textId="77777777" w:rsidR="0000103F" w:rsidRPr="006B439F" w:rsidRDefault="0000103F" w:rsidP="0000103F">
      <w:pPr>
        <w:pStyle w:val="Heading4"/>
      </w:pPr>
      <w:r w:rsidRPr="006B439F">
        <w:t>Date &amp; Time Formats</w:t>
      </w:r>
    </w:p>
    <w:p w14:paraId="54844CE3" w14:textId="77777777" w:rsidR="0000103F" w:rsidRPr="006B439F" w:rsidRDefault="0000103F" w:rsidP="008F7BA8">
      <w:pPr>
        <w:pStyle w:val="BodyText2"/>
        <w:ind w:left="0"/>
        <w:rPr>
          <w:color w:val="auto"/>
        </w:rPr>
      </w:pPr>
      <w:r w:rsidRPr="006B439F">
        <w:rPr>
          <w:color w:val="auto"/>
        </w:rPr>
        <w:t>All Date &amp; Time properties\attributes must be passed in the 24-hour format with accordance to ISO 8601 format.  Acceptable formats include:</w:t>
      </w:r>
    </w:p>
    <w:p w14:paraId="72867E59" w14:textId="77777777" w:rsidR="0000103F" w:rsidRPr="006B439F" w:rsidRDefault="0000103F" w:rsidP="0000103F">
      <w:pPr>
        <w:pStyle w:val="BodyText2"/>
        <w:numPr>
          <w:ilvl w:val="0"/>
          <w:numId w:val="6"/>
        </w:numPr>
        <w:rPr>
          <w:color w:val="auto"/>
        </w:rPr>
      </w:pPr>
      <w:r w:rsidRPr="006B439F">
        <w:rPr>
          <w:color w:val="auto"/>
        </w:rPr>
        <w:t>yyyy-mm-ddThh:mm:ss e.g. 2001-06-30T11:00:00</w:t>
      </w:r>
    </w:p>
    <w:p w14:paraId="2CAA2407" w14:textId="77777777" w:rsidR="0000103F" w:rsidRPr="006B439F" w:rsidRDefault="0000103F" w:rsidP="0000103F">
      <w:pPr>
        <w:pStyle w:val="BodyText2"/>
        <w:numPr>
          <w:ilvl w:val="0"/>
          <w:numId w:val="6"/>
        </w:numPr>
        <w:rPr>
          <w:color w:val="auto"/>
        </w:rPr>
      </w:pPr>
      <w:r w:rsidRPr="006B439F">
        <w:rPr>
          <w:color w:val="auto"/>
        </w:rPr>
        <w:t>yyyy-mm-dd hh:mm:ss e.g. 2001-06-30 11:00:00</w:t>
      </w:r>
    </w:p>
    <w:p w14:paraId="1634F896" w14:textId="747F1D50" w:rsidR="0082050D" w:rsidRDefault="0000103F" w:rsidP="008F7BA8">
      <w:pPr>
        <w:pStyle w:val="BodyText2"/>
        <w:ind w:left="0"/>
        <w:rPr>
          <w:color w:val="auto"/>
        </w:rPr>
      </w:pPr>
      <w:r w:rsidRPr="006B439F">
        <w:rPr>
          <w:color w:val="auto"/>
        </w:rPr>
        <w:t>In addition, the seconds in all the time attributed must be “00” (hh:mm:00), for example 11:00:00 is valid but 11:00:02 is not valid.</w:t>
      </w:r>
    </w:p>
    <w:p w14:paraId="4B946D03" w14:textId="77777777" w:rsidR="0082050D" w:rsidRDefault="0082050D">
      <w:pPr>
        <w:rPr>
          <w:rFonts w:cs="Arial"/>
          <w:szCs w:val="20"/>
          <w:lang w:bidi="ar-SA"/>
        </w:rPr>
      </w:pPr>
      <w:r>
        <w:br w:type="page"/>
      </w:r>
    </w:p>
    <w:p w14:paraId="3C12B234" w14:textId="68E9AE9F" w:rsidR="0051573F" w:rsidRDefault="00063555">
      <w:pPr>
        <w:pStyle w:val="Heading2"/>
        <w:numPr>
          <w:ilvl w:val="2"/>
          <w:numId w:val="2"/>
        </w:numPr>
      </w:pPr>
      <w:bookmarkStart w:id="147" w:name="_Toc370915642"/>
      <w:r>
        <w:lastRenderedPageBreak/>
        <w:t>Cloud Offline Development</w:t>
      </w:r>
      <w:bookmarkEnd w:id="147"/>
    </w:p>
    <w:p w14:paraId="67DD0072" w14:textId="5D5AEAD8" w:rsidR="0051573F" w:rsidRDefault="0051573F" w:rsidP="008F7BA8">
      <w:pPr>
        <w:pStyle w:val="BodyText2"/>
        <w:ind w:left="0"/>
      </w:pPr>
      <w:r>
        <w:t>It is possible to construct Click objects that will work with the Web Services while an environment is unavailable</w:t>
      </w:r>
      <w:r w:rsidR="00480998">
        <w:t>,</w:t>
      </w:r>
      <w:r>
        <w:t xml:space="preserve"> proxy .net classes can be used to code against.</w:t>
      </w:r>
    </w:p>
    <w:p w14:paraId="4E949F9B" w14:textId="2BCBC0BD" w:rsidR="0051573F" w:rsidRDefault="0051573F" w:rsidP="008F7BA8">
      <w:pPr>
        <w:pStyle w:val="BodyText2"/>
        <w:ind w:left="0"/>
      </w:pPr>
      <w:r>
        <w:t xml:space="preserve">Once an environment is available, then the proxy classes can be excluded from a VS project and actual Service References </w:t>
      </w:r>
      <w:r w:rsidR="00480998">
        <w:t>defined</w:t>
      </w:r>
      <w:r>
        <w:t xml:space="preserve"> the same name as the proxy classes can be added and consumed.</w:t>
      </w:r>
    </w:p>
    <w:p w14:paraId="36BBE5C2" w14:textId="37214A7A" w:rsidR="0051573F" w:rsidRDefault="00480998" w:rsidP="008F7BA8">
      <w:pPr>
        <w:pStyle w:val="BodyText2"/>
        <w:ind w:left="0"/>
      </w:pPr>
      <w:r>
        <w:t>Note: T</w:t>
      </w:r>
      <w:r w:rsidR="0051573F">
        <w:t xml:space="preserve">he proxy classes must have differing namespaces so common </w:t>
      </w:r>
      <w:r w:rsidR="00655AB2">
        <w:t>objects</w:t>
      </w:r>
      <w:r>
        <w:t xml:space="preserve"> between services</w:t>
      </w:r>
      <w:r w:rsidR="00655AB2">
        <w:t xml:space="preserve"> are distinct within the object model</w:t>
      </w:r>
      <w:r w:rsidR="00B25B99">
        <w:t xml:space="preserve"> the *.config file contains the binding information</w:t>
      </w:r>
      <w:r w:rsidR="00655AB2">
        <w:t>.</w:t>
      </w:r>
    </w:p>
    <w:p w14:paraId="04FC77F3" w14:textId="77777777" w:rsidR="0082050D" w:rsidRDefault="0082050D" w:rsidP="008F7BA8">
      <w:pPr>
        <w:pStyle w:val="BodyText2"/>
        <w:ind w:left="0"/>
      </w:pPr>
      <w:r>
        <w:object w:dxaOrig="1515" w:dyaOrig="810" w14:anchorId="64924FC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75pt;height:40.5pt" o:ole="">
            <v:imagedata r:id="rId24" o:title=""/>
          </v:shape>
          <o:OLEObject Type="Embed" ProgID="Package" ShapeID="_x0000_i1025" DrawAspect="Content" ObjectID="_1501667505" r:id="rId25"/>
        </w:object>
      </w:r>
      <w:r>
        <w:object w:dxaOrig="1531" w:dyaOrig="1002" w14:anchorId="5C0AC54E">
          <v:shape id="_x0000_i1026" type="#_x0000_t75" style="width:76.55pt;height:50.1pt" o:ole="">
            <v:imagedata r:id="rId26" o:title=""/>
          </v:shape>
          <o:OLEObject Type="Embed" ProgID="Package" ShapeID="_x0000_i1026" DrawAspect="Icon" ObjectID="_1501667506" r:id="rId27"/>
        </w:object>
      </w:r>
    </w:p>
    <w:p w14:paraId="04800009" w14:textId="388F6662" w:rsidR="003F49AC" w:rsidRDefault="003F49AC" w:rsidP="003F49AC">
      <w:pPr>
        <w:pStyle w:val="Heading4"/>
      </w:pPr>
      <w:r>
        <w:t>Credentials</w:t>
      </w:r>
    </w:p>
    <w:p w14:paraId="3D8DFD16" w14:textId="3257303B" w:rsidR="003F49AC" w:rsidRDefault="003F49AC" w:rsidP="000E5CD1">
      <w:pPr>
        <w:pStyle w:val="BodyText"/>
        <w:ind w:left="0"/>
      </w:pPr>
      <w:r>
        <w:t>The SOSAP packed must be transmitted via HTTPS, challenge response basic authentication is enable, for the UAT environment he credentials are as follows:</w:t>
      </w:r>
    </w:p>
    <w:p w14:paraId="3DA430AE" w14:textId="2D976DD2" w:rsidR="003F49AC" w:rsidRDefault="003F49AC" w:rsidP="000E5CD1">
      <w:pPr>
        <w:pStyle w:val="BodyText"/>
        <w:numPr>
          <w:ilvl w:val="0"/>
          <w:numId w:val="244"/>
        </w:numPr>
      </w:pPr>
      <w:r>
        <w:t>User Name:</w:t>
      </w:r>
      <w:r w:rsidRPr="000E5CD1">
        <w:t xml:space="preserve"> "</w:t>
      </w:r>
      <w:r w:rsidR="005F6290">
        <w:rPr>
          <w:lang w:eastAsia="en-GB"/>
        </w:rPr>
        <w:t>csodprod/gehc.integration</w:t>
      </w:r>
      <w:r>
        <w:t>”</w:t>
      </w:r>
    </w:p>
    <w:p w14:paraId="1E45CE4F" w14:textId="24C78FE0" w:rsidR="003F49AC" w:rsidRDefault="003F49AC" w:rsidP="000E5CD1">
      <w:pPr>
        <w:pStyle w:val="BodyText"/>
        <w:numPr>
          <w:ilvl w:val="0"/>
          <w:numId w:val="244"/>
        </w:numPr>
      </w:pPr>
      <w:r>
        <w:t xml:space="preserve">Password: </w:t>
      </w:r>
      <w:r w:rsidRPr="000E5CD1">
        <w:t>"w6int.service"</w:t>
      </w:r>
    </w:p>
    <w:p w14:paraId="2D950391" w14:textId="01FCF5A2" w:rsidR="003F49AC" w:rsidRPr="001A60AD" w:rsidRDefault="003F49AC" w:rsidP="000E5CD1">
      <w:pPr>
        <w:pStyle w:val="BodyText"/>
        <w:ind w:left="0"/>
      </w:pPr>
      <w:r>
        <w:t>Note: Credentials are subject to change, the production credentials will be communicated in an appropriate manor.</w:t>
      </w:r>
    </w:p>
    <w:p w14:paraId="0B6691A0" w14:textId="3234ECBA" w:rsidR="0082050D" w:rsidRDefault="00D815D2" w:rsidP="0082050D">
      <w:pPr>
        <w:pStyle w:val="Heading4"/>
      </w:pPr>
      <w:r>
        <w:t>WCF code sample</w:t>
      </w:r>
    </w:p>
    <w:p w14:paraId="44D93632" w14:textId="70678624" w:rsidR="0082050D" w:rsidRPr="001A60AD" w:rsidRDefault="0082050D" w:rsidP="000E5CD1">
      <w:pPr>
        <w:pStyle w:val="BodyText"/>
        <w:ind w:left="0"/>
      </w:pPr>
      <w:r>
        <w:t xml:space="preserve">Below is a simple example of how to connect to the GE </w:t>
      </w:r>
      <w:r w:rsidR="003F49AC">
        <w:t>Integration</w:t>
      </w:r>
      <w:r>
        <w:t xml:space="preserve"> services using code controlled </w:t>
      </w:r>
      <w:r w:rsidR="003F49AC">
        <w:t>bindings</w:t>
      </w:r>
      <w:r>
        <w:t xml:space="preserve"> and Client </w:t>
      </w:r>
      <w:commentRangeStart w:id="148"/>
      <w:r>
        <w:t>credentials</w:t>
      </w:r>
      <w:commentRangeEnd w:id="148"/>
      <w:r w:rsidR="00140CB1">
        <w:rPr>
          <w:rStyle w:val="CommentReference"/>
          <w:rFonts w:cs="Times New Roman"/>
          <w:color w:val="auto"/>
        </w:rPr>
        <w:commentReference w:id="148"/>
      </w:r>
      <w:r>
        <w:t>:</w:t>
      </w:r>
    </w:p>
    <w:tbl>
      <w:tblPr>
        <w:tblStyle w:val="TableGrid"/>
        <w:tblW w:w="0" w:type="auto"/>
        <w:tblLook w:val="04A0" w:firstRow="1" w:lastRow="0" w:firstColumn="1" w:lastColumn="0" w:noHBand="0" w:noVBand="1"/>
      </w:tblPr>
      <w:tblGrid>
        <w:gridCol w:w="10296"/>
      </w:tblGrid>
      <w:tr w:rsidR="0082050D" w14:paraId="35356D2B" w14:textId="77777777" w:rsidTr="0082050D">
        <w:tc>
          <w:tcPr>
            <w:tcW w:w="10296" w:type="dxa"/>
          </w:tcPr>
          <w:p w14:paraId="5B962D88" w14:textId="77777777" w:rsidR="0082050D" w:rsidRDefault="0082050D" w:rsidP="0082050D">
            <w:pPr>
              <w:autoSpaceDE w:val="0"/>
              <w:autoSpaceDN w:val="0"/>
              <w:adjustRightInd w:val="0"/>
              <w:rPr>
                <w:rFonts w:ascii="Consolas" w:hAnsi="Consolas" w:cs="Consolas"/>
                <w:sz w:val="19"/>
                <w:szCs w:val="19"/>
                <w:lang w:eastAsia="ja-JP" w:bidi="ar-SA"/>
              </w:rPr>
            </w:pPr>
            <w:r>
              <w:rPr>
                <w:rFonts w:ascii="Consolas" w:hAnsi="Consolas" w:cs="Consolas"/>
                <w:color w:val="0000FF"/>
                <w:sz w:val="19"/>
                <w:szCs w:val="19"/>
                <w:lang w:eastAsia="ja-JP" w:bidi="ar-SA"/>
              </w:rPr>
              <w:t>using</w:t>
            </w:r>
            <w:r>
              <w:rPr>
                <w:rFonts w:ascii="Consolas" w:hAnsi="Consolas" w:cs="Consolas"/>
                <w:sz w:val="19"/>
                <w:szCs w:val="19"/>
                <w:lang w:eastAsia="ja-JP" w:bidi="ar-SA"/>
              </w:rPr>
              <w:t xml:space="preserve"> System;</w:t>
            </w:r>
          </w:p>
          <w:p w14:paraId="2B5D97B2" w14:textId="77777777" w:rsidR="0082050D" w:rsidRDefault="0082050D" w:rsidP="0082050D">
            <w:pPr>
              <w:autoSpaceDE w:val="0"/>
              <w:autoSpaceDN w:val="0"/>
              <w:adjustRightInd w:val="0"/>
              <w:rPr>
                <w:rFonts w:ascii="Consolas" w:hAnsi="Consolas" w:cs="Consolas"/>
                <w:sz w:val="19"/>
                <w:szCs w:val="19"/>
                <w:lang w:eastAsia="ja-JP" w:bidi="ar-SA"/>
              </w:rPr>
            </w:pPr>
            <w:r>
              <w:rPr>
                <w:rFonts w:ascii="Consolas" w:hAnsi="Consolas" w:cs="Consolas"/>
                <w:color w:val="0000FF"/>
                <w:sz w:val="19"/>
                <w:szCs w:val="19"/>
                <w:lang w:eastAsia="ja-JP" w:bidi="ar-SA"/>
              </w:rPr>
              <w:t>using</w:t>
            </w:r>
            <w:r>
              <w:rPr>
                <w:rFonts w:ascii="Consolas" w:hAnsi="Consolas" w:cs="Consolas"/>
                <w:sz w:val="19"/>
                <w:szCs w:val="19"/>
                <w:lang w:eastAsia="ja-JP" w:bidi="ar-SA"/>
              </w:rPr>
              <w:t xml:space="preserve"> System.Collections.Generic;</w:t>
            </w:r>
          </w:p>
          <w:p w14:paraId="4091409C" w14:textId="77777777" w:rsidR="0082050D" w:rsidRDefault="0082050D" w:rsidP="0082050D">
            <w:pPr>
              <w:autoSpaceDE w:val="0"/>
              <w:autoSpaceDN w:val="0"/>
              <w:adjustRightInd w:val="0"/>
              <w:rPr>
                <w:rFonts w:ascii="Consolas" w:hAnsi="Consolas" w:cs="Consolas"/>
                <w:sz w:val="19"/>
                <w:szCs w:val="19"/>
                <w:lang w:eastAsia="ja-JP" w:bidi="ar-SA"/>
              </w:rPr>
            </w:pPr>
            <w:r>
              <w:rPr>
                <w:rFonts w:ascii="Consolas" w:hAnsi="Consolas" w:cs="Consolas"/>
                <w:color w:val="0000FF"/>
                <w:sz w:val="19"/>
                <w:szCs w:val="19"/>
                <w:lang w:eastAsia="ja-JP" w:bidi="ar-SA"/>
              </w:rPr>
              <w:t>using</w:t>
            </w:r>
            <w:r>
              <w:rPr>
                <w:rFonts w:ascii="Consolas" w:hAnsi="Consolas" w:cs="Consolas"/>
                <w:sz w:val="19"/>
                <w:szCs w:val="19"/>
                <w:lang w:eastAsia="ja-JP" w:bidi="ar-SA"/>
              </w:rPr>
              <w:t xml:space="preserve"> System.Linq;</w:t>
            </w:r>
          </w:p>
          <w:p w14:paraId="1F687C50" w14:textId="77777777" w:rsidR="0082050D" w:rsidRDefault="0082050D" w:rsidP="0082050D">
            <w:pPr>
              <w:autoSpaceDE w:val="0"/>
              <w:autoSpaceDN w:val="0"/>
              <w:adjustRightInd w:val="0"/>
              <w:rPr>
                <w:rFonts w:ascii="Consolas" w:hAnsi="Consolas" w:cs="Consolas"/>
                <w:sz w:val="19"/>
                <w:szCs w:val="19"/>
                <w:lang w:eastAsia="ja-JP" w:bidi="ar-SA"/>
              </w:rPr>
            </w:pPr>
            <w:r>
              <w:rPr>
                <w:rFonts w:ascii="Consolas" w:hAnsi="Consolas" w:cs="Consolas"/>
                <w:color w:val="0000FF"/>
                <w:sz w:val="19"/>
                <w:szCs w:val="19"/>
                <w:lang w:eastAsia="ja-JP" w:bidi="ar-SA"/>
              </w:rPr>
              <w:t>using</w:t>
            </w:r>
            <w:r>
              <w:rPr>
                <w:rFonts w:ascii="Consolas" w:hAnsi="Consolas" w:cs="Consolas"/>
                <w:sz w:val="19"/>
                <w:szCs w:val="19"/>
                <w:lang w:eastAsia="ja-JP" w:bidi="ar-SA"/>
              </w:rPr>
              <w:t xml:space="preserve"> System.Text;</w:t>
            </w:r>
          </w:p>
          <w:p w14:paraId="0675C229" w14:textId="77777777" w:rsidR="0082050D" w:rsidRDefault="0082050D" w:rsidP="0082050D">
            <w:pPr>
              <w:autoSpaceDE w:val="0"/>
              <w:autoSpaceDN w:val="0"/>
              <w:adjustRightInd w:val="0"/>
              <w:rPr>
                <w:rFonts w:ascii="Consolas" w:hAnsi="Consolas" w:cs="Consolas"/>
                <w:sz w:val="19"/>
                <w:szCs w:val="19"/>
                <w:lang w:eastAsia="ja-JP" w:bidi="ar-SA"/>
              </w:rPr>
            </w:pPr>
            <w:r>
              <w:rPr>
                <w:rFonts w:ascii="Consolas" w:hAnsi="Consolas" w:cs="Consolas"/>
                <w:color w:val="0000FF"/>
                <w:sz w:val="19"/>
                <w:szCs w:val="19"/>
                <w:lang w:eastAsia="ja-JP" w:bidi="ar-SA"/>
              </w:rPr>
              <w:t>using</w:t>
            </w:r>
            <w:r>
              <w:rPr>
                <w:rFonts w:ascii="Consolas" w:hAnsi="Consolas" w:cs="Consolas"/>
                <w:sz w:val="19"/>
                <w:szCs w:val="19"/>
                <w:lang w:eastAsia="ja-JP" w:bidi="ar-SA"/>
              </w:rPr>
              <w:t xml:space="preserve"> System.Xml.Serialization;</w:t>
            </w:r>
          </w:p>
          <w:p w14:paraId="6EA6621A" w14:textId="77777777" w:rsidR="0082050D" w:rsidRDefault="0082050D" w:rsidP="0082050D">
            <w:pPr>
              <w:autoSpaceDE w:val="0"/>
              <w:autoSpaceDN w:val="0"/>
              <w:adjustRightInd w:val="0"/>
              <w:rPr>
                <w:rFonts w:ascii="Consolas" w:hAnsi="Consolas" w:cs="Consolas"/>
                <w:sz w:val="19"/>
                <w:szCs w:val="19"/>
                <w:lang w:eastAsia="ja-JP" w:bidi="ar-SA"/>
              </w:rPr>
            </w:pPr>
            <w:r>
              <w:rPr>
                <w:rFonts w:ascii="Consolas" w:hAnsi="Consolas" w:cs="Consolas"/>
                <w:color w:val="0000FF"/>
                <w:sz w:val="19"/>
                <w:szCs w:val="19"/>
                <w:lang w:eastAsia="ja-JP" w:bidi="ar-SA"/>
              </w:rPr>
              <w:t>using</w:t>
            </w:r>
            <w:r>
              <w:rPr>
                <w:rFonts w:ascii="Consolas" w:hAnsi="Consolas" w:cs="Consolas"/>
                <w:sz w:val="19"/>
                <w:szCs w:val="19"/>
                <w:lang w:eastAsia="ja-JP" w:bidi="ar-SA"/>
              </w:rPr>
              <w:t xml:space="preserve"> System.ServiceModel;</w:t>
            </w:r>
          </w:p>
          <w:p w14:paraId="000E7D08" w14:textId="77777777" w:rsidR="0082050D" w:rsidRDefault="0082050D" w:rsidP="0082050D">
            <w:pPr>
              <w:autoSpaceDE w:val="0"/>
              <w:autoSpaceDN w:val="0"/>
              <w:adjustRightInd w:val="0"/>
              <w:rPr>
                <w:rFonts w:ascii="Consolas" w:hAnsi="Consolas" w:cs="Consolas"/>
                <w:sz w:val="19"/>
                <w:szCs w:val="19"/>
                <w:lang w:eastAsia="ja-JP" w:bidi="ar-SA"/>
              </w:rPr>
            </w:pPr>
            <w:r>
              <w:rPr>
                <w:rFonts w:ascii="Consolas" w:hAnsi="Consolas" w:cs="Consolas"/>
                <w:color w:val="0000FF"/>
                <w:sz w:val="19"/>
                <w:szCs w:val="19"/>
                <w:lang w:eastAsia="ja-JP" w:bidi="ar-SA"/>
              </w:rPr>
              <w:t>using</w:t>
            </w:r>
            <w:r>
              <w:rPr>
                <w:rFonts w:ascii="Consolas" w:hAnsi="Consolas" w:cs="Consolas"/>
                <w:sz w:val="19"/>
                <w:szCs w:val="19"/>
                <w:lang w:eastAsia="ja-JP" w:bidi="ar-SA"/>
              </w:rPr>
              <w:t xml:space="preserve"> SOServiceInt;</w:t>
            </w:r>
          </w:p>
          <w:p w14:paraId="46DF3981" w14:textId="77777777" w:rsidR="0082050D" w:rsidRDefault="0082050D" w:rsidP="0082050D">
            <w:pPr>
              <w:autoSpaceDE w:val="0"/>
              <w:autoSpaceDN w:val="0"/>
              <w:adjustRightInd w:val="0"/>
              <w:rPr>
                <w:rFonts w:ascii="Consolas" w:hAnsi="Consolas" w:cs="Consolas"/>
                <w:sz w:val="19"/>
                <w:szCs w:val="19"/>
                <w:lang w:eastAsia="ja-JP" w:bidi="ar-SA"/>
              </w:rPr>
            </w:pPr>
          </w:p>
          <w:p w14:paraId="7CADDA09" w14:textId="77777777" w:rsidR="0082050D" w:rsidRDefault="0082050D" w:rsidP="0082050D">
            <w:pPr>
              <w:autoSpaceDE w:val="0"/>
              <w:autoSpaceDN w:val="0"/>
              <w:adjustRightInd w:val="0"/>
              <w:rPr>
                <w:rFonts w:ascii="Consolas" w:hAnsi="Consolas" w:cs="Consolas"/>
                <w:sz w:val="19"/>
                <w:szCs w:val="19"/>
                <w:lang w:eastAsia="ja-JP" w:bidi="ar-SA"/>
              </w:rPr>
            </w:pPr>
            <w:r>
              <w:rPr>
                <w:rFonts w:ascii="Consolas" w:hAnsi="Consolas" w:cs="Consolas"/>
                <w:color w:val="0000FF"/>
                <w:sz w:val="19"/>
                <w:szCs w:val="19"/>
                <w:lang w:eastAsia="ja-JP" w:bidi="ar-SA"/>
              </w:rPr>
              <w:t>namespace</w:t>
            </w:r>
            <w:r>
              <w:rPr>
                <w:rFonts w:ascii="Consolas" w:hAnsi="Consolas" w:cs="Consolas"/>
                <w:sz w:val="19"/>
                <w:szCs w:val="19"/>
                <w:lang w:eastAsia="ja-JP" w:bidi="ar-SA"/>
              </w:rPr>
              <w:t xml:space="preserve"> ConsoleApplication1</w:t>
            </w:r>
          </w:p>
          <w:p w14:paraId="34928062" w14:textId="77777777" w:rsidR="0082050D" w:rsidRDefault="0082050D" w:rsidP="0082050D">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w:t>
            </w:r>
          </w:p>
          <w:p w14:paraId="735405D7" w14:textId="77777777" w:rsidR="0082050D" w:rsidRDefault="0082050D" w:rsidP="0082050D">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00FF"/>
                <w:sz w:val="19"/>
                <w:szCs w:val="19"/>
                <w:lang w:eastAsia="ja-JP" w:bidi="ar-SA"/>
              </w:rPr>
              <w:t>class</w:t>
            </w:r>
            <w:r>
              <w:rPr>
                <w:rFonts w:ascii="Consolas" w:hAnsi="Consolas" w:cs="Consolas"/>
                <w:sz w:val="19"/>
                <w:szCs w:val="19"/>
                <w:lang w:eastAsia="ja-JP" w:bidi="ar-SA"/>
              </w:rPr>
              <w:t xml:space="preserve"> </w:t>
            </w:r>
            <w:r>
              <w:rPr>
                <w:rFonts w:ascii="Consolas" w:hAnsi="Consolas" w:cs="Consolas"/>
                <w:color w:val="2B91AF"/>
                <w:sz w:val="19"/>
                <w:szCs w:val="19"/>
                <w:lang w:eastAsia="ja-JP" w:bidi="ar-SA"/>
              </w:rPr>
              <w:t>Program</w:t>
            </w:r>
          </w:p>
          <w:p w14:paraId="79710BED" w14:textId="77777777" w:rsidR="0082050D" w:rsidRDefault="0082050D" w:rsidP="0082050D">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00E38900" w14:textId="77777777" w:rsidR="0082050D" w:rsidRDefault="0082050D" w:rsidP="0082050D">
            <w:pPr>
              <w:autoSpaceDE w:val="0"/>
              <w:autoSpaceDN w:val="0"/>
              <w:adjustRightInd w:val="0"/>
              <w:rPr>
                <w:rFonts w:ascii="Consolas" w:hAnsi="Consolas" w:cs="Consolas"/>
                <w:sz w:val="19"/>
                <w:szCs w:val="19"/>
                <w:lang w:eastAsia="ja-JP" w:bidi="ar-SA"/>
              </w:rPr>
            </w:pPr>
          </w:p>
          <w:p w14:paraId="340B68E4" w14:textId="77777777" w:rsidR="0082050D" w:rsidRDefault="0082050D" w:rsidP="0082050D">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00FF"/>
                <w:sz w:val="19"/>
                <w:szCs w:val="19"/>
                <w:lang w:eastAsia="ja-JP" w:bidi="ar-SA"/>
              </w:rPr>
              <w:t>public</w:t>
            </w:r>
            <w:r>
              <w:rPr>
                <w:rFonts w:ascii="Consolas" w:hAnsi="Consolas" w:cs="Consolas"/>
                <w:sz w:val="19"/>
                <w:szCs w:val="19"/>
                <w:lang w:eastAsia="ja-JP" w:bidi="ar-SA"/>
              </w:rPr>
              <w:t xml:space="preserve"> </w:t>
            </w:r>
            <w:r>
              <w:rPr>
                <w:rFonts w:ascii="Consolas" w:hAnsi="Consolas" w:cs="Consolas"/>
                <w:color w:val="0000FF"/>
                <w:sz w:val="19"/>
                <w:szCs w:val="19"/>
                <w:lang w:eastAsia="ja-JP" w:bidi="ar-SA"/>
              </w:rPr>
              <w:t>static</w:t>
            </w:r>
            <w:r>
              <w:rPr>
                <w:rFonts w:ascii="Consolas" w:hAnsi="Consolas" w:cs="Consolas"/>
                <w:sz w:val="19"/>
                <w:szCs w:val="19"/>
                <w:lang w:eastAsia="ja-JP" w:bidi="ar-SA"/>
              </w:rPr>
              <w:t xml:space="preserve"> </w:t>
            </w:r>
            <w:r>
              <w:rPr>
                <w:rFonts w:ascii="Consolas" w:hAnsi="Consolas" w:cs="Consolas"/>
                <w:color w:val="2B91AF"/>
                <w:sz w:val="19"/>
                <w:szCs w:val="19"/>
                <w:lang w:eastAsia="ja-JP" w:bidi="ar-SA"/>
              </w:rPr>
              <w:t>BasicHttpBinding</w:t>
            </w:r>
            <w:r>
              <w:rPr>
                <w:rFonts w:ascii="Consolas" w:hAnsi="Consolas" w:cs="Consolas"/>
                <w:sz w:val="19"/>
                <w:szCs w:val="19"/>
                <w:lang w:eastAsia="ja-JP" w:bidi="ar-SA"/>
              </w:rPr>
              <w:t xml:space="preserve"> basicHttpBinding = </w:t>
            </w:r>
            <w:r>
              <w:rPr>
                <w:rFonts w:ascii="Consolas" w:hAnsi="Consolas" w:cs="Consolas"/>
                <w:color w:val="0000FF"/>
                <w:sz w:val="19"/>
                <w:szCs w:val="19"/>
                <w:lang w:eastAsia="ja-JP" w:bidi="ar-SA"/>
              </w:rPr>
              <w:t>new</w:t>
            </w:r>
            <w:r>
              <w:rPr>
                <w:rFonts w:ascii="Consolas" w:hAnsi="Consolas" w:cs="Consolas"/>
                <w:sz w:val="19"/>
                <w:szCs w:val="19"/>
                <w:lang w:eastAsia="ja-JP" w:bidi="ar-SA"/>
              </w:rPr>
              <w:t xml:space="preserve"> </w:t>
            </w:r>
            <w:r>
              <w:rPr>
                <w:rFonts w:ascii="Consolas" w:hAnsi="Consolas" w:cs="Consolas"/>
                <w:color w:val="2B91AF"/>
                <w:sz w:val="19"/>
                <w:szCs w:val="19"/>
                <w:lang w:eastAsia="ja-JP" w:bidi="ar-SA"/>
              </w:rPr>
              <w:t>BasicHttpBinding</w:t>
            </w:r>
            <w:r>
              <w:rPr>
                <w:rFonts w:ascii="Consolas" w:hAnsi="Consolas" w:cs="Consolas"/>
                <w:sz w:val="19"/>
                <w:szCs w:val="19"/>
                <w:lang w:eastAsia="ja-JP" w:bidi="ar-SA"/>
              </w:rPr>
              <w:t>(</w:t>
            </w:r>
            <w:r>
              <w:rPr>
                <w:rFonts w:ascii="Consolas" w:hAnsi="Consolas" w:cs="Consolas"/>
                <w:color w:val="0000FF"/>
                <w:sz w:val="19"/>
                <w:szCs w:val="19"/>
                <w:lang w:eastAsia="ja-JP" w:bidi="ar-SA"/>
              </w:rPr>
              <w:t>new</w:t>
            </w:r>
            <w:r>
              <w:rPr>
                <w:rFonts w:ascii="Consolas" w:hAnsi="Consolas" w:cs="Consolas"/>
                <w:sz w:val="19"/>
                <w:szCs w:val="19"/>
                <w:lang w:eastAsia="ja-JP" w:bidi="ar-SA"/>
              </w:rPr>
              <w:t xml:space="preserve"> </w:t>
            </w:r>
            <w:r>
              <w:rPr>
                <w:rFonts w:ascii="Consolas" w:hAnsi="Consolas" w:cs="Consolas"/>
                <w:color w:val="2B91AF"/>
                <w:sz w:val="19"/>
                <w:szCs w:val="19"/>
                <w:lang w:eastAsia="ja-JP" w:bidi="ar-SA"/>
              </w:rPr>
              <w:t>BasicHttpSecurityMode</w:t>
            </w:r>
            <w:r>
              <w:rPr>
                <w:rFonts w:ascii="Consolas" w:hAnsi="Consolas" w:cs="Consolas"/>
                <w:sz w:val="19"/>
                <w:szCs w:val="19"/>
                <w:lang w:eastAsia="ja-JP" w:bidi="ar-SA"/>
              </w:rPr>
              <w:t>());</w:t>
            </w:r>
          </w:p>
          <w:p w14:paraId="34C3CCE5" w14:textId="77777777" w:rsidR="0082050D" w:rsidRDefault="0082050D" w:rsidP="0082050D">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00FF"/>
                <w:sz w:val="19"/>
                <w:szCs w:val="19"/>
                <w:lang w:eastAsia="ja-JP" w:bidi="ar-SA"/>
              </w:rPr>
              <w:t>public</w:t>
            </w:r>
            <w:r>
              <w:rPr>
                <w:rFonts w:ascii="Consolas" w:hAnsi="Consolas" w:cs="Consolas"/>
                <w:sz w:val="19"/>
                <w:szCs w:val="19"/>
                <w:lang w:eastAsia="ja-JP" w:bidi="ar-SA"/>
              </w:rPr>
              <w:t xml:space="preserve"> </w:t>
            </w:r>
            <w:r>
              <w:rPr>
                <w:rFonts w:ascii="Consolas" w:hAnsi="Consolas" w:cs="Consolas"/>
                <w:color w:val="0000FF"/>
                <w:sz w:val="19"/>
                <w:szCs w:val="19"/>
                <w:lang w:eastAsia="ja-JP" w:bidi="ar-SA"/>
              </w:rPr>
              <w:t>static</w:t>
            </w:r>
            <w:r>
              <w:rPr>
                <w:rFonts w:ascii="Consolas" w:hAnsi="Consolas" w:cs="Consolas"/>
                <w:sz w:val="19"/>
                <w:szCs w:val="19"/>
                <w:lang w:eastAsia="ja-JP" w:bidi="ar-SA"/>
              </w:rPr>
              <w:t xml:space="preserve"> </w:t>
            </w:r>
            <w:r>
              <w:rPr>
                <w:rFonts w:ascii="Consolas" w:hAnsi="Consolas" w:cs="Consolas"/>
                <w:color w:val="2B91AF"/>
                <w:sz w:val="19"/>
                <w:szCs w:val="19"/>
                <w:lang w:eastAsia="ja-JP" w:bidi="ar-SA"/>
              </w:rPr>
              <w:t>EndpointAddress</w:t>
            </w:r>
            <w:r>
              <w:rPr>
                <w:rFonts w:ascii="Consolas" w:hAnsi="Consolas" w:cs="Consolas"/>
                <w:sz w:val="19"/>
                <w:szCs w:val="19"/>
                <w:lang w:eastAsia="ja-JP" w:bidi="ar-SA"/>
              </w:rPr>
              <w:t xml:space="preserve"> serviceOptimizationServiceEndpointAddress = </w:t>
            </w:r>
            <w:r>
              <w:rPr>
                <w:rFonts w:ascii="Consolas" w:hAnsi="Consolas" w:cs="Consolas"/>
                <w:color w:val="0000FF"/>
                <w:sz w:val="19"/>
                <w:szCs w:val="19"/>
                <w:lang w:eastAsia="ja-JP" w:bidi="ar-SA"/>
              </w:rPr>
              <w:t>new</w:t>
            </w:r>
            <w:r>
              <w:rPr>
                <w:rFonts w:ascii="Consolas" w:hAnsi="Consolas" w:cs="Consolas"/>
                <w:sz w:val="19"/>
                <w:szCs w:val="19"/>
                <w:lang w:eastAsia="ja-JP" w:bidi="ar-SA"/>
              </w:rPr>
              <w:t xml:space="preserve"> </w:t>
            </w:r>
            <w:r>
              <w:rPr>
                <w:rFonts w:ascii="Consolas" w:hAnsi="Consolas" w:cs="Consolas"/>
                <w:color w:val="2B91AF"/>
                <w:sz w:val="19"/>
                <w:szCs w:val="19"/>
                <w:lang w:eastAsia="ja-JP" w:bidi="ar-SA"/>
              </w:rPr>
              <w:t>EndpointAddress</w:t>
            </w:r>
            <w:r>
              <w:rPr>
                <w:rFonts w:ascii="Consolas" w:hAnsi="Consolas" w:cs="Consolas"/>
                <w:sz w:val="19"/>
                <w:szCs w:val="19"/>
                <w:lang w:eastAsia="ja-JP" w:bidi="ar-SA"/>
              </w:rPr>
              <w:t>(</w:t>
            </w:r>
            <w:r>
              <w:rPr>
                <w:rFonts w:ascii="Consolas" w:hAnsi="Consolas" w:cs="Consolas"/>
                <w:color w:val="A31515"/>
                <w:sz w:val="19"/>
                <w:szCs w:val="19"/>
                <w:lang w:eastAsia="ja-JP" w:bidi="ar-SA"/>
              </w:rPr>
              <w:t>"https://gehc-so.clicksoftware.com/SO/IntegrationServices/ServiceOptimizationService.svc/BasicHttpInt"</w:t>
            </w:r>
            <w:r>
              <w:rPr>
                <w:rFonts w:ascii="Consolas" w:hAnsi="Consolas" w:cs="Consolas"/>
                <w:sz w:val="19"/>
                <w:szCs w:val="19"/>
                <w:lang w:eastAsia="ja-JP" w:bidi="ar-SA"/>
              </w:rPr>
              <w:t>);</w:t>
            </w:r>
          </w:p>
          <w:p w14:paraId="569838E8" w14:textId="77777777" w:rsidR="0082050D" w:rsidRDefault="0082050D" w:rsidP="0082050D">
            <w:pPr>
              <w:autoSpaceDE w:val="0"/>
              <w:autoSpaceDN w:val="0"/>
              <w:adjustRightInd w:val="0"/>
              <w:rPr>
                <w:rFonts w:ascii="Consolas" w:hAnsi="Consolas" w:cs="Consolas"/>
                <w:sz w:val="19"/>
                <w:szCs w:val="19"/>
                <w:lang w:eastAsia="ja-JP" w:bidi="ar-SA"/>
              </w:rPr>
            </w:pPr>
          </w:p>
          <w:p w14:paraId="28CBF7F5" w14:textId="77777777" w:rsidR="0082050D" w:rsidRDefault="0082050D" w:rsidP="0082050D">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00FF"/>
                <w:sz w:val="19"/>
                <w:szCs w:val="19"/>
                <w:lang w:eastAsia="ja-JP" w:bidi="ar-SA"/>
              </w:rPr>
              <w:t>static</w:t>
            </w:r>
            <w:r>
              <w:rPr>
                <w:rFonts w:ascii="Consolas" w:hAnsi="Consolas" w:cs="Consolas"/>
                <w:sz w:val="19"/>
                <w:szCs w:val="19"/>
                <w:lang w:eastAsia="ja-JP" w:bidi="ar-SA"/>
              </w:rPr>
              <w:t xml:space="preserve"> </w:t>
            </w:r>
            <w:r>
              <w:rPr>
                <w:rFonts w:ascii="Consolas" w:hAnsi="Consolas" w:cs="Consolas"/>
                <w:color w:val="0000FF"/>
                <w:sz w:val="19"/>
                <w:szCs w:val="19"/>
                <w:lang w:eastAsia="ja-JP" w:bidi="ar-SA"/>
              </w:rPr>
              <w:t>void</w:t>
            </w:r>
            <w:r>
              <w:rPr>
                <w:rFonts w:ascii="Consolas" w:hAnsi="Consolas" w:cs="Consolas"/>
                <w:sz w:val="19"/>
                <w:szCs w:val="19"/>
                <w:lang w:eastAsia="ja-JP" w:bidi="ar-SA"/>
              </w:rPr>
              <w:t xml:space="preserve"> Main(</w:t>
            </w:r>
            <w:r>
              <w:rPr>
                <w:rFonts w:ascii="Consolas" w:hAnsi="Consolas" w:cs="Consolas"/>
                <w:color w:val="0000FF"/>
                <w:sz w:val="19"/>
                <w:szCs w:val="19"/>
                <w:lang w:eastAsia="ja-JP" w:bidi="ar-SA"/>
              </w:rPr>
              <w:t>string</w:t>
            </w:r>
            <w:r>
              <w:rPr>
                <w:rFonts w:ascii="Consolas" w:hAnsi="Consolas" w:cs="Consolas"/>
                <w:sz w:val="19"/>
                <w:szCs w:val="19"/>
                <w:lang w:eastAsia="ja-JP" w:bidi="ar-SA"/>
              </w:rPr>
              <w:t>[] args)</w:t>
            </w:r>
          </w:p>
          <w:p w14:paraId="33F441BB" w14:textId="77777777" w:rsidR="0082050D" w:rsidRDefault="0082050D" w:rsidP="0082050D">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3C8A609A" w14:textId="77777777" w:rsidR="0082050D" w:rsidRDefault="0082050D" w:rsidP="0082050D">
            <w:pPr>
              <w:autoSpaceDE w:val="0"/>
              <w:autoSpaceDN w:val="0"/>
              <w:adjustRightInd w:val="0"/>
              <w:rPr>
                <w:rFonts w:ascii="Consolas" w:hAnsi="Consolas" w:cs="Consolas"/>
                <w:sz w:val="19"/>
                <w:szCs w:val="19"/>
                <w:lang w:eastAsia="ja-JP" w:bidi="ar-SA"/>
              </w:rPr>
            </w:pPr>
          </w:p>
          <w:p w14:paraId="23A8BA3B" w14:textId="77777777" w:rsidR="0082050D" w:rsidRDefault="0082050D" w:rsidP="0082050D">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basicHttpBinding.ReaderQuotas = System.Xml.</w:t>
            </w:r>
            <w:r>
              <w:rPr>
                <w:rFonts w:ascii="Consolas" w:hAnsi="Consolas" w:cs="Consolas"/>
                <w:color w:val="2B91AF"/>
                <w:sz w:val="19"/>
                <w:szCs w:val="19"/>
                <w:lang w:eastAsia="ja-JP" w:bidi="ar-SA"/>
              </w:rPr>
              <w:t>XmlDictionaryReaderQuotas</w:t>
            </w:r>
            <w:r>
              <w:rPr>
                <w:rFonts w:ascii="Consolas" w:hAnsi="Consolas" w:cs="Consolas"/>
                <w:sz w:val="19"/>
                <w:szCs w:val="19"/>
                <w:lang w:eastAsia="ja-JP" w:bidi="ar-SA"/>
              </w:rPr>
              <w:t>.Max;</w:t>
            </w:r>
          </w:p>
          <w:p w14:paraId="1AFD2B73" w14:textId="77777777" w:rsidR="0082050D" w:rsidRDefault="0082050D" w:rsidP="0082050D">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basicHttpBinding.Security.Mode = </w:t>
            </w:r>
            <w:r>
              <w:rPr>
                <w:rFonts w:ascii="Consolas" w:hAnsi="Consolas" w:cs="Consolas"/>
                <w:color w:val="2B91AF"/>
                <w:sz w:val="19"/>
                <w:szCs w:val="19"/>
                <w:lang w:eastAsia="ja-JP" w:bidi="ar-SA"/>
              </w:rPr>
              <w:t>BasicHttpSecurityMode</w:t>
            </w:r>
            <w:r>
              <w:rPr>
                <w:rFonts w:ascii="Consolas" w:hAnsi="Consolas" w:cs="Consolas"/>
                <w:sz w:val="19"/>
                <w:szCs w:val="19"/>
                <w:lang w:eastAsia="ja-JP" w:bidi="ar-SA"/>
              </w:rPr>
              <w:t>.Transport;</w:t>
            </w:r>
          </w:p>
          <w:p w14:paraId="7D788F39" w14:textId="77777777" w:rsidR="0082050D" w:rsidRDefault="0082050D" w:rsidP="0082050D">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basicHttpBinding.Security.Transport.ClientCredentialType = </w:t>
            </w:r>
            <w:r>
              <w:rPr>
                <w:rFonts w:ascii="Consolas" w:hAnsi="Consolas" w:cs="Consolas"/>
                <w:color w:val="2B91AF"/>
                <w:sz w:val="19"/>
                <w:szCs w:val="19"/>
                <w:lang w:eastAsia="ja-JP" w:bidi="ar-SA"/>
              </w:rPr>
              <w:t>HttpClientCredentialType</w:t>
            </w:r>
            <w:r>
              <w:rPr>
                <w:rFonts w:ascii="Consolas" w:hAnsi="Consolas" w:cs="Consolas"/>
                <w:sz w:val="19"/>
                <w:szCs w:val="19"/>
                <w:lang w:eastAsia="ja-JP" w:bidi="ar-SA"/>
              </w:rPr>
              <w:t>.Basic;</w:t>
            </w:r>
          </w:p>
          <w:p w14:paraId="151B839B" w14:textId="77777777" w:rsidR="0082050D" w:rsidRDefault="0082050D" w:rsidP="0082050D">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basicHttpBinding.Security.Transport.ProxyCredentialType = </w:t>
            </w:r>
            <w:r>
              <w:rPr>
                <w:rFonts w:ascii="Consolas" w:hAnsi="Consolas" w:cs="Consolas"/>
                <w:color w:val="2B91AF"/>
                <w:sz w:val="19"/>
                <w:szCs w:val="19"/>
                <w:lang w:eastAsia="ja-JP" w:bidi="ar-SA"/>
              </w:rPr>
              <w:t>HttpProxyCredentialType</w:t>
            </w:r>
            <w:r>
              <w:rPr>
                <w:rFonts w:ascii="Consolas" w:hAnsi="Consolas" w:cs="Consolas"/>
                <w:sz w:val="19"/>
                <w:szCs w:val="19"/>
                <w:lang w:eastAsia="ja-JP" w:bidi="ar-SA"/>
              </w:rPr>
              <w:t>.None;</w:t>
            </w:r>
          </w:p>
          <w:p w14:paraId="5B949B90" w14:textId="77777777" w:rsidR="0082050D" w:rsidRDefault="0082050D" w:rsidP="0082050D">
            <w:pPr>
              <w:autoSpaceDE w:val="0"/>
              <w:autoSpaceDN w:val="0"/>
              <w:adjustRightInd w:val="0"/>
              <w:rPr>
                <w:rFonts w:ascii="Consolas" w:hAnsi="Consolas" w:cs="Consolas"/>
                <w:sz w:val="19"/>
                <w:szCs w:val="19"/>
                <w:lang w:eastAsia="ja-JP" w:bidi="ar-SA"/>
              </w:rPr>
            </w:pPr>
          </w:p>
          <w:p w14:paraId="6F20BD60" w14:textId="77777777" w:rsidR="0082050D" w:rsidRDefault="0082050D" w:rsidP="0082050D">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2B91AF"/>
                <w:sz w:val="19"/>
                <w:szCs w:val="19"/>
                <w:lang w:eastAsia="ja-JP" w:bidi="ar-SA"/>
              </w:rPr>
              <w:t>GetAddressGeocodeRequest</w:t>
            </w:r>
            <w:r>
              <w:rPr>
                <w:rFonts w:ascii="Consolas" w:hAnsi="Consolas" w:cs="Consolas"/>
                <w:sz w:val="19"/>
                <w:szCs w:val="19"/>
                <w:lang w:eastAsia="ja-JP" w:bidi="ar-SA"/>
              </w:rPr>
              <w:t xml:space="preserve"> getAddressGeocodeRequest = </w:t>
            </w:r>
            <w:r>
              <w:rPr>
                <w:rFonts w:ascii="Consolas" w:hAnsi="Consolas" w:cs="Consolas"/>
                <w:color w:val="0000FF"/>
                <w:sz w:val="19"/>
                <w:szCs w:val="19"/>
                <w:lang w:eastAsia="ja-JP" w:bidi="ar-SA"/>
              </w:rPr>
              <w:t>new</w:t>
            </w:r>
            <w:r>
              <w:rPr>
                <w:rFonts w:ascii="Consolas" w:hAnsi="Consolas" w:cs="Consolas"/>
                <w:sz w:val="19"/>
                <w:szCs w:val="19"/>
                <w:lang w:eastAsia="ja-JP" w:bidi="ar-SA"/>
              </w:rPr>
              <w:t xml:space="preserve"> </w:t>
            </w:r>
            <w:r>
              <w:rPr>
                <w:rFonts w:ascii="Consolas" w:hAnsi="Consolas" w:cs="Consolas"/>
                <w:color w:val="2B91AF"/>
                <w:sz w:val="19"/>
                <w:szCs w:val="19"/>
                <w:lang w:eastAsia="ja-JP" w:bidi="ar-SA"/>
              </w:rPr>
              <w:t>GetAddressGeocodeRequest</w:t>
            </w:r>
            <w:r>
              <w:rPr>
                <w:rFonts w:ascii="Consolas" w:hAnsi="Consolas" w:cs="Consolas"/>
                <w:sz w:val="19"/>
                <w:szCs w:val="19"/>
                <w:lang w:eastAsia="ja-JP" w:bidi="ar-SA"/>
              </w:rPr>
              <w:t>();</w:t>
            </w:r>
          </w:p>
          <w:p w14:paraId="560DF273" w14:textId="77777777" w:rsidR="0082050D" w:rsidRDefault="0082050D" w:rsidP="0082050D">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getAddressGeocodeRequest.OptionalParameters = </w:t>
            </w:r>
            <w:r>
              <w:rPr>
                <w:rFonts w:ascii="Consolas" w:hAnsi="Consolas" w:cs="Consolas"/>
                <w:color w:val="0000FF"/>
                <w:sz w:val="19"/>
                <w:szCs w:val="19"/>
                <w:lang w:eastAsia="ja-JP" w:bidi="ar-SA"/>
              </w:rPr>
              <w:t>new</w:t>
            </w:r>
            <w:r>
              <w:rPr>
                <w:rFonts w:ascii="Consolas" w:hAnsi="Consolas" w:cs="Consolas"/>
                <w:sz w:val="19"/>
                <w:szCs w:val="19"/>
                <w:lang w:eastAsia="ja-JP" w:bidi="ar-SA"/>
              </w:rPr>
              <w:t xml:space="preserve"> </w:t>
            </w:r>
            <w:r>
              <w:rPr>
                <w:rFonts w:ascii="Consolas" w:hAnsi="Consolas" w:cs="Consolas"/>
                <w:color w:val="2B91AF"/>
                <w:sz w:val="19"/>
                <w:szCs w:val="19"/>
                <w:lang w:eastAsia="ja-JP" w:bidi="ar-SA"/>
              </w:rPr>
              <w:t>OptionalParameters</w:t>
            </w:r>
            <w:r>
              <w:rPr>
                <w:rFonts w:ascii="Consolas" w:hAnsi="Consolas" w:cs="Consolas"/>
                <w:sz w:val="19"/>
                <w:szCs w:val="19"/>
                <w:lang w:eastAsia="ja-JP" w:bidi="ar-SA"/>
              </w:rPr>
              <w:t xml:space="preserve">() { CallerIdentity = </w:t>
            </w:r>
            <w:r>
              <w:rPr>
                <w:rFonts w:ascii="Consolas" w:hAnsi="Consolas" w:cs="Consolas"/>
                <w:color w:val="A31515"/>
                <w:sz w:val="19"/>
                <w:szCs w:val="19"/>
                <w:lang w:eastAsia="ja-JP" w:bidi="ar-SA"/>
              </w:rPr>
              <w:t>"MUST"</w:t>
            </w:r>
            <w:r>
              <w:rPr>
                <w:rFonts w:ascii="Consolas" w:hAnsi="Consolas" w:cs="Consolas"/>
                <w:sz w:val="19"/>
                <w:szCs w:val="19"/>
                <w:lang w:eastAsia="ja-JP" w:bidi="ar-SA"/>
              </w:rPr>
              <w:t xml:space="preserve">, ErrorOnNonExistingDictionaries = </w:t>
            </w:r>
            <w:r>
              <w:rPr>
                <w:rFonts w:ascii="Consolas" w:hAnsi="Consolas" w:cs="Consolas"/>
                <w:color w:val="0000FF"/>
                <w:sz w:val="19"/>
                <w:szCs w:val="19"/>
                <w:lang w:eastAsia="ja-JP" w:bidi="ar-SA"/>
              </w:rPr>
              <w:t>false</w:t>
            </w:r>
            <w:r>
              <w:rPr>
                <w:rFonts w:ascii="Consolas" w:hAnsi="Consolas" w:cs="Consolas"/>
                <w:sz w:val="19"/>
                <w:szCs w:val="19"/>
                <w:lang w:eastAsia="ja-JP" w:bidi="ar-SA"/>
              </w:rPr>
              <w:t xml:space="preserve"> };</w:t>
            </w:r>
          </w:p>
          <w:p w14:paraId="701B193D" w14:textId="77777777" w:rsidR="0082050D" w:rsidRDefault="0082050D" w:rsidP="0082050D">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getAddressGeocodeRequest.NumOfMatches = 10;</w:t>
            </w:r>
          </w:p>
          <w:p w14:paraId="5AA435D7" w14:textId="77777777" w:rsidR="0082050D" w:rsidRDefault="0082050D" w:rsidP="0082050D">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getAddressGeocodeRequest.Location = </w:t>
            </w:r>
            <w:r>
              <w:rPr>
                <w:rFonts w:ascii="Consolas" w:hAnsi="Consolas" w:cs="Consolas"/>
                <w:color w:val="0000FF"/>
                <w:sz w:val="19"/>
                <w:szCs w:val="19"/>
                <w:lang w:eastAsia="ja-JP" w:bidi="ar-SA"/>
              </w:rPr>
              <w:t>new</w:t>
            </w:r>
            <w:r>
              <w:rPr>
                <w:rFonts w:ascii="Consolas" w:hAnsi="Consolas" w:cs="Consolas"/>
                <w:sz w:val="19"/>
                <w:szCs w:val="19"/>
                <w:lang w:eastAsia="ja-JP" w:bidi="ar-SA"/>
              </w:rPr>
              <w:t xml:space="preserve"> </w:t>
            </w:r>
            <w:r>
              <w:rPr>
                <w:rFonts w:ascii="Consolas" w:hAnsi="Consolas" w:cs="Consolas"/>
                <w:color w:val="2B91AF"/>
                <w:sz w:val="19"/>
                <w:szCs w:val="19"/>
                <w:lang w:eastAsia="ja-JP" w:bidi="ar-SA"/>
              </w:rPr>
              <w:t>GeocodeLocation</w:t>
            </w:r>
            <w:r>
              <w:rPr>
                <w:rFonts w:ascii="Consolas" w:hAnsi="Consolas" w:cs="Consolas"/>
                <w:sz w:val="19"/>
                <w:szCs w:val="19"/>
                <w:lang w:eastAsia="ja-JP" w:bidi="ar-SA"/>
              </w:rPr>
              <w:t>();</w:t>
            </w:r>
          </w:p>
          <w:p w14:paraId="68B25C88" w14:textId="77777777" w:rsidR="0082050D" w:rsidRDefault="0082050D" w:rsidP="0082050D">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getAddressGeocodeRequest.Location.PostCode = </w:t>
            </w:r>
            <w:r>
              <w:rPr>
                <w:rFonts w:ascii="Consolas" w:hAnsi="Consolas" w:cs="Consolas"/>
                <w:color w:val="A31515"/>
                <w:sz w:val="19"/>
                <w:szCs w:val="19"/>
                <w:lang w:eastAsia="ja-JP" w:bidi="ar-SA"/>
              </w:rPr>
              <w:t>"SL1 7LW"</w:t>
            </w:r>
            <w:r>
              <w:rPr>
                <w:rFonts w:ascii="Consolas" w:hAnsi="Consolas" w:cs="Consolas"/>
                <w:sz w:val="19"/>
                <w:szCs w:val="19"/>
                <w:lang w:eastAsia="ja-JP" w:bidi="ar-SA"/>
              </w:rPr>
              <w:t>;</w:t>
            </w:r>
          </w:p>
          <w:p w14:paraId="1D94CF09" w14:textId="77777777" w:rsidR="0082050D" w:rsidRDefault="0082050D" w:rsidP="0082050D">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getAddressGeocodeRequest.Location.Country = </w:t>
            </w:r>
            <w:r>
              <w:rPr>
                <w:rFonts w:ascii="Consolas" w:hAnsi="Consolas" w:cs="Consolas"/>
                <w:color w:val="A31515"/>
                <w:sz w:val="19"/>
                <w:szCs w:val="19"/>
                <w:lang w:eastAsia="ja-JP" w:bidi="ar-SA"/>
              </w:rPr>
              <w:t>"UNITED KINGDOM"</w:t>
            </w:r>
            <w:r>
              <w:rPr>
                <w:rFonts w:ascii="Consolas" w:hAnsi="Consolas" w:cs="Consolas"/>
                <w:sz w:val="19"/>
                <w:szCs w:val="19"/>
                <w:lang w:eastAsia="ja-JP" w:bidi="ar-SA"/>
              </w:rPr>
              <w:t>;</w:t>
            </w:r>
          </w:p>
          <w:p w14:paraId="70D748E2" w14:textId="77777777" w:rsidR="0082050D" w:rsidRDefault="0082050D" w:rsidP="0082050D">
            <w:pPr>
              <w:autoSpaceDE w:val="0"/>
              <w:autoSpaceDN w:val="0"/>
              <w:adjustRightInd w:val="0"/>
              <w:rPr>
                <w:rFonts w:ascii="Consolas" w:hAnsi="Consolas" w:cs="Consolas"/>
                <w:sz w:val="19"/>
                <w:szCs w:val="19"/>
                <w:lang w:eastAsia="ja-JP" w:bidi="ar-SA"/>
              </w:rPr>
            </w:pPr>
          </w:p>
          <w:p w14:paraId="0E140449" w14:textId="77777777" w:rsidR="0082050D" w:rsidRDefault="0082050D" w:rsidP="0082050D">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2B91AF"/>
                <w:sz w:val="19"/>
                <w:szCs w:val="19"/>
                <w:lang w:eastAsia="ja-JP" w:bidi="ar-SA"/>
              </w:rPr>
              <w:t>List</w:t>
            </w:r>
            <w:r>
              <w:rPr>
                <w:rFonts w:ascii="Consolas" w:hAnsi="Consolas" w:cs="Consolas"/>
                <w:sz w:val="19"/>
                <w:szCs w:val="19"/>
                <w:lang w:eastAsia="ja-JP" w:bidi="ar-SA"/>
              </w:rPr>
              <w:t>&lt;</w:t>
            </w:r>
            <w:r>
              <w:rPr>
                <w:rFonts w:ascii="Consolas" w:hAnsi="Consolas" w:cs="Consolas"/>
                <w:color w:val="2B91AF"/>
                <w:sz w:val="19"/>
                <w:szCs w:val="19"/>
                <w:lang w:eastAsia="ja-JP" w:bidi="ar-SA"/>
              </w:rPr>
              <w:t>GetAddressGeocodeResponse</w:t>
            </w:r>
            <w:r>
              <w:rPr>
                <w:rFonts w:ascii="Consolas" w:hAnsi="Consolas" w:cs="Consolas"/>
                <w:sz w:val="19"/>
                <w:szCs w:val="19"/>
                <w:lang w:eastAsia="ja-JP" w:bidi="ar-SA"/>
              </w:rPr>
              <w:t xml:space="preserve">&gt; getAddressGeocodeResponses = </w:t>
            </w:r>
            <w:r>
              <w:rPr>
                <w:rFonts w:ascii="Consolas" w:hAnsi="Consolas" w:cs="Consolas"/>
                <w:color w:val="0000FF"/>
                <w:sz w:val="19"/>
                <w:szCs w:val="19"/>
                <w:lang w:eastAsia="ja-JP" w:bidi="ar-SA"/>
              </w:rPr>
              <w:t>new</w:t>
            </w:r>
            <w:r>
              <w:rPr>
                <w:rFonts w:ascii="Consolas" w:hAnsi="Consolas" w:cs="Consolas"/>
                <w:sz w:val="19"/>
                <w:szCs w:val="19"/>
                <w:lang w:eastAsia="ja-JP" w:bidi="ar-SA"/>
              </w:rPr>
              <w:t xml:space="preserve"> </w:t>
            </w:r>
            <w:r>
              <w:rPr>
                <w:rFonts w:ascii="Consolas" w:hAnsi="Consolas" w:cs="Consolas"/>
                <w:color w:val="2B91AF"/>
                <w:sz w:val="19"/>
                <w:szCs w:val="19"/>
                <w:lang w:eastAsia="ja-JP" w:bidi="ar-SA"/>
              </w:rPr>
              <w:t>List</w:t>
            </w:r>
            <w:r>
              <w:rPr>
                <w:rFonts w:ascii="Consolas" w:hAnsi="Consolas" w:cs="Consolas"/>
                <w:sz w:val="19"/>
                <w:szCs w:val="19"/>
                <w:lang w:eastAsia="ja-JP" w:bidi="ar-SA"/>
              </w:rPr>
              <w:t>&lt;</w:t>
            </w:r>
            <w:r>
              <w:rPr>
                <w:rFonts w:ascii="Consolas" w:hAnsi="Consolas" w:cs="Consolas"/>
                <w:color w:val="2B91AF"/>
                <w:sz w:val="19"/>
                <w:szCs w:val="19"/>
                <w:lang w:eastAsia="ja-JP" w:bidi="ar-SA"/>
              </w:rPr>
              <w:t>GetAddressGeocodeResponse</w:t>
            </w:r>
            <w:r>
              <w:rPr>
                <w:rFonts w:ascii="Consolas" w:hAnsi="Consolas" w:cs="Consolas"/>
                <w:sz w:val="19"/>
                <w:szCs w:val="19"/>
                <w:lang w:eastAsia="ja-JP" w:bidi="ar-SA"/>
              </w:rPr>
              <w:t>&gt;();</w:t>
            </w:r>
          </w:p>
          <w:p w14:paraId="30F51380" w14:textId="77777777" w:rsidR="0082050D" w:rsidRDefault="0082050D" w:rsidP="0082050D">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00FF"/>
                <w:sz w:val="19"/>
                <w:szCs w:val="19"/>
                <w:lang w:eastAsia="ja-JP" w:bidi="ar-SA"/>
              </w:rPr>
              <w:t>using</w:t>
            </w:r>
            <w:r>
              <w:rPr>
                <w:rFonts w:ascii="Consolas" w:hAnsi="Consolas" w:cs="Consolas"/>
                <w:sz w:val="19"/>
                <w:szCs w:val="19"/>
                <w:lang w:eastAsia="ja-JP" w:bidi="ar-SA"/>
              </w:rPr>
              <w:t xml:space="preserve"> (</w:t>
            </w:r>
            <w:r>
              <w:rPr>
                <w:rFonts w:ascii="Consolas" w:hAnsi="Consolas" w:cs="Consolas"/>
                <w:color w:val="2B91AF"/>
                <w:sz w:val="19"/>
                <w:szCs w:val="19"/>
                <w:lang w:eastAsia="ja-JP" w:bidi="ar-SA"/>
              </w:rPr>
              <w:t>ServiceOptimizationServiceClient</w:t>
            </w:r>
            <w:r>
              <w:rPr>
                <w:rFonts w:ascii="Consolas" w:hAnsi="Consolas" w:cs="Consolas"/>
                <w:sz w:val="19"/>
                <w:szCs w:val="19"/>
                <w:lang w:eastAsia="ja-JP" w:bidi="ar-SA"/>
              </w:rPr>
              <w:t xml:space="preserve"> serviceOptimizationServiceClient = </w:t>
            </w:r>
            <w:r>
              <w:rPr>
                <w:rFonts w:ascii="Consolas" w:hAnsi="Consolas" w:cs="Consolas"/>
                <w:color w:val="0000FF"/>
                <w:sz w:val="19"/>
                <w:szCs w:val="19"/>
                <w:lang w:eastAsia="ja-JP" w:bidi="ar-SA"/>
              </w:rPr>
              <w:t>new</w:t>
            </w:r>
            <w:r>
              <w:rPr>
                <w:rFonts w:ascii="Consolas" w:hAnsi="Consolas" w:cs="Consolas"/>
                <w:sz w:val="19"/>
                <w:szCs w:val="19"/>
                <w:lang w:eastAsia="ja-JP" w:bidi="ar-SA"/>
              </w:rPr>
              <w:t xml:space="preserve"> </w:t>
            </w:r>
            <w:r>
              <w:rPr>
                <w:rFonts w:ascii="Consolas" w:hAnsi="Consolas" w:cs="Consolas"/>
                <w:color w:val="2B91AF"/>
                <w:sz w:val="19"/>
                <w:szCs w:val="19"/>
                <w:lang w:eastAsia="ja-JP" w:bidi="ar-SA"/>
              </w:rPr>
              <w:t>ServiceOptimizationServiceClient</w:t>
            </w:r>
            <w:r>
              <w:rPr>
                <w:rFonts w:ascii="Consolas" w:hAnsi="Consolas" w:cs="Consolas"/>
                <w:sz w:val="19"/>
                <w:szCs w:val="19"/>
                <w:lang w:eastAsia="ja-JP" w:bidi="ar-SA"/>
              </w:rPr>
              <w:t>(basicHttpBinding, serviceOptimizationServiceEndpointAddress))</w:t>
            </w:r>
          </w:p>
          <w:p w14:paraId="44F9EB11" w14:textId="77777777" w:rsidR="0082050D" w:rsidRDefault="0082050D" w:rsidP="0082050D">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42BBD5A6" w14:textId="77777777" w:rsidR="0082050D" w:rsidRDefault="0082050D" w:rsidP="0082050D">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serviceOptimizationServiceClient.ClientCredentials.UserName.UserName = </w:t>
            </w:r>
            <w:r>
              <w:rPr>
                <w:rFonts w:ascii="Consolas" w:hAnsi="Consolas" w:cs="Consolas"/>
                <w:color w:val="A31515"/>
                <w:sz w:val="19"/>
                <w:szCs w:val="19"/>
                <w:lang w:eastAsia="ja-JP" w:bidi="ar-SA"/>
              </w:rPr>
              <w:t>"gehc.integration"</w:t>
            </w:r>
            <w:r>
              <w:rPr>
                <w:rFonts w:ascii="Consolas" w:hAnsi="Consolas" w:cs="Consolas"/>
                <w:sz w:val="19"/>
                <w:szCs w:val="19"/>
                <w:lang w:eastAsia="ja-JP" w:bidi="ar-SA"/>
              </w:rPr>
              <w:t>;</w:t>
            </w:r>
          </w:p>
          <w:p w14:paraId="3B001F6A" w14:textId="77777777" w:rsidR="0082050D" w:rsidRDefault="0082050D" w:rsidP="0082050D">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serviceOptimizationServiceClient.ClientCredentials.UserName.Password = </w:t>
            </w:r>
            <w:r>
              <w:rPr>
                <w:rFonts w:ascii="Consolas" w:hAnsi="Consolas" w:cs="Consolas"/>
                <w:color w:val="A31515"/>
                <w:sz w:val="19"/>
                <w:szCs w:val="19"/>
                <w:lang w:eastAsia="ja-JP" w:bidi="ar-SA"/>
              </w:rPr>
              <w:t>"w6int.service"</w:t>
            </w:r>
            <w:r>
              <w:rPr>
                <w:rFonts w:ascii="Consolas" w:hAnsi="Consolas" w:cs="Consolas"/>
                <w:sz w:val="19"/>
                <w:szCs w:val="19"/>
                <w:lang w:eastAsia="ja-JP" w:bidi="ar-SA"/>
              </w:rPr>
              <w:t>;</w:t>
            </w:r>
          </w:p>
          <w:p w14:paraId="0EC204BF" w14:textId="77777777" w:rsidR="0082050D" w:rsidRDefault="0082050D" w:rsidP="0082050D">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443CC1B1" w14:textId="77777777" w:rsidR="0082050D" w:rsidRDefault="0082050D" w:rsidP="0082050D">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serviceOptimizationServiceClient.Open();</w:t>
            </w:r>
          </w:p>
          <w:p w14:paraId="69DF86E1" w14:textId="77777777" w:rsidR="0082050D" w:rsidRDefault="0082050D" w:rsidP="0082050D">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00FF"/>
                <w:sz w:val="19"/>
                <w:szCs w:val="19"/>
                <w:lang w:eastAsia="ja-JP" w:bidi="ar-SA"/>
              </w:rPr>
              <w:t>var</w:t>
            </w:r>
            <w:r>
              <w:rPr>
                <w:rFonts w:ascii="Consolas" w:hAnsi="Consolas" w:cs="Consolas"/>
                <w:sz w:val="19"/>
                <w:szCs w:val="19"/>
                <w:lang w:eastAsia="ja-JP" w:bidi="ar-SA"/>
              </w:rPr>
              <w:t xml:space="preserve"> result = serviceOptimizationServiceClient.GetAddressGeocode(getAddressGeocodeRequest.OptionalParameters, getAddressGeocodeRequest.Location, getAddressGeocodeRequest.NumOfMatches);</w:t>
            </w:r>
          </w:p>
          <w:p w14:paraId="3F464EF0" w14:textId="77777777" w:rsidR="0082050D" w:rsidRDefault="0082050D" w:rsidP="0082050D">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2B91AF"/>
                <w:sz w:val="19"/>
                <w:szCs w:val="19"/>
                <w:lang w:eastAsia="ja-JP" w:bidi="ar-SA"/>
              </w:rPr>
              <w:t>GetAddressGeocodeResponse</w:t>
            </w:r>
            <w:r>
              <w:rPr>
                <w:rFonts w:ascii="Consolas" w:hAnsi="Consolas" w:cs="Consolas"/>
                <w:sz w:val="19"/>
                <w:szCs w:val="19"/>
                <w:lang w:eastAsia="ja-JP" w:bidi="ar-SA"/>
              </w:rPr>
              <w:t xml:space="preserve"> getAddressGeocodeResponse = </w:t>
            </w:r>
            <w:r>
              <w:rPr>
                <w:rFonts w:ascii="Consolas" w:hAnsi="Consolas" w:cs="Consolas"/>
                <w:color w:val="0000FF"/>
                <w:sz w:val="19"/>
                <w:szCs w:val="19"/>
                <w:lang w:eastAsia="ja-JP" w:bidi="ar-SA"/>
              </w:rPr>
              <w:t>new</w:t>
            </w:r>
            <w:r>
              <w:rPr>
                <w:rFonts w:ascii="Consolas" w:hAnsi="Consolas" w:cs="Consolas"/>
                <w:sz w:val="19"/>
                <w:szCs w:val="19"/>
                <w:lang w:eastAsia="ja-JP" w:bidi="ar-SA"/>
              </w:rPr>
              <w:t xml:space="preserve"> </w:t>
            </w:r>
            <w:r>
              <w:rPr>
                <w:rFonts w:ascii="Consolas" w:hAnsi="Consolas" w:cs="Consolas"/>
                <w:color w:val="2B91AF"/>
                <w:sz w:val="19"/>
                <w:szCs w:val="19"/>
                <w:lang w:eastAsia="ja-JP" w:bidi="ar-SA"/>
              </w:rPr>
              <w:t>GetAddressGeocodeResponse</w:t>
            </w:r>
            <w:r>
              <w:rPr>
                <w:rFonts w:ascii="Consolas" w:hAnsi="Consolas" w:cs="Consolas"/>
                <w:sz w:val="19"/>
                <w:szCs w:val="19"/>
                <w:lang w:eastAsia="ja-JP" w:bidi="ar-SA"/>
              </w:rPr>
              <w:t>();</w:t>
            </w:r>
          </w:p>
          <w:p w14:paraId="074F27EE" w14:textId="77777777" w:rsidR="0082050D" w:rsidRDefault="0082050D" w:rsidP="0082050D">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getAddressGeocodeResponse.Result = result;</w:t>
            </w:r>
          </w:p>
          <w:p w14:paraId="02BB87AB" w14:textId="77777777" w:rsidR="0082050D" w:rsidRDefault="0082050D" w:rsidP="0082050D">
            <w:pPr>
              <w:autoSpaceDE w:val="0"/>
              <w:autoSpaceDN w:val="0"/>
              <w:adjustRightInd w:val="0"/>
              <w:rPr>
                <w:rFonts w:ascii="Consolas" w:hAnsi="Consolas" w:cs="Consolas"/>
                <w:sz w:val="19"/>
                <w:szCs w:val="19"/>
                <w:lang w:eastAsia="ja-JP" w:bidi="ar-SA"/>
              </w:rPr>
            </w:pPr>
          </w:p>
          <w:p w14:paraId="6F50530E" w14:textId="77777777" w:rsidR="0082050D" w:rsidRDefault="0082050D" w:rsidP="0082050D">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getAddressGeocodeResponses.Add(getAddressGeocodeResponse);</w:t>
            </w:r>
          </w:p>
          <w:p w14:paraId="778F392B" w14:textId="77777777" w:rsidR="0082050D" w:rsidRDefault="0082050D" w:rsidP="0082050D">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4C912BEB" w14:textId="77777777" w:rsidR="0082050D" w:rsidRDefault="0082050D" w:rsidP="0082050D">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784EB59A" w14:textId="77777777" w:rsidR="0082050D" w:rsidRDefault="0082050D" w:rsidP="0082050D">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0F150A36" w14:textId="5B5F2B12" w:rsidR="0082050D" w:rsidRPr="000E5CD1" w:rsidRDefault="0082050D" w:rsidP="000E5CD1">
            <w:pPr>
              <w:autoSpaceDE w:val="0"/>
              <w:autoSpaceDN w:val="0"/>
              <w:adjustRightInd w:val="0"/>
              <w:rPr>
                <w:rFonts w:ascii="Consolas" w:hAnsi="Consolas" w:cs="Consolas"/>
                <w:sz w:val="19"/>
                <w:szCs w:val="19"/>
                <w:lang w:eastAsia="ja-JP"/>
              </w:rPr>
            </w:pPr>
            <w:r>
              <w:rPr>
                <w:rFonts w:ascii="Consolas" w:hAnsi="Consolas" w:cs="Consolas"/>
                <w:sz w:val="19"/>
                <w:szCs w:val="19"/>
                <w:lang w:eastAsia="ja-JP" w:bidi="ar-SA"/>
              </w:rPr>
              <w:t>}</w:t>
            </w:r>
          </w:p>
        </w:tc>
      </w:tr>
    </w:tbl>
    <w:p w14:paraId="40F1C565" w14:textId="20A7DE03" w:rsidR="0084543A" w:rsidRPr="008F7BA8" w:rsidRDefault="0084543A" w:rsidP="008F7BA8">
      <w:pPr>
        <w:pStyle w:val="BodyText2"/>
        <w:ind w:left="0"/>
        <w:rPr>
          <w:b/>
        </w:rPr>
      </w:pPr>
    </w:p>
    <w:p w14:paraId="5CFDAE51" w14:textId="42703305" w:rsidR="00E2554A" w:rsidRDefault="00E2554A" w:rsidP="008F7BA8">
      <w:pPr>
        <w:pStyle w:val="Heading2"/>
      </w:pPr>
      <w:bookmarkStart w:id="149" w:name="_Ref366834317"/>
      <w:bookmarkStart w:id="150" w:name="_Toc370915643"/>
      <w:r>
        <w:lastRenderedPageBreak/>
        <w:t>Task Unique identifiers</w:t>
      </w:r>
      <w:bookmarkEnd w:id="149"/>
      <w:bookmarkEnd w:id="150"/>
    </w:p>
    <w:p w14:paraId="0B154853" w14:textId="6F7907D9" w:rsidR="00E2554A" w:rsidRPr="008F7BA8" w:rsidRDefault="00E2554A" w:rsidP="008F7BA8">
      <w:pPr>
        <w:pStyle w:val="Heading4"/>
        <w:rPr>
          <w:b w:val="0"/>
        </w:rPr>
      </w:pPr>
      <w:commentRangeStart w:id="151"/>
      <w:r w:rsidRPr="00B00976">
        <w:t>Task</w:t>
      </w:r>
      <w:commentRangeEnd w:id="151"/>
      <w:r w:rsidR="00140CB1">
        <w:rPr>
          <w:rStyle w:val="CommentReference"/>
          <w:b w:val="0"/>
          <w:i w:val="0"/>
        </w:rPr>
        <w:commentReference w:id="151"/>
      </w:r>
      <w:r w:rsidRPr="00B00976">
        <w:t xml:space="preserve"> </w:t>
      </w:r>
      <w:r w:rsidR="0071710C">
        <w:t xml:space="preserve">(Visit) </w:t>
      </w:r>
      <w:r w:rsidRPr="00B00976">
        <w:t>UNID</w:t>
      </w:r>
    </w:p>
    <w:p w14:paraId="4A844509" w14:textId="35FCDE78" w:rsidR="00E2554A" w:rsidRDefault="00E2554A" w:rsidP="00E2554A">
      <w:pPr>
        <w:spacing w:line="360" w:lineRule="auto"/>
      </w:pPr>
      <w:r>
        <w:t xml:space="preserve">OOTB, </w:t>
      </w:r>
      <w:r w:rsidRPr="00842187">
        <w:t xml:space="preserve">CallID </w:t>
      </w:r>
      <w:r>
        <w:t>is u</w:t>
      </w:r>
      <w:r w:rsidRPr="00842187">
        <w:t>sed in conjunction with the Number property to uniquely identify a Task in Click</w:t>
      </w:r>
      <w:r>
        <w:t>.  Dependent tasks (in MSTch</w:t>
      </w:r>
      <w:r w:rsidR="00E4459A">
        <w:t>ain)</w:t>
      </w:r>
      <w:r>
        <w:t xml:space="preserve"> that </w:t>
      </w:r>
      <w:r w:rsidRPr="00842187">
        <w:t>related Tasks must have the same CallID and a differen</w:t>
      </w:r>
      <w:r>
        <w:t>t Number than the Primary Task.</w:t>
      </w:r>
    </w:p>
    <w:p w14:paraId="4F593C8A" w14:textId="77777777" w:rsidR="00E2554A" w:rsidRDefault="00E2554A" w:rsidP="00E2554A">
      <w:pPr>
        <w:spacing w:line="360" w:lineRule="auto"/>
      </w:pPr>
    </w:p>
    <w:p w14:paraId="5594412E" w14:textId="455FABBF" w:rsidR="0071710C" w:rsidRDefault="00E2554A" w:rsidP="00E2554A">
      <w:pPr>
        <w:spacing w:line="360" w:lineRule="auto"/>
      </w:pPr>
      <w:r>
        <w:t>When referencing a Task via integration</w:t>
      </w:r>
      <w:r w:rsidR="00AE6EB9">
        <w:t>,</w:t>
      </w:r>
      <w:r>
        <w:t xml:space="preserve"> </w:t>
      </w:r>
      <w:r w:rsidRPr="00842187">
        <w:t>CallID and Number</w:t>
      </w:r>
      <w:r>
        <w:t xml:space="preserve"> must always be specified, other m</w:t>
      </w:r>
      <w:r w:rsidRPr="00ED6F23">
        <w:t>andatory properties are only needed upon creation</w:t>
      </w:r>
      <w:r>
        <w:t xml:space="preserve"> unless an update alteration to that property value is required</w:t>
      </w:r>
      <w:r w:rsidRPr="00ED6F23">
        <w:t>.</w:t>
      </w:r>
    </w:p>
    <w:p w14:paraId="6C77C84F" w14:textId="77777777" w:rsidR="0071710C" w:rsidRDefault="0071710C" w:rsidP="00E2554A">
      <w:pPr>
        <w:spacing w:line="360" w:lineRule="auto"/>
      </w:pPr>
    </w:p>
    <w:p w14:paraId="3DBDCEC8" w14:textId="7B28B26A" w:rsidR="0071710C" w:rsidRDefault="0071710C" w:rsidP="0071710C">
      <w:pPr>
        <w:spacing w:line="360" w:lineRule="auto"/>
      </w:pPr>
      <w:r>
        <w:t>MUST Job visits do not have a UNID. A derived Task.TaskID will be created for MUST to correlate visit records based on their existing data querying.  Click will return Task updates via integration and the TaskID passed by a MUST interface to correlate the correct MUST records for update.</w:t>
      </w:r>
    </w:p>
    <w:p w14:paraId="35B2911E" w14:textId="77777777" w:rsidR="0071710C" w:rsidRDefault="0071710C" w:rsidP="0071710C">
      <w:pPr>
        <w:spacing w:line="360" w:lineRule="auto"/>
      </w:pPr>
    </w:p>
    <w:p w14:paraId="1E760A29" w14:textId="77777777" w:rsidR="0071710C" w:rsidRDefault="0071710C" w:rsidP="0071710C">
      <w:pPr>
        <w:spacing w:line="360" w:lineRule="auto"/>
      </w:pPr>
      <w:r>
        <w:t>The TaskID will be composed by a concatenation of values common between MUST &amp; Click.  Given the nature of the data to be correlated the TaskID is dynamic so both the old &amp; new TaskID values will be passed by the outbound message to MUST.</w:t>
      </w:r>
    </w:p>
    <w:p w14:paraId="31708DB4" w14:textId="77777777" w:rsidR="0071710C" w:rsidRDefault="0071710C" w:rsidP="0071710C">
      <w:pPr>
        <w:spacing w:line="360" w:lineRule="auto"/>
      </w:pPr>
    </w:p>
    <w:p w14:paraId="45F8FED1" w14:textId="77777777" w:rsidR="0071710C" w:rsidRDefault="0071710C" w:rsidP="0071710C">
      <w:pPr>
        <w:spacing w:line="360" w:lineRule="auto"/>
      </w:pPr>
      <w:r>
        <w:t>The Old value will be used to correlate the existing MUST record &amp; the new value will replace the MUST records current TaskID (the old TaskID).</w:t>
      </w:r>
    </w:p>
    <w:p w14:paraId="7C547C40" w14:textId="77777777" w:rsidR="0071710C" w:rsidRDefault="0071710C" w:rsidP="0071710C">
      <w:pPr>
        <w:spacing w:line="360" w:lineRule="auto"/>
      </w:pPr>
    </w:p>
    <w:p w14:paraId="502FABC5" w14:textId="4FD5D82B" w:rsidR="0071710C" w:rsidRDefault="0071710C" w:rsidP="0071710C">
      <w:pPr>
        <w:spacing w:line="360" w:lineRule="auto"/>
      </w:pPr>
      <w:r>
        <w:t>The TaskID is first generated by MUST on creation of the task, for any of the concatenation elements where data is not available unique values should be defined per the format below.  As the Task details are changed in Click (assigned or reassigned to engineers) the TaskID will change, the old TaskID (1 pervious to the changed value) along with the newly created TaskID will be included in outbound integration to MUST.</w:t>
      </w:r>
    </w:p>
    <w:p w14:paraId="4FDD7C9B" w14:textId="77777777" w:rsidR="0071710C" w:rsidRDefault="0071710C" w:rsidP="0071710C">
      <w:pPr>
        <w:spacing w:line="360" w:lineRule="auto"/>
      </w:pPr>
    </w:p>
    <w:p w14:paraId="65331614" w14:textId="77777777" w:rsidR="0071710C" w:rsidRDefault="0071710C" w:rsidP="00E2554A">
      <w:pPr>
        <w:spacing w:line="360" w:lineRule="auto"/>
      </w:pPr>
    </w:p>
    <w:tbl>
      <w:tblPr>
        <w:tblW w:w="0" w:type="auto"/>
        <w:tblLayout w:type="fixed"/>
        <w:tblLook w:val="04A0" w:firstRow="1" w:lastRow="0" w:firstColumn="1" w:lastColumn="0" w:noHBand="0" w:noVBand="1"/>
      </w:tblPr>
      <w:tblGrid>
        <w:gridCol w:w="1814"/>
        <w:gridCol w:w="4248"/>
        <w:gridCol w:w="4234"/>
      </w:tblGrid>
      <w:tr w:rsidR="00E2554A" w14:paraId="37B42D60" w14:textId="77777777" w:rsidTr="003C75A5">
        <w:tc>
          <w:tcPr>
            <w:tcW w:w="1814" w:type="dxa"/>
          </w:tcPr>
          <w:p w14:paraId="654FEBE6" w14:textId="77777777" w:rsidR="00E2554A" w:rsidRDefault="00E2554A" w:rsidP="003C75A5">
            <w:pPr>
              <w:spacing w:line="360" w:lineRule="auto"/>
            </w:pPr>
          </w:p>
        </w:tc>
        <w:tc>
          <w:tcPr>
            <w:tcW w:w="4248" w:type="dxa"/>
          </w:tcPr>
          <w:p w14:paraId="4619CBAB" w14:textId="77777777" w:rsidR="00E2554A" w:rsidRDefault="00E2554A" w:rsidP="003C75A5">
            <w:pPr>
              <w:spacing w:line="360" w:lineRule="auto"/>
            </w:pPr>
          </w:p>
        </w:tc>
        <w:tc>
          <w:tcPr>
            <w:tcW w:w="4234" w:type="dxa"/>
          </w:tcPr>
          <w:p w14:paraId="66A73549" w14:textId="77777777" w:rsidR="00E2554A" w:rsidRDefault="00E2554A" w:rsidP="003C75A5">
            <w:pPr>
              <w:spacing w:line="360" w:lineRule="auto"/>
            </w:pPr>
          </w:p>
        </w:tc>
      </w:tr>
      <w:tr w:rsidR="00E2554A" w14:paraId="2144B0B4" w14:textId="77777777" w:rsidTr="003C75A5">
        <w:tc>
          <w:tcPr>
            <w:tcW w:w="1814" w:type="dxa"/>
          </w:tcPr>
          <w:p w14:paraId="163D9F62" w14:textId="77777777" w:rsidR="00E2554A" w:rsidRDefault="00E2554A" w:rsidP="003C75A5">
            <w:pPr>
              <w:spacing w:line="360" w:lineRule="auto"/>
            </w:pPr>
            <w:r>
              <w:t>CallID</w:t>
            </w:r>
          </w:p>
        </w:tc>
        <w:tc>
          <w:tcPr>
            <w:tcW w:w="4248" w:type="dxa"/>
          </w:tcPr>
          <w:p w14:paraId="44FCA144" w14:textId="77777777" w:rsidR="00E2554A" w:rsidRDefault="00740674">
            <w:pPr>
              <w:spacing w:line="360" w:lineRule="auto"/>
              <w:rPr>
                <w:ins w:id="152" w:author="Duncan Hardie" w:date="2014-04-14T16:45:00Z"/>
                <w:sz w:val="24"/>
              </w:rPr>
              <w:pPrChange w:id="153" w:author="Duncan Hardie" w:date="2014-04-14T16:38:00Z">
                <w:pPr>
                  <w:spacing w:before="100" w:beforeAutospacing="1" w:after="100" w:afterAutospacing="1" w:line="360" w:lineRule="auto"/>
                </w:pPr>
              </w:pPrChange>
            </w:pPr>
            <w:del w:id="154" w:author="Duncan Hardie" w:date="2014-04-14T16:45:00Z">
              <w:r w:rsidDel="00856E60">
                <w:delText>Usually</w:delText>
              </w:r>
              <w:r w:rsidR="00AE6EB9" w:rsidDel="00856E60">
                <w:delText xml:space="preserve"> </w:delText>
              </w:r>
            </w:del>
            <w:del w:id="155" w:author="Duncan Hardie" w:date="2014-04-14T16:38:00Z">
              <w:r w:rsidR="00E2554A" w:rsidDel="00856E60">
                <w:delText>MUST job number</w:delText>
              </w:r>
            </w:del>
            <w:del w:id="156" w:author="Duncan Hardie" w:date="2014-04-14T16:45:00Z">
              <w:r w:rsidR="00AE6EB9" w:rsidDel="00856E60">
                <w:delText>, but could be another GEHC value set by the SDT Macro for MSTs</w:delText>
              </w:r>
            </w:del>
            <w:ins w:id="157" w:author="Duncan Hardie" w:date="2014-04-14T16:45:00Z">
              <w:r w:rsidR="00856E60">
                <w:t xml:space="preserve">Country Code – </w:t>
              </w:r>
              <w:r w:rsidR="00856E60">
                <w:lastRenderedPageBreak/>
                <w:t>MUSTJobNumber – Numeric Suffix</w:t>
              </w:r>
            </w:ins>
          </w:p>
          <w:p w14:paraId="2AC3849F" w14:textId="77777777" w:rsidR="00856E60" w:rsidRDefault="00856E60">
            <w:pPr>
              <w:spacing w:line="360" w:lineRule="auto"/>
              <w:rPr>
                <w:ins w:id="158" w:author="Duncan Hardie" w:date="2014-04-14T16:45:00Z"/>
              </w:rPr>
            </w:pPr>
          </w:p>
          <w:p w14:paraId="55182E78" w14:textId="3E3C5818" w:rsidR="00856E60" w:rsidRDefault="00856E60">
            <w:pPr>
              <w:spacing w:line="360" w:lineRule="auto"/>
            </w:pPr>
            <w:ins w:id="159" w:author="Duncan Hardie" w:date="2014-04-14T16:45:00Z">
              <w:r>
                <w:t>e.g. “</w:t>
              </w:r>
              <w:r w:rsidRPr="00856E60">
                <w:t>GB-B3607131</w:t>
              </w:r>
              <w:r>
                <w:t>-1”</w:t>
              </w:r>
            </w:ins>
          </w:p>
        </w:tc>
        <w:tc>
          <w:tcPr>
            <w:tcW w:w="4234" w:type="dxa"/>
          </w:tcPr>
          <w:p w14:paraId="0C91E244" w14:textId="55D2134E" w:rsidR="00AE6EB9" w:rsidRDefault="00E2554A" w:rsidP="003C75A5">
            <w:pPr>
              <w:pStyle w:val="ListParagraph"/>
              <w:numPr>
                <w:ilvl w:val="0"/>
                <w:numId w:val="115"/>
              </w:numPr>
              <w:spacing w:line="360" w:lineRule="auto"/>
            </w:pPr>
            <w:r>
              <w:lastRenderedPageBreak/>
              <w:t>On</w:t>
            </w:r>
            <w:r w:rsidR="00AE6EB9">
              <w:t xml:space="preserve"> single</w:t>
            </w:r>
            <w:r>
              <w:t xml:space="preserve"> Task creation the CallID</w:t>
            </w:r>
            <w:del w:id="160" w:author="Duncan Hardie" w:date="2014-04-14T16:39:00Z">
              <w:r w:rsidDel="00856E60">
                <w:delText xml:space="preserve"> will be the MUSTJobNumber</w:delText>
              </w:r>
            </w:del>
            <w:r w:rsidR="00AE6EB9">
              <w:t>;</w:t>
            </w:r>
          </w:p>
          <w:p w14:paraId="05A18A56" w14:textId="454D1964" w:rsidR="00E2554A" w:rsidRDefault="00AE6EB9" w:rsidP="00AE6EB9">
            <w:pPr>
              <w:pStyle w:val="ListParagraph"/>
              <w:numPr>
                <w:ilvl w:val="0"/>
                <w:numId w:val="115"/>
              </w:numPr>
              <w:spacing w:line="360" w:lineRule="auto"/>
            </w:pPr>
            <w:r>
              <w:lastRenderedPageBreak/>
              <w:t>O</w:t>
            </w:r>
            <w:r w:rsidR="00E2554A">
              <w:t>n Pick Up</w:t>
            </w:r>
            <w:r>
              <w:t xml:space="preserve">, double manning </w:t>
            </w:r>
            <w:r w:rsidR="00E2554A">
              <w:t xml:space="preserve">and training tasks the CallID will be set to be equal to the main Task’s CallID, which is the same as the main task’s MUSTJobNumber; </w:t>
            </w:r>
          </w:p>
        </w:tc>
      </w:tr>
      <w:tr w:rsidR="00E2554A" w14:paraId="5D87206F" w14:textId="77777777" w:rsidTr="003C75A5">
        <w:tc>
          <w:tcPr>
            <w:tcW w:w="1814" w:type="dxa"/>
          </w:tcPr>
          <w:p w14:paraId="633BAA5A" w14:textId="77777777" w:rsidR="00E2554A" w:rsidRDefault="00E2554A" w:rsidP="003C75A5">
            <w:pPr>
              <w:spacing w:line="360" w:lineRule="auto"/>
            </w:pPr>
            <w:r>
              <w:lastRenderedPageBreak/>
              <w:t>Number</w:t>
            </w:r>
          </w:p>
        </w:tc>
        <w:tc>
          <w:tcPr>
            <w:tcW w:w="4248" w:type="dxa"/>
          </w:tcPr>
          <w:p w14:paraId="03032B0C" w14:textId="77777777" w:rsidR="00E2554A" w:rsidRDefault="00E2554A" w:rsidP="003C75A5">
            <w:pPr>
              <w:spacing w:line="360" w:lineRule="auto"/>
            </w:pPr>
            <w:r>
              <w:t>Visit number</w:t>
            </w:r>
          </w:p>
        </w:tc>
        <w:tc>
          <w:tcPr>
            <w:tcW w:w="4234" w:type="dxa"/>
          </w:tcPr>
          <w:p w14:paraId="2B971180" w14:textId="7A5268F1" w:rsidR="00E2554A" w:rsidRDefault="00E2554A" w:rsidP="00E01D0E">
            <w:pPr>
              <w:spacing w:line="360" w:lineRule="auto"/>
            </w:pPr>
            <w:r>
              <w:t>Any unique number</w:t>
            </w:r>
            <w:ins w:id="161" w:author="Duncan Hardie" w:date="2014-04-14T16:46:00Z">
              <w:r w:rsidR="003E56B7">
                <w:t xml:space="preserve"> per CallID</w:t>
              </w:r>
            </w:ins>
            <w:r>
              <w:t>, gaps are permitted;</w:t>
            </w:r>
          </w:p>
        </w:tc>
      </w:tr>
      <w:tr w:rsidR="00E2554A" w14:paraId="1BC65207" w14:textId="77777777" w:rsidTr="003C75A5">
        <w:tc>
          <w:tcPr>
            <w:tcW w:w="1814" w:type="dxa"/>
          </w:tcPr>
          <w:p w14:paraId="23F4375D" w14:textId="77777777" w:rsidR="00E2554A" w:rsidRDefault="00E2554A" w:rsidP="003C75A5">
            <w:pPr>
              <w:spacing w:line="360" w:lineRule="auto"/>
            </w:pPr>
            <w:r>
              <w:t>MUSTJobNumber</w:t>
            </w:r>
          </w:p>
        </w:tc>
        <w:tc>
          <w:tcPr>
            <w:tcW w:w="4248" w:type="dxa"/>
          </w:tcPr>
          <w:p w14:paraId="6AFCB9FB" w14:textId="77777777" w:rsidR="00E2554A" w:rsidRDefault="00E2554A" w:rsidP="003C75A5">
            <w:pPr>
              <w:spacing w:line="360" w:lineRule="auto"/>
            </w:pPr>
            <w:r>
              <w:t>MUST job number</w:t>
            </w:r>
          </w:p>
        </w:tc>
        <w:tc>
          <w:tcPr>
            <w:tcW w:w="4234" w:type="dxa"/>
          </w:tcPr>
          <w:p w14:paraId="7C77D228" w14:textId="520AA3AF" w:rsidR="00E2554A" w:rsidRDefault="00E01D0E" w:rsidP="003C75A5">
            <w:pPr>
              <w:spacing w:line="360" w:lineRule="auto"/>
            </w:pPr>
            <w:r>
              <w:t xml:space="preserve">Set by MUST </w:t>
            </w:r>
            <w:r w:rsidR="00E2554A">
              <w:t>Needs to remain unchanged;</w:t>
            </w:r>
          </w:p>
        </w:tc>
      </w:tr>
      <w:tr w:rsidR="00E2554A" w14:paraId="213B877B" w14:textId="77777777" w:rsidTr="003C75A5">
        <w:tc>
          <w:tcPr>
            <w:tcW w:w="1814" w:type="dxa"/>
          </w:tcPr>
          <w:p w14:paraId="22459602" w14:textId="77777777" w:rsidR="00E2554A" w:rsidRDefault="00E2554A" w:rsidP="003C75A5">
            <w:pPr>
              <w:spacing w:line="360" w:lineRule="auto"/>
            </w:pPr>
            <w:r>
              <w:t>TaskID (Derived UNID)</w:t>
            </w:r>
          </w:p>
          <w:p w14:paraId="62989ECB" w14:textId="39D3FDE6" w:rsidR="00E2554A" w:rsidRDefault="00E2554A" w:rsidP="003C75A5">
            <w:pPr>
              <w:spacing w:line="360" w:lineRule="auto"/>
            </w:pPr>
          </w:p>
        </w:tc>
        <w:tc>
          <w:tcPr>
            <w:tcW w:w="4248" w:type="dxa"/>
          </w:tcPr>
          <w:p w14:paraId="512C553A" w14:textId="1FB3448C" w:rsidR="00E01D0E" w:rsidRDefault="00E01D0E" w:rsidP="003C75A5">
            <w:pPr>
              <w:spacing w:line="360" w:lineRule="auto"/>
            </w:pPr>
            <w:del w:id="162" w:author="Duncan Hardie" w:date="2014-04-14T16:46:00Z">
              <w:r w:rsidDel="003E56B7">
                <w:delText xml:space="preserve">Dummy </w:delText>
              </w:r>
            </w:del>
            <w:ins w:id="163" w:author="Duncan Hardie" w:date="2014-04-14T16:46:00Z">
              <w:r w:rsidR="003E56B7">
                <w:t>Initial value form MUST</w:t>
              </w:r>
            </w:ins>
            <w:del w:id="164" w:author="Duncan Hardie" w:date="2014-04-14T16:46:00Z">
              <w:r w:rsidDel="003E56B7">
                <w:delText>Job</w:delText>
              </w:r>
            </w:del>
            <w:r>
              <w:t>:</w:t>
            </w:r>
          </w:p>
          <w:p w14:paraId="1410CA4F" w14:textId="4440378A" w:rsidR="00E2554A" w:rsidRDefault="00E2554A" w:rsidP="00DB537E">
            <w:pPr>
              <w:spacing w:line="360" w:lineRule="auto"/>
              <w:ind w:left="720"/>
            </w:pPr>
            <w:del w:id="165" w:author="Duncan Hardie" w:date="2014-04-14T16:46:00Z">
              <w:r w:rsidDel="003E56B7">
                <w:delText>MUSTCountryID</w:delText>
              </w:r>
            </w:del>
            <w:ins w:id="166" w:author="Duncan Hardie" w:date="2014-04-14T16:46:00Z">
              <w:r w:rsidR="003E56B7">
                <w:t>CallID</w:t>
              </w:r>
            </w:ins>
            <w:r>
              <w:t>-</w:t>
            </w:r>
            <w:del w:id="167" w:author="Duncan Hardie" w:date="2014-04-14T16:53:00Z">
              <w:r w:rsidDel="003E56B7">
                <w:delText>MUSTJobNumber</w:delText>
              </w:r>
            </w:del>
            <w:ins w:id="168" w:author="Duncan Hardie" w:date="2014-04-14T16:53:00Z">
              <w:r w:rsidR="003E56B7">
                <w:t>Dummy</w:t>
              </w:r>
            </w:ins>
            <w:del w:id="169" w:author="Duncan Hardie" w:date="2014-04-14T16:53:00Z">
              <w:r w:rsidDel="003E56B7">
                <w:delText>_</w:delText>
              </w:r>
            </w:del>
            <w:r>
              <w:t>EngineerBadgeNumber_</w:t>
            </w:r>
            <w:r w:rsidR="000C53DB">
              <w:t>MUSTVisitDate</w:t>
            </w:r>
          </w:p>
          <w:p w14:paraId="57BF2638" w14:textId="77777777" w:rsidR="00E01D0E" w:rsidRDefault="00E01D0E" w:rsidP="00E01D0E">
            <w:pPr>
              <w:spacing w:line="360" w:lineRule="auto"/>
            </w:pPr>
          </w:p>
          <w:p w14:paraId="76F77367" w14:textId="53E60E6A" w:rsidR="00E01D0E" w:rsidRDefault="00E01D0E" w:rsidP="00E01D0E">
            <w:pPr>
              <w:spacing w:line="360" w:lineRule="auto"/>
            </w:pPr>
            <w:r>
              <w:t xml:space="preserve">Click Schedule </w:t>
            </w:r>
            <w:r w:rsidR="004B0375">
              <w:t xml:space="preserve">Assigned </w:t>
            </w:r>
            <w:r>
              <w:t>job:</w:t>
            </w:r>
          </w:p>
          <w:p w14:paraId="297AD14E" w14:textId="32D57EDE" w:rsidR="00E01D0E" w:rsidRDefault="00E01D0E" w:rsidP="00DB537E">
            <w:pPr>
              <w:spacing w:line="360" w:lineRule="auto"/>
              <w:ind w:left="720"/>
            </w:pPr>
            <w:r>
              <w:t>MUSTJobNumber_Enginee</w:t>
            </w:r>
            <w:r w:rsidR="00E81225">
              <w:t>r.MUSTID</w:t>
            </w:r>
            <w:r>
              <w:t>_ClickAssignmentStart</w:t>
            </w:r>
          </w:p>
          <w:p w14:paraId="623320B1" w14:textId="77777777" w:rsidR="00E01D0E" w:rsidRDefault="00E01D0E" w:rsidP="00DB537E">
            <w:pPr>
              <w:spacing w:line="360" w:lineRule="auto"/>
              <w:ind w:left="720"/>
            </w:pPr>
          </w:p>
          <w:p w14:paraId="632DF623" w14:textId="77777777" w:rsidR="00E2554A" w:rsidRDefault="00E2554A" w:rsidP="003C75A5">
            <w:pPr>
              <w:spacing w:line="360" w:lineRule="auto"/>
            </w:pPr>
          </w:p>
          <w:p w14:paraId="75489AD1" w14:textId="77777777" w:rsidR="00E2554A" w:rsidRDefault="00E2554A" w:rsidP="003C75A5">
            <w:pPr>
              <w:spacing w:line="360" w:lineRule="auto"/>
            </w:pPr>
          </w:p>
        </w:tc>
        <w:tc>
          <w:tcPr>
            <w:tcW w:w="4234" w:type="dxa"/>
          </w:tcPr>
          <w:p w14:paraId="588DDE54" w14:textId="6E9F8704" w:rsidR="00E2554A" w:rsidRDefault="003E56B7" w:rsidP="003C75A5">
            <w:pPr>
              <w:pStyle w:val="ListParagraph"/>
              <w:numPr>
                <w:ilvl w:val="0"/>
                <w:numId w:val="116"/>
              </w:numPr>
              <w:spacing w:line="360" w:lineRule="auto"/>
            </w:pPr>
            <w:ins w:id="170" w:author="Duncan Hardie" w:date="2014-04-14T16:53:00Z">
              <w:r>
                <w:t>Dummmy</w:t>
              </w:r>
            </w:ins>
            <w:r w:rsidR="00E81225">
              <w:t>EngineerBadgeNumber</w:t>
            </w:r>
            <w:r w:rsidR="00E2554A">
              <w:t xml:space="preserve"> = For Dummy records overlapping start times are negated, TaskID will remain unique;</w:t>
            </w:r>
          </w:p>
          <w:p w14:paraId="4C7333DE" w14:textId="091592B5" w:rsidR="00A56695" w:rsidRDefault="000C53DB" w:rsidP="00A56695">
            <w:pPr>
              <w:pStyle w:val="ListParagraph"/>
              <w:numPr>
                <w:ilvl w:val="0"/>
                <w:numId w:val="116"/>
              </w:numPr>
              <w:spacing w:line="360" w:lineRule="auto"/>
            </w:pPr>
            <w:r>
              <w:t xml:space="preserve">MUSTVisitDate </w:t>
            </w:r>
            <w:r w:rsidR="00E2554A">
              <w:t>= Now</w:t>
            </w:r>
            <w:r w:rsidR="00A56695">
              <w:t>(), for dummy jobs;</w:t>
            </w:r>
          </w:p>
          <w:p w14:paraId="316420E1" w14:textId="7148D73C" w:rsidR="00FC455D" w:rsidRDefault="00FC455D" w:rsidP="00FC455D">
            <w:pPr>
              <w:pStyle w:val="ListParagraph"/>
              <w:numPr>
                <w:ilvl w:val="0"/>
                <w:numId w:val="116"/>
              </w:numPr>
              <w:spacing w:line="360" w:lineRule="auto"/>
            </w:pPr>
            <w:r>
              <w:t xml:space="preserve">Click </w:t>
            </w:r>
            <w:r w:rsidR="007F0EDC">
              <w:t>Assignment</w:t>
            </w:r>
            <w:r>
              <w:t xml:space="preserve"> </w:t>
            </w:r>
            <w:r w:rsidR="007F0EDC">
              <w:t>start</w:t>
            </w:r>
            <w:r>
              <w:t xml:space="preserve"> = assignment start time on dispatch change (should not be </w:t>
            </w:r>
            <w:r w:rsidR="007F0EDC">
              <w:t>constantly</w:t>
            </w:r>
            <w:r>
              <w:t xml:space="preserve"> revised);</w:t>
            </w:r>
          </w:p>
          <w:p w14:paraId="3B766A8B" w14:textId="655F09C8" w:rsidR="00E01D0E" w:rsidRDefault="00E01D0E" w:rsidP="00E01D0E">
            <w:pPr>
              <w:pStyle w:val="ListParagraph"/>
              <w:numPr>
                <w:ilvl w:val="0"/>
                <w:numId w:val="116"/>
              </w:numPr>
              <w:spacing w:line="360" w:lineRule="auto"/>
            </w:pPr>
            <w:r>
              <w:t xml:space="preserve">Click </w:t>
            </w:r>
            <w:r w:rsidR="007F0EDC">
              <w:t>Schedule</w:t>
            </w:r>
            <w:r>
              <w:t xml:space="preserve"> will update the </w:t>
            </w:r>
            <w:r w:rsidR="0016275C">
              <w:t>T</w:t>
            </w:r>
            <w:r>
              <w:t xml:space="preserve">askID and communicate to MUST upon </w:t>
            </w:r>
            <w:r w:rsidR="0016275C">
              <w:t xml:space="preserve">the following </w:t>
            </w:r>
            <w:r>
              <w:t xml:space="preserve">task update outgoing message as detailed in </w:t>
            </w:r>
            <w:hyperlink w:anchor="_Task" w:history="1">
              <w:r w:rsidRPr="00E01D0E">
                <w:rPr>
                  <w:rStyle w:val="Hyperlink"/>
                </w:rPr>
                <w:t>Task</w:t>
              </w:r>
            </w:hyperlink>
            <w:r>
              <w:t xml:space="preserve"> section;</w:t>
            </w:r>
          </w:p>
          <w:p w14:paraId="55971CDF" w14:textId="6EB9038E" w:rsidR="00E01D0E" w:rsidRDefault="00E01D0E" w:rsidP="00E01D0E">
            <w:pPr>
              <w:pStyle w:val="ListParagraph"/>
              <w:numPr>
                <w:ilvl w:val="0"/>
                <w:numId w:val="116"/>
              </w:numPr>
              <w:spacing w:line="360" w:lineRule="auto"/>
            </w:pPr>
            <w:r>
              <w:t>In</w:t>
            </w:r>
            <w:r w:rsidR="007F0EDC">
              <w:t xml:space="preserve"> </w:t>
            </w:r>
            <w:r>
              <w:t>case the TaskID is rejected by MUST it will update the task with an acceptable alternate ID;</w:t>
            </w:r>
          </w:p>
        </w:tc>
      </w:tr>
    </w:tbl>
    <w:p w14:paraId="2A4B6BC5" w14:textId="77777777" w:rsidR="00E2554A" w:rsidRDefault="00E2554A" w:rsidP="00E2554A">
      <w:pPr>
        <w:spacing w:line="360" w:lineRule="auto"/>
      </w:pPr>
    </w:p>
    <w:p w14:paraId="2A722648" w14:textId="7B89CF33" w:rsidR="00E2554A" w:rsidRDefault="00E2554A" w:rsidP="00E2554A">
      <w:pPr>
        <w:spacing w:line="360" w:lineRule="auto"/>
      </w:pPr>
      <w:r>
        <w:t>Note: T</w:t>
      </w:r>
      <w:r w:rsidRPr="00ED6F23">
        <w:t>he CallID and Number</w:t>
      </w:r>
      <w:r w:rsidR="00FC455D">
        <w:t xml:space="preserve"> combination</w:t>
      </w:r>
      <w:r w:rsidRPr="00ED6F23">
        <w:t xml:space="preserve"> must be unique and cannot be of a Task that exists in the system.</w:t>
      </w:r>
    </w:p>
    <w:p w14:paraId="78335718" w14:textId="14C041F7" w:rsidR="00E2554A" w:rsidRDefault="00E2554A" w:rsidP="00E2554A">
      <w:pPr>
        <w:spacing w:line="360" w:lineRule="auto"/>
      </w:pPr>
      <w:r>
        <w:t xml:space="preserve">Note: Training tasks TaskID </w:t>
      </w:r>
      <w:r w:rsidR="00FC455D">
        <w:t xml:space="preserve">may </w:t>
      </w:r>
      <w:r>
        <w:t>have differing MUSTJobNumber that that in the main Task.</w:t>
      </w:r>
    </w:p>
    <w:p w14:paraId="64A123BC" w14:textId="77777777" w:rsidR="00E2554A" w:rsidRDefault="00E2554A" w:rsidP="00E2554A">
      <w:r>
        <w:br w:type="page"/>
      </w:r>
    </w:p>
    <w:p w14:paraId="14E4D26B" w14:textId="77777777" w:rsidR="00E2554A" w:rsidRDefault="00E2554A" w:rsidP="00E2554A">
      <w:pPr>
        <w:spacing w:line="360" w:lineRule="auto"/>
      </w:pPr>
    </w:p>
    <w:p w14:paraId="296914A9" w14:textId="2EAF594D" w:rsidR="00E2554A" w:rsidRDefault="00E2554A" w:rsidP="00E2554A">
      <w:pPr>
        <w:spacing w:line="360" w:lineRule="auto"/>
      </w:pPr>
      <w:r>
        <w:t>Example UNIDs:</w:t>
      </w:r>
    </w:p>
    <w:p w14:paraId="3F4A5D4E" w14:textId="77777777" w:rsidR="00E2554A" w:rsidRDefault="00E2554A" w:rsidP="00E2554A">
      <w:pPr>
        <w:spacing w:line="360" w:lineRule="auto"/>
      </w:pPr>
    </w:p>
    <w:p w14:paraId="22EA3EDF" w14:textId="4E63DCEE" w:rsidR="00E2554A" w:rsidRDefault="00E2554A" w:rsidP="00E2554A">
      <w:pPr>
        <w:pStyle w:val="ListParagraph"/>
        <w:numPr>
          <w:ilvl w:val="0"/>
          <w:numId w:val="116"/>
        </w:numPr>
        <w:spacing w:line="360" w:lineRule="auto"/>
      </w:pPr>
      <w:r>
        <w:t>CallID = “</w:t>
      </w:r>
      <w:r w:rsidR="000C53DB">
        <w:t>FR-</w:t>
      </w:r>
      <w:r>
        <w:t>A1234567”;</w:t>
      </w:r>
    </w:p>
    <w:p w14:paraId="19B958F9" w14:textId="5EB701B3" w:rsidR="00707F97" w:rsidRDefault="00502ABA" w:rsidP="00E2554A">
      <w:pPr>
        <w:pStyle w:val="ListParagraph"/>
        <w:numPr>
          <w:ilvl w:val="1"/>
          <w:numId w:val="116"/>
        </w:numPr>
        <w:spacing w:line="360" w:lineRule="auto"/>
      </w:pPr>
      <w:r>
        <w:t xml:space="preserve">For </w:t>
      </w:r>
      <w:r w:rsidR="00707F97">
        <w:t xml:space="preserve">a </w:t>
      </w:r>
      <w:r>
        <w:t xml:space="preserve">single/main </w:t>
      </w:r>
      <w:r w:rsidR="00707F97">
        <w:t>Task</w:t>
      </w:r>
      <w:r>
        <w:t xml:space="preserve"> </w:t>
      </w:r>
      <w:r w:rsidR="00707F97">
        <w:t>the CallID is</w:t>
      </w:r>
      <w:r>
        <w:t xml:space="preserve"> the same as the </w:t>
      </w:r>
      <w:r w:rsidR="00E2554A">
        <w:t>MUSTJobNumber</w:t>
      </w:r>
      <w:r w:rsidR="00707F97">
        <w:t>;</w:t>
      </w:r>
    </w:p>
    <w:p w14:paraId="5CADFF9A" w14:textId="5C6C3BCB" w:rsidR="00707F97" w:rsidRDefault="00707F97" w:rsidP="00E2554A">
      <w:pPr>
        <w:pStyle w:val="ListParagraph"/>
        <w:numPr>
          <w:ilvl w:val="1"/>
          <w:numId w:val="116"/>
        </w:numPr>
        <w:spacing w:line="360" w:lineRule="auto"/>
      </w:pPr>
      <w:r>
        <w:t xml:space="preserve">Pickup, </w:t>
      </w:r>
      <w:r w:rsidR="00E2554A">
        <w:t>Training</w:t>
      </w:r>
      <w:r>
        <w:t xml:space="preserve"> and Double Manning Tasks will have the same CallID as the main one;</w:t>
      </w:r>
    </w:p>
    <w:p w14:paraId="3B9AD5B6" w14:textId="00B88445" w:rsidR="00707F97" w:rsidRDefault="00E2554A" w:rsidP="00E2554A">
      <w:pPr>
        <w:pStyle w:val="ListParagraph"/>
        <w:numPr>
          <w:ilvl w:val="0"/>
          <w:numId w:val="116"/>
        </w:numPr>
        <w:spacing w:line="360" w:lineRule="auto"/>
      </w:pPr>
      <w:r>
        <w:t xml:space="preserve">Number = </w:t>
      </w:r>
      <w:r w:rsidR="00707F97">
        <w:t>“1”</w:t>
      </w:r>
    </w:p>
    <w:p w14:paraId="24D31E41" w14:textId="33C41241" w:rsidR="00707F97" w:rsidRDefault="00707F97" w:rsidP="00DB537E">
      <w:pPr>
        <w:pStyle w:val="ListParagraph"/>
        <w:numPr>
          <w:ilvl w:val="1"/>
          <w:numId w:val="116"/>
        </w:numPr>
        <w:spacing w:line="360" w:lineRule="auto"/>
      </w:pPr>
      <w:r>
        <w:t>Pickup, Training and Double Manning Tasks will have a differing number than the main one;</w:t>
      </w:r>
    </w:p>
    <w:p w14:paraId="18F55484" w14:textId="77777777" w:rsidR="00E2554A" w:rsidRDefault="00E2554A" w:rsidP="00E2554A">
      <w:pPr>
        <w:pStyle w:val="ListParagraph"/>
        <w:numPr>
          <w:ilvl w:val="0"/>
          <w:numId w:val="116"/>
        </w:numPr>
        <w:spacing w:line="360" w:lineRule="auto"/>
      </w:pPr>
      <w:r>
        <w:t>MUSTJobNumber = “FR-A1234567”;</w:t>
      </w:r>
    </w:p>
    <w:p w14:paraId="16B80DE5" w14:textId="77777777" w:rsidR="00E2554A" w:rsidRDefault="00E2554A" w:rsidP="00E2554A">
      <w:pPr>
        <w:pStyle w:val="ListParagraph"/>
        <w:numPr>
          <w:ilvl w:val="1"/>
          <w:numId w:val="116"/>
        </w:numPr>
        <w:spacing w:line="360" w:lineRule="auto"/>
      </w:pPr>
      <w:r>
        <w:t>Actual MUST Job MUSTJobNumber;</w:t>
      </w:r>
    </w:p>
    <w:p w14:paraId="2DF9B7AD" w14:textId="77777777" w:rsidR="00E2554A" w:rsidRDefault="00E2554A" w:rsidP="00E2554A">
      <w:pPr>
        <w:pStyle w:val="ListParagraph"/>
        <w:numPr>
          <w:ilvl w:val="0"/>
          <w:numId w:val="116"/>
        </w:numPr>
        <w:spacing w:line="360" w:lineRule="auto"/>
      </w:pPr>
      <w:r>
        <w:t>TaskID = “FR-A1234567_D4_20130909T0958“</w:t>
      </w:r>
    </w:p>
    <w:p w14:paraId="60082523" w14:textId="77777777" w:rsidR="00E2554A" w:rsidRDefault="00E2554A" w:rsidP="00E2554A">
      <w:pPr>
        <w:pStyle w:val="ListParagraph"/>
        <w:numPr>
          <w:ilvl w:val="1"/>
          <w:numId w:val="116"/>
        </w:numPr>
        <w:spacing w:line="360" w:lineRule="auto"/>
      </w:pPr>
      <w:r>
        <w:t>MUSTJobNumber = “FR-A1234567”;</w:t>
      </w:r>
    </w:p>
    <w:p w14:paraId="33859FE2" w14:textId="377F5D38" w:rsidR="00E2554A" w:rsidRDefault="00E2554A" w:rsidP="00E2554A">
      <w:pPr>
        <w:pStyle w:val="ListParagraph"/>
        <w:numPr>
          <w:ilvl w:val="1"/>
          <w:numId w:val="116"/>
        </w:numPr>
        <w:spacing w:line="360" w:lineRule="auto"/>
      </w:pPr>
      <w:r>
        <w:t xml:space="preserve">EngineerUNID </w:t>
      </w:r>
      <w:r w:rsidR="00707F97">
        <w:t xml:space="preserve">(BadgeID) </w:t>
      </w:r>
      <w:r>
        <w:t>= “</w:t>
      </w:r>
      <w:r w:rsidRPr="00067D78">
        <w:t>D</w:t>
      </w:r>
      <w:r>
        <w:t>4”;</w:t>
      </w:r>
    </w:p>
    <w:p w14:paraId="285377B8" w14:textId="54121021" w:rsidR="00E2554A" w:rsidRDefault="00E2554A" w:rsidP="00E2554A">
      <w:pPr>
        <w:pStyle w:val="ListParagraph"/>
        <w:numPr>
          <w:ilvl w:val="1"/>
          <w:numId w:val="116"/>
        </w:numPr>
        <w:spacing w:line="360" w:lineRule="auto"/>
      </w:pPr>
      <w:r>
        <w:t>MUSTStartDate</w:t>
      </w:r>
      <w:r w:rsidR="00707F97">
        <w:t xml:space="preserve"> / assignment start on dispatch date / </w:t>
      </w:r>
      <w:r>
        <w:t xml:space="preserve"> </w:t>
      </w:r>
      <w:r w:rsidR="007F0EDC">
        <w:t>unique</w:t>
      </w:r>
      <w:r w:rsidR="00707F97">
        <w:t xml:space="preserve"> date selected by MUST SDT macro </w:t>
      </w:r>
      <w:r>
        <w:t xml:space="preserve">= “20130909T0958” </w:t>
      </w:r>
      <w:r w:rsidR="00707F97">
        <w:t>;</w:t>
      </w:r>
    </w:p>
    <w:p w14:paraId="472D8899" w14:textId="77777777" w:rsidR="004F16F0" w:rsidRDefault="004F16F0" w:rsidP="00E2554A">
      <w:pPr>
        <w:spacing w:line="360" w:lineRule="auto"/>
      </w:pPr>
    </w:p>
    <w:p w14:paraId="15D0C02C" w14:textId="1BA9EE51" w:rsidR="00E2554A" w:rsidRDefault="00E2554A" w:rsidP="00E2554A">
      <w:pPr>
        <w:spacing w:line="360" w:lineRule="auto"/>
      </w:pPr>
      <w:commentRangeStart w:id="171"/>
      <w:r>
        <w:t xml:space="preserve">Note:  If a Training jobs main job is cancelled then the related training job needs to be </w:t>
      </w:r>
      <w:r w:rsidR="000C53DB">
        <w:t>cancelled</w:t>
      </w:r>
      <w:r>
        <w:t>;</w:t>
      </w:r>
      <w:commentRangeEnd w:id="171"/>
      <w:r w:rsidR="004F16F0">
        <w:rPr>
          <w:rStyle w:val="CommentReference"/>
          <w:lang w:bidi="ar-SA"/>
        </w:rPr>
        <w:commentReference w:id="171"/>
      </w:r>
    </w:p>
    <w:p w14:paraId="50D4B267" w14:textId="53C5BAF9" w:rsidR="00E2554A" w:rsidRDefault="00E2554A" w:rsidP="00E2554A">
      <w:pPr>
        <w:spacing w:line="360" w:lineRule="auto"/>
      </w:pPr>
      <w:r>
        <w:t xml:space="preserve">Note: Visits can </w:t>
      </w:r>
      <w:r w:rsidR="000C53DB">
        <w:t xml:space="preserve">be </w:t>
      </w:r>
      <w:r>
        <w:t>cancelled in Click and send back to MUST for deletion via Web services;</w:t>
      </w:r>
    </w:p>
    <w:p w14:paraId="0ACD065E" w14:textId="77777777" w:rsidR="00E2554A" w:rsidRDefault="00E2554A" w:rsidP="00E2554A">
      <w:pPr>
        <w:spacing w:line="360" w:lineRule="auto"/>
      </w:pPr>
      <w:r>
        <w:t>Note: If jobs are cancelled or closed from MUST, related visits are cancelled in Click;</w:t>
      </w:r>
      <w:r>
        <w:br w:type="page"/>
      </w:r>
    </w:p>
    <w:p w14:paraId="423C002E" w14:textId="77777777" w:rsidR="0071710C" w:rsidRDefault="0071710C" w:rsidP="0071710C">
      <w:pPr>
        <w:spacing w:line="360" w:lineRule="auto"/>
      </w:pPr>
    </w:p>
    <w:p w14:paraId="358FFFB1" w14:textId="4B845986" w:rsidR="00550CFF" w:rsidRPr="006B439F" w:rsidRDefault="004D5940" w:rsidP="004D5940">
      <w:pPr>
        <w:pStyle w:val="Heading2"/>
      </w:pPr>
      <w:bookmarkStart w:id="172" w:name="_Toc370915644"/>
      <w:r>
        <w:t xml:space="preserve">On-Line </w:t>
      </w:r>
      <w:r w:rsidR="00550CFF" w:rsidRPr="006B439F">
        <w:t xml:space="preserve">Integration </w:t>
      </w:r>
      <w:r w:rsidR="0071710C">
        <w:t>Activities</w:t>
      </w:r>
      <w:bookmarkEnd w:id="172"/>
      <w:r w:rsidR="0071710C">
        <w:t xml:space="preserve"> </w:t>
      </w:r>
    </w:p>
    <w:p w14:paraId="3A4CFF47" w14:textId="77777777" w:rsidR="003A41C1" w:rsidRDefault="003A41C1" w:rsidP="003A41C1">
      <w:pPr>
        <w:pStyle w:val="Heading2"/>
        <w:numPr>
          <w:ilvl w:val="2"/>
          <w:numId w:val="2"/>
        </w:numPr>
      </w:pPr>
      <w:bookmarkStart w:id="173" w:name="_Toc370915645"/>
      <w:r w:rsidRPr="004C6DF5">
        <w:t>GetAddressGeocode</w:t>
      </w:r>
      <w:r>
        <w:t xml:space="preserve"> - Address Validation</w:t>
      </w:r>
      <w:bookmarkEnd w:id="173"/>
    </w:p>
    <w:p w14:paraId="36EA13E5" w14:textId="77777777" w:rsidR="003A41C1" w:rsidRDefault="003A41C1" w:rsidP="003A41C1">
      <w:pPr>
        <w:spacing w:line="360" w:lineRule="auto"/>
      </w:pPr>
      <w:r>
        <w:t xml:space="preserve">Initially MUST tasks may have semi or inaccurate addresses which require user validation and clean up within MUST.  Ensure that the MUST data entry is sufficient for SO to determine accurate coordinates the </w:t>
      </w:r>
      <w:r w:rsidRPr="005B3E04">
        <w:t>GetAddressGeocode</w:t>
      </w:r>
      <w:r>
        <w:t xml:space="preserve"> message should be sent to Click.  The results will provide the MUST user the coordinates that Click will derive from the entered address details, ensuring data validation.  </w:t>
      </w:r>
    </w:p>
    <w:p w14:paraId="4D0A0E82" w14:textId="77777777" w:rsidR="003A41C1" w:rsidRDefault="003A41C1" w:rsidP="003A41C1">
      <w:pPr>
        <w:pStyle w:val="BodyText3"/>
        <w:ind w:left="0"/>
        <w:rPr>
          <w:b/>
          <w:color w:val="auto"/>
          <w:sz w:val="22"/>
        </w:rPr>
      </w:pPr>
    </w:p>
    <w:p w14:paraId="14E9808C" w14:textId="77777777" w:rsidR="003A41C1" w:rsidRDefault="003A41C1" w:rsidP="003A41C1">
      <w:pPr>
        <w:pStyle w:val="Heading2"/>
        <w:numPr>
          <w:ilvl w:val="2"/>
          <w:numId w:val="2"/>
        </w:numPr>
      </w:pPr>
      <w:bookmarkStart w:id="174" w:name="_Toc370915646"/>
      <w:r w:rsidRPr="00D40806">
        <w:t>ExtendedGetAppointmentsEx2</w:t>
      </w:r>
      <w:r>
        <w:t xml:space="preserve"> – Visit Appointment Bookings</w:t>
      </w:r>
      <w:bookmarkEnd w:id="174"/>
    </w:p>
    <w:p w14:paraId="5CF5275E" w14:textId="77777777" w:rsidR="003A41C1" w:rsidRPr="00076B81" w:rsidRDefault="003A41C1" w:rsidP="003A41C1">
      <w:pPr>
        <w:spacing w:line="360" w:lineRule="auto"/>
      </w:pPr>
      <w:r w:rsidRPr="00076B81">
        <w:t xml:space="preserve">Appointment </w:t>
      </w:r>
      <w:r>
        <w:t xml:space="preserve">Booking is the means by which Appointments can be requested </w:t>
      </w:r>
      <w:r w:rsidRPr="00076B81">
        <w:t>from ClickSchedule via the integration layer.</w:t>
      </w:r>
    </w:p>
    <w:p w14:paraId="43F416F1" w14:textId="77777777" w:rsidR="003A41C1" w:rsidRPr="00076B81" w:rsidRDefault="003A41C1" w:rsidP="003A41C1">
      <w:pPr>
        <w:spacing w:line="360" w:lineRule="auto"/>
      </w:pPr>
      <w:r w:rsidRPr="00076B81">
        <w:t xml:space="preserve">The available appointment slots for a specific task </w:t>
      </w:r>
      <w:r>
        <w:t xml:space="preserve">are requested </w:t>
      </w:r>
      <w:r w:rsidRPr="00076B81">
        <w:t xml:space="preserve">from the Service Optimization server.  The Service Optimization server responds with timeslots within which the task could be scheduled. </w:t>
      </w:r>
      <w:r>
        <w:t xml:space="preserve">A timeslot is selected matching the </w:t>
      </w:r>
      <w:r w:rsidRPr="00076B81">
        <w:t>Customer's preference time period (assumed up to 14 consecutive days for full day slots, 14 days for AM/Pm slots and 3 days for 2h slots), an Appointment Booking Profile name, and inserts all Task Details prior to asking for available appointment slots.</w:t>
      </w:r>
    </w:p>
    <w:p w14:paraId="0620F492" w14:textId="77777777" w:rsidR="003A41C1" w:rsidRPr="00076B81" w:rsidRDefault="003A41C1" w:rsidP="003A41C1">
      <w:pPr>
        <w:spacing w:line="360" w:lineRule="auto"/>
      </w:pPr>
      <w:r w:rsidRPr="00076B81">
        <w:t>The Appointment Search can occur for tasks that already exist in ClickSchedule and for new tasks that have not yet been created in ClickSchedule. Sending a request for a Task that already exists in Click</w:t>
      </w:r>
      <w:r>
        <w:t>Schedule is called "Rebooking".</w:t>
      </w:r>
    </w:p>
    <w:p w14:paraId="3953306C" w14:textId="77777777" w:rsidR="003A41C1" w:rsidRDefault="003A41C1" w:rsidP="003A41C1">
      <w:pPr>
        <w:spacing w:line="360" w:lineRule="auto"/>
      </w:pPr>
      <w:r w:rsidRPr="00076B81">
        <w:t>This scenario does not deal with task creation – it only covers the query for the available appointment slots.</w:t>
      </w:r>
    </w:p>
    <w:p w14:paraId="255D41F0" w14:textId="77777777" w:rsidR="003A41C1" w:rsidRPr="00273757" w:rsidRDefault="003A41C1" w:rsidP="003A41C1">
      <w:pPr>
        <w:pStyle w:val="Heading2"/>
        <w:numPr>
          <w:ilvl w:val="2"/>
          <w:numId w:val="2"/>
        </w:numPr>
      </w:pPr>
      <w:bookmarkStart w:id="175" w:name="_Toc370915647"/>
      <w:r w:rsidRPr="00ED6F23">
        <w:t>ProcessTaskEx</w:t>
      </w:r>
      <w:r>
        <w:t xml:space="preserve"> –</w:t>
      </w:r>
      <w:r w:rsidRPr="00FE4AD5">
        <w:t xml:space="preserve"> </w:t>
      </w:r>
      <w:r w:rsidRPr="00273757">
        <w:t>Tasks</w:t>
      </w:r>
      <w:r>
        <w:t xml:space="preserve"> Create or Update</w:t>
      </w:r>
      <w:bookmarkEnd w:id="175"/>
    </w:p>
    <w:p w14:paraId="05B74FE9" w14:textId="16032DB7" w:rsidR="003A41C1" w:rsidRDefault="003A41C1" w:rsidP="003A41C1">
      <w:pPr>
        <w:pStyle w:val="BodyText"/>
        <w:ind w:left="0"/>
        <w:rPr>
          <w:color w:val="auto"/>
        </w:rPr>
      </w:pPr>
      <w:r w:rsidRPr="00224137">
        <w:rPr>
          <w:color w:val="auto"/>
        </w:rPr>
        <w:t xml:space="preserve">ClickSchedule will be the main interface for the control and scheduling of tasks, while all tasks </w:t>
      </w:r>
      <w:r>
        <w:rPr>
          <w:color w:val="auto"/>
        </w:rPr>
        <w:t xml:space="preserve">(with certain exceptions described in section </w:t>
      </w:r>
      <w:r w:rsidRPr="00870BBE">
        <w:fldChar w:fldCharType="begin"/>
      </w:r>
      <w:r w:rsidRPr="00870BBE">
        <w:rPr>
          <w:color w:val="auto"/>
        </w:rPr>
        <w:instrText xml:space="preserve"> REF _Ref357677607 \r \h </w:instrText>
      </w:r>
      <w:r w:rsidRPr="00870BBE">
        <w:fldChar w:fldCharType="separate"/>
      </w:r>
      <w:r w:rsidR="006E49E1">
        <w:rPr>
          <w:b/>
          <w:bCs/>
          <w:lang w:val="en-US"/>
        </w:rPr>
        <w:t>Error! Reference source not found.</w:t>
      </w:r>
      <w:r w:rsidRPr="00870BBE">
        <w:fldChar w:fldCharType="end"/>
      </w:r>
      <w:r>
        <w:rPr>
          <w:color w:val="auto"/>
        </w:rPr>
        <w:t>)</w:t>
      </w:r>
      <w:r w:rsidRPr="00224137">
        <w:rPr>
          <w:color w:val="auto"/>
        </w:rPr>
        <w:t xml:space="preserve"> will be created by the </w:t>
      </w:r>
      <w:r>
        <w:rPr>
          <w:color w:val="auto"/>
        </w:rPr>
        <w:t>MUST</w:t>
      </w:r>
      <w:r w:rsidRPr="00534A8B">
        <w:rPr>
          <w:color w:val="auto"/>
        </w:rPr>
        <w:t xml:space="preserve"> </w:t>
      </w:r>
      <w:r w:rsidRPr="00224137">
        <w:rPr>
          <w:color w:val="auto"/>
        </w:rPr>
        <w:t xml:space="preserve">and sent to ClickSchedule.  Once a task resides in the ClickSchedule repository it may be scheduled, re-scheduled or unscheduled by ClickSchedule automatically or by the </w:t>
      </w:r>
      <w:r>
        <w:rPr>
          <w:color w:val="auto"/>
        </w:rPr>
        <w:t>planner</w:t>
      </w:r>
      <w:r w:rsidRPr="00224137">
        <w:rPr>
          <w:color w:val="auto"/>
        </w:rPr>
        <w:t xml:space="preserve">.  </w:t>
      </w:r>
      <w:r>
        <w:rPr>
          <w:color w:val="auto"/>
        </w:rPr>
        <w:t>Some</w:t>
      </w:r>
      <w:r w:rsidRPr="00224137">
        <w:rPr>
          <w:color w:val="auto"/>
        </w:rPr>
        <w:t xml:space="preserve"> of these actions may cause a message to be generated and transmitted </w:t>
      </w:r>
      <w:r>
        <w:rPr>
          <w:color w:val="auto"/>
        </w:rPr>
        <w:t xml:space="preserve">back </w:t>
      </w:r>
      <w:r w:rsidRPr="00224137">
        <w:rPr>
          <w:color w:val="auto"/>
        </w:rPr>
        <w:t xml:space="preserve">to </w:t>
      </w:r>
      <w:r>
        <w:rPr>
          <w:color w:val="auto"/>
        </w:rPr>
        <w:t xml:space="preserve">MUST </w:t>
      </w:r>
      <w:r>
        <w:rPr>
          <w:color w:val="auto"/>
        </w:rPr>
        <w:lastRenderedPageBreak/>
        <w:t xml:space="preserve">containing information about the task execution progress. </w:t>
      </w:r>
      <w:r w:rsidRPr="00224137">
        <w:rPr>
          <w:color w:val="auto"/>
        </w:rPr>
        <w:t xml:space="preserve"> Upon the configuration of the system, it will be possible to select in which cases messages should be sent from ClickSchedule to the </w:t>
      </w:r>
      <w:r>
        <w:rPr>
          <w:color w:val="auto"/>
        </w:rPr>
        <w:t>MUST</w:t>
      </w:r>
      <w:r w:rsidRPr="00224137">
        <w:rPr>
          <w:color w:val="auto"/>
        </w:rPr>
        <w:t xml:space="preserve"> in a manner that no unnecessary messages are sent.</w:t>
      </w:r>
      <w:r>
        <w:rPr>
          <w:color w:val="auto"/>
        </w:rPr>
        <w:t xml:space="preserve"> </w:t>
      </w:r>
    </w:p>
    <w:p w14:paraId="64814834" w14:textId="77777777" w:rsidR="003A41C1" w:rsidRDefault="003A41C1" w:rsidP="003A41C1">
      <w:pPr>
        <w:numPr>
          <w:ilvl w:val="0"/>
          <w:numId w:val="22"/>
        </w:numPr>
        <w:spacing w:line="360" w:lineRule="auto"/>
      </w:pPr>
      <w:r>
        <w:t>MUST is owner of Tasks;</w:t>
      </w:r>
    </w:p>
    <w:p w14:paraId="4EBBD353" w14:textId="77777777" w:rsidR="003A41C1" w:rsidRDefault="003A41C1" w:rsidP="003A41C1">
      <w:pPr>
        <w:numPr>
          <w:ilvl w:val="0"/>
          <w:numId w:val="22"/>
        </w:numPr>
        <w:spacing w:line="360" w:lineRule="auto"/>
      </w:pPr>
      <w:r>
        <w:t>Most tasks in the system will be created in MUST and sent to SO via integration. Updates to these tasks applied in SO will be communicated back to MUST;</w:t>
      </w:r>
    </w:p>
    <w:p w14:paraId="446363BE" w14:textId="77777777" w:rsidR="003A41C1" w:rsidRDefault="003A41C1" w:rsidP="003A41C1">
      <w:pPr>
        <w:pStyle w:val="Heading2"/>
        <w:numPr>
          <w:ilvl w:val="2"/>
          <w:numId w:val="2"/>
        </w:numPr>
      </w:pPr>
      <w:bookmarkStart w:id="176" w:name="_Toc370915648"/>
      <w:r>
        <w:t>GetTasks – Retrieving Latest Visit Information</w:t>
      </w:r>
      <w:bookmarkEnd w:id="176"/>
    </w:p>
    <w:p w14:paraId="33F63CE7" w14:textId="25602F46" w:rsidR="003A41C1" w:rsidRDefault="003A41C1" w:rsidP="003A41C1">
      <w:pPr>
        <w:pStyle w:val="BodyText2"/>
        <w:ind w:left="0"/>
      </w:pPr>
      <w:r>
        <w:t xml:space="preserve">To retrieve details about tasks within </w:t>
      </w:r>
      <w:r w:rsidR="00DC02E5">
        <w:t>C</w:t>
      </w:r>
      <w:r>
        <w:t xml:space="preserve">lick the GetTasks action is used, see </w:t>
      </w:r>
      <w:r>
        <w:fldChar w:fldCharType="begin"/>
      </w:r>
      <w:r>
        <w:instrText xml:space="preserve"> REF _Ref366244035 \r \h </w:instrText>
      </w:r>
      <w:r>
        <w:fldChar w:fldCharType="separate"/>
      </w:r>
      <w:r w:rsidR="006E49E1">
        <w:t>3.7</w:t>
      </w:r>
      <w:r>
        <w:fldChar w:fldCharType="end"/>
      </w:r>
      <w:r>
        <w:t xml:space="preserve"> for the SOAP payload required to return tasks by CallID.</w:t>
      </w:r>
    </w:p>
    <w:p w14:paraId="088B2B56" w14:textId="556EADD7" w:rsidR="003A41C1" w:rsidRDefault="003A41C1" w:rsidP="003A41C1">
      <w:pPr>
        <w:pStyle w:val="BodyText2"/>
        <w:ind w:left="0"/>
      </w:pPr>
      <w:r>
        <w:t>To retrieve tasks by MUSTJobNumber the Indexes would change to the synta</w:t>
      </w:r>
      <w:r w:rsidR="00DC02E5">
        <w:t>x.</w:t>
      </w:r>
    </w:p>
    <w:p w14:paraId="64DF10F6" w14:textId="73193F20" w:rsidR="00DC02E5" w:rsidRDefault="00DC02E5" w:rsidP="00DC02E5">
      <w:pPr>
        <w:pStyle w:val="Heading2"/>
        <w:numPr>
          <w:ilvl w:val="2"/>
          <w:numId w:val="2"/>
        </w:numPr>
      </w:pPr>
      <w:bookmarkStart w:id="177" w:name="_Ref368403035"/>
      <w:bookmarkStart w:id="178" w:name="_Toc370915649"/>
      <w:r w:rsidRPr="00DC02E5">
        <w:t xml:space="preserve">GetResources </w:t>
      </w:r>
      <w:r>
        <w:t>– Retrieving Engineers</w:t>
      </w:r>
      <w:bookmarkEnd w:id="177"/>
      <w:bookmarkEnd w:id="178"/>
    </w:p>
    <w:p w14:paraId="21B906B1" w14:textId="121000D4" w:rsidR="0054473D" w:rsidRDefault="00DC02E5">
      <w:pPr>
        <w:pStyle w:val="BodyText2"/>
        <w:ind w:left="0"/>
      </w:pPr>
      <w:r>
        <w:t xml:space="preserve">To retrieve details about engineers within Click the </w:t>
      </w:r>
      <w:r w:rsidRPr="00DC02E5">
        <w:t xml:space="preserve">GetResources </w:t>
      </w:r>
      <w:r>
        <w:t xml:space="preserve">action is used, see </w:t>
      </w:r>
      <w:r>
        <w:fldChar w:fldCharType="begin"/>
      </w:r>
      <w:r>
        <w:instrText xml:space="preserve"> REF _Ref366244035 \r \h </w:instrText>
      </w:r>
      <w:r>
        <w:fldChar w:fldCharType="separate"/>
      </w:r>
      <w:r w:rsidR="006E49E1">
        <w:t>3.7</w:t>
      </w:r>
      <w:r>
        <w:fldChar w:fldCharType="end"/>
      </w:r>
      <w:r>
        <w:t xml:space="preserve"> for the SOAP payload required to return tasks by Index Keys, namely ID &amp; MUSTID.</w:t>
      </w:r>
    </w:p>
    <w:p w14:paraId="640208D1" w14:textId="2BCEBCBE" w:rsidR="00200914" w:rsidRPr="00200914" w:rsidRDefault="00200914">
      <w:pPr>
        <w:pStyle w:val="Heading2"/>
      </w:pPr>
      <w:bookmarkStart w:id="179" w:name="_Toc359857970"/>
      <w:bookmarkStart w:id="180" w:name="_Toc359858060"/>
      <w:bookmarkStart w:id="181" w:name="_Toc359858156"/>
      <w:bookmarkStart w:id="182" w:name="_Toc359858373"/>
      <w:bookmarkStart w:id="183" w:name="_Toc366574868"/>
      <w:bookmarkStart w:id="184" w:name="_Toc366575054"/>
      <w:bookmarkStart w:id="185" w:name="_Toc366854214"/>
      <w:bookmarkStart w:id="186" w:name="_Toc366574869"/>
      <w:bookmarkStart w:id="187" w:name="_Toc366575055"/>
      <w:bookmarkStart w:id="188" w:name="_Toc366854215"/>
      <w:bookmarkStart w:id="189" w:name="_Toc366574870"/>
      <w:bookmarkStart w:id="190" w:name="_Toc366575056"/>
      <w:bookmarkStart w:id="191" w:name="_Toc366854216"/>
      <w:bookmarkStart w:id="192" w:name="_Toc366574871"/>
      <w:bookmarkStart w:id="193" w:name="_Toc366575057"/>
      <w:bookmarkStart w:id="194" w:name="_Toc366854217"/>
      <w:bookmarkStart w:id="195" w:name="_Toc366574872"/>
      <w:bookmarkStart w:id="196" w:name="_Toc366575058"/>
      <w:bookmarkStart w:id="197" w:name="_Toc366854218"/>
      <w:bookmarkStart w:id="198" w:name="_Toc366574873"/>
      <w:bookmarkStart w:id="199" w:name="_Toc366575059"/>
      <w:bookmarkStart w:id="200" w:name="_Toc366854219"/>
      <w:bookmarkStart w:id="201" w:name="_Toc366574874"/>
      <w:bookmarkStart w:id="202" w:name="_Toc366575060"/>
      <w:bookmarkStart w:id="203" w:name="_Toc366854220"/>
      <w:bookmarkStart w:id="204" w:name="_Toc366574876"/>
      <w:bookmarkStart w:id="205" w:name="_Toc366575062"/>
      <w:bookmarkStart w:id="206" w:name="_Toc366854222"/>
      <w:bookmarkStart w:id="207" w:name="_Toc366574877"/>
      <w:bookmarkStart w:id="208" w:name="_Toc366575063"/>
      <w:bookmarkStart w:id="209" w:name="_Toc366854223"/>
      <w:bookmarkStart w:id="210" w:name="_Toc366574878"/>
      <w:bookmarkStart w:id="211" w:name="_Toc366575064"/>
      <w:bookmarkStart w:id="212" w:name="_Toc366854224"/>
      <w:bookmarkStart w:id="213" w:name="_Toc366574879"/>
      <w:bookmarkStart w:id="214" w:name="_Toc366575065"/>
      <w:bookmarkStart w:id="215" w:name="_Toc366854225"/>
      <w:bookmarkStart w:id="216" w:name="_Toc366574880"/>
      <w:bookmarkStart w:id="217" w:name="_Toc366575066"/>
      <w:bookmarkStart w:id="218" w:name="_Toc366854226"/>
      <w:bookmarkStart w:id="219" w:name="_Toc366574881"/>
      <w:bookmarkStart w:id="220" w:name="_Toc366575067"/>
      <w:bookmarkStart w:id="221" w:name="_Toc366854227"/>
      <w:bookmarkStart w:id="222" w:name="_Toc366574882"/>
      <w:bookmarkStart w:id="223" w:name="_Toc366575068"/>
      <w:bookmarkStart w:id="224" w:name="_Toc366854228"/>
      <w:bookmarkStart w:id="225" w:name="_Toc366574883"/>
      <w:bookmarkStart w:id="226" w:name="_Toc366575069"/>
      <w:bookmarkStart w:id="227" w:name="_Toc366854229"/>
      <w:bookmarkStart w:id="228" w:name="_Toc366574884"/>
      <w:bookmarkStart w:id="229" w:name="_Toc366575070"/>
      <w:bookmarkStart w:id="230" w:name="_Toc366854230"/>
      <w:bookmarkStart w:id="231" w:name="_Toc366574905"/>
      <w:bookmarkStart w:id="232" w:name="_Toc366575091"/>
      <w:bookmarkStart w:id="233" w:name="_Toc366854251"/>
      <w:bookmarkStart w:id="234" w:name="_Toc366574906"/>
      <w:bookmarkStart w:id="235" w:name="_Toc366575092"/>
      <w:bookmarkStart w:id="236" w:name="_Toc366854252"/>
      <w:bookmarkStart w:id="237" w:name="_Toc366574907"/>
      <w:bookmarkStart w:id="238" w:name="_Toc366575093"/>
      <w:bookmarkStart w:id="239" w:name="_Toc366854253"/>
      <w:bookmarkStart w:id="240" w:name="_Toc366574908"/>
      <w:bookmarkStart w:id="241" w:name="_Toc366575094"/>
      <w:bookmarkStart w:id="242" w:name="_Toc366854254"/>
      <w:bookmarkStart w:id="243" w:name="_Toc366574909"/>
      <w:bookmarkStart w:id="244" w:name="_Toc366575095"/>
      <w:bookmarkStart w:id="245" w:name="_Toc366854255"/>
      <w:bookmarkStart w:id="246" w:name="_Toc366574910"/>
      <w:bookmarkStart w:id="247" w:name="_Toc366575096"/>
      <w:bookmarkStart w:id="248" w:name="_Toc366854256"/>
      <w:bookmarkStart w:id="249" w:name="_Toc366574911"/>
      <w:bookmarkStart w:id="250" w:name="_Toc366575097"/>
      <w:bookmarkStart w:id="251" w:name="_Toc366854257"/>
      <w:bookmarkStart w:id="252" w:name="_Toc366574912"/>
      <w:bookmarkStart w:id="253" w:name="_Toc366575098"/>
      <w:bookmarkStart w:id="254" w:name="_Toc366854258"/>
      <w:bookmarkStart w:id="255" w:name="_Toc366063057"/>
      <w:bookmarkStart w:id="256" w:name="_Toc366068549"/>
      <w:bookmarkStart w:id="257" w:name="_Toc367443790"/>
      <w:bookmarkStart w:id="258" w:name="_Toc367444529"/>
      <w:bookmarkStart w:id="259" w:name="_Toc367444724"/>
      <w:bookmarkStart w:id="260" w:name="_Toc367443791"/>
      <w:bookmarkStart w:id="261" w:name="_Toc367444530"/>
      <w:bookmarkStart w:id="262" w:name="_Toc367444725"/>
      <w:bookmarkStart w:id="263" w:name="_Toc367443792"/>
      <w:bookmarkStart w:id="264" w:name="_Toc367444531"/>
      <w:bookmarkStart w:id="265" w:name="_Toc367444726"/>
      <w:bookmarkStart w:id="266" w:name="_Toc367443793"/>
      <w:bookmarkStart w:id="267" w:name="_Toc367444532"/>
      <w:bookmarkStart w:id="268" w:name="_Toc367444727"/>
      <w:bookmarkStart w:id="269" w:name="_Toc366574918"/>
      <w:bookmarkStart w:id="270" w:name="_Toc366575104"/>
      <w:bookmarkStart w:id="271" w:name="_Toc366854264"/>
      <w:bookmarkStart w:id="272" w:name="_Toc370915650"/>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r w:rsidRPr="00200914">
        <w:t>Additional Objects</w:t>
      </w:r>
      <w:r w:rsidR="000564B4">
        <w:t xml:space="preserve"> via Periodic Import</w:t>
      </w:r>
      <w:bookmarkEnd w:id="272"/>
    </w:p>
    <w:p w14:paraId="06DB9259" w14:textId="4F33C12C" w:rsidR="0080657C" w:rsidRPr="00CC7998" w:rsidRDefault="00D40806" w:rsidP="00CA4386">
      <w:pPr>
        <w:pStyle w:val="BodyText3"/>
        <w:ind w:left="0"/>
        <w:rPr>
          <w:rFonts w:cs="Times New Roman"/>
          <w:color w:val="auto"/>
          <w:szCs w:val="24"/>
          <w:lang w:val="en-US" w:bidi="he-IL"/>
        </w:rPr>
      </w:pPr>
      <w:bookmarkStart w:id="273" w:name="_Toc358110661"/>
      <w:bookmarkStart w:id="274" w:name="_Toc358122680"/>
      <w:bookmarkStart w:id="275" w:name="_Toc358110663"/>
      <w:bookmarkStart w:id="276" w:name="_Toc358122682"/>
      <w:bookmarkStart w:id="277" w:name="_Toc358110664"/>
      <w:bookmarkStart w:id="278" w:name="_Toc358122683"/>
      <w:bookmarkStart w:id="279" w:name="_Toc358110665"/>
      <w:bookmarkStart w:id="280" w:name="_Toc358122684"/>
      <w:bookmarkStart w:id="281" w:name="_Toc358110666"/>
      <w:bookmarkStart w:id="282" w:name="_Toc358122685"/>
      <w:bookmarkEnd w:id="133"/>
      <w:bookmarkEnd w:id="134"/>
      <w:bookmarkEnd w:id="273"/>
      <w:bookmarkEnd w:id="274"/>
      <w:bookmarkEnd w:id="275"/>
      <w:bookmarkEnd w:id="276"/>
      <w:bookmarkEnd w:id="277"/>
      <w:bookmarkEnd w:id="278"/>
      <w:bookmarkEnd w:id="279"/>
      <w:bookmarkEnd w:id="280"/>
      <w:bookmarkEnd w:id="281"/>
      <w:bookmarkEnd w:id="282"/>
      <w:r w:rsidRPr="00200914">
        <w:rPr>
          <w:rFonts w:cs="Times New Roman"/>
          <w:color w:val="auto"/>
          <w:szCs w:val="24"/>
          <w:lang w:val="en-US" w:bidi="he-IL"/>
        </w:rPr>
        <w:t>The following business objects are maintained through integration or manually synchronized between systems via the import tool using Excel templates</w:t>
      </w:r>
      <w:r w:rsidR="00200914">
        <w:rPr>
          <w:rFonts w:cs="Times New Roman"/>
          <w:color w:val="auto"/>
          <w:szCs w:val="24"/>
          <w:lang w:val="en-US" w:bidi="he-IL"/>
        </w:rPr>
        <w:t xml:space="preserve"> </w:t>
      </w:r>
      <w:r w:rsidR="00200914" w:rsidRPr="00200914">
        <w:rPr>
          <w:rFonts w:cs="Times New Roman"/>
          <w:color w:val="auto"/>
          <w:szCs w:val="24"/>
          <w:lang w:val="en-US" w:bidi="he-IL"/>
        </w:rPr>
        <w:t xml:space="preserve">or </w:t>
      </w:r>
      <w:r w:rsidR="00200914">
        <w:rPr>
          <w:rFonts w:cs="Times New Roman"/>
          <w:color w:val="auto"/>
          <w:szCs w:val="24"/>
          <w:lang w:val="en-US" w:bidi="he-IL"/>
        </w:rPr>
        <w:t xml:space="preserve">the </w:t>
      </w:r>
      <w:r w:rsidR="00200914" w:rsidRPr="00200914">
        <w:rPr>
          <w:rFonts w:cs="Times New Roman"/>
          <w:color w:val="auto"/>
          <w:szCs w:val="24"/>
          <w:lang w:val="en-US" w:bidi="he-IL"/>
        </w:rPr>
        <w:t>ExecuteMultipleOperations</w:t>
      </w:r>
      <w:r w:rsidR="00200914">
        <w:rPr>
          <w:rFonts w:cs="Times New Roman"/>
          <w:color w:val="auto"/>
          <w:szCs w:val="24"/>
          <w:lang w:val="en-US" w:bidi="he-IL"/>
        </w:rPr>
        <w:t xml:space="preserve"> action</w:t>
      </w:r>
      <w:r w:rsidR="0080657C" w:rsidRPr="00200914">
        <w:rPr>
          <w:rFonts w:cs="Times New Roman"/>
          <w:color w:val="auto"/>
          <w:szCs w:val="24"/>
          <w:lang w:val="en-US" w:bidi="he-IL"/>
        </w:rPr>
        <w:t>:</w:t>
      </w:r>
    </w:p>
    <w:p w14:paraId="25CC8DAB" w14:textId="352B8B3B" w:rsidR="00FE4AD5" w:rsidRDefault="00FE4AD5" w:rsidP="00CC7998">
      <w:pPr>
        <w:pStyle w:val="BodyText3"/>
        <w:numPr>
          <w:ilvl w:val="0"/>
          <w:numId w:val="44"/>
        </w:numPr>
      </w:pPr>
      <w:r>
        <w:t xml:space="preserve">Engineer, see </w:t>
      </w:r>
      <w:r>
        <w:fldChar w:fldCharType="begin"/>
      </w:r>
      <w:r>
        <w:instrText xml:space="preserve"> REF _Ref366140455 \r \h </w:instrText>
      </w:r>
      <w:r>
        <w:fldChar w:fldCharType="separate"/>
      </w:r>
      <w:r w:rsidR="006E49E1">
        <w:t>2.7.1</w:t>
      </w:r>
      <w:r>
        <w:fldChar w:fldCharType="end"/>
      </w:r>
    </w:p>
    <w:p w14:paraId="15540269" w14:textId="628937D7" w:rsidR="005B3E04" w:rsidRDefault="005B3E04" w:rsidP="00CC7998">
      <w:pPr>
        <w:pStyle w:val="BodyText3"/>
        <w:numPr>
          <w:ilvl w:val="0"/>
          <w:numId w:val="44"/>
        </w:numPr>
      </w:pPr>
      <w:r>
        <w:t>Skills</w:t>
      </w:r>
      <w:r w:rsidR="00FE4AD5">
        <w:t xml:space="preserve">, see </w:t>
      </w:r>
      <w:r w:rsidR="00FE4AD5">
        <w:fldChar w:fldCharType="begin"/>
      </w:r>
      <w:r w:rsidR="00FE4AD5">
        <w:instrText xml:space="preserve"> REF _Ref366140461 \r \h </w:instrText>
      </w:r>
      <w:r w:rsidR="00FE4AD5">
        <w:fldChar w:fldCharType="separate"/>
      </w:r>
      <w:r w:rsidR="006E49E1">
        <w:t>2.7.2</w:t>
      </w:r>
      <w:r w:rsidR="00FE4AD5">
        <w:fldChar w:fldCharType="end"/>
      </w:r>
    </w:p>
    <w:p w14:paraId="06537537" w14:textId="0AFC71D4" w:rsidR="00D40806" w:rsidRDefault="00D40806" w:rsidP="00CC7998">
      <w:pPr>
        <w:pStyle w:val="BodyText3"/>
        <w:numPr>
          <w:ilvl w:val="0"/>
          <w:numId w:val="44"/>
        </w:numPr>
      </w:pPr>
      <w:r>
        <w:t>GCHCSystem</w:t>
      </w:r>
      <w:r w:rsidR="00FE4AD5">
        <w:t xml:space="preserve">, see </w:t>
      </w:r>
      <w:r w:rsidR="00FE4AD5">
        <w:fldChar w:fldCharType="begin"/>
      </w:r>
      <w:r w:rsidR="00FE4AD5">
        <w:instrText xml:space="preserve"> REF _Ref366064412 \r \h </w:instrText>
      </w:r>
      <w:r w:rsidR="00FE4AD5">
        <w:fldChar w:fldCharType="separate"/>
      </w:r>
      <w:r w:rsidR="006E49E1">
        <w:rPr>
          <w:b/>
          <w:bCs/>
          <w:lang w:val="en-US"/>
        </w:rPr>
        <w:t>Error! Reference source not found.</w:t>
      </w:r>
      <w:r w:rsidR="00FE4AD5">
        <w:fldChar w:fldCharType="end"/>
      </w:r>
    </w:p>
    <w:p w14:paraId="4AC46139" w14:textId="11A776F5" w:rsidR="00D40806" w:rsidRDefault="00D40806" w:rsidP="00CC7998">
      <w:pPr>
        <w:pStyle w:val="BodyText3"/>
        <w:numPr>
          <w:ilvl w:val="0"/>
          <w:numId w:val="44"/>
        </w:numPr>
      </w:pPr>
      <w:r>
        <w:t>GEHCContract</w:t>
      </w:r>
      <w:r w:rsidR="00FE4AD5">
        <w:t xml:space="preserve">, see </w:t>
      </w:r>
      <w:r w:rsidR="00FE4AD5">
        <w:fldChar w:fldCharType="begin"/>
      </w:r>
      <w:r w:rsidR="00FE4AD5">
        <w:instrText xml:space="preserve"> REF _Ref366064418 \r \h </w:instrText>
      </w:r>
      <w:r w:rsidR="00FE4AD5">
        <w:fldChar w:fldCharType="separate"/>
      </w:r>
      <w:r w:rsidR="006E49E1">
        <w:rPr>
          <w:b/>
          <w:bCs/>
          <w:lang w:val="en-US"/>
        </w:rPr>
        <w:t>Error! Reference source not found.</w:t>
      </w:r>
      <w:r w:rsidR="00FE4AD5">
        <w:fldChar w:fldCharType="end"/>
      </w:r>
    </w:p>
    <w:p w14:paraId="6AD2A1EB" w14:textId="608B5D88" w:rsidR="00D40806" w:rsidRDefault="00D40806" w:rsidP="00CC7998">
      <w:pPr>
        <w:pStyle w:val="BodyText3"/>
        <w:numPr>
          <w:ilvl w:val="0"/>
          <w:numId w:val="44"/>
        </w:numPr>
      </w:pPr>
      <w:r>
        <w:t>GEHCSite</w:t>
      </w:r>
      <w:r w:rsidR="00FE4AD5">
        <w:t xml:space="preserve">, see </w:t>
      </w:r>
      <w:r w:rsidR="00FE4AD5">
        <w:fldChar w:fldCharType="begin"/>
      </w:r>
      <w:r w:rsidR="00FE4AD5">
        <w:instrText xml:space="preserve"> REF _Ref366140480 \r \h </w:instrText>
      </w:r>
      <w:r w:rsidR="00FE4AD5">
        <w:fldChar w:fldCharType="separate"/>
      </w:r>
      <w:r w:rsidR="006E49E1">
        <w:rPr>
          <w:b/>
          <w:bCs/>
          <w:lang w:val="en-US"/>
        </w:rPr>
        <w:t>Error! Reference source not found.</w:t>
      </w:r>
      <w:r w:rsidR="00FE4AD5">
        <w:fldChar w:fldCharType="end"/>
      </w:r>
    </w:p>
    <w:p w14:paraId="5E227364" w14:textId="77777777" w:rsidR="0027774E" w:rsidRDefault="0027774E">
      <w:bookmarkStart w:id="283" w:name="_Toc358110669"/>
      <w:bookmarkStart w:id="284" w:name="_Toc358122688"/>
      <w:bookmarkStart w:id="285" w:name="_Toc358110670"/>
      <w:bookmarkStart w:id="286" w:name="_Toc358122689"/>
      <w:bookmarkEnd w:id="283"/>
      <w:bookmarkEnd w:id="284"/>
      <w:bookmarkEnd w:id="285"/>
      <w:bookmarkEnd w:id="286"/>
      <w:r>
        <w:rPr>
          <w:b/>
        </w:rPr>
        <w:br w:type="page"/>
      </w:r>
    </w:p>
    <w:p w14:paraId="71E5DB7E" w14:textId="060F99C6" w:rsidR="00DE6387" w:rsidRDefault="003E7289" w:rsidP="00281BAB">
      <w:pPr>
        <w:pStyle w:val="Heading2"/>
      </w:pPr>
      <w:bookmarkStart w:id="287" w:name="_Toc366223449"/>
      <w:bookmarkStart w:id="288" w:name="_Toc366223450"/>
      <w:bookmarkStart w:id="289" w:name="_Toc366223451"/>
      <w:bookmarkStart w:id="290" w:name="_Toc366063062"/>
      <w:bookmarkStart w:id="291" w:name="_Toc366068554"/>
      <w:bookmarkStart w:id="292" w:name="_Toc366223452"/>
      <w:bookmarkStart w:id="293" w:name="_Toc366063063"/>
      <w:bookmarkStart w:id="294" w:name="_Toc366068555"/>
      <w:bookmarkStart w:id="295" w:name="_Toc366223453"/>
      <w:bookmarkStart w:id="296" w:name="_Toc366063064"/>
      <w:bookmarkStart w:id="297" w:name="_Toc366068556"/>
      <w:bookmarkStart w:id="298" w:name="_Toc366223454"/>
      <w:bookmarkStart w:id="299" w:name="_Toc366063065"/>
      <w:bookmarkStart w:id="300" w:name="_Toc366068557"/>
      <w:bookmarkStart w:id="301" w:name="_Toc366223455"/>
      <w:bookmarkStart w:id="302" w:name="_Toc366063066"/>
      <w:bookmarkStart w:id="303" w:name="_Toc366068558"/>
      <w:bookmarkStart w:id="304" w:name="_Toc366223456"/>
      <w:bookmarkStart w:id="305" w:name="_Toc366063067"/>
      <w:bookmarkStart w:id="306" w:name="_Toc366068559"/>
      <w:bookmarkStart w:id="307" w:name="_Toc366223457"/>
      <w:bookmarkStart w:id="308" w:name="_Toc366063068"/>
      <w:bookmarkStart w:id="309" w:name="_Toc366068560"/>
      <w:bookmarkStart w:id="310" w:name="_Toc366223458"/>
      <w:bookmarkStart w:id="311" w:name="_Toc366063069"/>
      <w:bookmarkStart w:id="312" w:name="_Toc366068561"/>
      <w:bookmarkStart w:id="313" w:name="_Toc366223459"/>
      <w:bookmarkStart w:id="314" w:name="_Toc366063070"/>
      <w:bookmarkStart w:id="315" w:name="_Toc366068562"/>
      <w:bookmarkStart w:id="316" w:name="_Toc366223460"/>
      <w:bookmarkStart w:id="317" w:name="_Toc366063071"/>
      <w:bookmarkStart w:id="318" w:name="_Toc366068563"/>
      <w:bookmarkStart w:id="319" w:name="_Toc366223461"/>
      <w:bookmarkStart w:id="320" w:name="_Toc366063072"/>
      <w:bookmarkStart w:id="321" w:name="_Toc366068564"/>
      <w:bookmarkStart w:id="322" w:name="_Toc366223462"/>
      <w:bookmarkStart w:id="323" w:name="_Toc366063073"/>
      <w:bookmarkStart w:id="324" w:name="_Toc366068565"/>
      <w:bookmarkStart w:id="325" w:name="_Toc366223463"/>
      <w:bookmarkStart w:id="326" w:name="_Toc366063074"/>
      <w:bookmarkStart w:id="327" w:name="_Toc366068566"/>
      <w:bookmarkStart w:id="328" w:name="_Toc366223464"/>
      <w:bookmarkStart w:id="329" w:name="_Toc366063075"/>
      <w:bookmarkStart w:id="330" w:name="_Toc366068567"/>
      <w:bookmarkStart w:id="331" w:name="_Toc366223465"/>
      <w:bookmarkStart w:id="332" w:name="_Toc366063076"/>
      <w:bookmarkStart w:id="333" w:name="_Toc366068568"/>
      <w:bookmarkStart w:id="334" w:name="_Toc366223466"/>
      <w:bookmarkStart w:id="335" w:name="_Toc366063077"/>
      <w:bookmarkStart w:id="336" w:name="_Toc366068569"/>
      <w:bookmarkStart w:id="337" w:name="_Toc366223467"/>
      <w:bookmarkStart w:id="338" w:name="_Toc366063078"/>
      <w:bookmarkStart w:id="339" w:name="_Toc366068570"/>
      <w:bookmarkStart w:id="340" w:name="_Toc366223468"/>
      <w:bookmarkStart w:id="341" w:name="_Toc366063079"/>
      <w:bookmarkStart w:id="342" w:name="_Toc366068571"/>
      <w:bookmarkStart w:id="343" w:name="_Toc366223469"/>
      <w:bookmarkStart w:id="344" w:name="_Toc366063080"/>
      <w:bookmarkStart w:id="345" w:name="_Toc366068572"/>
      <w:bookmarkStart w:id="346" w:name="_Toc366223470"/>
      <w:bookmarkStart w:id="347" w:name="_Toc366063081"/>
      <w:bookmarkStart w:id="348" w:name="_Toc366068573"/>
      <w:bookmarkStart w:id="349" w:name="_Toc366223471"/>
      <w:bookmarkStart w:id="350" w:name="_Toc366063082"/>
      <w:bookmarkStart w:id="351" w:name="_Toc366068574"/>
      <w:bookmarkStart w:id="352" w:name="_Toc366223472"/>
      <w:bookmarkStart w:id="353" w:name="_Toc359434159"/>
      <w:bookmarkStart w:id="354" w:name="_Toc359435026"/>
      <w:bookmarkStart w:id="355" w:name="_Toc359435833"/>
      <w:bookmarkStart w:id="356" w:name="_Toc359434160"/>
      <w:bookmarkStart w:id="357" w:name="_Toc359435027"/>
      <w:bookmarkStart w:id="358" w:name="_Toc359435834"/>
      <w:bookmarkStart w:id="359" w:name="_Toc359434161"/>
      <w:bookmarkStart w:id="360" w:name="_Toc359435028"/>
      <w:bookmarkStart w:id="361" w:name="_Toc359435835"/>
      <w:bookmarkStart w:id="362" w:name="_Toc359434162"/>
      <w:bookmarkStart w:id="363" w:name="_Toc359435029"/>
      <w:bookmarkStart w:id="364" w:name="_Toc359435836"/>
      <w:bookmarkStart w:id="365" w:name="_Toc359434163"/>
      <w:bookmarkStart w:id="366" w:name="_Toc359435030"/>
      <w:bookmarkStart w:id="367" w:name="_Toc359435837"/>
      <w:bookmarkStart w:id="368" w:name="_Toc359434164"/>
      <w:bookmarkStart w:id="369" w:name="_Toc359435031"/>
      <w:bookmarkStart w:id="370" w:name="_Toc359435838"/>
      <w:bookmarkStart w:id="371" w:name="_Toc366063083"/>
      <w:bookmarkStart w:id="372" w:name="_Toc366068575"/>
      <w:bookmarkStart w:id="373" w:name="_Toc366223473"/>
      <w:bookmarkStart w:id="374" w:name="_Toc366063084"/>
      <w:bookmarkStart w:id="375" w:name="_Toc366068576"/>
      <w:bookmarkStart w:id="376" w:name="_Toc366223474"/>
      <w:bookmarkStart w:id="377" w:name="_Toc366063085"/>
      <w:bookmarkStart w:id="378" w:name="_Toc366068577"/>
      <w:bookmarkStart w:id="379" w:name="_Toc366223475"/>
      <w:bookmarkStart w:id="380" w:name="_Toc366063086"/>
      <w:bookmarkStart w:id="381" w:name="_Toc366068578"/>
      <w:bookmarkStart w:id="382" w:name="_Toc366223476"/>
      <w:bookmarkStart w:id="383" w:name="_Toc366063087"/>
      <w:bookmarkStart w:id="384" w:name="_Toc366068579"/>
      <w:bookmarkStart w:id="385" w:name="_Toc366223477"/>
      <w:bookmarkStart w:id="386" w:name="_Toc366063088"/>
      <w:bookmarkStart w:id="387" w:name="_Toc366068580"/>
      <w:bookmarkStart w:id="388" w:name="_Toc366223478"/>
      <w:bookmarkStart w:id="389" w:name="_Toc366063089"/>
      <w:bookmarkStart w:id="390" w:name="_Toc366068581"/>
      <w:bookmarkStart w:id="391" w:name="_Toc366223479"/>
      <w:bookmarkStart w:id="392" w:name="_Ref367434499"/>
      <w:bookmarkStart w:id="393" w:name="_Ref367434505"/>
      <w:bookmarkStart w:id="394" w:name="_Ref367434510"/>
      <w:bookmarkStart w:id="395" w:name="_Ref367434524"/>
      <w:bookmarkStart w:id="396" w:name="_Toc370915651"/>
      <w:bookmarkStart w:id="397" w:name="_Toc532803604"/>
      <w:bookmarkStart w:id="398" w:name="_Toc534021762"/>
      <w:bookmarkStart w:id="399" w:name="_Toc536866370"/>
      <w:bookmarkStart w:id="400" w:name="_Toc536866887"/>
      <w:bookmarkStart w:id="401" w:name="_Toc536866990"/>
      <w:bookmarkStart w:id="402" w:name="_Toc536867932"/>
      <w:bookmarkStart w:id="403" w:name="_Toc536867992"/>
      <w:bookmarkStart w:id="404" w:name="_Toc77957"/>
      <w:bookmarkStart w:id="405" w:name="_Toc231445"/>
      <w:bookmarkStart w:id="406" w:name="_Toc252185"/>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r>
        <w:lastRenderedPageBreak/>
        <w:t>Intergration</w:t>
      </w:r>
      <w:r w:rsidR="00281BAB" w:rsidRPr="00281BAB">
        <w:t xml:space="preserve"> Scenarios</w:t>
      </w:r>
      <w:bookmarkEnd w:id="392"/>
      <w:bookmarkEnd w:id="393"/>
      <w:bookmarkEnd w:id="394"/>
      <w:bookmarkEnd w:id="395"/>
      <w:bookmarkEnd w:id="396"/>
      <w:r w:rsidR="00281BAB" w:rsidRPr="00281BAB" w:rsidDel="00281BAB">
        <w:t xml:space="preserve"> </w:t>
      </w:r>
    </w:p>
    <w:p w14:paraId="17F92719" w14:textId="3A98AF38" w:rsidR="00A74A4B" w:rsidRDefault="00176D41">
      <w:pPr>
        <w:pStyle w:val="BodyText2"/>
        <w:ind w:left="0"/>
      </w:pPr>
      <w:r>
        <w:t>This chapter describe</w:t>
      </w:r>
      <w:r w:rsidR="0072008C">
        <w:t>s</w:t>
      </w:r>
      <w:r>
        <w:t xml:space="preserve"> the</w:t>
      </w:r>
      <w:r w:rsidR="00F865B2">
        <w:t xml:space="preserve"> scenarios for </w:t>
      </w:r>
      <w:r w:rsidR="0027774E">
        <w:t>integration</w:t>
      </w:r>
      <w:r w:rsidR="00550F5B">
        <w:t>, below are the use cases which are relevant for the integration</w:t>
      </w:r>
      <w:r w:rsidR="00654D67">
        <w:t>.</w:t>
      </w:r>
    </w:p>
    <w:p w14:paraId="30510605" w14:textId="6A583C6F" w:rsidR="004804E1" w:rsidRPr="003A41C1" w:rsidRDefault="004804E1">
      <w:pPr>
        <w:pStyle w:val="Heading2"/>
        <w:numPr>
          <w:ilvl w:val="2"/>
          <w:numId w:val="2"/>
        </w:numPr>
      </w:pPr>
      <w:bookmarkStart w:id="407" w:name="_Toc370915652"/>
      <w:commentRangeStart w:id="408"/>
      <w:r w:rsidRPr="00CC7998">
        <w:t>Appointment</w:t>
      </w:r>
      <w:commentRangeEnd w:id="408"/>
      <w:r w:rsidR="00140CB1">
        <w:rPr>
          <w:rStyle w:val="CommentReference"/>
          <w:rFonts w:cs="Times New Roman"/>
          <w:b w:val="0"/>
        </w:rPr>
        <w:commentReference w:id="408"/>
      </w:r>
      <w:r w:rsidRPr="00CC7998">
        <w:t xml:space="preserve"> Booking</w:t>
      </w:r>
      <w:bookmarkEnd w:id="407"/>
    </w:p>
    <w:p w14:paraId="2F60B18E" w14:textId="34220A5B" w:rsidR="004804E1" w:rsidRDefault="004804E1">
      <w:pPr>
        <w:pStyle w:val="BodyText3"/>
        <w:ind w:left="0"/>
        <w:rPr>
          <w:lang w:val="en-US"/>
        </w:rPr>
      </w:pPr>
      <w:r>
        <w:rPr>
          <w:lang w:val="en-US"/>
        </w:rPr>
        <w:t>GEHC would like to use the CKSW’s Appointment Booking capabilities in order to find available appointment slot</w:t>
      </w:r>
      <w:r w:rsidR="00BA6BE7">
        <w:rPr>
          <w:lang w:val="en-US"/>
        </w:rPr>
        <w:t>s</w:t>
      </w:r>
      <w:r>
        <w:rPr>
          <w:lang w:val="en-US"/>
        </w:rPr>
        <w:t xml:space="preserve"> and schedule appointments. Users would be able to quickly see the available slots.  As part of the AB scenario the </w:t>
      </w:r>
      <w:r w:rsidRPr="004804E1">
        <w:rPr>
          <w:lang w:val="en-US"/>
        </w:rPr>
        <w:t>S</w:t>
      </w:r>
      <w:r>
        <w:rPr>
          <w:lang w:val="en-US"/>
        </w:rPr>
        <w:t>erviceOptimizationService.</w:t>
      </w:r>
      <w:r w:rsidRPr="004804E1">
        <w:rPr>
          <w:lang w:val="en-US"/>
        </w:rPr>
        <w:t>GetAddressGeocode</w:t>
      </w:r>
      <w:r>
        <w:rPr>
          <w:lang w:val="en-US"/>
        </w:rPr>
        <w:t xml:space="preserve"> may be used to validate the location of jobs.  The </w:t>
      </w:r>
      <w:r w:rsidRPr="004804E1">
        <w:rPr>
          <w:lang w:val="en-US"/>
        </w:rPr>
        <w:t>GetAddressGeocode</w:t>
      </w:r>
      <w:r>
        <w:rPr>
          <w:lang w:val="en-US"/>
        </w:rPr>
        <w:t xml:space="preserve"> would be itteratvley called from the MUST SDT macro until an address is deemed accurate.</w:t>
      </w:r>
    </w:p>
    <w:p w14:paraId="2B884FDB" w14:textId="18F403ED" w:rsidR="004804E1" w:rsidRPr="003A41C1" w:rsidRDefault="004804E1">
      <w:pPr>
        <w:pStyle w:val="BodyText3"/>
        <w:ind w:left="0"/>
        <w:rPr>
          <w:lang w:val="en-US"/>
        </w:rPr>
      </w:pPr>
      <w:r>
        <w:rPr>
          <w:lang w:val="en-US"/>
        </w:rPr>
        <w:t xml:space="preserve">The planned process </w:t>
      </w:r>
      <w:r w:rsidRPr="003A41C1">
        <w:rPr>
          <w:lang w:val="en-US"/>
        </w:rPr>
        <w:t xml:space="preserve">is composed in </w:t>
      </w:r>
      <w:r w:rsidR="006E0523">
        <w:rPr>
          <w:lang w:val="en-US"/>
        </w:rPr>
        <w:t>the following</w:t>
      </w:r>
      <w:r w:rsidRPr="003A41C1">
        <w:rPr>
          <w:lang w:val="en-US"/>
        </w:rPr>
        <w:t xml:space="preserve"> steps:</w:t>
      </w:r>
    </w:p>
    <w:p w14:paraId="2C4A0F24" w14:textId="64A30B02" w:rsidR="004804E1" w:rsidRPr="0079501C" w:rsidRDefault="004804E1" w:rsidP="003A41C1">
      <w:pPr>
        <w:pStyle w:val="ListParagraph"/>
        <w:numPr>
          <w:ilvl w:val="0"/>
          <w:numId w:val="151"/>
        </w:numPr>
        <w:spacing w:line="360" w:lineRule="auto"/>
      </w:pPr>
      <w:r w:rsidRPr="003A41C1">
        <w:rPr>
          <w:rFonts w:cs="Arial"/>
          <w:color w:val="000000"/>
          <w:szCs w:val="20"/>
          <w:lang w:bidi="ar-SA"/>
        </w:rPr>
        <w:t>GetAddressGeocode iterations to return accurate location</w:t>
      </w:r>
      <w:r w:rsidR="009A7EAC">
        <w:rPr>
          <w:rFonts w:cs="Arial"/>
          <w:color w:val="000000"/>
          <w:szCs w:val="20"/>
          <w:lang w:bidi="ar-SA"/>
        </w:rPr>
        <w:t xml:space="preserve">, see </w:t>
      </w:r>
      <w:r w:rsidR="009A7EAC">
        <w:rPr>
          <w:rFonts w:cs="Arial"/>
          <w:color w:val="000000"/>
          <w:szCs w:val="20"/>
          <w:lang w:bidi="ar-SA"/>
        </w:rPr>
        <w:fldChar w:fldCharType="begin"/>
      </w:r>
      <w:r w:rsidR="009A7EAC">
        <w:rPr>
          <w:rFonts w:cs="Arial"/>
          <w:color w:val="000000"/>
          <w:szCs w:val="20"/>
          <w:lang w:bidi="ar-SA"/>
        </w:rPr>
        <w:instrText xml:space="preserve"> REF _Ref367263399 \r \h </w:instrText>
      </w:r>
      <w:r w:rsidR="009A7EAC">
        <w:rPr>
          <w:rFonts w:cs="Arial"/>
          <w:color w:val="000000"/>
          <w:szCs w:val="20"/>
          <w:lang w:bidi="ar-SA"/>
        </w:rPr>
      </w:r>
      <w:r w:rsidR="009A7EAC">
        <w:rPr>
          <w:rFonts w:cs="Arial"/>
          <w:color w:val="000000"/>
          <w:szCs w:val="20"/>
          <w:lang w:bidi="ar-SA"/>
        </w:rPr>
        <w:fldChar w:fldCharType="separate"/>
      </w:r>
      <w:r w:rsidR="006E49E1">
        <w:rPr>
          <w:rFonts w:cs="Arial"/>
          <w:color w:val="000000"/>
          <w:szCs w:val="20"/>
          <w:lang w:bidi="ar-SA"/>
        </w:rPr>
        <w:t>3.3</w:t>
      </w:r>
      <w:r w:rsidR="009A7EAC">
        <w:rPr>
          <w:rFonts w:cs="Arial"/>
          <w:color w:val="000000"/>
          <w:szCs w:val="20"/>
          <w:lang w:bidi="ar-SA"/>
        </w:rPr>
        <w:fldChar w:fldCharType="end"/>
      </w:r>
      <w:r w:rsidRPr="003A41C1">
        <w:rPr>
          <w:rFonts w:cs="Arial"/>
          <w:color w:val="000000"/>
          <w:szCs w:val="20"/>
          <w:lang w:bidi="ar-SA"/>
        </w:rPr>
        <w:t>;</w:t>
      </w:r>
    </w:p>
    <w:p w14:paraId="543AAD8F" w14:textId="64475DC8" w:rsidR="006E0523" w:rsidRPr="0079501C" w:rsidRDefault="004804E1" w:rsidP="003A41C1">
      <w:pPr>
        <w:pStyle w:val="ListParagraph"/>
        <w:numPr>
          <w:ilvl w:val="0"/>
          <w:numId w:val="151"/>
        </w:numPr>
        <w:spacing w:line="360" w:lineRule="auto"/>
      </w:pPr>
      <w:r w:rsidRPr="003A41C1">
        <w:rPr>
          <w:rFonts w:cs="Arial"/>
          <w:color w:val="000000"/>
          <w:szCs w:val="20"/>
          <w:lang w:bidi="ar-SA"/>
        </w:rPr>
        <w:t>Get available time slots for appointments within a relatively short time horizon (e.g one week). Slots shall retrieved graded or non-graded</w:t>
      </w:r>
      <w:r w:rsidR="009A7EAC">
        <w:rPr>
          <w:rFonts w:cs="Arial"/>
          <w:color w:val="000000"/>
          <w:szCs w:val="20"/>
          <w:lang w:bidi="ar-SA"/>
        </w:rPr>
        <w:t xml:space="preserve">, see </w:t>
      </w:r>
      <w:r w:rsidR="009A7EAC">
        <w:rPr>
          <w:rFonts w:cs="Arial"/>
          <w:color w:val="000000"/>
          <w:szCs w:val="20"/>
          <w:lang w:bidi="ar-SA"/>
        </w:rPr>
        <w:fldChar w:fldCharType="begin"/>
      </w:r>
      <w:r w:rsidR="009A7EAC">
        <w:rPr>
          <w:rFonts w:cs="Arial"/>
          <w:color w:val="000000"/>
          <w:szCs w:val="20"/>
          <w:lang w:bidi="ar-SA"/>
        </w:rPr>
        <w:instrText xml:space="preserve"> REF _Ref367263417 \r \h </w:instrText>
      </w:r>
      <w:r w:rsidR="009A7EAC">
        <w:rPr>
          <w:rFonts w:cs="Arial"/>
          <w:color w:val="000000"/>
          <w:szCs w:val="20"/>
          <w:lang w:bidi="ar-SA"/>
        </w:rPr>
      </w:r>
      <w:r w:rsidR="009A7EAC">
        <w:rPr>
          <w:rFonts w:cs="Arial"/>
          <w:color w:val="000000"/>
          <w:szCs w:val="20"/>
          <w:lang w:bidi="ar-SA"/>
        </w:rPr>
        <w:fldChar w:fldCharType="separate"/>
      </w:r>
      <w:r w:rsidR="006E49E1">
        <w:rPr>
          <w:rFonts w:cs="Arial"/>
          <w:color w:val="000000"/>
          <w:szCs w:val="20"/>
          <w:lang w:bidi="ar-SA"/>
        </w:rPr>
        <w:t>3.4</w:t>
      </w:r>
      <w:r w:rsidR="009A7EAC">
        <w:rPr>
          <w:rFonts w:cs="Arial"/>
          <w:color w:val="000000"/>
          <w:szCs w:val="20"/>
          <w:lang w:bidi="ar-SA"/>
        </w:rPr>
        <w:fldChar w:fldCharType="end"/>
      </w:r>
      <w:r w:rsidRPr="003A41C1">
        <w:rPr>
          <w:rFonts w:cs="Arial"/>
          <w:color w:val="000000"/>
          <w:szCs w:val="20"/>
          <w:lang w:bidi="ar-SA"/>
        </w:rPr>
        <w:t xml:space="preserve">. </w:t>
      </w:r>
    </w:p>
    <w:p w14:paraId="3EAD17EE" w14:textId="3514B51A" w:rsidR="006E0523" w:rsidRDefault="006E0523" w:rsidP="003A41C1">
      <w:pPr>
        <w:pStyle w:val="ListParagraph"/>
        <w:numPr>
          <w:ilvl w:val="1"/>
          <w:numId w:val="151"/>
        </w:numPr>
        <w:spacing w:line="360" w:lineRule="auto"/>
      </w:pPr>
      <w:r w:rsidRPr="00F15E7E">
        <w:rPr>
          <w:rFonts w:cs="Arial"/>
          <w:color w:val="000000"/>
          <w:szCs w:val="20"/>
          <w:lang w:bidi="ar-SA"/>
        </w:rPr>
        <w:t>Repeat the process described in step 2 for additional weeks upon user’s choice;</w:t>
      </w:r>
    </w:p>
    <w:p w14:paraId="6CF708E6" w14:textId="0FD6CE18" w:rsidR="006E0523" w:rsidRPr="007D34CC" w:rsidRDefault="006E0523" w:rsidP="003A41C1">
      <w:pPr>
        <w:pStyle w:val="ListParagraph"/>
        <w:numPr>
          <w:ilvl w:val="1"/>
          <w:numId w:val="151"/>
        </w:numPr>
        <w:spacing w:line="360" w:lineRule="auto"/>
      </w:pPr>
      <w:r w:rsidRPr="0016463B">
        <w:rPr>
          <w:rFonts w:cs="Arial"/>
          <w:color w:val="000000"/>
          <w:szCs w:val="20"/>
          <w:lang w:bidi="ar-SA"/>
        </w:rPr>
        <w:t>Graded appointment may degrade performance;</w:t>
      </w:r>
    </w:p>
    <w:p w14:paraId="32E24B70" w14:textId="5D9B1A04" w:rsidR="00617FD9" w:rsidRDefault="00617FD9" w:rsidP="003A41C1">
      <w:pPr>
        <w:pStyle w:val="ListParagraph"/>
        <w:numPr>
          <w:ilvl w:val="1"/>
          <w:numId w:val="151"/>
        </w:numPr>
        <w:spacing w:line="360" w:lineRule="auto"/>
      </w:pPr>
      <w:r>
        <w:rPr>
          <w:rFonts w:cs="Arial"/>
          <w:color w:val="000000"/>
          <w:szCs w:val="20"/>
          <w:lang w:bidi="ar-SA"/>
        </w:rPr>
        <w:t>Related tasks</w:t>
      </w:r>
    </w:p>
    <w:p w14:paraId="5430E286" w14:textId="77777777" w:rsidR="004804E1" w:rsidRPr="0079501C" w:rsidRDefault="004804E1" w:rsidP="003A41C1">
      <w:pPr>
        <w:pStyle w:val="ListParagraph"/>
        <w:numPr>
          <w:ilvl w:val="0"/>
          <w:numId w:val="151"/>
        </w:numPr>
        <w:spacing w:line="360" w:lineRule="auto"/>
      </w:pPr>
      <w:r w:rsidRPr="003A41C1">
        <w:rPr>
          <w:rFonts w:cs="Arial"/>
          <w:color w:val="000000"/>
          <w:szCs w:val="20"/>
          <w:lang w:bidi="ar-SA"/>
        </w:rPr>
        <w:t xml:space="preserve">User selects the required time slot and books the appointment, </w:t>
      </w:r>
    </w:p>
    <w:p w14:paraId="2A3C0138" w14:textId="6EF71BDA" w:rsidR="004804E1" w:rsidRPr="003A41C1" w:rsidRDefault="004804E1" w:rsidP="003A41C1">
      <w:pPr>
        <w:pStyle w:val="ListParagraph"/>
        <w:numPr>
          <w:ilvl w:val="0"/>
          <w:numId w:val="151"/>
        </w:numPr>
        <w:spacing w:line="360" w:lineRule="auto"/>
        <w:rPr>
          <w:rFonts w:cs="Arial"/>
          <w:color w:val="000000"/>
          <w:szCs w:val="20"/>
          <w:lang w:bidi="ar-SA"/>
        </w:rPr>
      </w:pPr>
      <w:r w:rsidRPr="003A41C1">
        <w:rPr>
          <w:rFonts w:cs="Arial"/>
          <w:color w:val="000000"/>
          <w:szCs w:val="20"/>
          <w:lang w:bidi="ar-SA"/>
        </w:rPr>
        <w:t>Tasks are created in CS</w:t>
      </w:r>
      <w:r w:rsidR="006E0523">
        <w:rPr>
          <w:rFonts w:cs="Arial"/>
          <w:color w:val="000000"/>
          <w:szCs w:val="20"/>
          <w:lang w:bidi="ar-SA"/>
        </w:rPr>
        <w:t xml:space="preserve"> per the </w:t>
      </w:r>
      <w:r w:rsidR="007F0EDC">
        <w:rPr>
          <w:rFonts w:cs="Arial"/>
          <w:color w:val="000000"/>
          <w:szCs w:val="20"/>
          <w:lang w:bidi="ar-SA"/>
        </w:rPr>
        <w:t>integration</w:t>
      </w:r>
      <w:r w:rsidR="006E0523">
        <w:rPr>
          <w:rFonts w:cs="Arial"/>
          <w:color w:val="000000"/>
          <w:szCs w:val="20"/>
          <w:lang w:bidi="ar-SA"/>
        </w:rPr>
        <w:t xml:space="preserve"> </w:t>
      </w:r>
      <w:r w:rsidR="007F0EDC">
        <w:rPr>
          <w:rFonts w:cs="Arial"/>
          <w:color w:val="000000"/>
          <w:szCs w:val="20"/>
          <w:lang w:bidi="ar-SA"/>
        </w:rPr>
        <w:t>scenarios</w:t>
      </w:r>
      <w:r w:rsidR="006E0523">
        <w:rPr>
          <w:rFonts w:cs="Arial"/>
          <w:color w:val="000000"/>
          <w:szCs w:val="20"/>
          <w:lang w:bidi="ar-SA"/>
        </w:rPr>
        <w:t xml:space="preserve"> listed</w:t>
      </w:r>
      <w:r w:rsidR="007F0EDC">
        <w:rPr>
          <w:rFonts w:cs="Arial"/>
          <w:color w:val="000000"/>
          <w:szCs w:val="20"/>
          <w:lang w:bidi="ar-SA"/>
        </w:rPr>
        <w:t xml:space="preserve"> </w:t>
      </w:r>
      <w:r w:rsidR="007F0EDC">
        <w:rPr>
          <w:rFonts w:cs="Arial"/>
          <w:color w:val="000000"/>
          <w:szCs w:val="20"/>
          <w:lang w:bidi="ar-SA"/>
        </w:rPr>
        <w:fldChar w:fldCharType="begin"/>
      </w:r>
      <w:r w:rsidR="007F0EDC">
        <w:rPr>
          <w:rFonts w:cs="Arial"/>
          <w:color w:val="000000"/>
          <w:szCs w:val="20"/>
          <w:lang w:bidi="ar-SA"/>
        </w:rPr>
        <w:instrText xml:space="preserve"> REF _Ref367434499 \r \h </w:instrText>
      </w:r>
      <w:r w:rsidR="007F0EDC">
        <w:rPr>
          <w:rFonts w:cs="Arial"/>
          <w:color w:val="000000"/>
          <w:szCs w:val="20"/>
          <w:lang w:bidi="ar-SA"/>
        </w:rPr>
      </w:r>
      <w:r w:rsidR="007F0EDC">
        <w:rPr>
          <w:rFonts w:cs="Arial"/>
          <w:color w:val="000000"/>
          <w:szCs w:val="20"/>
          <w:lang w:bidi="ar-SA"/>
        </w:rPr>
        <w:fldChar w:fldCharType="separate"/>
      </w:r>
      <w:r w:rsidR="006E49E1">
        <w:rPr>
          <w:rFonts w:cs="Arial"/>
          <w:color w:val="000000"/>
          <w:szCs w:val="20"/>
          <w:lang w:bidi="ar-SA"/>
        </w:rPr>
        <w:t>2.6</w:t>
      </w:r>
      <w:r w:rsidR="007F0EDC">
        <w:rPr>
          <w:rFonts w:cs="Arial"/>
          <w:color w:val="000000"/>
          <w:szCs w:val="20"/>
          <w:lang w:bidi="ar-SA"/>
        </w:rPr>
        <w:fldChar w:fldCharType="end"/>
      </w:r>
      <w:r w:rsidRPr="003A41C1">
        <w:rPr>
          <w:rFonts w:cs="Arial"/>
          <w:color w:val="000000"/>
          <w:szCs w:val="20"/>
          <w:lang w:bidi="ar-SA"/>
        </w:rPr>
        <w:t>.</w:t>
      </w:r>
    </w:p>
    <w:p w14:paraId="23BA5455" w14:textId="77777777" w:rsidR="004804E1" w:rsidRDefault="004804E1" w:rsidP="003A41C1"/>
    <w:p w14:paraId="59265DFB" w14:textId="63431E44" w:rsidR="004804E1" w:rsidRDefault="004804E1" w:rsidP="003A41C1"/>
    <w:p w14:paraId="3BD8E303" w14:textId="7A090064" w:rsidR="006D021F" w:rsidRPr="006B439F" w:rsidRDefault="006D021F" w:rsidP="006D021F">
      <w:pPr>
        <w:pStyle w:val="Heading4"/>
      </w:pPr>
      <w:r>
        <w:t xml:space="preserve">AB Conformation (Booking the appointment) </w:t>
      </w:r>
    </w:p>
    <w:p w14:paraId="6167FC0E" w14:textId="39D36092" w:rsidR="006D021F" w:rsidRDefault="006D021F" w:rsidP="006D021F">
      <w:pPr>
        <w:pStyle w:val="BodyText2"/>
        <w:ind w:left="0"/>
        <w:rPr>
          <w:color w:val="auto"/>
        </w:rPr>
      </w:pPr>
      <w:r>
        <w:rPr>
          <w:color w:val="auto"/>
        </w:rPr>
        <w:t>After getting the possible slots MUST</w:t>
      </w:r>
      <w:r w:rsidRPr="00250209">
        <w:rPr>
          <w:color w:val="auto"/>
        </w:rPr>
        <w:t xml:space="preserve"> </w:t>
      </w:r>
      <w:r>
        <w:rPr>
          <w:color w:val="auto"/>
        </w:rPr>
        <w:t>can</w:t>
      </w:r>
      <w:r w:rsidRPr="00250209">
        <w:rPr>
          <w:color w:val="auto"/>
        </w:rPr>
        <w:t xml:space="preserve"> </w:t>
      </w:r>
      <w:r>
        <w:rPr>
          <w:color w:val="auto"/>
        </w:rPr>
        <w:t xml:space="preserve">schedule an appointment.  Once the </w:t>
      </w:r>
      <w:r w:rsidR="007F0EDC">
        <w:rPr>
          <w:color w:val="auto"/>
        </w:rPr>
        <w:t>necessary</w:t>
      </w:r>
      <w:r>
        <w:rPr>
          <w:color w:val="auto"/>
        </w:rPr>
        <w:t xml:space="preserve"> information is gathered a Task can be </w:t>
      </w:r>
      <w:r w:rsidR="007F0EDC">
        <w:rPr>
          <w:color w:val="auto"/>
        </w:rPr>
        <w:t>created</w:t>
      </w:r>
      <w:r>
        <w:rPr>
          <w:color w:val="auto"/>
        </w:rPr>
        <w:t xml:space="preserve"> by </w:t>
      </w:r>
      <w:r w:rsidRPr="006B439F">
        <w:rPr>
          <w:color w:val="auto"/>
        </w:rPr>
        <w:t xml:space="preserve">invoking the service </w:t>
      </w:r>
      <w:r w:rsidRPr="00250209">
        <w:rPr>
          <w:color w:val="auto"/>
        </w:rPr>
        <w:t>ServiceOptimizationService.</w:t>
      </w:r>
      <w:r>
        <w:rPr>
          <w:color w:val="auto"/>
        </w:rPr>
        <w:t>Process</w:t>
      </w:r>
      <w:r w:rsidRPr="00250209">
        <w:rPr>
          <w:color w:val="auto"/>
        </w:rPr>
        <w:t>Task</w:t>
      </w:r>
      <w:r>
        <w:rPr>
          <w:color w:val="auto"/>
        </w:rPr>
        <w:t xml:space="preserve">Ex, see </w:t>
      </w:r>
      <w:r>
        <w:rPr>
          <w:color w:val="auto"/>
        </w:rPr>
        <w:fldChar w:fldCharType="begin"/>
      </w:r>
      <w:r>
        <w:rPr>
          <w:color w:val="auto"/>
        </w:rPr>
        <w:instrText xml:space="preserve"> REF _Ref366835865 \r \h </w:instrText>
      </w:r>
      <w:r>
        <w:rPr>
          <w:color w:val="auto"/>
        </w:rPr>
      </w:r>
      <w:r>
        <w:rPr>
          <w:color w:val="auto"/>
        </w:rPr>
        <w:fldChar w:fldCharType="separate"/>
      </w:r>
      <w:r w:rsidR="006E49E1">
        <w:rPr>
          <w:color w:val="auto"/>
        </w:rPr>
        <w:t>3.5</w:t>
      </w:r>
      <w:r>
        <w:rPr>
          <w:color w:val="auto"/>
        </w:rPr>
        <w:fldChar w:fldCharType="end"/>
      </w:r>
      <w:r w:rsidRPr="00250209">
        <w:rPr>
          <w:color w:val="auto"/>
        </w:rPr>
        <w:t xml:space="preserve">. </w:t>
      </w:r>
      <w:r>
        <w:rPr>
          <w:color w:val="auto"/>
        </w:rPr>
        <w:t xml:space="preserve"> </w:t>
      </w:r>
      <w:r w:rsidRPr="00250209">
        <w:rPr>
          <w:color w:val="auto"/>
        </w:rPr>
        <w:t xml:space="preserve">A response will be sent back to with the </w:t>
      </w:r>
      <w:r>
        <w:rPr>
          <w:color w:val="auto"/>
        </w:rPr>
        <w:t>details of the task that was created in SO</w:t>
      </w:r>
      <w:r w:rsidRPr="00250209">
        <w:rPr>
          <w:color w:val="auto"/>
        </w:rPr>
        <w:t>.</w:t>
      </w:r>
      <w:r>
        <w:rPr>
          <w:color w:val="auto"/>
        </w:rPr>
        <w:t xml:space="preserve">  </w:t>
      </w:r>
    </w:p>
    <w:p w14:paraId="6D3D8E48" w14:textId="77777777" w:rsidR="006D021F" w:rsidRPr="00250209" w:rsidRDefault="006D021F" w:rsidP="006D021F">
      <w:pPr>
        <w:pStyle w:val="BodyText2"/>
        <w:ind w:left="0"/>
        <w:rPr>
          <w:color w:val="auto"/>
        </w:rPr>
      </w:pPr>
      <w:r>
        <w:rPr>
          <w:color w:val="auto"/>
        </w:rPr>
        <w:t>The following sequence diagram describes the process:</w:t>
      </w:r>
    </w:p>
    <w:p w14:paraId="6D886141" w14:textId="77777777" w:rsidR="006D021F" w:rsidRDefault="006D021F" w:rsidP="006D021F">
      <w:pPr>
        <w:pStyle w:val="BodyText2"/>
        <w:ind w:left="0"/>
        <w:jc w:val="left"/>
        <w:rPr>
          <w:color w:val="auto"/>
        </w:rPr>
      </w:pPr>
      <w:r w:rsidRPr="00DA752F">
        <w:rPr>
          <w:noProof/>
        </w:rPr>
        <w:lastRenderedPageBreak/>
        <w:t xml:space="preserve"> </w:t>
      </w:r>
      <w:r w:rsidRPr="00204D61">
        <w:rPr>
          <w:noProof/>
        </w:rPr>
        <w:t xml:space="preserve"> </w:t>
      </w:r>
      <w:r w:rsidRPr="00CC7998">
        <w:rPr>
          <w:noProof/>
          <w:lang w:val="en-US"/>
        </w:rPr>
        <w:drawing>
          <wp:inline distT="0" distB="0" distL="0" distR="0" wp14:anchorId="56D00997" wp14:editId="060CD055">
            <wp:extent cx="6873886" cy="2315845"/>
            <wp:effectExtent l="0" t="0" r="317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946653" cy="2340361"/>
                    </a:xfrm>
                    <a:prstGeom prst="rect">
                      <a:avLst/>
                    </a:prstGeom>
                  </pic:spPr>
                </pic:pic>
              </a:graphicData>
            </a:graphic>
          </wp:inline>
        </w:drawing>
      </w:r>
    </w:p>
    <w:p w14:paraId="2407F99E" w14:textId="5D902403" w:rsidR="006D021F" w:rsidRDefault="006D021F" w:rsidP="006D021F">
      <w:pPr>
        <w:pStyle w:val="Caption"/>
        <w:rPr>
          <w:rFonts w:cs="Arial"/>
          <w:bCs w:val="0"/>
          <w:sz w:val="20"/>
          <w:lang w:bidi="ar-SA"/>
        </w:rPr>
      </w:pPr>
      <w:r w:rsidRPr="00460572">
        <w:rPr>
          <w:rFonts w:cs="Arial"/>
          <w:bCs w:val="0"/>
          <w:sz w:val="20"/>
          <w:lang w:bidi="ar-SA"/>
        </w:rPr>
        <w:t xml:space="preserve">Figure </w:t>
      </w:r>
      <w:r w:rsidRPr="00460572">
        <w:rPr>
          <w:rFonts w:cs="Arial"/>
          <w:bCs w:val="0"/>
          <w:sz w:val="20"/>
          <w:lang w:bidi="ar-SA"/>
        </w:rPr>
        <w:fldChar w:fldCharType="begin"/>
      </w:r>
      <w:r w:rsidRPr="00460572">
        <w:rPr>
          <w:rFonts w:cs="Arial"/>
          <w:bCs w:val="0"/>
          <w:sz w:val="20"/>
          <w:lang w:bidi="ar-SA"/>
        </w:rPr>
        <w:instrText xml:space="preserve"> SEQ Figure \* ARABIC </w:instrText>
      </w:r>
      <w:r w:rsidRPr="00460572">
        <w:rPr>
          <w:rFonts w:cs="Arial"/>
          <w:bCs w:val="0"/>
          <w:sz w:val="20"/>
          <w:lang w:bidi="ar-SA"/>
        </w:rPr>
        <w:fldChar w:fldCharType="separate"/>
      </w:r>
      <w:r w:rsidR="006E49E1">
        <w:rPr>
          <w:rFonts w:cs="Arial"/>
          <w:bCs w:val="0"/>
          <w:noProof/>
          <w:sz w:val="20"/>
          <w:lang w:bidi="ar-SA"/>
        </w:rPr>
        <w:t>2</w:t>
      </w:r>
      <w:r w:rsidRPr="00460572">
        <w:rPr>
          <w:rFonts w:cs="Arial"/>
          <w:bCs w:val="0"/>
          <w:sz w:val="20"/>
          <w:lang w:bidi="ar-SA"/>
        </w:rPr>
        <w:fldChar w:fldCharType="end"/>
      </w:r>
      <w:r w:rsidRPr="00460572">
        <w:rPr>
          <w:rFonts w:cs="Arial"/>
          <w:bCs w:val="0"/>
          <w:sz w:val="20"/>
          <w:lang w:bidi="ar-SA"/>
        </w:rPr>
        <w:t xml:space="preserve"> - appointment booking flow</w:t>
      </w:r>
    </w:p>
    <w:p w14:paraId="6DE27105" w14:textId="77777777" w:rsidR="00AE62C8" w:rsidRDefault="00AE62C8" w:rsidP="006D021F">
      <w:pPr>
        <w:rPr>
          <w:lang w:bidi="ar-SA"/>
        </w:rPr>
      </w:pPr>
    </w:p>
    <w:p w14:paraId="60FFF7BD" w14:textId="6B738D38" w:rsidR="006D021F" w:rsidRDefault="00451B41" w:rsidP="003A41C1">
      <w:pPr>
        <w:jc w:val="center"/>
        <w:rPr>
          <w:lang w:bidi="ar-SA"/>
        </w:rPr>
      </w:pPr>
      <w:r w:rsidRPr="00451B41">
        <w:rPr>
          <w:noProof/>
          <w:lang w:val="en-US" w:bidi="ar-SA"/>
        </w:rPr>
        <w:drawing>
          <wp:inline distT="0" distB="0" distL="0" distR="0" wp14:anchorId="4AFD8AF7" wp14:editId="33CD8134">
            <wp:extent cx="3147237" cy="2626241"/>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16279" t="1" r="14884" b="23410"/>
                    <a:stretch/>
                  </pic:blipFill>
                  <pic:spPr bwMode="auto">
                    <a:xfrm>
                      <a:off x="0" y="0"/>
                      <a:ext cx="3147676" cy="2626608"/>
                    </a:xfrm>
                    <a:prstGeom prst="rect">
                      <a:avLst/>
                    </a:prstGeom>
                    <a:ln>
                      <a:noFill/>
                    </a:ln>
                    <a:extLst>
                      <a:ext uri="{53640926-AAD7-44D8-BBD7-CCE9431645EC}">
                        <a14:shadowObscured xmlns:a14="http://schemas.microsoft.com/office/drawing/2010/main"/>
                      </a:ext>
                    </a:extLst>
                  </pic:spPr>
                </pic:pic>
              </a:graphicData>
            </a:graphic>
          </wp:inline>
        </w:drawing>
      </w:r>
    </w:p>
    <w:p w14:paraId="40AF78F7" w14:textId="0BF57EF5" w:rsidR="004804E1" w:rsidRDefault="004804E1" w:rsidP="004804E1">
      <w:pPr>
        <w:rPr>
          <w:rFonts w:cs="Arial"/>
          <w:szCs w:val="20"/>
          <w:lang w:bidi="ar-SA"/>
        </w:rPr>
      </w:pPr>
    </w:p>
    <w:p w14:paraId="3875A016" w14:textId="77777777" w:rsidR="004804E1" w:rsidRPr="00460572" w:rsidRDefault="004804E1" w:rsidP="004804E1">
      <w:pPr>
        <w:pStyle w:val="Caption"/>
        <w:rPr>
          <w:rFonts w:cs="Arial"/>
          <w:bCs w:val="0"/>
          <w:sz w:val="20"/>
          <w:lang w:bidi="ar-SA"/>
        </w:rPr>
      </w:pPr>
      <w:r w:rsidRPr="00460572">
        <w:rPr>
          <w:rFonts w:cs="Arial"/>
          <w:bCs w:val="0"/>
          <w:sz w:val="20"/>
          <w:lang w:bidi="ar-SA"/>
        </w:rPr>
        <w:t xml:space="preserve">Figure </w:t>
      </w:r>
      <w:r w:rsidRPr="00460572">
        <w:rPr>
          <w:rFonts w:cs="Arial"/>
          <w:bCs w:val="0"/>
          <w:sz w:val="20"/>
          <w:lang w:bidi="ar-SA"/>
        </w:rPr>
        <w:fldChar w:fldCharType="begin"/>
      </w:r>
      <w:r w:rsidRPr="00460572">
        <w:rPr>
          <w:rFonts w:cs="Arial"/>
          <w:bCs w:val="0"/>
          <w:sz w:val="20"/>
          <w:lang w:bidi="ar-SA"/>
        </w:rPr>
        <w:instrText xml:space="preserve"> SEQ Figure \* ARABIC </w:instrText>
      </w:r>
      <w:r w:rsidRPr="00460572">
        <w:rPr>
          <w:rFonts w:cs="Arial"/>
          <w:bCs w:val="0"/>
          <w:sz w:val="20"/>
          <w:lang w:bidi="ar-SA"/>
        </w:rPr>
        <w:fldChar w:fldCharType="separate"/>
      </w:r>
      <w:r w:rsidR="006E49E1">
        <w:rPr>
          <w:rFonts w:cs="Arial"/>
          <w:bCs w:val="0"/>
          <w:noProof/>
          <w:sz w:val="20"/>
          <w:lang w:bidi="ar-SA"/>
        </w:rPr>
        <w:t>3</w:t>
      </w:r>
      <w:r w:rsidRPr="00460572">
        <w:rPr>
          <w:rFonts w:cs="Arial"/>
          <w:bCs w:val="0"/>
          <w:sz w:val="20"/>
          <w:lang w:bidi="ar-SA"/>
        </w:rPr>
        <w:fldChar w:fldCharType="end"/>
      </w:r>
      <w:r w:rsidRPr="00460572">
        <w:rPr>
          <w:rFonts w:cs="Arial"/>
          <w:bCs w:val="0"/>
          <w:sz w:val="20"/>
          <w:lang w:bidi="ar-SA"/>
        </w:rPr>
        <w:t xml:space="preserve"> - Sequence Diagram Create Task</w:t>
      </w:r>
    </w:p>
    <w:p w14:paraId="138B38B9" w14:textId="77777777" w:rsidR="004804E1" w:rsidRDefault="004804E1" w:rsidP="004804E1">
      <w:r>
        <w:br w:type="page"/>
      </w:r>
    </w:p>
    <w:p w14:paraId="67E01787" w14:textId="2BE22079" w:rsidR="006D021F" w:rsidRDefault="006D021F" w:rsidP="00A74A4B">
      <w:pPr>
        <w:pStyle w:val="Heading2"/>
        <w:numPr>
          <w:ilvl w:val="2"/>
          <w:numId w:val="2"/>
        </w:numPr>
      </w:pPr>
      <w:bookmarkStart w:id="409" w:name="_Toc367443797"/>
      <w:bookmarkStart w:id="410" w:name="_Toc367444536"/>
      <w:bookmarkStart w:id="411" w:name="_Toc367444731"/>
      <w:bookmarkStart w:id="412" w:name="_Toc367443798"/>
      <w:bookmarkStart w:id="413" w:name="_Toc367444537"/>
      <w:bookmarkStart w:id="414" w:name="_Toc367444732"/>
      <w:bookmarkStart w:id="415" w:name="_Toc367443799"/>
      <w:bookmarkStart w:id="416" w:name="_Toc367444538"/>
      <w:bookmarkStart w:id="417" w:name="_Toc367444733"/>
      <w:bookmarkStart w:id="418" w:name="_Toc367443800"/>
      <w:bookmarkStart w:id="419" w:name="_Toc367444539"/>
      <w:bookmarkStart w:id="420" w:name="_Toc367444734"/>
      <w:bookmarkStart w:id="421" w:name="_Toc367443801"/>
      <w:bookmarkStart w:id="422" w:name="_Toc367444540"/>
      <w:bookmarkStart w:id="423" w:name="_Toc367444735"/>
      <w:bookmarkStart w:id="424" w:name="_Toc367443802"/>
      <w:bookmarkStart w:id="425" w:name="_Toc367444541"/>
      <w:bookmarkStart w:id="426" w:name="_Toc367444736"/>
      <w:bookmarkStart w:id="427" w:name="_Toc367443803"/>
      <w:bookmarkStart w:id="428" w:name="_Toc367444542"/>
      <w:bookmarkStart w:id="429" w:name="_Toc367444737"/>
      <w:bookmarkStart w:id="430" w:name="_Ref367442396"/>
      <w:bookmarkStart w:id="431" w:name="_Toc370915653"/>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r>
        <w:lastRenderedPageBreak/>
        <w:t xml:space="preserve">Task </w:t>
      </w:r>
      <w:r w:rsidR="00617FD9">
        <w:t>Creation/</w:t>
      </w:r>
      <w:r>
        <w:t>Modification</w:t>
      </w:r>
      <w:bookmarkEnd w:id="430"/>
      <w:bookmarkEnd w:id="431"/>
    </w:p>
    <w:p w14:paraId="559E2DB7" w14:textId="6C187C28" w:rsidR="006D021F" w:rsidRDefault="006D021F" w:rsidP="003A41C1">
      <w:pPr>
        <w:pStyle w:val="BodyText2"/>
        <w:ind w:left="0"/>
      </w:pPr>
      <w:commentRangeStart w:id="432"/>
      <w:r>
        <w:t>Different</w:t>
      </w:r>
      <w:commentRangeEnd w:id="432"/>
      <w:r w:rsidR="00140CB1">
        <w:rPr>
          <w:rStyle w:val="CommentReference"/>
          <w:rFonts w:cs="Times New Roman"/>
          <w:color w:val="auto"/>
        </w:rPr>
        <w:commentReference w:id="432"/>
      </w:r>
      <w:r>
        <w:t xml:space="preserve"> </w:t>
      </w:r>
      <w:r w:rsidR="00A664DC">
        <w:t>integration</w:t>
      </w:r>
      <w:r>
        <w:t xml:space="preserve"> </w:t>
      </w:r>
      <w:r w:rsidR="00A664DC">
        <w:t>scenarios</w:t>
      </w:r>
      <w:r>
        <w:t xml:space="preserve"> are required for modifying Tasks in Click, depending on the scenario for the </w:t>
      </w:r>
      <w:r w:rsidR="00A664DC">
        <w:t>required</w:t>
      </w:r>
      <w:r>
        <w:t xml:space="preserve"> Task </w:t>
      </w:r>
      <w:r w:rsidR="00212CD3">
        <w:t xml:space="preserve">the SOAP messages will differ.  These </w:t>
      </w:r>
      <w:r w:rsidR="007F0EDC">
        <w:t>scenarios</w:t>
      </w:r>
      <w:r w:rsidR="00212CD3">
        <w:t xml:space="preserve"> are </w:t>
      </w:r>
      <w:r w:rsidR="00A664DC">
        <w:t xml:space="preserve">as </w:t>
      </w:r>
      <w:r w:rsidR="007F0EDC">
        <w:t>follows</w:t>
      </w:r>
      <w:r w:rsidR="00212CD3">
        <w:t>:</w:t>
      </w:r>
    </w:p>
    <w:p w14:paraId="7DD235BA" w14:textId="746B8DFF" w:rsidR="00212CD3" w:rsidRDefault="00212CD3" w:rsidP="003A41C1">
      <w:pPr>
        <w:pStyle w:val="BodyText2"/>
        <w:numPr>
          <w:ilvl w:val="0"/>
          <w:numId w:val="152"/>
        </w:numPr>
      </w:pPr>
      <w:commentRangeStart w:id="433"/>
      <w:r>
        <w:t>Single Task</w:t>
      </w:r>
    </w:p>
    <w:p w14:paraId="0638A366" w14:textId="355C1C75" w:rsidR="00212CD3" w:rsidRDefault="00212CD3" w:rsidP="003A41C1">
      <w:pPr>
        <w:pStyle w:val="BodyText2"/>
        <w:numPr>
          <w:ilvl w:val="0"/>
          <w:numId w:val="152"/>
        </w:numPr>
      </w:pPr>
      <w:r>
        <w:t>Multi Manning task</w:t>
      </w:r>
      <w:r w:rsidR="00225DF2">
        <w:t xml:space="preserve"> (MST)</w:t>
      </w:r>
    </w:p>
    <w:p w14:paraId="6E0F3CB8" w14:textId="2A4B459F" w:rsidR="00212CD3" w:rsidRDefault="008974CF" w:rsidP="003A41C1">
      <w:pPr>
        <w:pStyle w:val="BodyText2"/>
        <w:numPr>
          <w:ilvl w:val="0"/>
          <w:numId w:val="152"/>
        </w:numPr>
      </w:pPr>
      <w:r>
        <w:t>Parts Pickup</w:t>
      </w:r>
      <w:r w:rsidR="00212CD3">
        <w:t xml:space="preserve"> Task</w:t>
      </w:r>
      <w:r w:rsidR="00225DF2">
        <w:t xml:space="preserve"> (MST)</w:t>
      </w:r>
    </w:p>
    <w:p w14:paraId="69989B48" w14:textId="405A66E7" w:rsidR="00212CD3" w:rsidRDefault="00212CD3" w:rsidP="003A41C1">
      <w:pPr>
        <w:pStyle w:val="BodyText2"/>
        <w:numPr>
          <w:ilvl w:val="0"/>
          <w:numId w:val="152"/>
        </w:numPr>
      </w:pPr>
      <w:r>
        <w:t>Training task</w:t>
      </w:r>
      <w:r w:rsidR="00225DF2">
        <w:t xml:space="preserve"> (MST)</w:t>
      </w:r>
      <w:commentRangeEnd w:id="433"/>
      <w:r w:rsidR="00140CB1">
        <w:rPr>
          <w:rStyle w:val="CommentReference"/>
          <w:rFonts w:cs="Times New Roman"/>
          <w:color w:val="auto"/>
        </w:rPr>
        <w:commentReference w:id="433"/>
      </w:r>
    </w:p>
    <w:p w14:paraId="2E280568" w14:textId="77777777" w:rsidR="00DC232F" w:rsidRDefault="00DC232F" w:rsidP="003A41C1">
      <w:pPr>
        <w:pStyle w:val="BodyText2"/>
        <w:ind w:left="0"/>
        <w:rPr>
          <w:color w:val="auto"/>
          <w:lang w:val="en-US"/>
        </w:rPr>
      </w:pPr>
      <w:r>
        <w:rPr>
          <w:color w:val="auto"/>
          <w:lang w:val="en-US"/>
        </w:rPr>
        <w:t>Task are not expected to be created in SO, tasks will always originate from MUST.</w:t>
      </w:r>
    </w:p>
    <w:p w14:paraId="4BE835B5" w14:textId="7DC27FB9" w:rsidR="00617FD9" w:rsidRDefault="00617FD9" w:rsidP="00617FD9">
      <w:pPr>
        <w:pStyle w:val="BodyText2"/>
        <w:ind w:left="0"/>
        <w:rPr>
          <w:color w:val="auto"/>
          <w:lang w:val="en-US"/>
        </w:rPr>
      </w:pPr>
      <w:r w:rsidRPr="006B439F">
        <w:rPr>
          <w:color w:val="auto"/>
        </w:rPr>
        <w:t xml:space="preserve">When </w:t>
      </w:r>
      <w:r>
        <w:rPr>
          <w:color w:val="auto"/>
        </w:rPr>
        <w:t>a Task is created in MUST</w:t>
      </w:r>
      <w:r w:rsidRPr="006B439F">
        <w:rPr>
          <w:color w:val="auto"/>
        </w:rPr>
        <w:t xml:space="preserve">, an incoming message </w:t>
      </w:r>
      <w:r>
        <w:rPr>
          <w:color w:val="auto"/>
        </w:rPr>
        <w:t>will be</w:t>
      </w:r>
      <w:r w:rsidRPr="006B439F">
        <w:rPr>
          <w:color w:val="auto"/>
        </w:rPr>
        <w:t xml:space="preserve"> sent to </w:t>
      </w:r>
      <w:r>
        <w:rPr>
          <w:color w:val="auto"/>
        </w:rPr>
        <w:t>SO</w:t>
      </w:r>
      <w:r w:rsidRPr="006B439F">
        <w:rPr>
          <w:color w:val="auto"/>
        </w:rPr>
        <w:t xml:space="preserve"> invoking the service </w:t>
      </w:r>
      <w:commentRangeStart w:id="434"/>
      <w:r>
        <w:rPr>
          <w:color w:val="auto"/>
          <w:lang w:val="en-US"/>
        </w:rPr>
        <w:t>Schedule</w:t>
      </w:r>
      <w:r w:rsidRPr="006B439F">
        <w:rPr>
          <w:color w:val="auto"/>
          <w:lang w:val="en-US"/>
        </w:rPr>
        <w:t>Service.</w:t>
      </w:r>
      <w:r w:rsidRPr="00BF0DBD">
        <w:rPr>
          <w:color w:val="auto"/>
          <w:lang w:val="en-US"/>
        </w:rPr>
        <w:t>ProcessTaskEx</w:t>
      </w:r>
      <w:r w:rsidRPr="00BF0DBD" w:rsidDel="00BF0DBD">
        <w:rPr>
          <w:color w:val="auto"/>
          <w:lang w:val="en-US"/>
        </w:rPr>
        <w:t xml:space="preserve"> </w:t>
      </w:r>
      <w:commentRangeEnd w:id="434"/>
      <w:r>
        <w:rPr>
          <w:rStyle w:val="CommentReference"/>
          <w:rFonts w:cs="Times New Roman"/>
          <w:color w:val="auto"/>
        </w:rPr>
        <w:commentReference w:id="434"/>
      </w:r>
      <w:r>
        <w:rPr>
          <w:color w:val="auto"/>
          <w:lang w:val="en-US"/>
        </w:rPr>
        <w:t xml:space="preserve">passing the Task fields as described in chapter </w:t>
      </w:r>
      <w:r>
        <w:rPr>
          <w:color w:val="auto"/>
          <w:lang w:val="en-US"/>
        </w:rPr>
        <w:fldChar w:fldCharType="begin"/>
      </w:r>
      <w:r>
        <w:rPr>
          <w:color w:val="auto"/>
          <w:lang w:val="en-US"/>
        </w:rPr>
        <w:instrText xml:space="preserve"> REF _Ref359231605 \r \h </w:instrText>
      </w:r>
      <w:r>
        <w:rPr>
          <w:color w:val="auto"/>
          <w:lang w:val="en-US"/>
        </w:rPr>
      </w:r>
      <w:r>
        <w:rPr>
          <w:color w:val="auto"/>
          <w:lang w:val="en-US"/>
        </w:rPr>
        <w:fldChar w:fldCharType="separate"/>
      </w:r>
      <w:r w:rsidR="006E49E1">
        <w:rPr>
          <w:color w:val="auto"/>
          <w:lang w:val="en-US"/>
        </w:rPr>
        <w:t>3.5.2</w:t>
      </w:r>
      <w:r>
        <w:rPr>
          <w:color w:val="auto"/>
          <w:lang w:val="en-US"/>
        </w:rPr>
        <w:fldChar w:fldCharType="end"/>
      </w:r>
      <w:r w:rsidRPr="006B439F">
        <w:rPr>
          <w:color w:val="auto"/>
          <w:lang w:val="en-US"/>
        </w:rPr>
        <w:t xml:space="preserve">. </w:t>
      </w:r>
      <w:r>
        <w:rPr>
          <w:color w:val="auto"/>
          <w:lang w:val="en-US"/>
        </w:rPr>
        <w:t>SO will then process the message as described in the sequence diagram below, performing various data derivations.</w:t>
      </w:r>
    </w:p>
    <w:p w14:paraId="2661428A" w14:textId="72067059" w:rsidR="00617FD9" w:rsidRDefault="00617FD9" w:rsidP="00617FD9">
      <w:pPr>
        <w:pStyle w:val="BodyText2"/>
        <w:ind w:left="0"/>
        <w:rPr>
          <w:color w:val="auto"/>
          <w:lang w:val="en-US"/>
        </w:rPr>
      </w:pPr>
      <w:r>
        <w:rPr>
          <w:color w:val="auto"/>
          <w:lang w:val="en-US"/>
        </w:rPr>
        <w:t>A TaskID value is also essential for correlating updates between Click &amp; MUST, given the MUSTID is not unique between jobs within MUST a derived TaskID is generated by both MUST &amp; Click platforms, and maintained via integration.  Upstream TaskID values from Click will contain both new &amp; old (altered value) TaskID, see</w:t>
      </w:r>
      <w:r w:rsidR="00EF7407">
        <w:rPr>
          <w:color w:val="auto"/>
          <w:lang w:val="en-US"/>
        </w:rPr>
        <w:t xml:space="preserve"> </w:t>
      </w:r>
      <w:r w:rsidR="00585F18">
        <w:rPr>
          <w:color w:val="auto"/>
          <w:lang w:val="en-US"/>
        </w:rPr>
        <w:fldChar w:fldCharType="begin"/>
      </w:r>
      <w:r w:rsidR="00585F18">
        <w:rPr>
          <w:color w:val="auto"/>
          <w:lang w:val="en-US"/>
        </w:rPr>
        <w:instrText xml:space="preserve"> REF _Ref370810469 \r \h </w:instrText>
      </w:r>
      <w:r w:rsidR="00585F18">
        <w:rPr>
          <w:color w:val="auto"/>
          <w:lang w:val="en-US"/>
        </w:rPr>
      </w:r>
      <w:r w:rsidR="00585F18">
        <w:rPr>
          <w:color w:val="auto"/>
          <w:lang w:val="en-US"/>
        </w:rPr>
        <w:fldChar w:fldCharType="separate"/>
      </w:r>
      <w:r w:rsidR="00585F18">
        <w:rPr>
          <w:color w:val="auto"/>
          <w:lang w:val="en-US"/>
        </w:rPr>
        <w:t>5</w:t>
      </w:r>
      <w:r w:rsidR="00585F18">
        <w:rPr>
          <w:color w:val="auto"/>
          <w:lang w:val="en-US"/>
        </w:rPr>
        <w:fldChar w:fldCharType="end"/>
      </w:r>
      <w:r w:rsidR="00EF7407">
        <w:rPr>
          <w:color w:val="auto"/>
          <w:lang w:val="en-US"/>
        </w:rPr>
        <w:t xml:space="preserve">  f</w:t>
      </w:r>
      <w:r>
        <w:rPr>
          <w:color w:val="auto"/>
          <w:lang w:val="en-US"/>
        </w:rPr>
        <w:t>or Click outbound message details.</w:t>
      </w:r>
    </w:p>
    <w:p w14:paraId="7C425D2E" w14:textId="77777777" w:rsidR="00617FD9" w:rsidRDefault="00617FD9" w:rsidP="00617FD9">
      <w:pPr>
        <w:pStyle w:val="BodyText2"/>
        <w:ind w:left="0"/>
        <w:rPr>
          <w:color w:val="auto"/>
          <w:lang w:val="en-US"/>
        </w:rPr>
      </w:pPr>
      <w:r>
        <w:rPr>
          <w:color w:val="auto"/>
          <w:lang w:val="en-US"/>
        </w:rPr>
        <w:t xml:space="preserve">The Task Unique identifiers are described in greater detail here: </w:t>
      </w:r>
      <w:r>
        <w:rPr>
          <w:color w:val="auto"/>
          <w:lang w:val="en-US"/>
        </w:rPr>
        <w:fldChar w:fldCharType="begin"/>
      </w:r>
      <w:r>
        <w:rPr>
          <w:color w:val="auto"/>
          <w:lang w:val="en-US"/>
        </w:rPr>
        <w:instrText xml:space="preserve"> REF _Ref366834317 \r \h </w:instrText>
      </w:r>
      <w:r>
        <w:rPr>
          <w:color w:val="auto"/>
          <w:lang w:val="en-US"/>
        </w:rPr>
      </w:r>
      <w:r>
        <w:rPr>
          <w:color w:val="auto"/>
          <w:lang w:val="en-US"/>
        </w:rPr>
        <w:fldChar w:fldCharType="separate"/>
      </w:r>
      <w:r w:rsidR="006E49E1">
        <w:rPr>
          <w:color w:val="auto"/>
          <w:lang w:val="en-US"/>
        </w:rPr>
        <w:t>2.3</w:t>
      </w:r>
      <w:r>
        <w:rPr>
          <w:color w:val="auto"/>
          <w:lang w:val="en-US"/>
        </w:rPr>
        <w:fldChar w:fldCharType="end"/>
      </w:r>
    </w:p>
    <w:p w14:paraId="18FD9EA1" w14:textId="77777777" w:rsidR="00617FD9" w:rsidRDefault="00617FD9" w:rsidP="00617FD9">
      <w:pPr>
        <w:pStyle w:val="Caption"/>
      </w:pPr>
      <w:r w:rsidRPr="006C1F58">
        <w:rPr>
          <w:bCs w:val="0"/>
          <w:noProof/>
          <w:sz w:val="20"/>
          <w:szCs w:val="24"/>
          <w:lang w:eastAsia="en-GB" w:bidi="ar-SA"/>
        </w:rPr>
        <w:lastRenderedPageBreak/>
        <w:t xml:space="preserve"> </w:t>
      </w:r>
      <w:r w:rsidRPr="00CC7998">
        <w:rPr>
          <w:noProof/>
          <w:lang w:val="en-US" w:bidi="ar-SA"/>
        </w:rPr>
        <w:drawing>
          <wp:inline distT="0" distB="0" distL="0" distR="0" wp14:anchorId="54BB5623" wp14:editId="31E459C7">
            <wp:extent cx="4572638" cy="342947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572638" cy="3429479"/>
                    </a:xfrm>
                    <a:prstGeom prst="rect">
                      <a:avLst/>
                    </a:prstGeom>
                  </pic:spPr>
                </pic:pic>
              </a:graphicData>
            </a:graphic>
          </wp:inline>
        </w:drawing>
      </w:r>
    </w:p>
    <w:p w14:paraId="0A37B931" w14:textId="7C110961" w:rsidR="00570D89" w:rsidRDefault="00570D89">
      <w:pPr>
        <w:rPr>
          <w:b/>
          <w:i/>
          <w:szCs w:val="20"/>
          <w:lang w:bidi="ar-SA"/>
        </w:rPr>
      </w:pPr>
    </w:p>
    <w:p w14:paraId="44F7C911" w14:textId="4F83B15A" w:rsidR="00A74A4B" w:rsidRDefault="00A74A4B" w:rsidP="003A41C1">
      <w:pPr>
        <w:pStyle w:val="Heading4"/>
      </w:pPr>
      <w:bookmarkStart w:id="435" w:name="_Ref367967453"/>
      <w:r>
        <w:t>Single Task</w:t>
      </w:r>
      <w:bookmarkEnd w:id="435"/>
    </w:p>
    <w:p w14:paraId="10B7480C" w14:textId="35E3D7D6" w:rsidR="002D195D" w:rsidRDefault="002015D6" w:rsidP="003A41C1">
      <w:pPr>
        <w:pStyle w:val="BodyText2"/>
        <w:ind w:left="0"/>
      </w:pPr>
      <w:r>
        <w:t xml:space="preserve">The AB </w:t>
      </w:r>
      <w:r w:rsidR="00451B41">
        <w:t>scenario</w:t>
      </w:r>
      <w:r>
        <w:t xml:space="preserve"> may </w:t>
      </w:r>
      <w:r w:rsidR="00A664DC">
        <w:t>optionally</w:t>
      </w:r>
      <w:r>
        <w:t xml:space="preserve"> </w:t>
      </w:r>
      <w:r w:rsidR="007F0EDC">
        <w:t>precede</w:t>
      </w:r>
      <w:r>
        <w:t xml:space="preserve"> this </w:t>
      </w:r>
      <w:r w:rsidR="007F0EDC">
        <w:t>scenario</w:t>
      </w:r>
      <w:r>
        <w:t>.</w:t>
      </w:r>
      <w:r w:rsidR="009A7EAC">
        <w:t xml:space="preserve">  The  SOAP action for modifying a task (Create or Update) is detailed in </w:t>
      </w:r>
      <w:r w:rsidR="009A7EAC">
        <w:fldChar w:fldCharType="begin"/>
      </w:r>
      <w:r w:rsidR="009A7EAC">
        <w:instrText xml:space="preserve"> REF _Ref366835865 \r \h </w:instrText>
      </w:r>
      <w:r w:rsidR="009A7EAC">
        <w:fldChar w:fldCharType="separate"/>
      </w:r>
      <w:r w:rsidR="006E49E1">
        <w:t>3.5</w:t>
      </w:r>
      <w:r w:rsidR="009A7EAC">
        <w:fldChar w:fldCharType="end"/>
      </w:r>
      <w:r w:rsidR="00AE62C8">
        <w:t>.</w:t>
      </w:r>
      <w:r w:rsidR="007F3BDA">
        <w:t xml:space="preserve"> The UNID values should </w:t>
      </w:r>
      <w:r w:rsidR="007F0EDC">
        <w:t>ahead</w:t>
      </w:r>
      <w:r w:rsidR="007F3BDA">
        <w:t xml:space="preserve"> to the GEHC standards, </w:t>
      </w:r>
      <w:r w:rsidR="007F3BDA">
        <w:fldChar w:fldCharType="begin"/>
      </w:r>
      <w:r w:rsidR="007F3BDA">
        <w:instrText xml:space="preserve"> REF _Ref366834317 \r \h </w:instrText>
      </w:r>
      <w:r w:rsidR="007F3BDA">
        <w:fldChar w:fldCharType="separate"/>
      </w:r>
      <w:r w:rsidR="006E49E1">
        <w:t>2.3</w:t>
      </w:r>
      <w:r w:rsidR="007F3BDA">
        <w:fldChar w:fldCharType="end"/>
      </w:r>
      <w:r w:rsidR="007F3BDA">
        <w:t>.</w:t>
      </w:r>
    </w:p>
    <w:p w14:paraId="63A043F7" w14:textId="56CDB0E9" w:rsidR="00AE62C8" w:rsidRDefault="00AE62C8" w:rsidP="003A41C1">
      <w:pPr>
        <w:pStyle w:val="BodyText2"/>
        <w:ind w:left="0"/>
      </w:pPr>
      <w:r>
        <w:t xml:space="preserve">A single Task creation scenario will use the </w:t>
      </w:r>
      <w:r w:rsidRPr="00AE62C8">
        <w:t>ProcessTaskEx</w:t>
      </w:r>
      <w:r>
        <w:t xml:space="preserve"> action to create or modify the Task, </w:t>
      </w:r>
      <w:r w:rsidR="007F0EDC">
        <w:t>given</w:t>
      </w:r>
      <w:r>
        <w:t xml:space="preserve"> the debrief comments may have a considerable payload these are created </w:t>
      </w:r>
      <w:r w:rsidR="007F0EDC">
        <w:t>separately</w:t>
      </w:r>
      <w:r>
        <w:t xml:space="preserve"> and linked to the Task JobComments field.  Using a SOAP message for the </w:t>
      </w:r>
      <w:r w:rsidRPr="00AE62C8">
        <w:t xml:space="preserve">ExecuteMultipleOperations </w:t>
      </w:r>
      <w:r>
        <w:t xml:space="preserve">action the </w:t>
      </w:r>
      <w:r w:rsidRPr="00AE62C8">
        <w:t>GEHCJobComments</w:t>
      </w:r>
      <w:r>
        <w:t xml:space="preserve"> Object containing the comments is created and then linked to the Task.JobComments</w:t>
      </w:r>
      <w:r w:rsidR="00737467">
        <w:t>, if there are no Comments the Object should still be created with no Text value</w:t>
      </w:r>
      <w:r>
        <w:t>.  The SOAP stack will resemble the following:</w:t>
      </w:r>
    </w:p>
    <w:p w14:paraId="23656E10" w14:textId="77777777" w:rsidR="00AE62C8" w:rsidRDefault="00AE62C8" w:rsidP="003A41C1">
      <w:pPr>
        <w:pStyle w:val="BodyText2"/>
        <w:ind w:left="0"/>
        <w:rPr>
          <w:lang w:val="en-US"/>
        </w:rPr>
      </w:pPr>
    </w:p>
    <w:p w14:paraId="60C4934F" w14:textId="5D009E50" w:rsidR="00AE62C8" w:rsidRDefault="00AE62C8" w:rsidP="003A41C1">
      <w:pPr>
        <w:pStyle w:val="BodyText2"/>
        <w:ind w:left="0"/>
        <w:jc w:val="center"/>
      </w:pPr>
      <w:r w:rsidRPr="003A41C1">
        <w:rPr>
          <w:noProof/>
          <w:lang w:val="en-US"/>
        </w:rPr>
        <w:lastRenderedPageBreak/>
        <w:drawing>
          <wp:inline distT="0" distB="0" distL="0" distR="0" wp14:anchorId="7BC641FE" wp14:editId="7C56A784">
            <wp:extent cx="3147237" cy="2562447"/>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15582" r="15582" b="25272"/>
                    <a:stretch/>
                  </pic:blipFill>
                  <pic:spPr bwMode="auto">
                    <a:xfrm>
                      <a:off x="0" y="0"/>
                      <a:ext cx="3147677" cy="2562805"/>
                    </a:xfrm>
                    <a:prstGeom prst="rect">
                      <a:avLst/>
                    </a:prstGeom>
                    <a:ln>
                      <a:noFill/>
                    </a:ln>
                    <a:extLst>
                      <a:ext uri="{53640926-AAD7-44D8-BBD7-CCE9431645EC}">
                        <a14:shadowObscured xmlns:a14="http://schemas.microsoft.com/office/drawing/2010/main"/>
                      </a:ext>
                    </a:extLst>
                  </pic:spPr>
                </pic:pic>
              </a:graphicData>
            </a:graphic>
          </wp:inline>
        </w:drawing>
      </w:r>
    </w:p>
    <w:p w14:paraId="65A5DF3D" w14:textId="2189CDEF" w:rsidR="00570D89" w:rsidRDefault="00570D89">
      <w:pPr>
        <w:rPr>
          <w:rFonts w:cs="Arial"/>
          <w:b/>
          <w:color w:val="000000"/>
          <w:szCs w:val="20"/>
          <w:lang w:bidi="ar-SA"/>
        </w:rPr>
      </w:pPr>
      <w:r>
        <w:rPr>
          <w:b/>
        </w:rPr>
        <w:br w:type="page"/>
      </w:r>
    </w:p>
    <w:p w14:paraId="1CF4A2D8" w14:textId="77777777" w:rsidR="00AE62C8" w:rsidRPr="003A41C1" w:rsidRDefault="00AE62C8" w:rsidP="003A41C1">
      <w:pPr>
        <w:pStyle w:val="BodyText2"/>
        <w:ind w:left="0"/>
        <w:rPr>
          <w:b/>
        </w:rPr>
      </w:pPr>
    </w:p>
    <w:p w14:paraId="0F26221F" w14:textId="4FB93986" w:rsidR="00A74A4B" w:rsidRDefault="002D195D" w:rsidP="003A41C1">
      <w:pPr>
        <w:pStyle w:val="Heading4"/>
      </w:pPr>
      <w:bookmarkStart w:id="436" w:name="_Ref367444994"/>
      <w:r w:rsidRPr="002D195D">
        <w:t>Multi</w:t>
      </w:r>
      <w:r>
        <w:t xml:space="preserve"> </w:t>
      </w:r>
      <w:r w:rsidRPr="002D195D">
        <w:t>Manning</w:t>
      </w:r>
      <w:r>
        <w:t xml:space="preserve"> Task</w:t>
      </w:r>
      <w:bookmarkEnd w:id="436"/>
    </w:p>
    <w:p w14:paraId="0C052ECC" w14:textId="18B6E5BC" w:rsidR="009A7EAC" w:rsidRDefault="002015D6" w:rsidP="002015D6">
      <w:pPr>
        <w:pStyle w:val="BodyText2"/>
        <w:ind w:left="0"/>
      </w:pPr>
      <w:r>
        <w:t xml:space="preserve">The AB </w:t>
      </w:r>
      <w:r w:rsidR="00B560FF">
        <w:t>scenario</w:t>
      </w:r>
      <w:r>
        <w:t xml:space="preserve"> may </w:t>
      </w:r>
      <w:r w:rsidR="00B560FF">
        <w:t>optionally</w:t>
      </w:r>
      <w:r>
        <w:t xml:space="preserve"> </w:t>
      </w:r>
      <w:r w:rsidR="00B560FF">
        <w:t>precede</w:t>
      </w:r>
      <w:r>
        <w:t xml:space="preserve"> this </w:t>
      </w:r>
      <w:r w:rsidR="00B560FF">
        <w:t>scenario</w:t>
      </w:r>
      <w:r w:rsidR="00AE3979">
        <w:t>;</w:t>
      </w:r>
      <w:r>
        <w:t xml:space="preserve"> Task </w:t>
      </w:r>
      <w:r w:rsidR="00B560FF">
        <w:t>Dependencies</w:t>
      </w:r>
      <w:r w:rsidR="009A7EAC">
        <w:t xml:space="preserve"> and MSTs </w:t>
      </w:r>
      <w:r>
        <w:t>detailed in this scenario are applicable to the AB scenario and must be included in the Related Task</w:t>
      </w:r>
      <w:r w:rsidR="009A7EAC">
        <w:t>s SOAP body element.</w:t>
      </w:r>
    </w:p>
    <w:p w14:paraId="59235414" w14:textId="055919EF" w:rsidR="00E9367E" w:rsidRDefault="00F178E4">
      <w:pPr>
        <w:pStyle w:val="BodyText2"/>
        <w:ind w:left="0"/>
      </w:pPr>
      <w:r>
        <w:t xml:space="preserve">Multi manning tasks </w:t>
      </w:r>
      <w:r w:rsidR="006D0E71">
        <w:t xml:space="preserve">is a visit of a job </w:t>
      </w:r>
      <w:r>
        <w:t>that require two or more resources to perform a unit of work.  The</w:t>
      </w:r>
      <w:r w:rsidR="006D0E71">
        <w:t xml:space="preserve"> </w:t>
      </w:r>
      <w:r>
        <w:t xml:space="preserve"> creation of </w:t>
      </w:r>
      <w:r w:rsidR="006D0E71">
        <w:t xml:space="preserve">Multi Manning </w:t>
      </w:r>
      <w:r>
        <w:t xml:space="preserve">Tasks </w:t>
      </w:r>
      <w:r w:rsidR="006D0E71">
        <w:t xml:space="preserve">will be done by creating multiple tasks for the same time time, site and for different engineers, one Task will hold the dependancies and required skills, the rest of the tasks may have skills listed optionaly.  Creation of these </w:t>
      </w:r>
      <w:r w:rsidR="00E9367E">
        <w:t xml:space="preserve">remains the same as a Single Task in that the </w:t>
      </w:r>
      <w:r w:rsidR="00E9367E" w:rsidRPr="00AE62C8">
        <w:t>ProcessTaskEx</w:t>
      </w:r>
      <w:r w:rsidR="00E9367E">
        <w:t xml:space="preserve"> will be executed for each Task requiring an engineer.</w:t>
      </w:r>
      <w:r w:rsidR="007F3BDA">
        <w:t xml:space="preserve"> </w:t>
      </w:r>
      <w:r w:rsidR="007F3BDA" w:rsidRPr="007F3BDA">
        <w:t xml:space="preserve"> </w:t>
      </w:r>
      <w:r w:rsidR="007F3BDA">
        <w:t xml:space="preserve">The UNID values should </w:t>
      </w:r>
      <w:r w:rsidR="00B560FF">
        <w:t>ahead</w:t>
      </w:r>
      <w:r w:rsidR="007F3BDA">
        <w:t xml:space="preserve"> to the GEHC standards, </w:t>
      </w:r>
      <w:r w:rsidR="007F3BDA">
        <w:fldChar w:fldCharType="begin"/>
      </w:r>
      <w:r w:rsidR="007F3BDA">
        <w:instrText xml:space="preserve"> REF _Ref366834317 \r \h </w:instrText>
      </w:r>
      <w:r w:rsidR="007F3BDA">
        <w:fldChar w:fldCharType="separate"/>
      </w:r>
      <w:r w:rsidR="006E49E1">
        <w:t>2.3</w:t>
      </w:r>
      <w:r w:rsidR="007F3BDA">
        <w:fldChar w:fldCharType="end"/>
      </w:r>
      <w:r w:rsidR="007F3BDA">
        <w:t>.</w:t>
      </w:r>
    </w:p>
    <w:p w14:paraId="36CF5437" w14:textId="77777777" w:rsidR="00E91D25" w:rsidRDefault="00E91D25" w:rsidP="00E91D25">
      <w:pPr>
        <w:pStyle w:val="BodyText2"/>
        <w:numPr>
          <w:ilvl w:val="0"/>
          <w:numId w:val="153"/>
        </w:numPr>
      </w:pPr>
      <w:r>
        <w:t xml:space="preserve">The preceding </w:t>
      </w:r>
      <w:r w:rsidRPr="00AE62C8">
        <w:t>ExecuteMultipleOperations</w:t>
      </w:r>
      <w:r>
        <w:t xml:space="preserve"> following the X number of </w:t>
      </w:r>
      <w:r w:rsidRPr="00AE62C8">
        <w:t>ProcessTaskEx</w:t>
      </w:r>
      <w:r>
        <w:t xml:space="preserve"> for the required number of engineers will do the following:</w:t>
      </w:r>
    </w:p>
    <w:p w14:paraId="69942F35" w14:textId="4BF49CD7" w:rsidR="00737467" w:rsidRDefault="00737467" w:rsidP="003A41C1">
      <w:pPr>
        <w:pStyle w:val="BodyText2"/>
        <w:numPr>
          <w:ilvl w:val="0"/>
          <w:numId w:val="153"/>
        </w:numPr>
      </w:pPr>
      <w:r>
        <w:t xml:space="preserve">Create the </w:t>
      </w:r>
      <w:r w:rsidRPr="00AE62C8">
        <w:t>GEHCJobComments</w:t>
      </w:r>
      <w:r>
        <w:t xml:space="preserve"> Object;</w:t>
      </w:r>
    </w:p>
    <w:p w14:paraId="65BA9403" w14:textId="696089C2" w:rsidR="00737467" w:rsidRDefault="00737467" w:rsidP="003A41C1">
      <w:pPr>
        <w:pStyle w:val="BodyText2"/>
        <w:numPr>
          <w:ilvl w:val="1"/>
          <w:numId w:val="153"/>
        </w:numPr>
      </w:pPr>
      <w:r>
        <w:t xml:space="preserve">Multi </w:t>
      </w:r>
      <w:r w:rsidR="00B560FF">
        <w:t>Manning</w:t>
      </w:r>
      <w:r>
        <w:t xml:space="preserve"> jobs will all have the same MUSTJubNumber;</w:t>
      </w:r>
    </w:p>
    <w:p w14:paraId="774AFB60" w14:textId="28F65DD2" w:rsidR="00737467" w:rsidRDefault="00737467" w:rsidP="003A41C1">
      <w:pPr>
        <w:pStyle w:val="BodyText2"/>
        <w:numPr>
          <w:ilvl w:val="0"/>
          <w:numId w:val="153"/>
        </w:numPr>
      </w:pPr>
      <w:r>
        <w:t xml:space="preserve">Link all Multi Manning MSTs to the </w:t>
      </w:r>
      <w:r w:rsidRPr="00AE62C8">
        <w:t>GEHCJobComments</w:t>
      </w:r>
      <w:r>
        <w:t xml:space="preserve"> Object;</w:t>
      </w:r>
    </w:p>
    <w:p w14:paraId="6BF16A06" w14:textId="46448DB0" w:rsidR="00737467" w:rsidRDefault="00737467" w:rsidP="003A41C1">
      <w:pPr>
        <w:pStyle w:val="BodyText2"/>
        <w:numPr>
          <w:ilvl w:val="0"/>
          <w:numId w:val="153"/>
        </w:numPr>
      </w:pPr>
      <w:r>
        <w:t>Create</w:t>
      </w:r>
      <w:r w:rsidR="000D052A">
        <w:t xml:space="preserve"> </w:t>
      </w:r>
      <w:r w:rsidR="00B560FF">
        <w:t>dependencies</w:t>
      </w:r>
      <w:r>
        <w:t xml:space="preserve"> on the Main/Primary Task</w:t>
      </w:r>
      <w:r w:rsidR="007A60CB">
        <w:t>:</w:t>
      </w:r>
    </w:p>
    <w:p w14:paraId="2FB41DCA" w14:textId="5FF433D4" w:rsidR="00E717C1" w:rsidRDefault="00E717C1" w:rsidP="003A41C1">
      <w:pPr>
        <w:pStyle w:val="BodyText2"/>
        <w:numPr>
          <w:ilvl w:val="1"/>
          <w:numId w:val="153"/>
        </w:numPr>
      </w:pPr>
      <w:r>
        <w:t>Task.Critical for all tasks must be True</w:t>
      </w:r>
      <w:r w:rsidR="00E41585">
        <w:t xml:space="preserve"> on all Tasks holding dependencies</w:t>
      </w:r>
      <w:r>
        <w:t>;</w:t>
      </w:r>
    </w:p>
    <w:p w14:paraId="3D0EA740" w14:textId="77777777" w:rsidR="00E717C1" w:rsidRDefault="00E717C1" w:rsidP="00E717C1">
      <w:pPr>
        <w:pStyle w:val="BodyText2"/>
        <w:numPr>
          <w:ilvl w:val="1"/>
          <w:numId w:val="153"/>
        </w:numPr>
      </w:pPr>
      <w:r>
        <w:t>Dependencys.Critical must be set to True</w:t>
      </w:r>
    </w:p>
    <w:p w14:paraId="3D5A392D" w14:textId="4BEE8523" w:rsidR="00737467" w:rsidRDefault="00FB79BC" w:rsidP="003A41C1">
      <w:pPr>
        <w:pStyle w:val="BodyText2"/>
        <w:numPr>
          <w:ilvl w:val="1"/>
          <w:numId w:val="153"/>
        </w:numPr>
      </w:pPr>
      <w:r>
        <w:t xml:space="preserve">Time </w:t>
      </w:r>
      <w:r w:rsidR="00AE3979">
        <w:t>Dependency</w:t>
      </w:r>
      <w:r>
        <w:t xml:space="preserve"> to start MST’s at the same time as </w:t>
      </w:r>
      <w:r w:rsidR="00AE3979">
        <w:t>each other</w:t>
      </w:r>
      <w:r>
        <w:t>;</w:t>
      </w:r>
    </w:p>
    <w:p w14:paraId="27244E55" w14:textId="139C48AA" w:rsidR="00FB79BC" w:rsidRDefault="00FB79BC" w:rsidP="003A41C1">
      <w:pPr>
        <w:pStyle w:val="BodyText2"/>
        <w:numPr>
          <w:ilvl w:val="1"/>
          <w:numId w:val="153"/>
        </w:numPr>
      </w:pPr>
      <w:r>
        <w:t xml:space="preserve">Resource </w:t>
      </w:r>
      <w:r w:rsidR="00AE3979">
        <w:t>dependency</w:t>
      </w:r>
      <w:r>
        <w:t xml:space="preserve"> for MST’s so that resources must not be the same;</w:t>
      </w:r>
    </w:p>
    <w:p w14:paraId="5B99E85C" w14:textId="4B088863" w:rsidR="000D052A" w:rsidRDefault="000D052A" w:rsidP="000D052A">
      <w:pPr>
        <w:pStyle w:val="BodyText2"/>
        <w:ind w:left="0"/>
      </w:pPr>
      <w:r>
        <w:t>Note: All</w:t>
      </w:r>
      <w:r w:rsidR="00E41585">
        <w:t xml:space="preserve"> main</w:t>
      </w:r>
      <w:r>
        <w:t xml:space="preserve"> tasks </w:t>
      </w:r>
      <w:r w:rsidR="00E902F2">
        <w:t>for</w:t>
      </w:r>
      <w:r>
        <w:t xml:space="preserve"> this scenario </w:t>
      </w:r>
      <w:r w:rsidR="00E902F2">
        <w:t>shoul</w:t>
      </w:r>
      <w:r>
        <w:t>d</w:t>
      </w:r>
      <w:r w:rsidR="00E902F2">
        <w:t xml:space="preserve"> </w:t>
      </w:r>
      <w:r>
        <w:t>be flagged as Critical e.g. Task.Critical = True.</w:t>
      </w:r>
    </w:p>
    <w:p w14:paraId="53AF9BAC" w14:textId="740E776E" w:rsidR="00D54E3E" w:rsidRDefault="00D54E3E" w:rsidP="003A41C1">
      <w:pPr>
        <w:pStyle w:val="BodyText2"/>
        <w:jc w:val="center"/>
      </w:pPr>
      <w:r w:rsidRPr="00D54E3E">
        <w:rPr>
          <w:noProof/>
          <w:lang w:val="en-US"/>
        </w:rPr>
        <w:lastRenderedPageBreak/>
        <w:drawing>
          <wp:inline distT="0" distB="0" distL="0" distR="0" wp14:anchorId="6A089F09" wp14:editId="7B1DF385">
            <wp:extent cx="3094073" cy="3157870"/>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15581" r="16744" b="7907"/>
                    <a:stretch/>
                  </pic:blipFill>
                  <pic:spPr bwMode="auto">
                    <a:xfrm>
                      <a:off x="0" y="0"/>
                      <a:ext cx="3094505" cy="3158311"/>
                    </a:xfrm>
                    <a:prstGeom prst="rect">
                      <a:avLst/>
                    </a:prstGeom>
                    <a:ln>
                      <a:noFill/>
                    </a:ln>
                    <a:extLst>
                      <a:ext uri="{53640926-AAD7-44D8-BBD7-CCE9431645EC}">
                        <a14:shadowObscured xmlns:a14="http://schemas.microsoft.com/office/drawing/2010/main"/>
                      </a:ext>
                    </a:extLst>
                  </pic:spPr>
                </pic:pic>
              </a:graphicData>
            </a:graphic>
          </wp:inline>
        </w:drawing>
      </w:r>
    </w:p>
    <w:p w14:paraId="492EF4A1" w14:textId="59251C53" w:rsidR="00FB79BC" w:rsidRDefault="00FB79BC" w:rsidP="00FB79BC">
      <w:pPr>
        <w:pStyle w:val="BodyText2"/>
        <w:ind w:left="0"/>
      </w:pPr>
      <w:r>
        <w:t xml:space="preserve">Screenshots from the Web frontend shows the resulting </w:t>
      </w:r>
      <w:r w:rsidR="00AE3979">
        <w:t>dependencies</w:t>
      </w:r>
      <w:r>
        <w:t xml:space="preserve"> in the GUI.</w:t>
      </w:r>
    </w:p>
    <w:p w14:paraId="016CA162" w14:textId="7CBC7ACB" w:rsidR="00737467" w:rsidRDefault="00737467" w:rsidP="003A41C1">
      <w:pPr>
        <w:pStyle w:val="BodyText2"/>
      </w:pPr>
      <w:r>
        <w:t xml:space="preserve">Main Task </w:t>
      </w:r>
      <w:r w:rsidR="00AE3979">
        <w:t>Dependencies</w:t>
      </w:r>
      <w:r>
        <w:t>:</w:t>
      </w:r>
    </w:p>
    <w:p w14:paraId="3CEBE7A3" w14:textId="34A1C29A" w:rsidR="00FB79BC" w:rsidRDefault="008500B0" w:rsidP="003A41C1">
      <w:pPr>
        <w:pStyle w:val="BodyText2"/>
        <w:rPr>
          <w:noProof/>
          <w:lang w:eastAsia="en-GB"/>
        </w:rPr>
      </w:pPr>
      <w:r>
        <w:rPr>
          <w:noProof/>
          <w:lang w:val="en-US"/>
        </w:rPr>
        <w:lastRenderedPageBreak/>
        <w:drawing>
          <wp:inline distT="0" distB="0" distL="0" distR="0" wp14:anchorId="43D0CA1A" wp14:editId="2A4F72E5">
            <wp:extent cx="3540196" cy="3901440"/>
            <wp:effectExtent l="0" t="0" r="317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40984" cy="3902309"/>
                    </a:xfrm>
                    <a:prstGeom prst="rect">
                      <a:avLst/>
                    </a:prstGeom>
                  </pic:spPr>
                </pic:pic>
              </a:graphicData>
            </a:graphic>
          </wp:inline>
        </w:drawing>
      </w:r>
      <w:r w:rsidR="00FB79BC" w:rsidRPr="00FB79BC">
        <w:rPr>
          <w:noProof/>
          <w:lang w:eastAsia="en-GB"/>
        </w:rPr>
        <w:t xml:space="preserve"> </w:t>
      </w:r>
    </w:p>
    <w:p w14:paraId="57FB33DA" w14:textId="5516684F" w:rsidR="00FB79BC" w:rsidRDefault="00FB79BC" w:rsidP="003A41C1">
      <w:pPr>
        <w:pStyle w:val="BodyText2"/>
        <w:rPr>
          <w:noProof/>
          <w:lang w:eastAsia="en-GB"/>
        </w:rPr>
      </w:pPr>
      <w:r>
        <w:rPr>
          <w:noProof/>
          <w:lang w:eastAsia="en-GB"/>
        </w:rPr>
        <w:t>Task Time Dependancy:</w:t>
      </w:r>
    </w:p>
    <w:p w14:paraId="3F77DEA7" w14:textId="41223294" w:rsidR="00737467" w:rsidRDefault="00FB79BC" w:rsidP="003A41C1">
      <w:pPr>
        <w:pStyle w:val="BodyText2"/>
      </w:pPr>
      <w:r>
        <w:rPr>
          <w:noProof/>
          <w:lang w:val="en-US"/>
        </w:rPr>
        <w:drawing>
          <wp:inline distT="0" distB="0" distL="0" distR="0" wp14:anchorId="2D3EC85E" wp14:editId="2CAE7C86">
            <wp:extent cx="3253563" cy="2250069"/>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257550" cy="2252827"/>
                    </a:xfrm>
                    <a:prstGeom prst="rect">
                      <a:avLst/>
                    </a:prstGeom>
                  </pic:spPr>
                </pic:pic>
              </a:graphicData>
            </a:graphic>
          </wp:inline>
        </w:drawing>
      </w:r>
    </w:p>
    <w:p w14:paraId="57AC8CB1" w14:textId="78DCEA59" w:rsidR="00FB79BC" w:rsidRDefault="00FB79BC" w:rsidP="003A41C1">
      <w:pPr>
        <w:pStyle w:val="BodyText2"/>
      </w:pPr>
      <w:r>
        <w:t>Task Resource/</w:t>
      </w:r>
      <w:r w:rsidR="00AE3979">
        <w:t>Engineer</w:t>
      </w:r>
      <w:r>
        <w:t xml:space="preserve"> </w:t>
      </w:r>
      <w:r w:rsidR="00AE3979">
        <w:t>Dependency</w:t>
      </w:r>
      <w:r w:rsidR="006D3503">
        <w:t>:</w:t>
      </w:r>
    </w:p>
    <w:p w14:paraId="119E5505" w14:textId="4352A914" w:rsidR="00FB79BC" w:rsidRDefault="00FB79BC" w:rsidP="003A41C1">
      <w:pPr>
        <w:pStyle w:val="BodyText2"/>
      </w:pPr>
      <w:r>
        <w:rPr>
          <w:noProof/>
          <w:lang w:val="en-US"/>
        </w:rPr>
        <w:lastRenderedPageBreak/>
        <w:drawing>
          <wp:inline distT="0" distB="0" distL="0" distR="0" wp14:anchorId="552D423A" wp14:editId="23AF250A">
            <wp:extent cx="3253563" cy="2200029"/>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255726" cy="2201491"/>
                    </a:xfrm>
                    <a:prstGeom prst="rect">
                      <a:avLst/>
                    </a:prstGeom>
                  </pic:spPr>
                </pic:pic>
              </a:graphicData>
            </a:graphic>
          </wp:inline>
        </w:drawing>
      </w:r>
    </w:p>
    <w:p w14:paraId="7317E8D7" w14:textId="77777777" w:rsidR="006D3503" w:rsidRDefault="006D3503">
      <w:pPr>
        <w:rPr>
          <w:b/>
          <w:i/>
          <w:szCs w:val="20"/>
          <w:lang w:bidi="ar-SA"/>
        </w:rPr>
      </w:pPr>
      <w:r>
        <w:br w:type="page"/>
      </w:r>
    </w:p>
    <w:p w14:paraId="3C10E911" w14:textId="3CB36B3B" w:rsidR="002D195D" w:rsidRDefault="008974CF" w:rsidP="003A41C1">
      <w:pPr>
        <w:pStyle w:val="Heading4"/>
      </w:pPr>
      <w:bookmarkStart w:id="437" w:name="_Ref367968396"/>
      <w:r>
        <w:lastRenderedPageBreak/>
        <w:t>Parts Pickup</w:t>
      </w:r>
      <w:r w:rsidR="002D195D">
        <w:t xml:space="preserve"> Task</w:t>
      </w:r>
      <w:bookmarkEnd w:id="437"/>
    </w:p>
    <w:p w14:paraId="6FCC98F3" w14:textId="682F219A" w:rsidR="007F3BDA" w:rsidRDefault="007F3BDA" w:rsidP="007F3BDA">
      <w:pPr>
        <w:pStyle w:val="BodyText2"/>
        <w:ind w:left="0"/>
      </w:pPr>
      <w:r>
        <w:t xml:space="preserve">The AB </w:t>
      </w:r>
      <w:r w:rsidR="009036F8">
        <w:t>scenario</w:t>
      </w:r>
      <w:r>
        <w:t xml:space="preserve"> may </w:t>
      </w:r>
      <w:r w:rsidR="009036F8">
        <w:t>optionally</w:t>
      </w:r>
      <w:r>
        <w:t xml:space="preserve"> </w:t>
      </w:r>
      <w:r w:rsidR="009036F8">
        <w:t>precede</w:t>
      </w:r>
      <w:r>
        <w:t xml:space="preserve"> this </w:t>
      </w:r>
      <w:r w:rsidR="009036F8">
        <w:t>scenario</w:t>
      </w:r>
      <w:r>
        <w:t xml:space="preserve">; Task </w:t>
      </w:r>
      <w:r w:rsidR="009036F8">
        <w:t>Dependencies</w:t>
      </w:r>
      <w:r>
        <w:t xml:space="preserve"> and MSTs detailed in this scenario are applicable to the AB scenario and must be included in the Related Tasks SOAP body element.</w:t>
      </w:r>
    </w:p>
    <w:p w14:paraId="17149EBC" w14:textId="1EEE75AA" w:rsidR="007F3BDA" w:rsidRDefault="008974CF" w:rsidP="007F3BDA">
      <w:pPr>
        <w:pStyle w:val="BodyText2"/>
        <w:ind w:left="0"/>
      </w:pPr>
      <w:r>
        <w:t>Parts Pickup</w:t>
      </w:r>
      <w:r w:rsidR="007F3BDA">
        <w:t xml:space="preserve"> tasks are jobs that require a </w:t>
      </w:r>
      <w:r w:rsidR="00CF5E9E" w:rsidRPr="00CF5E9E">
        <w:t>preceding</w:t>
      </w:r>
      <w:r w:rsidR="00CF5E9E" w:rsidRPr="00CF5E9E" w:rsidDel="00CF5E9E">
        <w:t xml:space="preserve"> </w:t>
      </w:r>
      <w:r w:rsidR="007F3BDA">
        <w:t xml:space="preserve">Task to that of the main Task to collect parts.  The creation of Tasks remains the same as a Single Task in that the </w:t>
      </w:r>
      <w:r w:rsidR="007F3BDA" w:rsidRPr="00AE62C8">
        <w:t>ProcessTaskEx</w:t>
      </w:r>
      <w:r w:rsidR="007F3BDA">
        <w:t xml:space="preserve"> will be executed for</w:t>
      </w:r>
      <w:r w:rsidR="009036F8">
        <w:t xml:space="preserve"> main and </w:t>
      </w:r>
      <w:r>
        <w:t>Parts Pickup</w:t>
      </w:r>
      <w:r w:rsidR="00091656">
        <w:t xml:space="preserve"> Tasks</w:t>
      </w:r>
      <w:r w:rsidR="007F3BDA">
        <w:t xml:space="preserve">.  The UNID values should </w:t>
      </w:r>
      <w:r w:rsidR="009036F8">
        <w:t>adhere</w:t>
      </w:r>
      <w:r w:rsidR="007F3BDA">
        <w:t xml:space="preserve"> to the GEHC standards, </w:t>
      </w:r>
      <w:r w:rsidR="007F3BDA">
        <w:fldChar w:fldCharType="begin"/>
      </w:r>
      <w:r w:rsidR="007F3BDA">
        <w:instrText xml:space="preserve"> REF _Ref366834317 \r \h </w:instrText>
      </w:r>
      <w:r w:rsidR="007F3BDA">
        <w:fldChar w:fldCharType="separate"/>
      </w:r>
      <w:r w:rsidR="006E49E1">
        <w:t>2.3</w:t>
      </w:r>
      <w:r w:rsidR="007F3BDA">
        <w:fldChar w:fldCharType="end"/>
      </w:r>
      <w:r w:rsidR="007F3BDA">
        <w:t>.</w:t>
      </w:r>
    </w:p>
    <w:p w14:paraId="0E842E67" w14:textId="3D24B3DB" w:rsidR="007A60CB" w:rsidRDefault="007A60CB" w:rsidP="007A60CB">
      <w:pPr>
        <w:pStyle w:val="BodyText2"/>
        <w:numPr>
          <w:ilvl w:val="0"/>
          <w:numId w:val="154"/>
        </w:numPr>
      </w:pPr>
      <w:r>
        <w:t xml:space="preserve">The preceding </w:t>
      </w:r>
      <w:r w:rsidRPr="00AE62C8">
        <w:t>ExecuteMultipleOperations</w:t>
      </w:r>
      <w:r>
        <w:t xml:space="preserve"> following the </w:t>
      </w:r>
      <w:r w:rsidRPr="00AE62C8">
        <w:t>ProcessTaskEx</w:t>
      </w:r>
      <w:r>
        <w:t xml:space="preserve"> for the </w:t>
      </w:r>
      <w:r w:rsidR="008974CF">
        <w:t>Parts Pickup</w:t>
      </w:r>
      <w:r>
        <w:t xml:space="preserve"> and main job will do the following:</w:t>
      </w:r>
    </w:p>
    <w:p w14:paraId="48041FC9" w14:textId="77777777" w:rsidR="007F3BDA" w:rsidRDefault="007F3BDA" w:rsidP="007F3BDA">
      <w:pPr>
        <w:pStyle w:val="BodyText2"/>
        <w:numPr>
          <w:ilvl w:val="0"/>
          <w:numId w:val="154"/>
        </w:numPr>
      </w:pPr>
      <w:r>
        <w:t xml:space="preserve">Create the </w:t>
      </w:r>
      <w:r w:rsidRPr="00AE62C8">
        <w:t>GEHCJobComments</w:t>
      </w:r>
      <w:r>
        <w:t xml:space="preserve"> Object;</w:t>
      </w:r>
    </w:p>
    <w:p w14:paraId="124EB1DF" w14:textId="4FD5EBFD" w:rsidR="007F3BDA" w:rsidRDefault="007F3BDA" w:rsidP="007F3BDA">
      <w:pPr>
        <w:pStyle w:val="BodyText2"/>
        <w:numPr>
          <w:ilvl w:val="0"/>
          <w:numId w:val="154"/>
        </w:numPr>
      </w:pPr>
      <w:r>
        <w:t xml:space="preserve">Link </w:t>
      </w:r>
      <w:r w:rsidR="0090689B">
        <w:t>only the Main Job/task to the</w:t>
      </w:r>
      <w:r>
        <w:t xml:space="preserve"> </w:t>
      </w:r>
      <w:r w:rsidRPr="00AE62C8">
        <w:t>GEHCJobComments</w:t>
      </w:r>
      <w:r>
        <w:t xml:space="preserve"> Object;</w:t>
      </w:r>
    </w:p>
    <w:p w14:paraId="5CCB26B8" w14:textId="347943BF" w:rsidR="0090689B" w:rsidRDefault="0090689B" w:rsidP="003A41C1">
      <w:pPr>
        <w:pStyle w:val="BodyText2"/>
        <w:numPr>
          <w:ilvl w:val="1"/>
          <w:numId w:val="154"/>
        </w:numPr>
      </w:pPr>
      <w:r w:rsidRPr="00AE62C8">
        <w:t>GEHCJobComments</w:t>
      </w:r>
      <w:r>
        <w:t xml:space="preserve"> can be large and not required for the pickup;</w:t>
      </w:r>
    </w:p>
    <w:p w14:paraId="700A7AEC" w14:textId="44F70777" w:rsidR="007F3BDA" w:rsidRDefault="007F3BDA" w:rsidP="007F3BDA">
      <w:pPr>
        <w:pStyle w:val="BodyText2"/>
        <w:numPr>
          <w:ilvl w:val="0"/>
          <w:numId w:val="154"/>
        </w:numPr>
      </w:pPr>
      <w:r>
        <w:t xml:space="preserve">Create </w:t>
      </w:r>
      <w:r w:rsidR="001B26B0">
        <w:t>dependencies</w:t>
      </w:r>
      <w:r>
        <w:t xml:space="preserve"> on the Main/Primary Task</w:t>
      </w:r>
      <w:r w:rsidR="00CF5E9E">
        <w:t>:</w:t>
      </w:r>
    </w:p>
    <w:p w14:paraId="46B54449" w14:textId="44149BC5" w:rsidR="00E717C1" w:rsidRDefault="00E717C1" w:rsidP="00E717C1">
      <w:pPr>
        <w:pStyle w:val="BodyText2"/>
        <w:numPr>
          <w:ilvl w:val="1"/>
          <w:numId w:val="154"/>
        </w:numPr>
      </w:pPr>
      <w:r>
        <w:t>Task.Critical for all tasks must be True</w:t>
      </w:r>
      <w:r w:rsidR="00E41585">
        <w:t xml:space="preserve"> on all Tasks holding dependencies;</w:t>
      </w:r>
    </w:p>
    <w:p w14:paraId="198492C1" w14:textId="30FCAFBE" w:rsidR="00E717C1" w:rsidRDefault="00E717C1" w:rsidP="00E717C1">
      <w:pPr>
        <w:pStyle w:val="BodyText2"/>
        <w:numPr>
          <w:ilvl w:val="1"/>
          <w:numId w:val="154"/>
        </w:numPr>
      </w:pPr>
      <w:r>
        <w:t>Dependencys.Critical must be set to True</w:t>
      </w:r>
    </w:p>
    <w:p w14:paraId="5D1A9170" w14:textId="7D0FE7E0" w:rsidR="007F3BDA" w:rsidRDefault="007F3BDA" w:rsidP="004B0375">
      <w:pPr>
        <w:pStyle w:val="BodyText2"/>
        <w:numPr>
          <w:ilvl w:val="1"/>
          <w:numId w:val="154"/>
        </w:numPr>
      </w:pPr>
      <w:r>
        <w:t xml:space="preserve">Time Dependency to start MST’s </w:t>
      </w:r>
      <w:r w:rsidR="004B0375" w:rsidRPr="004B0375">
        <w:t>sequentially</w:t>
      </w:r>
      <w:r w:rsidR="004B0375">
        <w:t>, one after another</w:t>
      </w:r>
      <w:r>
        <w:t>;</w:t>
      </w:r>
    </w:p>
    <w:p w14:paraId="6C909E10" w14:textId="42A63EA8" w:rsidR="000B65F6" w:rsidRDefault="000B65F6" w:rsidP="000B65F6">
      <w:pPr>
        <w:pStyle w:val="BodyText2"/>
        <w:numPr>
          <w:ilvl w:val="1"/>
          <w:numId w:val="154"/>
        </w:numPr>
      </w:pPr>
      <w:r>
        <w:t>Time Dependency to start MST’s on the same day as each other</w:t>
      </w:r>
      <w:r w:rsidR="00B7347B">
        <w:t xml:space="preserve"> (optional)</w:t>
      </w:r>
      <w:r>
        <w:t>;</w:t>
      </w:r>
    </w:p>
    <w:p w14:paraId="5F4A707E" w14:textId="663F880B" w:rsidR="007F3BDA" w:rsidRDefault="007F3BDA" w:rsidP="007F3BDA">
      <w:pPr>
        <w:pStyle w:val="BodyText2"/>
        <w:numPr>
          <w:ilvl w:val="1"/>
          <w:numId w:val="154"/>
        </w:numPr>
      </w:pPr>
      <w:r>
        <w:t xml:space="preserve">Resource dependency for MST’s so that resources must </w:t>
      </w:r>
      <w:r w:rsidR="004B0375">
        <w:t>t</w:t>
      </w:r>
      <w:r>
        <w:t>he same;</w:t>
      </w:r>
    </w:p>
    <w:p w14:paraId="0A6353D1" w14:textId="65A8ABC8" w:rsidR="000D052A" w:rsidRDefault="00167423" w:rsidP="000D052A">
      <w:pPr>
        <w:pStyle w:val="BodyText2"/>
        <w:ind w:left="0"/>
      </w:pPr>
      <w:r>
        <w:t xml:space="preserve">Multi </w:t>
      </w:r>
      <w:r w:rsidR="008974CF">
        <w:t>Parts Pickup</w:t>
      </w:r>
      <w:r>
        <w:t xml:space="preserve"> jobs are not covered in detail within this document however the dependency structure would remain the same, all MSTs link to the main task.</w:t>
      </w:r>
      <w:r w:rsidR="000D052A">
        <w:t xml:space="preserve"> All </w:t>
      </w:r>
      <w:r w:rsidR="00E41585">
        <w:t xml:space="preserve">main </w:t>
      </w:r>
      <w:r w:rsidR="000D052A">
        <w:t xml:space="preserve">tasks </w:t>
      </w:r>
      <w:r w:rsidR="00E902F2">
        <w:t>for</w:t>
      </w:r>
      <w:r w:rsidR="000D052A">
        <w:t xml:space="preserve"> this scenario should be flagged as Critical e.g. Task.Critical = True.</w:t>
      </w:r>
    </w:p>
    <w:p w14:paraId="3A5F19F4" w14:textId="6D737B6E" w:rsidR="00FA689E" w:rsidRDefault="00FA689E">
      <w:pPr>
        <w:pStyle w:val="BodyText2"/>
        <w:ind w:left="0"/>
        <w:rPr>
          <w:lang w:val="en-US"/>
        </w:rPr>
      </w:pPr>
    </w:p>
    <w:p w14:paraId="30BAB09C" w14:textId="795F5014" w:rsidR="00FA689E" w:rsidRDefault="00FA689E" w:rsidP="003A41C1">
      <w:pPr>
        <w:pStyle w:val="BodyText2"/>
        <w:ind w:left="0"/>
        <w:jc w:val="center"/>
      </w:pPr>
      <w:r w:rsidRPr="00FA689E">
        <w:rPr>
          <w:noProof/>
          <w:lang w:val="en-US"/>
        </w:rPr>
        <w:lastRenderedPageBreak/>
        <w:drawing>
          <wp:inline distT="0" distB="0" distL="0" distR="0" wp14:anchorId="58901576" wp14:editId="49902819">
            <wp:extent cx="3370520" cy="2690037"/>
            <wp:effectExtent l="0" t="0" r="190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l="12092" r="14187" b="21550"/>
                    <a:stretch/>
                  </pic:blipFill>
                  <pic:spPr bwMode="auto">
                    <a:xfrm>
                      <a:off x="0" y="0"/>
                      <a:ext cx="3370991" cy="2690413"/>
                    </a:xfrm>
                    <a:prstGeom prst="rect">
                      <a:avLst/>
                    </a:prstGeom>
                    <a:ln>
                      <a:noFill/>
                    </a:ln>
                    <a:extLst>
                      <a:ext uri="{53640926-AAD7-44D8-BBD7-CCE9431645EC}">
                        <a14:shadowObscured xmlns:a14="http://schemas.microsoft.com/office/drawing/2010/main"/>
                      </a:ext>
                    </a:extLst>
                  </pic:spPr>
                </pic:pic>
              </a:graphicData>
            </a:graphic>
          </wp:inline>
        </w:drawing>
      </w:r>
    </w:p>
    <w:p w14:paraId="7E57D178" w14:textId="77777777" w:rsidR="00792131" w:rsidRDefault="00792131" w:rsidP="00792131">
      <w:pPr>
        <w:pStyle w:val="BodyText2"/>
        <w:ind w:left="0"/>
      </w:pPr>
      <w:r>
        <w:t>Screenshots from the Web frontend shows the resulting dependencies in the GUI.</w:t>
      </w:r>
    </w:p>
    <w:p w14:paraId="060B6A91" w14:textId="2161A93A" w:rsidR="00792131" w:rsidRDefault="00792131" w:rsidP="003A41C1">
      <w:r>
        <w:br w:type="page"/>
      </w:r>
      <w:r>
        <w:lastRenderedPageBreak/>
        <w:t>Main Task Dependencies:</w:t>
      </w:r>
    </w:p>
    <w:p w14:paraId="7F03F3D2" w14:textId="12D301FC" w:rsidR="00792131" w:rsidRDefault="00792131" w:rsidP="00792131">
      <w:pPr>
        <w:pStyle w:val="BodyText2"/>
        <w:rPr>
          <w:noProof/>
          <w:lang w:eastAsia="en-GB"/>
        </w:rPr>
      </w:pPr>
      <w:r w:rsidRPr="00FB79BC">
        <w:rPr>
          <w:noProof/>
          <w:lang w:eastAsia="en-GB"/>
        </w:rPr>
        <w:t xml:space="preserve"> </w:t>
      </w:r>
      <w:r w:rsidR="000B65F6" w:rsidRPr="000B65F6">
        <w:rPr>
          <w:noProof/>
          <w:lang w:eastAsia="en-GB"/>
        </w:rPr>
        <w:t xml:space="preserve"> </w:t>
      </w:r>
      <w:r w:rsidR="00EA30EA">
        <w:rPr>
          <w:noProof/>
          <w:lang w:val="en-US"/>
        </w:rPr>
        <w:drawing>
          <wp:inline distT="0" distB="0" distL="0" distR="0" wp14:anchorId="634D7981" wp14:editId="591AB6A1">
            <wp:extent cx="3432725" cy="375513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434496" cy="3757073"/>
                    </a:xfrm>
                    <a:prstGeom prst="rect">
                      <a:avLst/>
                    </a:prstGeom>
                  </pic:spPr>
                </pic:pic>
              </a:graphicData>
            </a:graphic>
          </wp:inline>
        </w:drawing>
      </w:r>
    </w:p>
    <w:p w14:paraId="55ADB380" w14:textId="5D557385" w:rsidR="00792131" w:rsidRDefault="00792131" w:rsidP="00792131">
      <w:pPr>
        <w:pStyle w:val="BodyText2"/>
        <w:rPr>
          <w:noProof/>
          <w:lang w:eastAsia="en-GB"/>
        </w:rPr>
      </w:pPr>
      <w:r>
        <w:rPr>
          <w:noProof/>
          <w:lang w:eastAsia="en-GB"/>
        </w:rPr>
        <w:t>Task Time Dependancy</w:t>
      </w:r>
      <w:r w:rsidR="000B65F6">
        <w:rPr>
          <w:noProof/>
          <w:lang w:eastAsia="en-GB"/>
        </w:rPr>
        <w:t xml:space="preserve"> 1</w:t>
      </w:r>
      <w:r>
        <w:rPr>
          <w:noProof/>
          <w:lang w:eastAsia="en-GB"/>
        </w:rPr>
        <w:t>:</w:t>
      </w:r>
    </w:p>
    <w:p w14:paraId="0BD835DB" w14:textId="0096D64C" w:rsidR="00167423" w:rsidRDefault="00167423" w:rsidP="00792131">
      <w:pPr>
        <w:pStyle w:val="BodyText2"/>
      </w:pPr>
      <w:r>
        <w:rPr>
          <w:noProof/>
          <w:lang w:val="en-US"/>
        </w:rPr>
        <w:drawing>
          <wp:inline distT="0" distB="0" distL="0" distR="0" wp14:anchorId="35A7DCE1" wp14:editId="03D17138">
            <wp:extent cx="3259573" cy="223283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263567" cy="2235573"/>
                    </a:xfrm>
                    <a:prstGeom prst="rect">
                      <a:avLst/>
                    </a:prstGeom>
                  </pic:spPr>
                </pic:pic>
              </a:graphicData>
            </a:graphic>
          </wp:inline>
        </w:drawing>
      </w:r>
    </w:p>
    <w:p w14:paraId="33B02CBF" w14:textId="410E842E" w:rsidR="000B65F6" w:rsidRDefault="000B65F6" w:rsidP="000B65F6">
      <w:pPr>
        <w:pStyle w:val="BodyText2"/>
        <w:rPr>
          <w:noProof/>
          <w:lang w:eastAsia="en-GB"/>
        </w:rPr>
      </w:pPr>
      <w:r>
        <w:rPr>
          <w:noProof/>
          <w:lang w:eastAsia="en-GB"/>
        </w:rPr>
        <w:t>Task Time Dependancy 2:</w:t>
      </w:r>
    </w:p>
    <w:p w14:paraId="64F1A450" w14:textId="3D2E2564" w:rsidR="000B65F6" w:rsidRDefault="000B65F6" w:rsidP="000B65F6">
      <w:pPr>
        <w:pStyle w:val="BodyText2"/>
        <w:rPr>
          <w:noProof/>
          <w:lang w:eastAsia="en-GB"/>
        </w:rPr>
      </w:pPr>
      <w:r>
        <w:rPr>
          <w:noProof/>
          <w:lang w:val="en-US"/>
        </w:rPr>
        <w:lastRenderedPageBreak/>
        <w:drawing>
          <wp:inline distT="0" distB="0" distL="0" distR="0" wp14:anchorId="2E5D4A8A" wp14:editId="5E745090">
            <wp:extent cx="3547872" cy="2409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551028" cy="2412019"/>
                    </a:xfrm>
                    <a:prstGeom prst="rect">
                      <a:avLst/>
                    </a:prstGeom>
                  </pic:spPr>
                </pic:pic>
              </a:graphicData>
            </a:graphic>
          </wp:inline>
        </w:drawing>
      </w:r>
    </w:p>
    <w:p w14:paraId="2B7E9F40" w14:textId="77777777" w:rsidR="000B65F6" w:rsidRDefault="000B65F6" w:rsidP="00792131">
      <w:pPr>
        <w:pStyle w:val="BodyText2"/>
      </w:pPr>
    </w:p>
    <w:p w14:paraId="4AA29E2B" w14:textId="77777777" w:rsidR="00792131" w:rsidRDefault="00792131" w:rsidP="00792131">
      <w:pPr>
        <w:pStyle w:val="BodyText2"/>
      </w:pPr>
      <w:r>
        <w:t>Task Resource/Engineer Dependency:</w:t>
      </w:r>
    </w:p>
    <w:p w14:paraId="5B9AB282" w14:textId="79EF0EA0" w:rsidR="00792131" w:rsidRDefault="00167423" w:rsidP="00792131">
      <w:pPr>
        <w:pStyle w:val="BodyText2"/>
      </w:pPr>
      <w:r>
        <w:rPr>
          <w:noProof/>
          <w:lang w:val="en-US"/>
        </w:rPr>
        <w:drawing>
          <wp:inline distT="0" distB="0" distL="0" distR="0" wp14:anchorId="63110F6D" wp14:editId="2716A70D">
            <wp:extent cx="3376216" cy="23497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379974" cy="2352410"/>
                    </a:xfrm>
                    <a:prstGeom prst="rect">
                      <a:avLst/>
                    </a:prstGeom>
                  </pic:spPr>
                </pic:pic>
              </a:graphicData>
            </a:graphic>
          </wp:inline>
        </w:drawing>
      </w:r>
    </w:p>
    <w:p w14:paraId="4266D720" w14:textId="151AF564" w:rsidR="00E607ED" w:rsidRDefault="00E607ED" w:rsidP="002D195D">
      <w:pPr>
        <w:pStyle w:val="BodyText2"/>
      </w:pPr>
    </w:p>
    <w:p w14:paraId="4644BE84" w14:textId="77777777" w:rsidR="00E607ED" w:rsidRDefault="00E607ED">
      <w:pPr>
        <w:rPr>
          <w:rFonts w:cs="Arial"/>
          <w:color w:val="000000"/>
          <w:szCs w:val="20"/>
          <w:lang w:bidi="ar-SA"/>
        </w:rPr>
      </w:pPr>
      <w:r>
        <w:br w:type="page"/>
      </w:r>
    </w:p>
    <w:p w14:paraId="3C5DDF0A" w14:textId="38446FDD" w:rsidR="002D195D" w:rsidRDefault="002D195D" w:rsidP="003A41C1">
      <w:pPr>
        <w:pStyle w:val="Heading4"/>
      </w:pPr>
      <w:bookmarkStart w:id="438" w:name="_Ref367442359"/>
      <w:r>
        <w:lastRenderedPageBreak/>
        <w:t>Training Task</w:t>
      </w:r>
      <w:bookmarkEnd w:id="438"/>
    </w:p>
    <w:p w14:paraId="75C98D76" w14:textId="77777777" w:rsidR="00E607ED" w:rsidRDefault="00E607ED" w:rsidP="00E607ED">
      <w:pPr>
        <w:pStyle w:val="BodyText2"/>
        <w:ind w:left="0"/>
      </w:pPr>
      <w:r>
        <w:t>The AB scenario may optionally precede this scenario; Task Dependencies and MSTs detailed in this scenario are applicable to the AB scenario and must be included in the Related Tasks SOAP body element.</w:t>
      </w:r>
    </w:p>
    <w:p w14:paraId="5044ED17" w14:textId="183DB493" w:rsidR="00E607ED" w:rsidRDefault="00E607ED" w:rsidP="00E607ED">
      <w:pPr>
        <w:pStyle w:val="BodyText2"/>
        <w:ind w:left="0"/>
      </w:pPr>
      <w:r>
        <w:t xml:space="preserve">Training Tasks are jobs that require </w:t>
      </w:r>
      <w:r w:rsidR="004F0546">
        <w:t>a</w:t>
      </w:r>
      <w:r>
        <w:t xml:space="preserve"> </w:t>
      </w:r>
      <w:r w:rsidR="006D0EC6">
        <w:t>trainee to accompany the main task.</w:t>
      </w:r>
      <w:r>
        <w:t xml:space="preserve">  The creation of Tasks </w:t>
      </w:r>
      <w:r w:rsidR="00B843CA">
        <w:t>differs</w:t>
      </w:r>
      <w:r w:rsidR="005E6B90">
        <w:t xml:space="preserve"> </w:t>
      </w:r>
      <w:r w:rsidR="004F0546">
        <w:t>from</w:t>
      </w:r>
      <w:r w:rsidR="005E6B90">
        <w:t xml:space="preserve"> </w:t>
      </w:r>
      <w:r>
        <w:t xml:space="preserve">the Single Task in that </w:t>
      </w:r>
      <w:r w:rsidR="005E6B90">
        <w:t xml:space="preserve">an </w:t>
      </w:r>
      <w:r w:rsidR="00B843CA">
        <w:t>engineer</w:t>
      </w:r>
      <w:r w:rsidR="005E6B90">
        <w:t xml:space="preserve"> that requires training can be set to the Task at creation, </w:t>
      </w:r>
      <w:r>
        <w:t xml:space="preserve">the </w:t>
      </w:r>
      <w:r w:rsidRPr="00AE62C8">
        <w:t>ProcessTaskEx</w:t>
      </w:r>
      <w:r>
        <w:t xml:space="preserve"> will be executed for each Task requiring an engineer. </w:t>
      </w:r>
      <w:r w:rsidRPr="007F3BDA">
        <w:t xml:space="preserve"> </w:t>
      </w:r>
      <w:r>
        <w:t xml:space="preserve">The UNID values should ahead to the GEHC standards, </w:t>
      </w:r>
      <w:r>
        <w:fldChar w:fldCharType="begin"/>
      </w:r>
      <w:r>
        <w:instrText xml:space="preserve"> REF _Ref366834317 \r \h </w:instrText>
      </w:r>
      <w:r>
        <w:fldChar w:fldCharType="separate"/>
      </w:r>
      <w:r w:rsidR="006E49E1">
        <w:t>2.3</w:t>
      </w:r>
      <w:r>
        <w:fldChar w:fldCharType="end"/>
      </w:r>
      <w:r w:rsidR="006D0EC6">
        <w:t>, the TaskID and MUSTJobNumber may di</w:t>
      </w:r>
      <w:r w:rsidR="006D7872">
        <w:t>ffer between t</w:t>
      </w:r>
      <w:r w:rsidR="006D0EC6">
        <w:t xml:space="preserve">raining and </w:t>
      </w:r>
      <w:r w:rsidR="004F0546">
        <w:t xml:space="preserve">those on the </w:t>
      </w:r>
      <w:r w:rsidR="006D0EC6">
        <w:t>main Job</w:t>
      </w:r>
      <w:r>
        <w:t>.</w:t>
      </w:r>
    </w:p>
    <w:p w14:paraId="496952C6" w14:textId="2B412CC3" w:rsidR="0049275B" w:rsidRPr="007D34CC" w:rsidRDefault="0049275B" w:rsidP="00E607ED">
      <w:pPr>
        <w:pStyle w:val="BodyText2"/>
        <w:ind w:left="0"/>
        <w:rPr>
          <w:b/>
        </w:rPr>
      </w:pPr>
      <w:r w:rsidRPr="007D34CC">
        <w:rPr>
          <w:b/>
        </w:rPr>
        <w:t>When both Tasks released from MUST:</w:t>
      </w:r>
    </w:p>
    <w:p w14:paraId="1ACC0527" w14:textId="7AF97B4F" w:rsidR="00CF5E9E" w:rsidRDefault="00CF5E9E" w:rsidP="00CF5E9E">
      <w:pPr>
        <w:pStyle w:val="BodyText2"/>
        <w:numPr>
          <w:ilvl w:val="0"/>
          <w:numId w:val="156"/>
        </w:numPr>
      </w:pPr>
      <w:r>
        <w:t xml:space="preserve">The preceding </w:t>
      </w:r>
      <w:r w:rsidRPr="00AE62C8">
        <w:t>ExecuteMultipleOperations</w:t>
      </w:r>
      <w:r>
        <w:t xml:space="preserve"> following the X number of </w:t>
      </w:r>
      <w:r w:rsidRPr="00AE62C8">
        <w:t>ProcessTaskEx</w:t>
      </w:r>
      <w:r>
        <w:t xml:space="preserve"> for the required number of engineers will do the following;</w:t>
      </w:r>
    </w:p>
    <w:p w14:paraId="1725836D" w14:textId="065002DE" w:rsidR="00E607ED" w:rsidRDefault="00E607ED" w:rsidP="00E607ED">
      <w:pPr>
        <w:pStyle w:val="BodyText2"/>
        <w:numPr>
          <w:ilvl w:val="0"/>
          <w:numId w:val="156"/>
        </w:numPr>
      </w:pPr>
      <w:r>
        <w:t xml:space="preserve">Create the </w:t>
      </w:r>
      <w:r w:rsidRPr="00AE62C8">
        <w:t>GEHCJobComments</w:t>
      </w:r>
      <w:r>
        <w:t xml:space="preserve"> </w:t>
      </w:r>
      <w:r w:rsidR="0049275B">
        <w:t>Objects</w:t>
      </w:r>
      <w:r>
        <w:t>;</w:t>
      </w:r>
    </w:p>
    <w:p w14:paraId="152FA579" w14:textId="35EADF47" w:rsidR="00E607ED" w:rsidRDefault="005E6B90" w:rsidP="00E607ED">
      <w:pPr>
        <w:pStyle w:val="BodyText2"/>
        <w:numPr>
          <w:ilvl w:val="1"/>
          <w:numId w:val="156"/>
        </w:numPr>
      </w:pPr>
      <w:r>
        <w:t>Training</w:t>
      </w:r>
      <w:r w:rsidR="00E607ED">
        <w:t xml:space="preserve"> jobs will have </w:t>
      </w:r>
      <w:r>
        <w:t>a differing</w:t>
      </w:r>
      <w:r w:rsidR="00E607ED">
        <w:t xml:space="preserve"> </w:t>
      </w:r>
      <w:r>
        <w:t>MUSTJo</w:t>
      </w:r>
      <w:r w:rsidR="00E607ED">
        <w:t>bNumber</w:t>
      </w:r>
      <w:r w:rsidR="00B50088">
        <w:t xml:space="preserve"> by default</w:t>
      </w:r>
      <w:r w:rsidR="00E607ED">
        <w:t>;</w:t>
      </w:r>
    </w:p>
    <w:p w14:paraId="0552982D" w14:textId="6DCA6145" w:rsidR="005E6B90" w:rsidRDefault="005E6B90" w:rsidP="00E607ED">
      <w:pPr>
        <w:pStyle w:val="BodyText2"/>
        <w:numPr>
          <w:ilvl w:val="1"/>
          <w:numId w:val="156"/>
        </w:numPr>
      </w:pPr>
      <w:r>
        <w:t xml:space="preserve">Each MUSTJobNumber will have a </w:t>
      </w:r>
      <w:r w:rsidRPr="00AE62C8">
        <w:t>GEHCJobComments</w:t>
      </w:r>
      <w:r>
        <w:t xml:space="preserve"> record, </w:t>
      </w:r>
      <w:r w:rsidR="004F0546">
        <w:t>therefore</w:t>
      </w:r>
      <w:r>
        <w:t xml:space="preserve"> the main task </w:t>
      </w:r>
      <w:r w:rsidR="00B50088">
        <w:t>should</w:t>
      </w:r>
      <w:r>
        <w:t xml:space="preserve"> point to a different </w:t>
      </w:r>
      <w:r w:rsidRPr="00AE62C8">
        <w:t>GEHCJobComments</w:t>
      </w:r>
      <w:r>
        <w:t xml:space="preserve"> record than the training record;</w:t>
      </w:r>
    </w:p>
    <w:p w14:paraId="5FEBC143" w14:textId="2015C748" w:rsidR="00E607ED" w:rsidRDefault="005E6B90" w:rsidP="00E607ED">
      <w:pPr>
        <w:pStyle w:val="BodyText2"/>
        <w:numPr>
          <w:ilvl w:val="0"/>
          <w:numId w:val="156"/>
        </w:numPr>
      </w:pPr>
      <w:r>
        <w:t xml:space="preserve">Link each Task to relevant </w:t>
      </w:r>
      <w:r w:rsidR="00E607ED" w:rsidRPr="00AE62C8">
        <w:t>GEHCJobComments</w:t>
      </w:r>
      <w:r w:rsidR="00E607ED">
        <w:t xml:space="preserve"> Object;</w:t>
      </w:r>
    </w:p>
    <w:p w14:paraId="72620AEB" w14:textId="468AAAC8" w:rsidR="00E607ED" w:rsidRDefault="00E607ED" w:rsidP="00E607ED">
      <w:pPr>
        <w:pStyle w:val="BodyText2"/>
        <w:numPr>
          <w:ilvl w:val="0"/>
          <w:numId w:val="156"/>
        </w:numPr>
      </w:pPr>
      <w:r>
        <w:t>Create dependencies on the Main/Primary Task</w:t>
      </w:r>
      <w:r w:rsidR="00CF5E9E">
        <w:t>:</w:t>
      </w:r>
    </w:p>
    <w:p w14:paraId="56E0AAB7" w14:textId="77777777" w:rsidR="00E717C1" w:rsidRDefault="00E717C1" w:rsidP="00E717C1">
      <w:pPr>
        <w:pStyle w:val="BodyText2"/>
        <w:numPr>
          <w:ilvl w:val="1"/>
          <w:numId w:val="156"/>
        </w:numPr>
      </w:pPr>
      <w:r>
        <w:t>Dependencys.Critical must be set to True</w:t>
      </w:r>
    </w:p>
    <w:p w14:paraId="3649C292" w14:textId="77777777" w:rsidR="00E607ED" w:rsidRDefault="00E607ED" w:rsidP="00E607ED">
      <w:pPr>
        <w:pStyle w:val="BodyText2"/>
        <w:numPr>
          <w:ilvl w:val="1"/>
          <w:numId w:val="156"/>
        </w:numPr>
      </w:pPr>
      <w:r>
        <w:t>Time Dependency to start MST’s at the same time as each other;</w:t>
      </w:r>
    </w:p>
    <w:p w14:paraId="46BA35C7" w14:textId="77777777" w:rsidR="00E607ED" w:rsidRDefault="00E607ED" w:rsidP="00E607ED">
      <w:pPr>
        <w:pStyle w:val="BodyText2"/>
        <w:numPr>
          <w:ilvl w:val="1"/>
          <w:numId w:val="156"/>
        </w:numPr>
      </w:pPr>
      <w:r>
        <w:t>Resource dependency for MST’s so that resources must not be the same;</w:t>
      </w:r>
    </w:p>
    <w:p w14:paraId="17CA9D5E" w14:textId="2C44375B" w:rsidR="00B50088" w:rsidRDefault="00B50088" w:rsidP="003A41C1">
      <w:pPr>
        <w:pStyle w:val="BodyText2"/>
        <w:ind w:left="0"/>
      </w:pPr>
      <w:r>
        <w:t xml:space="preserve">Note: GEHC may decide that a Training Job is linked to a JobComment with an ID other than the trining jobs MUSTJobNumber, the SOAP </w:t>
      </w:r>
      <w:r w:rsidR="00E902F2">
        <w:t>would</w:t>
      </w:r>
      <w:r>
        <w:t xml:space="preserve"> reference accordingly;</w:t>
      </w:r>
    </w:p>
    <w:p w14:paraId="76FF9E94" w14:textId="4F894FCF" w:rsidR="0049275B" w:rsidRPr="007D34CC" w:rsidRDefault="0049275B" w:rsidP="0049275B">
      <w:pPr>
        <w:pStyle w:val="BodyText2"/>
        <w:ind w:left="0"/>
        <w:rPr>
          <w:b/>
        </w:rPr>
      </w:pPr>
      <w:r w:rsidRPr="007D34CC">
        <w:rPr>
          <w:b/>
        </w:rPr>
        <w:t xml:space="preserve">When Training </w:t>
      </w:r>
      <w:r>
        <w:rPr>
          <w:b/>
        </w:rPr>
        <w:t>T</w:t>
      </w:r>
      <w:r w:rsidRPr="007D34CC">
        <w:rPr>
          <w:b/>
        </w:rPr>
        <w:t xml:space="preserve">ask is released from MUST </w:t>
      </w:r>
      <w:r>
        <w:rPr>
          <w:b/>
        </w:rPr>
        <w:t>after Main Tssk is in place</w:t>
      </w:r>
      <w:r w:rsidRPr="007D34CC">
        <w:rPr>
          <w:b/>
        </w:rPr>
        <w:t>:</w:t>
      </w:r>
    </w:p>
    <w:p w14:paraId="78BD314F" w14:textId="77777777" w:rsidR="0049275B" w:rsidRDefault="0049275B" w:rsidP="0049275B">
      <w:pPr>
        <w:pStyle w:val="BodyText2"/>
        <w:numPr>
          <w:ilvl w:val="0"/>
          <w:numId w:val="160"/>
        </w:numPr>
      </w:pPr>
      <w:r>
        <w:t xml:space="preserve">The preceding </w:t>
      </w:r>
      <w:r w:rsidRPr="00AE62C8">
        <w:t>ExecuteMultipleOperations</w:t>
      </w:r>
      <w:r>
        <w:t xml:space="preserve"> following the X number of </w:t>
      </w:r>
      <w:r w:rsidRPr="00AE62C8">
        <w:t>ProcessTaskEx</w:t>
      </w:r>
      <w:r>
        <w:t xml:space="preserve"> for the required number of engineers will do the following;</w:t>
      </w:r>
    </w:p>
    <w:p w14:paraId="0D199E83" w14:textId="4E0330E0" w:rsidR="0049275B" w:rsidRDefault="0049275B" w:rsidP="0049275B">
      <w:pPr>
        <w:pStyle w:val="BodyText2"/>
        <w:numPr>
          <w:ilvl w:val="0"/>
          <w:numId w:val="160"/>
        </w:numPr>
      </w:pPr>
      <w:r>
        <w:t xml:space="preserve">Create the </w:t>
      </w:r>
      <w:r w:rsidRPr="00AE62C8">
        <w:t>GEHCJobComments</w:t>
      </w:r>
      <w:r>
        <w:t xml:space="preserve"> Object for the training;</w:t>
      </w:r>
    </w:p>
    <w:p w14:paraId="2AE2AFFA" w14:textId="77777777" w:rsidR="0049275B" w:rsidRDefault="0049275B" w:rsidP="0049275B">
      <w:pPr>
        <w:pStyle w:val="BodyText2"/>
        <w:numPr>
          <w:ilvl w:val="1"/>
          <w:numId w:val="160"/>
        </w:numPr>
      </w:pPr>
      <w:r>
        <w:t>Training jobs will have a differing MUSTJobNumber by default;</w:t>
      </w:r>
    </w:p>
    <w:p w14:paraId="0BEEC268" w14:textId="6FF0610B" w:rsidR="0049275B" w:rsidRDefault="0049275B" w:rsidP="0049275B">
      <w:pPr>
        <w:pStyle w:val="BodyText2"/>
        <w:numPr>
          <w:ilvl w:val="0"/>
          <w:numId w:val="160"/>
        </w:numPr>
      </w:pPr>
      <w:r>
        <w:lastRenderedPageBreak/>
        <w:t xml:space="preserve">Link the Training Task to the </w:t>
      </w:r>
      <w:r w:rsidRPr="00AE62C8">
        <w:t>GEHCJobComments</w:t>
      </w:r>
      <w:r>
        <w:t xml:space="preserve"> Object;</w:t>
      </w:r>
    </w:p>
    <w:p w14:paraId="61A4CCEC" w14:textId="77777777" w:rsidR="0049275B" w:rsidRDefault="0049275B" w:rsidP="0049275B">
      <w:pPr>
        <w:pStyle w:val="BodyText2"/>
        <w:numPr>
          <w:ilvl w:val="0"/>
          <w:numId w:val="160"/>
        </w:numPr>
      </w:pPr>
      <w:r>
        <w:t>Create dependencies on the Main/Primary Task:</w:t>
      </w:r>
    </w:p>
    <w:p w14:paraId="0A565BF8" w14:textId="77777777" w:rsidR="0049275B" w:rsidRDefault="0049275B" w:rsidP="0049275B">
      <w:pPr>
        <w:pStyle w:val="BodyText2"/>
        <w:numPr>
          <w:ilvl w:val="1"/>
          <w:numId w:val="160"/>
        </w:numPr>
      </w:pPr>
      <w:r>
        <w:t>Dependencys.Critical must be set to True</w:t>
      </w:r>
    </w:p>
    <w:p w14:paraId="2E12F197" w14:textId="77777777" w:rsidR="0049275B" w:rsidRDefault="0049275B" w:rsidP="0049275B">
      <w:pPr>
        <w:pStyle w:val="BodyText2"/>
        <w:numPr>
          <w:ilvl w:val="1"/>
          <w:numId w:val="160"/>
        </w:numPr>
      </w:pPr>
      <w:r>
        <w:t>Time Dependency to start MST’s at the same time as each other;</w:t>
      </w:r>
    </w:p>
    <w:p w14:paraId="27CB060C" w14:textId="77777777" w:rsidR="0049275B" w:rsidRDefault="0049275B" w:rsidP="0049275B">
      <w:pPr>
        <w:pStyle w:val="BodyText2"/>
        <w:numPr>
          <w:ilvl w:val="1"/>
          <w:numId w:val="160"/>
        </w:numPr>
      </w:pPr>
      <w:r>
        <w:t>Resource dependency for MST’s so that resources must not be the same;</w:t>
      </w:r>
    </w:p>
    <w:p w14:paraId="59F15F6B" w14:textId="77777777" w:rsidR="0049275B" w:rsidRDefault="0049275B" w:rsidP="003A41C1">
      <w:pPr>
        <w:pStyle w:val="BodyText2"/>
        <w:ind w:left="0"/>
      </w:pPr>
    </w:p>
    <w:p w14:paraId="5D9D2FCF" w14:textId="7FC8F822" w:rsidR="003013CC" w:rsidRDefault="003013CC" w:rsidP="003A41C1">
      <w:pPr>
        <w:pStyle w:val="BodyText2"/>
        <w:ind w:left="0"/>
        <w:jc w:val="center"/>
      </w:pPr>
      <w:r w:rsidRPr="003013CC">
        <w:rPr>
          <w:noProof/>
          <w:lang w:val="en-US"/>
        </w:rPr>
        <w:drawing>
          <wp:inline distT="0" distB="0" distL="0" distR="0" wp14:anchorId="5BE42038" wp14:editId="1C34214D">
            <wp:extent cx="3232297" cy="2721935"/>
            <wp:effectExtent l="0" t="0" r="6350" b="254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l="13954" r="15349" b="20620"/>
                    <a:stretch/>
                  </pic:blipFill>
                  <pic:spPr bwMode="auto">
                    <a:xfrm>
                      <a:off x="0" y="0"/>
                      <a:ext cx="3232748" cy="2722315"/>
                    </a:xfrm>
                    <a:prstGeom prst="rect">
                      <a:avLst/>
                    </a:prstGeom>
                    <a:ln>
                      <a:noFill/>
                    </a:ln>
                    <a:extLst>
                      <a:ext uri="{53640926-AAD7-44D8-BBD7-CCE9431645EC}">
                        <a14:shadowObscured xmlns:a14="http://schemas.microsoft.com/office/drawing/2010/main"/>
                      </a:ext>
                    </a:extLst>
                  </pic:spPr>
                </pic:pic>
              </a:graphicData>
            </a:graphic>
          </wp:inline>
        </w:drawing>
      </w:r>
    </w:p>
    <w:p w14:paraId="67E5EF60" w14:textId="2E696653" w:rsidR="00A10271" w:rsidRDefault="00BF2C12" w:rsidP="00570D89">
      <w:pPr>
        <w:pStyle w:val="BodyText2"/>
        <w:ind w:left="0"/>
      </w:pPr>
      <w:r>
        <w:t xml:space="preserve">Below is the </w:t>
      </w:r>
      <w:r w:rsidRPr="003A41C1">
        <w:t>EngineerRequirements fragment for the ProcessTaskEx.Task payload to create the training task.</w:t>
      </w:r>
    </w:p>
    <w:tbl>
      <w:tblPr>
        <w:tblW w:w="0" w:type="auto"/>
        <w:tblLook w:val="04A0" w:firstRow="1" w:lastRow="0" w:firstColumn="1" w:lastColumn="0" w:noHBand="0" w:noVBand="1"/>
      </w:tblPr>
      <w:tblGrid>
        <w:gridCol w:w="10296"/>
      </w:tblGrid>
      <w:tr w:rsidR="00A10271" w14:paraId="069E6976" w14:textId="77777777" w:rsidTr="00A10271">
        <w:tc>
          <w:tcPr>
            <w:tcW w:w="10296" w:type="dxa"/>
          </w:tcPr>
          <w:p w14:paraId="3C75AF0C" w14:textId="2F64E02B" w:rsidR="00A10271" w:rsidRPr="00A10271" w:rsidRDefault="00A10271" w:rsidP="00A10271">
            <w:pPr>
              <w:rPr>
                <w:rFonts w:ascii="Lucida Console" w:hAnsi="Lucida Console" w:cs="Lucida Console"/>
                <w:sz w:val="17"/>
                <w:szCs w:val="17"/>
                <w:lang w:eastAsia="ja-JP" w:bidi="ar-SA"/>
              </w:rPr>
            </w:pPr>
            <w:r w:rsidRPr="00A10271">
              <w:rPr>
                <w:rFonts w:ascii="Lucida Console" w:hAnsi="Lucida Console" w:cs="Lucida Console"/>
                <w:sz w:val="17"/>
                <w:szCs w:val="17"/>
                <w:lang w:eastAsia="ja-JP" w:bidi="ar-SA"/>
              </w:rPr>
              <w:t>&lt;</w:t>
            </w:r>
            <w:commentRangeStart w:id="439"/>
            <w:r w:rsidRPr="00A10271">
              <w:rPr>
                <w:rFonts w:ascii="Lucida Console" w:hAnsi="Lucida Console" w:cs="Lucida Console"/>
                <w:sz w:val="17"/>
                <w:szCs w:val="17"/>
                <w:lang w:eastAsia="ja-JP" w:bidi="ar-SA"/>
              </w:rPr>
              <w:t>ProcessTaskEx xmlns = "http://www.clicksoftware.com"&gt;</w:t>
            </w:r>
          </w:p>
          <w:p w14:paraId="044E719D" w14:textId="77777777" w:rsidR="00A10271" w:rsidRDefault="00A10271" w:rsidP="003A41C1">
            <w:pPr>
              <w:rPr>
                <w:rFonts w:ascii="Lucida Console" w:hAnsi="Lucida Console" w:cs="Lucida Console"/>
                <w:sz w:val="17"/>
                <w:szCs w:val="17"/>
                <w:lang w:eastAsia="ja-JP"/>
              </w:rPr>
            </w:pPr>
            <w:r w:rsidRPr="00A10271">
              <w:rPr>
                <w:rFonts w:ascii="Lucida Console" w:hAnsi="Lucida Console" w:cs="Lucida Console"/>
                <w:sz w:val="17"/>
                <w:szCs w:val="17"/>
                <w:lang w:eastAsia="ja-JP" w:bidi="ar-SA"/>
              </w:rPr>
              <w:t xml:space="preserve">            &lt;Task&gt;</w:t>
            </w:r>
          </w:p>
          <w:p w14:paraId="4CB26BFD" w14:textId="44E0F766" w:rsidR="00AA06BC" w:rsidRDefault="00AA06BC" w:rsidP="00AA06BC">
            <w:pPr>
              <w:rPr>
                <w:rFonts w:ascii="Lucida Console" w:hAnsi="Lucida Console" w:cs="Lucida Console"/>
                <w:sz w:val="17"/>
                <w:szCs w:val="17"/>
                <w:lang w:eastAsia="ja-JP" w:bidi="ar-SA"/>
              </w:rPr>
            </w:pPr>
            <w:r w:rsidRPr="00532B74">
              <w:rPr>
                <w:rFonts w:ascii="Lucida Console" w:hAnsi="Lucida Console" w:cs="Lucida Console"/>
                <w:sz w:val="17"/>
                <w:szCs w:val="17"/>
                <w:lang w:eastAsia="ja-JP" w:bidi="ar-SA"/>
              </w:rPr>
              <w:t xml:space="preserve">                </w:t>
            </w:r>
            <w:r>
              <w:rPr>
                <w:rFonts w:ascii="Lucida Console" w:hAnsi="Lucida Console" w:cs="Lucida Console"/>
                <w:sz w:val="17"/>
                <w:szCs w:val="17"/>
                <w:lang w:eastAsia="ja-JP" w:bidi="ar-SA"/>
              </w:rPr>
              <w:t>…</w:t>
            </w:r>
          </w:p>
          <w:p w14:paraId="1F5E6861" w14:textId="77777777" w:rsidR="00BF2C12" w:rsidRPr="00BF2C12" w:rsidRDefault="00BF2C12" w:rsidP="00BF2C12">
            <w:pPr>
              <w:rPr>
                <w:rFonts w:ascii="Lucida Console" w:hAnsi="Lucida Console" w:cs="Lucida Console"/>
                <w:sz w:val="17"/>
                <w:szCs w:val="17"/>
                <w:lang w:eastAsia="ja-JP" w:bidi="ar-SA"/>
              </w:rPr>
            </w:pPr>
            <w:r w:rsidRPr="00BF2C12">
              <w:rPr>
                <w:rFonts w:ascii="Lucida Console" w:hAnsi="Lucida Console" w:cs="Lucida Console"/>
                <w:sz w:val="17"/>
                <w:szCs w:val="17"/>
                <w:lang w:eastAsia="ja-JP" w:bidi="ar-SA"/>
              </w:rPr>
              <w:t xml:space="preserve">                &lt;TaskType&gt;</w:t>
            </w:r>
          </w:p>
          <w:p w14:paraId="03D712A8" w14:textId="77777777" w:rsidR="00BF2C12" w:rsidRPr="00BF2C12" w:rsidRDefault="00BF2C12" w:rsidP="00BF2C12">
            <w:pPr>
              <w:rPr>
                <w:rFonts w:ascii="Lucida Console" w:hAnsi="Lucida Console" w:cs="Lucida Console"/>
                <w:sz w:val="17"/>
                <w:szCs w:val="17"/>
                <w:lang w:eastAsia="ja-JP" w:bidi="ar-SA"/>
              </w:rPr>
            </w:pPr>
            <w:r w:rsidRPr="00BF2C12">
              <w:rPr>
                <w:rFonts w:ascii="Lucida Console" w:hAnsi="Lucida Console" w:cs="Lucida Console"/>
                <w:sz w:val="17"/>
                <w:szCs w:val="17"/>
                <w:lang w:eastAsia="ja-JP" w:bidi="ar-SA"/>
              </w:rPr>
              <w:t xml:space="preserve">                    &lt;Name&gt;Training&lt;/Name&gt;</w:t>
            </w:r>
          </w:p>
          <w:p w14:paraId="0A8A7386" w14:textId="6CF35A18" w:rsidR="00BF2C12" w:rsidRPr="00532B74" w:rsidRDefault="00BF2C12" w:rsidP="00BF2C12">
            <w:pPr>
              <w:rPr>
                <w:rFonts w:ascii="Lucida Console" w:hAnsi="Lucida Console" w:cs="Lucida Console"/>
                <w:sz w:val="17"/>
                <w:szCs w:val="17"/>
                <w:lang w:eastAsia="ja-JP" w:bidi="ar-SA"/>
              </w:rPr>
            </w:pPr>
            <w:r w:rsidRPr="00BF2C12">
              <w:rPr>
                <w:rFonts w:ascii="Lucida Console" w:hAnsi="Lucida Console" w:cs="Lucida Console"/>
                <w:sz w:val="17"/>
                <w:szCs w:val="17"/>
                <w:lang w:eastAsia="ja-JP" w:bidi="ar-SA"/>
              </w:rPr>
              <w:t xml:space="preserve">                &lt;/TaskType&gt;</w:t>
            </w:r>
          </w:p>
          <w:p w14:paraId="49D2C940" w14:textId="77777777" w:rsidR="00E45A9B" w:rsidRPr="00E45A9B" w:rsidRDefault="00E45A9B" w:rsidP="00E45A9B">
            <w:pPr>
              <w:rPr>
                <w:rFonts w:ascii="Lucida Console" w:hAnsi="Lucida Console" w:cs="Lucida Console"/>
                <w:b/>
                <w:sz w:val="17"/>
                <w:szCs w:val="17"/>
                <w:lang w:eastAsia="ja-JP" w:bidi="ar-SA"/>
              </w:rPr>
            </w:pPr>
            <w:r w:rsidRPr="00E45A9B">
              <w:rPr>
                <w:rFonts w:ascii="Lucida Console" w:hAnsi="Lucida Console" w:cs="Lucida Console"/>
                <w:b/>
                <w:sz w:val="17"/>
                <w:szCs w:val="17"/>
                <w:lang w:eastAsia="ja-JP" w:bidi="ar-SA"/>
              </w:rPr>
              <w:t xml:space="preserve">                &lt;RequiredEngineers&gt;</w:t>
            </w:r>
          </w:p>
          <w:p w14:paraId="367F8779" w14:textId="77777777" w:rsidR="00E45A9B" w:rsidRPr="00E45A9B" w:rsidRDefault="00E45A9B" w:rsidP="00E45A9B">
            <w:pPr>
              <w:rPr>
                <w:rFonts w:ascii="Lucida Console" w:hAnsi="Lucida Console" w:cs="Lucida Console"/>
                <w:b/>
                <w:sz w:val="17"/>
                <w:szCs w:val="17"/>
                <w:lang w:eastAsia="ja-JP" w:bidi="ar-SA"/>
              </w:rPr>
            </w:pPr>
            <w:r w:rsidRPr="00E45A9B">
              <w:rPr>
                <w:rFonts w:ascii="Lucida Console" w:hAnsi="Lucida Console" w:cs="Lucida Console"/>
                <w:b/>
                <w:sz w:val="17"/>
                <w:szCs w:val="17"/>
                <w:lang w:eastAsia="ja-JP" w:bidi="ar-SA"/>
              </w:rPr>
              <w:t xml:space="preserve">                    &lt;RequiredEngineer&gt;</w:t>
            </w:r>
          </w:p>
          <w:p w14:paraId="557D0406" w14:textId="77777777" w:rsidR="00E45A9B" w:rsidRPr="00E45A9B" w:rsidRDefault="00E45A9B" w:rsidP="00E45A9B">
            <w:pPr>
              <w:rPr>
                <w:rFonts w:ascii="Lucida Console" w:hAnsi="Lucida Console" w:cs="Lucida Console"/>
                <w:b/>
                <w:sz w:val="17"/>
                <w:szCs w:val="17"/>
                <w:lang w:eastAsia="ja-JP" w:bidi="ar-SA"/>
              </w:rPr>
            </w:pPr>
            <w:r w:rsidRPr="00E45A9B">
              <w:rPr>
                <w:rFonts w:ascii="Lucida Console" w:hAnsi="Lucida Console" w:cs="Lucida Console"/>
                <w:b/>
                <w:sz w:val="17"/>
                <w:szCs w:val="17"/>
                <w:lang w:eastAsia="ja-JP" w:bidi="ar-SA"/>
              </w:rPr>
              <w:t xml:space="preserve">                        &lt;ID&gt;Trainee01&lt;/ID&gt;</w:t>
            </w:r>
          </w:p>
          <w:p w14:paraId="38103691" w14:textId="77777777" w:rsidR="00E45A9B" w:rsidRPr="00E45A9B" w:rsidRDefault="00E45A9B" w:rsidP="00E45A9B">
            <w:pPr>
              <w:rPr>
                <w:rFonts w:ascii="Lucida Console" w:hAnsi="Lucida Console" w:cs="Lucida Console"/>
                <w:b/>
                <w:sz w:val="17"/>
                <w:szCs w:val="17"/>
                <w:lang w:eastAsia="ja-JP" w:bidi="ar-SA"/>
              </w:rPr>
            </w:pPr>
            <w:r w:rsidRPr="00E45A9B">
              <w:rPr>
                <w:rFonts w:ascii="Lucida Console" w:hAnsi="Lucida Console" w:cs="Lucida Console"/>
                <w:b/>
                <w:sz w:val="17"/>
                <w:szCs w:val="17"/>
                <w:lang w:eastAsia="ja-JP" w:bidi="ar-SA"/>
              </w:rPr>
              <w:t xml:space="preserve">                        &lt;District&gt;</w:t>
            </w:r>
          </w:p>
          <w:p w14:paraId="610A3117" w14:textId="77777777" w:rsidR="00E45A9B" w:rsidRPr="00E45A9B" w:rsidRDefault="00E45A9B" w:rsidP="00E45A9B">
            <w:pPr>
              <w:rPr>
                <w:rFonts w:ascii="Lucida Console" w:hAnsi="Lucida Console" w:cs="Lucida Console"/>
                <w:b/>
                <w:sz w:val="17"/>
                <w:szCs w:val="17"/>
                <w:lang w:eastAsia="ja-JP" w:bidi="ar-SA"/>
              </w:rPr>
            </w:pPr>
            <w:r w:rsidRPr="00E45A9B">
              <w:rPr>
                <w:rFonts w:ascii="Lucida Console" w:hAnsi="Lucida Console" w:cs="Lucida Console"/>
                <w:b/>
                <w:sz w:val="17"/>
                <w:szCs w:val="17"/>
                <w:lang w:eastAsia="ja-JP" w:bidi="ar-SA"/>
              </w:rPr>
              <w:t xml:space="preserve">                            &lt;Name&gt;UK South&lt;/Name&gt;</w:t>
            </w:r>
          </w:p>
          <w:p w14:paraId="5F0A2615" w14:textId="77777777" w:rsidR="00E45A9B" w:rsidRPr="00E45A9B" w:rsidRDefault="00E45A9B" w:rsidP="00E45A9B">
            <w:pPr>
              <w:rPr>
                <w:rFonts w:ascii="Lucida Console" w:hAnsi="Lucida Console" w:cs="Lucida Console"/>
                <w:b/>
                <w:sz w:val="17"/>
                <w:szCs w:val="17"/>
                <w:lang w:eastAsia="ja-JP" w:bidi="ar-SA"/>
              </w:rPr>
            </w:pPr>
            <w:r w:rsidRPr="00E45A9B">
              <w:rPr>
                <w:rFonts w:ascii="Lucida Console" w:hAnsi="Lucida Console" w:cs="Lucida Console"/>
                <w:b/>
                <w:sz w:val="17"/>
                <w:szCs w:val="17"/>
                <w:lang w:eastAsia="ja-JP" w:bidi="ar-SA"/>
              </w:rPr>
              <w:t xml:space="preserve">                        &lt;/District&gt;</w:t>
            </w:r>
          </w:p>
          <w:p w14:paraId="2363CE98" w14:textId="77777777" w:rsidR="00E45A9B" w:rsidRPr="00E45A9B" w:rsidRDefault="00E45A9B" w:rsidP="00E45A9B">
            <w:pPr>
              <w:rPr>
                <w:rFonts w:ascii="Lucida Console" w:hAnsi="Lucida Console" w:cs="Lucida Console"/>
                <w:b/>
                <w:sz w:val="17"/>
                <w:szCs w:val="17"/>
                <w:lang w:eastAsia="ja-JP" w:bidi="ar-SA"/>
              </w:rPr>
            </w:pPr>
            <w:r w:rsidRPr="00E45A9B">
              <w:rPr>
                <w:rFonts w:ascii="Lucida Console" w:hAnsi="Lucida Console" w:cs="Lucida Console"/>
                <w:b/>
                <w:sz w:val="17"/>
                <w:szCs w:val="17"/>
                <w:lang w:eastAsia="ja-JP" w:bidi="ar-SA"/>
              </w:rPr>
              <w:t xml:space="preserve">                    &lt;/RequiredEngineer&gt;</w:t>
            </w:r>
          </w:p>
          <w:p w14:paraId="08A3B28C" w14:textId="46F96453" w:rsidR="00AA06BC" w:rsidRDefault="00E45A9B" w:rsidP="003A41C1">
            <w:pPr>
              <w:rPr>
                <w:rFonts w:ascii="Lucida Console" w:hAnsi="Lucida Console" w:cs="Lucida Console"/>
                <w:sz w:val="17"/>
                <w:szCs w:val="17"/>
                <w:lang w:eastAsia="ja-JP"/>
              </w:rPr>
            </w:pPr>
            <w:r w:rsidRPr="00E45A9B">
              <w:rPr>
                <w:rFonts w:ascii="Lucida Console" w:hAnsi="Lucida Console" w:cs="Lucida Console"/>
                <w:b/>
                <w:sz w:val="17"/>
                <w:szCs w:val="17"/>
                <w:lang w:eastAsia="ja-JP" w:bidi="ar-SA"/>
              </w:rPr>
              <w:t xml:space="preserve">                &lt;/RequiredEngineers&gt;</w:t>
            </w:r>
            <w:r w:rsidR="00AA06BC">
              <w:rPr>
                <w:rFonts w:ascii="Lucida Console" w:hAnsi="Lucida Console" w:cs="Lucida Console"/>
                <w:sz w:val="17"/>
                <w:szCs w:val="17"/>
                <w:lang w:eastAsia="ja-JP" w:bidi="ar-SA"/>
              </w:rPr>
              <w:t>…</w:t>
            </w:r>
          </w:p>
          <w:p w14:paraId="0488C96A" w14:textId="77777777" w:rsidR="00A10271" w:rsidRPr="003A41C1" w:rsidRDefault="00A10271" w:rsidP="00A10271">
            <w:pPr>
              <w:rPr>
                <w:rFonts w:ascii="Lucida Console" w:hAnsi="Lucida Console" w:cs="Lucida Console"/>
                <w:sz w:val="17"/>
                <w:szCs w:val="17"/>
                <w:lang w:eastAsia="ja-JP" w:bidi="ar-SA"/>
              </w:rPr>
            </w:pPr>
            <w:r w:rsidRPr="003A41C1">
              <w:rPr>
                <w:rFonts w:ascii="Lucida Console" w:hAnsi="Lucida Console" w:cs="Lucida Console"/>
                <w:sz w:val="17"/>
                <w:szCs w:val="17"/>
                <w:lang w:eastAsia="ja-JP" w:bidi="ar-SA"/>
              </w:rPr>
              <w:t xml:space="preserve">            &lt;/Task&gt;</w:t>
            </w:r>
          </w:p>
          <w:p w14:paraId="5C8C8D88" w14:textId="62D8FF8F" w:rsidR="00A10271" w:rsidRPr="003A41C1" w:rsidRDefault="00AA06BC" w:rsidP="00A10271">
            <w:pPr>
              <w:rPr>
                <w:rFonts w:ascii="Lucida Console" w:hAnsi="Lucida Console" w:cs="Lucida Console"/>
                <w:sz w:val="17"/>
                <w:szCs w:val="17"/>
                <w:lang w:eastAsia="ja-JP" w:bidi="ar-SA"/>
              </w:rPr>
            </w:pPr>
            <w:r w:rsidRPr="00532B74">
              <w:rPr>
                <w:rFonts w:ascii="Lucida Console" w:hAnsi="Lucida Console" w:cs="Lucida Console"/>
                <w:sz w:val="17"/>
                <w:szCs w:val="17"/>
                <w:lang w:eastAsia="ja-JP" w:bidi="ar-SA"/>
              </w:rPr>
              <w:t xml:space="preserve">            </w:t>
            </w:r>
            <w:r>
              <w:rPr>
                <w:rFonts w:ascii="Lucida Console" w:hAnsi="Lucida Console" w:cs="Lucida Console"/>
                <w:sz w:val="17"/>
                <w:szCs w:val="17"/>
                <w:lang w:eastAsia="ja-JP" w:bidi="ar-SA"/>
              </w:rPr>
              <w:t>…</w:t>
            </w:r>
            <w:commentRangeEnd w:id="439"/>
            <w:r w:rsidR="00B50088">
              <w:rPr>
                <w:rStyle w:val="CommentReference"/>
                <w:lang w:bidi="ar-SA"/>
              </w:rPr>
              <w:commentReference w:id="439"/>
            </w:r>
          </w:p>
          <w:p w14:paraId="5A18DB35" w14:textId="171E8CE6" w:rsidR="00A10271" w:rsidRDefault="00A10271" w:rsidP="003A41C1">
            <w:r w:rsidRPr="003A41C1">
              <w:rPr>
                <w:rFonts w:ascii="Lucida Console" w:hAnsi="Lucida Console" w:cs="Lucida Console"/>
                <w:sz w:val="17"/>
                <w:szCs w:val="17"/>
                <w:lang w:eastAsia="ja-JP" w:bidi="ar-SA"/>
              </w:rPr>
              <w:t xml:space="preserve">        &lt;/ProcessTaskEx&gt;</w:t>
            </w:r>
          </w:p>
        </w:tc>
      </w:tr>
    </w:tbl>
    <w:p w14:paraId="7B1D1435" w14:textId="77777777" w:rsidR="00A10271" w:rsidRDefault="00A10271" w:rsidP="00570D89">
      <w:pPr>
        <w:pStyle w:val="BodyText2"/>
        <w:ind w:left="0"/>
      </w:pPr>
    </w:p>
    <w:p w14:paraId="0FEB0D60" w14:textId="77777777" w:rsidR="00570D89" w:rsidRDefault="00570D89" w:rsidP="00570D89">
      <w:pPr>
        <w:pStyle w:val="BodyText2"/>
        <w:ind w:left="0"/>
      </w:pPr>
      <w:r>
        <w:t>Screenshots from the Web frontend shows the resulting dependencies in the GUI.</w:t>
      </w:r>
    </w:p>
    <w:p w14:paraId="476CD472" w14:textId="4681A537" w:rsidR="00570D89" w:rsidRDefault="00570D89" w:rsidP="00570D89">
      <w:r>
        <w:lastRenderedPageBreak/>
        <w:t>Main Task Dependencies:</w:t>
      </w:r>
    </w:p>
    <w:p w14:paraId="62418C47" w14:textId="77777777" w:rsidR="00BA2217" w:rsidRDefault="00BA2217" w:rsidP="00BA2217">
      <w:pPr>
        <w:pStyle w:val="BodyText"/>
        <w:ind w:left="0"/>
      </w:pPr>
      <w:r>
        <w:t xml:space="preserve">Training Jobs will be linked with a dependency on the Main Task, Training Jobs will be identified by the TaskType “Training”.  Both the main Task and training Task need the same CallID &amp; differing Number values with the training a higher number than the main task.  Also the Tasks to be created prior to the dependency relationship link.  Once both Tasks are in place then a </w:t>
      </w:r>
      <w:r w:rsidRPr="00920947">
        <w:t>TimeDependencys</w:t>
      </w:r>
      <w:r>
        <w:t xml:space="preserve"> object will be placed on the Main Task linking the MSTs.</w:t>
      </w:r>
    </w:p>
    <w:p w14:paraId="07AF5F55" w14:textId="77777777" w:rsidR="00BA2217" w:rsidRDefault="00BA2217" w:rsidP="00BA2217">
      <w:pPr>
        <w:pStyle w:val="BodyText"/>
        <w:ind w:left="0"/>
      </w:pPr>
    </w:p>
    <w:p w14:paraId="6C12AB75" w14:textId="77777777" w:rsidR="00BA2217" w:rsidRDefault="00BA2217" w:rsidP="00570D89"/>
    <w:p w14:paraId="351EF893" w14:textId="3DCF99CB" w:rsidR="00570D89" w:rsidRDefault="00570D89" w:rsidP="00570D89">
      <w:pPr>
        <w:pStyle w:val="BodyText2"/>
        <w:rPr>
          <w:noProof/>
          <w:lang w:eastAsia="en-GB"/>
        </w:rPr>
      </w:pPr>
      <w:r w:rsidRPr="00FB79BC">
        <w:rPr>
          <w:noProof/>
          <w:lang w:eastAsia="en-GB"/>
        </w:rPr>
        <w:t xml:space="preserve"> </w:t>
      </w:r>
      <w:r w:rsidR="004F0546">
        <w:rPr>
          <w:noProof/>
          <w:lang w:val="en-US"/>
        </w:rPr>
        <w:drawing>
          <wp:inline distT="0" distB="0" distL="0" distR="0" wp14:anchorId="604BDBA2" wp14:editId="4DBFE479">
            <wp:extent cx="3717989" cy="4082903"/>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719593" cy="4084665"/>
                    </a:xfrm>
                    <a:prstGeom prst="rect">
                      <a:avLst/>
                    </a:prstGeom>
                  </pic:spPr>
                </pic:pic>
              </a:graphicData>
            </a:graphic>
          </wp:inline>
        </w:drawing>
      </w:r>
    </w:p>
    <w:p w14:paraId="7A9E46F5" w14:textId="77777777" w:rsidR="007F0EDC" w:rsidRDefault="007F0EDC">
      <w:pPr>
        <w:rPr>
          <w:rFonts w:cs="Arial"/>
          <w:noProof/>
          <w:color w:val="000000"/>
          <w:szCs w:val="20"/>
          <w:lang w:eastAsia="en-GB" w:bidi="ar-SA"/>
        </w:rPr>
      </w:pPr>
      <w:r>
        <w:rPr>
          <w:noProof/>
          <w:lang w:eastAsia="en-GB"/>
        </w:rPr>
        <w:br w:type="page"/>
      </w:r>
    </w:p>
    <w:p w14:paraId="0032ED1B" w14:textId="60355F84" w:rsidR="00570D89" w:rsidRDefault="00570D89" w:rsidP="003A41C1">
      <w:pPr>
        <w:pStyle w:val="BodyText2"/>
        <w:ind w:left="0"/>
        <w:rPr>
          <w:noProof/>
          <w:lang w:eastAsia="en-GB"/>
        </w:rPr>
      </w:pPr>
      <w:r>
        <w:rPr>
          <w:noProof/>
          <w:lang w:eastAsia="en-GB"/>
        </w:rPr>
        <w:lastRenderedPageBreak/>
        <w:t>Task Time Dependancy:</w:t>
      </w:r>
    </w:p>
    <w:p w14:paraId="3CBEE626" w14:textId="335FE518" w:rsidR="00570D89" w:rsidRDefault="004F0546" w:rsidP="00570D89">
      <w:pPr>
        <w:pStyle w:val="BodyText2"/>
      </w:pPr>
      <w:r>
        <w:rPr>
          <w:noProof/>
          <w:lang w:val="en-US"/>
        </w:rPr>
        <w:drawing>
          <wp:inline distT="0" distB="0" distL="0" distR="0" wp14:anchorId="00E4958D" wp14:editId="2466D9A8">
            <wp:extent cx="2870791" cy="1981559"/>
            <wp:effectExtent l="0" t="0" r="635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874309" cy="1983988"/>
                    </a:xfrm>
                    <a:prstGeom prst="rect">
                      <a:avLst/>
                    </a:prstGeom>
                  </pic:spPr>
                </pic:pic>
              </a:graphicData>
            </a:graphic>
          </wp:inline>
        </w:drawing>
      </w:r>
    </w:p>
    <w:p w14:paraId="02900246" w14:textId="77777777" w:rsidR="00570D89" w:rsidRDefault="00570D89" w:rsidP="003A41C1">
      <w:pPr>
        <w:pStyle w:val="BodyText2"/>
        <w:ind w:left="0"/>
      </w:pPr>
      <w:r>
        <w:t>Task Resource/Engineer Dependency:</w:t>
      </w:r>
    </w:p>
    <w:p w14:paraId="69B3D759" w14:textId="3B8B54C2" w:rsidR="00570D89" w:rsidRDefault="004F0546" w:rsidP="00570D89">
      <w:pPr>
        <w:pStyle w:val="BodyText2"/>
      </w:pPr>
      <w:r>
        <w:rPr>
          <w:noProof/>
          <w:lang w:val="en-US"/>
        </w:rPr>
        <w:drawing>
          <wp:inline distT="0" distB="0" distL="0" distR="0" wp14:anchorId="6B3F6AC5" wp14:editId="2F663E1C">
            <wp:extent cx="3072810" cy="210306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074169" cy="2103994"/>
                    </a:xfrm>
                    <a:prstGeom prst="rect">
                      <a:avLst/>
                    </a:prstGeom>
                  </pic:spPr>
                </pic:pic>
              </a:graphicData>
            </a:graphic>
          </wp:inline>
        </w:drawing>
      </w:r>
    </w:p>
    <w:p w14:paraId="56FC3C5E" w14:textId="77777777" w:rsidR="006D0E71" w:rsidRDefault="006D0E71">
      <w:bookmarkStart w:id="440" w:name="_Toc366223481"/>
      <w:bookmarkStart w:id="441" w:name="_Toc366063091"/>
      <w:bookmarkStart w:id="442" w:name="_Toc366068583"/>
      <w:bookmarkStart w:id="443" w:name="_Toc366223482"/>
      <w:bookmarkStart w:id="444" w:name="_Toc366063092"/>
      <w:bookmarkStart w:id="445" w:name="_Toc366068584"/>
      <w:bookmarkStart w:id="446" w:name="_Toc366223483"/>
      <w:bookmarkStart w:id="447" w:name="_Toc366854268"/>
      <w:bookmarkStart w:id="448" w:name="_Toc366854269"/>
      <w:bookmarkStart w:id="449" w:name="_Toc366854270"/>
      <w:bookmarkStart w:id="450" w:name="_Toc366854271"/>
      <w:bookmarkStart w:id="451" w:name="_Toc366854272"/>
      <w:bookmarkStart w:id="452" w:name="_Toc366854273"/>
      <w:bookmarkStart w:id="453" w:name="_Toc366854274"/>
      <w:bookmarkStart w:id="454" w:name="_Toc366854275"/>
      <w:bookmarkStart w:id="455" w:name="_Toc366854276"/>
      <w:bookmarkStart w:id="456" w:name="_Toc366063094"/>
      <w:bookmarkStart w:id="457" w:name="_Toc366068586"/>
      <w:bookmarkStart w:id="458" w:name="_Toc357003277"/>
      <w:bookmarkStart w:id="459" w:name="_Toc357338715"/>
      <w:bookmarkStart w:id="460" w:name="_Toc357338793"/>
      <w:bookmarkStart w:id="461" w:name="_Toc357338950"/>
      <w:bookmarkStart w:id="462" w:name="_Toc357003280"/>
      <w:bookmarkStart w:id="463" w:name="_Toc357338716"/>
      <w:bookmarkStart w:id="464" w:name="_Toc357338794"/>
      <w:bookmarkStart w:id="465" w:name="_Toc357338951"/>
      <w:bookmarkStart w:id="466" w:name="_Toc366854277"/>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r>
        <w:br w:type="page"/>
      </w:r>
    </w:p>
    <w:p w14:paraId="664C5473" w14:textId="4A5B171D" w:rsidR="006D0E71" w:rsidRDefault="006D0E71">
      <w:pPr>
        <w:rPr>
          <w:rFonts w:cs="Arial"/>
          <w:b/>
          <w:sz w:val="22"/>
          <w:szCs w:val="20"/>
          <w:lang w:bidi="ar-SA"/>
        </w:rPr>
      </w:pPr>
    </w:p>
    <w:p w14:paraId="24C86E6F" w14:textId="77777777" w:rsidR="00CF5E9E" w:rsidRDefault="00CF5E9E" w:rsidP="00CF5E9E">
      <w:pPr>
        <w:pStyle w:val="Heading4"/>
      </w:pPr>
      <w:bookmarkStart w:id="467" w:name="_Ref367962781"/>
      <w:r>
        <w:t>Cancelling Tasks</w:t>
      </w:r>
      <w:bookmarkEnd w:id="467"/>
    </w:p>
    <w:p w14:paraId="38416C52" w14:textId="4702EC89" w:rsidR="00CF5E9E" w:rsidRDefault="00CF5E9E" w:rsidP="00CF5E9E">
      <w:pPr>
        <w:spacing w:line="360" w:lineRule="auto"/>
      </w:pPr>
      <w:r>
        <w:t xml:space="preserve">Jobs can be cancelled and interrupted.  Interrupted Jobs are jobs that that have Tasks in progress, for example onsite, to cancel a job the MUST status will be set to INT which will send a </w:t>
      </w:r>
      <w:r w:rsidRPr="00AE2B1C">
        <w:t>ProcessTaskEx</w:t>
      </w:r>
      <w:r>
        <w:t xml:space="preserve"> action to Click to change the the Task Status to “</w:t>
      </w:r>
      <w:r w:rsidR="005A4921">
        <w:t>Cancelled</w:t>
      </w:r>
      <w:r>
        <w:t>”.  All relevant tasks in the MST chain must then have their Task Status set to “Cancelled” also.</w:t>
      </w:r>
    </w:p>
    <w:p w14:paraId="40E55104" w14:textId="77777777" w:rsidR="00CF5E9E" w:rsidRDefault="00CF5E9E" w:rsidP="00CF5E9E">
      <w:pPr>
        <w:spacing w:line="360" w:lineRule="auto"/>
      </w:pPr>
      <w:r>
        <w:t>Cancelled jobs are those Tasks that are no longer required, in the future &amp; not in progress.</w:t>
      </w:r>
    </w:p>
    <w:p w14:paraId="3861EE61" w14:textId="77777777" w:rsidR="00CF5E9E" w:rsidRDefault="00CF5E9E" w:rsidP="00CF5E9E">
      <w:pPr>
        <w:spacing w:line="360" w:lineRule="auto"/>
      </w:pPr>
      <w:r>
        <w:t xml:space="preserve">Multi Man and Training Jobs run in parallel.  If a Training jobs main job is cancelled then the related training job needs to be Cancelled iteratively using the </w:t>
      </w:r>
      <w:r w:rsidRPr="00AE2B1C">
        <w:t>ProcessTaskEx</w:t>
      </w:r>
      <w:r>
        <w:t xml:space="preserve"> action.</w:t>
      </w:r>
    </w:p>
    <w:p w14:paraId="2002D69B" w14:textId="658BF937" w:rsidR="00CF5E9E" w:rsidDel="004804E1" w:rsidRDefault="00CF5E9E" w:rsidP="00CF5E9E">
      <w:pPr>
        <w:spacing w:line="360" w:lineRule="auto"/>
      </w:pPr>
      <w:r>
        <w:t xml:space="preserve">Related tasks can be retrieved from Click using the GetTasks action defined in section </w:t>
      </w:r>
      <w:r>
        <w:fldChar w:fldCharType="begin"/>
      </w:r>
      <w:r>
        <w:instrText xml:space="preserve"> REF _Ref366244035 \r \h </w:instrText>
      </w:r>
      <w:r w:rsidR="0015664C">
        <w:instrText xml:space="preserve"> \* MERGEFORMAT </w:instrText>
      </w:r>
      <w:r>
        <w:fldChar w:fldCharType="separate"/>
      </w:r>
      <w:r w:rsidR="006E49E1">
        <w:t>3.7</w:t>
      </w:r>
      <w:r>
        <w:fldChar w:fldCharType="end"/>
      </w:r>
      <w:r>
        <w:t xml:space="preserve"> the Task.CallID should be used to gather the MST group.</w:t>
      </w:r>
    </w:p>
    <w:p w14:paraId="3966A700" w14:textId="77777777" w:rsidR="00225DF2" w:rsidRDefault="0015664C" w:rsidP="000E5CD1">
      <w:pPr>
        <w:spacing w:line="360" w:lineRule="auto"/>
      </w:pPr>
      <w:r w:rsidRPr="000E5CD1">
        <w:t xml:space="preserve">A generic event customisation created for  GE will cascade/disseminate </w:t>
      </w:r>
      <w:r w:rsidR="005A4921" w:rsidRPr="000E5CD1">
        <w:t>cancellations</w:t>
      </w:r>
      <w:r w:rsidRPr="000E5CD1">
        <w:t xml:space="preserve"> from main tasks (tasks that hold the dependancies.  So GE will only need to do cancellation of tasks for which</w:t>
      </w:r>
      <w:r w:rsidR="005A4921" w:rsidRPr="000E5CD1">
        <w:t xml:space="preserve"> are not main tasks.</w:t>
      </w:r>
    </w:p>
    <w:p w14:paraId="4B0BDC9D" w14:textId="742BD58B" w:rsidR="00225DF2" w:rsidRDefault="00225DF2" w:rsidP="00225DF2">
      <w:pPr>
        <w:pStyle w:val="Heading4"/>
      </w:pPr>
      <w:bookmarkStart w:id="468" w:name="_Ref370816952"/>
      <w:r>
        <w:t>MST Considerations</w:t>
      </w:r>
      <w:bookmarkEnd w:id="468"/>
    </w:p>
    <w:p w14:paraId="295182F9" w14:textId="5222F25B" w:rsidR="00537CA1" w:rsidRDefault="00486C86" w:rsidP="000E5CD1">
      <w:pPr>
        <w:spacing w:line="360" w:lineRule="auto"/>
      </w:pPr>
      <w:r>
        <w:t>In order</w:t>
      </w:r>
      <w:r w:rsidR="00225DF2">
        <w:t xml:space="preserve"> for the scheduling engine to </w:t>
      </w:r>
      <w:r w:rsidR="00537CA1">
        <w:t>start the scheduling of MST tasks once all relevant tasks are inplace the Task.IsMST property should be set:</w:t>
      </w:r>
    </w:p>
    <w:p w14:paraId="09CBB1B1" w14:textId="666C85A7" w:rsidR="00537CA1" w:rsidRDefault="00537CA1" w:rsidP="000E5CD1">
      <w:pPr>
        <w:pStyle w:val="pdefinitionkeywordrelative"/>
        <w:numPr>
          <w:ilvl w:val="0"/>
          <w:numId w:val="172"/>
        </w:numPr>
        <w:spacing w:line="360" w:lineRule="auto"/>
      </w:pPr>
      <w:r>
        <w:t>IsMST = true</w:t>
      </w:r>
    </w:p>
    <w:p w14:paraId="728C30FF" w14:textId="6FB6798E" w:rsidR="00537CA1" w:rsidRDefault="00537CA1" w:rsidP="000E5CD1">
      <w:pPr>
        <w:pStyle w:val="pdefinitionkeywordrelative"/>
        <w:numPr>
          <w:ilvl w:val="1"/>
          <w:numId w:val="172"/>
        </w:numPr>
        <w:spacing w:line="360" w:lineRule="auto"/>
      </w:pPr>
      <w:r>
        <w:t>For tasks that have or are dependant tasks and or part of an MST chain;</w:t>
      </w:r>
    </w:p>
    <w:p w14:paraId="6CE1F0FB" w14:textId="10E875F9" w:rsidR="00537CA1" w:rsidRDefault="00537CA1" w:rsidP="000E5CD1">
      <w:pPr>
        <w:pStyle w:val="pdefinitionkeywordrelative"/>
        <w:numPr>
          <w:ilvl w:val="1"/>
          <w:numId w:val="172"/>
        </w:numPr>
        <w:spacing w:line="360" w:lineRule="auto"/>
      </w:pPr>
      <w:r>
        <w:t xml:space="preserve">The flag should be set to true as the earliest possible </w:t>
      </w:r>
      <w:r w:rsidR="00486C86">
        <w:t>opportunity</w:t>
      </w:r>
      <w:r>
        <w:t>, before the ExecuteMultiOperations actualy sets dependancies;</w:t>
      </w:r>
    </w:p>
    <w:p w14:paraId="5823A272" w14:textId="4712F3A3" w:rsidR="00537CA1" w:rsidRDefault="00537CA1" w:rsidP="000E5CD1">
      <w:pPr>
        <w:pStyle w:val="pdefinitionkeywordrelative"/>
        <w:numPr>
          <w:ilvl w:val="0"/>
          <w:numId w:val="172"/>
        </w:numPr>
        <w:spacing w:line="360" w:lineRule="auto"/>
      </w:pPr>
      <w:r>
        <w:t>IsMST = false</w:t>
      </w:r>
    </w:p>
    <w:p w14:paraId="2356E7B6" w14:textId="68F73B9A" w:rsidR="00537CA1" w:rsidRPr="004E7C69" w:rsidRDefault="00537CA1" w:rsidP="000E5CD1">
      <w:pPr>
        <w:pStyle w:val="pdefinitionkeywordrelative"/>
        <w:numPr>
          <w:ilvl w:val="1"/>
          <w:numId w:val="172"/>
        </w:numPr>
        <w:spacing w:line="360" w:lineRule="auto"/>
      </w:pPr>
      <w:r>
        <w:t>For tasks that haven’t got or arnt dependancies and not part of an MST chain;</w:t>
      </w:r>
    </w:p>
    <w:p w14:paraId="5BE415C2" w14:textId="77777777" w:rsidR="00537CA1" w:rsidRDefault="00537CA1" w:rsidP="000E5CD1">
      <w:pPr>
        <w:spacing w:line="360" w:lineRule="auto"/>
      </w:pPr>
    </w:p>
    <w:p w14:paraId="13875D71" w14:textId="0E67BFF1" w:rsidR="00537CA1" w:rsidRPr="00FF68AE" w:rsidRDefault="00537CA1" w:rsidP="000E5CD1">
      <w:pPr>
        <w:spacing w:line="360" w:lineRule="auto"/>
      </w:pPr>
      <w:r>
        <w:t xml:space="preserve">Shoud a task be created </w:t>
      </w:r>
      <w:r w:rsidR="00486C86">
        <w:t xml:space="preserve">with </w:t>
      </w:r>
      <w:r>
        <w:t>a</w:t>
      </w:r>
      <w:r w:rsidR="00486C86">
        <w:t>n</w:t>
      </w:r>
      <w:r>
        <w:t xml:space="preserve"> IsMST </w:t>
      </w:r>
      <w:r w:rsidR="00486C86">
        <w:t>value</w:t>
      </w:r>
      <w:r>
        <w:t xml:space="preserve"> of false and</w:t>
      </w:r>
      <w:r w:rsidR="00486C86">
        <w:t xml:space="preserve"> and</w:t>
      </w:r>
      <w:r>
        <w:t xml:space="preserve"> then</w:t>
      </w:r>
      <w:r w:rsidR="00486C86">
        <w:t xml:space="preserve"> later </w:t>
      </w:r>
      <w:r>
        <w:t>becomes part of an MST c</w:t>
      </w:r>
      <w:r w:rsidR="00486C86">
        <w:t>hain (for example</w:t>
      </w:r>
      <w:r>
        <w:t xml:space="preserve"> </w:t>
      </w:r>
      <w:r w:rsidR="00486C86">
        <w:t>training</w:t>
      </w:r>
      <w:r>
        <w:t xml:space="preserve"> is required</w:t>
      </w:r>
      <w:r w:rsidR="00486C86">
        <w:t xml:space="preserve"> significantly later than the main task creation</w:t>
      </w:r>
      <w:r>
        <w:t>), then the IsMST</w:t>
      </w:r>
      <w:r w:rsidR="009A3B12">
        <w:t xml:space="preserve"> value </w:t>
      </w:r>
      <w:r w:rsidR="00486C86">
        <w:t>should</w:t>
      </w:r>
      <w:r w:rsidR="009A3B12">
        <w:t xml:space="preserve"> be set to true, this can be made at the same time as the dependancies are created with the ExecuteMultiOperations</w:t>
      </w:r>
      <w:r w:rsidR="00486C86">
        <w:t>.</w:t>
      </w:r>
    </w:p>
    <w:p w14:paraId="239295B1" w14:textId="32218584" w:rsidR="006D0E71" w:rsidRPr="000E5CD1" w:rsidRDefault="006D0E71" w:rsidP="000E5CD1">
      <w:pPr>
        <w:spacing w:line="360" w:lineRule="auto"/>
      </w:pPr>
      <w:r w:rsidRPr="000E5CD1">
        <w:br w:type="page"/>
      </w:r>
    </w:p>
    <w:p w14:paraId="3C41D1CB" w14:textId="6AE117F9" w:rsidR="007F0EDC" w:rsidRDefault="007F0EDC">
      <w:pPr>
        <w:rPr>
          <w:rFonts w:cs="Arial"/>
          <w:b/>
          <w:sz w:val="22"/>
          <w:szCs w:val="20"/>
          <w:lang w:bidi="ar-SA"/>
        </w:rPr>
      </w:pPr>
    </w:p>
    <w:p w14:paraId="62D22C8E" w14:textId="1EFF1E80" w:rsidR="008C6A4D" w:rsidRDefault="008C6A4D" w:rsidP="008C6A4D">
      <w:pPr>
        <w:pStyle w:val="Heading2"/>
        <w:numPr>
          <w:ilvl w:val="2"/>
          <w:numId w:val="2"/>
        </w:numPr>
      </w:pPr>
      <w:bookmarkStart w:id="469" w:name="_Toc370915654"/>
      <w:r>
        <w:t xml:space="preserve">BSS </w:t>
      </w:r>
      <w:r w:rsidRPr="00980F18">
        <w:t xml:space="preserve">Business Scenario </w:t>
      </w:r>
      <w:r>
        <w:t>elaboration</w:t>
      </w:r>
      <w:bookmarkEnd w:id="469"/>
    </w:p>
    <w:p w14:paraId="291A7BB9" w14:textId="762DF590" w:rsidR="008C6A4D" w:rsidRPr="00AE2B1C" w:rsidRDefault="008C6A4D" w:rsidP="003A41C1">
      <w:pPr>
        <w:pStyle w:val="BodyText2"/>
        <w:ind w:left="0"/>
      </w:pPr>
      <w:r>
        <w:t xml:space="preserve">This </w:t>
      </w:r>
      <w:r w:rsidR="001B26B0">
        <w:t>section</w:t>
      </w:r>
      <w:r>
        <w:t xml:space="preserve"> elaborates at a higher level the types of actions that were defined in the BSS.</w:t>
      </w:r>
    </w:p>
    <w:p w14:paraId="0D9C4B0B" w14:textId="6C465BB3" w:rsidR="00980F18" w:rsidRDefault="00980F18" w:rsidP="003A41C1">
      <w:pPr>
        <w:pStyle w:val="Heading4"/>
      </w:pPr>
      <w:bookmarkStart w:id="470" w:name="OLE_LINK3"/>
      <w:commentRangeStart w:id="471"/>
      <w:r w:rsidRPr="00980F18">
        <w:t>Business Scenario 1B: Dispatch Work</w:t>
      </w:r>
      <w:commentRangeEnd w:id="471"/>
      <w:r w:rsidR="001246B2">
        <w:rPr>
          <w:rStyle w:val="CommentReference"/>
          <w:b w:val="0"/>
        </w:rPr>
        <w:commentReference w:id="471"/>
      </w:r>
    </w:p>
    <w:bookmarkEnd w:id="470"/>
    <w:p w14:paraId="332F877A" w14:textId="4E1B8B91" w:rsidR="003A6759" w:rsidRDefault="003A6759" w:rsidP="00023B9B">
      <w:pPr>
        <w:pStyle w:val="BodyText2"/>
        <w:ind w:left="0"/>
        <w:rPr>
          <w:color w:val="auto"/>
          <w:lang w:val="en-US"/>
        </w:rPr>
      </w:pPr>
      <w:r w:rsidRPr="006B439F">
        <w:rPr>
          <w:color w:val="auto"/>
        </w:rPr>
        <w:t xml:space="preserve">When </w:t>
      </w:r>
      <w:r>
        <w:rPr>
          <w:color w:val="auto"/>
        </w:rPr>
        <w:t xml:space="preserve">a </w:t>
      </w:r>
      <w:r w:rsidR="00553105">
        <w:rPr>
          <w:color w:val="auto"/>
        </w:rPr>
        <w:t>T</w:t>
      </w:r>
      <w:r>
        <w:rPr>
          <w:color w:val="auto"/>
        </w:rPr>
        <w:t xml:space="preserve">ask is updated in </w:t>
      </w:r>
      <w:r w:rsidR="0058307D">
        <w:rPr>
          <w:color w:val="auto"/>
        </w:rPr>
        <w:t>MUST</w:t>
      </w:r>
      <w:r w:rsidRPr="006B439F">
        <w:rPr>
          <w:color w:val="auto"/>
        </w:rPr>
        <w:t xml:space="preserve">, an incoming message </w:t>
      </w:r>
      <w:r w:rsidR="0058307D">
        <w:rPr>
          <w:color w:val="auto"/>
        </w:rPr>
        <w:t xml:space="preserve">will </w:t>
      </w:r>
      <w:r w:rsidR="00276AE0">
        <w:rPr>
          <w:color w:val="auto"/>
        </w:rPr>
        <w:t>be</w:t>
      </w:r>
      <w:r w:rsidR="00276AE0" w:rsidRPr="006B439F">
        <w:rPr>
          <w:color w:val="auto"/>
        </w:rPr>
        <w:t xml:space="preserve"> </w:t>
      </w:r>
      <w:r w:rsidRPr="006B439F">
        <w:rPr>
          <w:color w:val="auto"/>
        </w:rPr>
        <w:t xml:space="preserve">sent to </w:t>
      </w:r>
      <w:r>
        <w:rPr>
          <w:color w:val="auto"/>
        </w:rPr>
        <w:t xml:space="preserve">SO </w:t>
      </w:r>
      <w:r w:rsidRPr="006B439F">
        <w:rPr>
          <w:color w:val="auto"/>
        </w:rPr>
        <w:t xml:space="preserve">invoking the service </w:t>
      </w:r>
      <w:bookmarkStart w:id="472" w:name="OLE_LINK12"/>
      <w:bookmarkStart w:id="473" w:name="OLE_LINK13"/>
      <w:r w:rsidR="00AD2B94">
        <w:rPr>
          <w:color w:val="auto"/>
          <w:lang w:val="en-US"/>
        </w:rPr>
        <w:t>Schedule</w:t>
      </w:r>
      <w:r w:rsidR="00AD2B94" w:rsidRPr="006B439F">
        <w:rPr>
          <w:color w:val="auto"/>
          <w:lang w:val="en-US"/>
        </w:rPr>
        <w:t>Service.</w:t>
      </w:r>
      <w:r w:rsidR="00AD2B94">
        <w:rPr>
          <w:color w:val="auto"/>
          <w:lang w:val="en-US"/>
        </w:rPr>
        <w:t>ProcessTask</w:t>
      </w:r>
      <w:r w:rsidR="00960C5D">
        <w:rPr>
          <w:color w:val="auto"/>
          <w:lang w:val="en-US"/>
        </w:rPr>
        <w:t>Ex</w:t>
      </w:r>
      <w:bookmarkEnd w:id="472"/>
      <w:bookmarkEnd w:id="473"/>
      <w:r w:rsidRPr="006B439F">
        <w:rPr>
          <w:color w:val="auto"/>
          <w:lang w:val="en-US"/>
        </w:rPr>
        <w:t xml:space="preserve">. </w:t>
      </w:r>
      <w:r w:rsidR="000D71C7">
        <w:rPr>
          <w:color w:val="auto"/>
          <w:lang w:val="en-US"/>
        </w:rPr>
        <w:t>Data will be derived to populate values for the task within Click, n</w:t>
      </w:r>
      <w:r w:rsidR="00670F80">
        <w:rPr>
          <w:color w:val="auto"/>
          <w:lang w:val="en-US"/>
        </w:rPr>
        <w:t xml:space="preserve">o </w:t>
      </w:r>
      <w:r w:rsidR="00023B9B">
        <w:rPr>
          <w:color w:val="auto"/>
          <w:lang w:val="en-US"/>
        </w:rPr>
        <w:t>data derivation is performed</w:t>
      </w:r>
      <w:r w:rsidR="00670F80">
        <w:rPr>
          <w:color w:val="auto"/>
          <w:lang w:val="en-US"/>
        </w:rPr>
        <w:t xml:space="preserve"> upon </w:t>
      </w:r>
      <w:r w:rsidR="000D71C7">
        <w:rPr>
          <w:color w:val="auto"/>
          <w:lang w:val="en-US"/>
        </w:rPr>
        <w:t>T</w:t>
      </w:r>
      <w:r w:rsidR="00670F80">
        <w:rPr>
          <w:color w:val="auto"/>
          <w:lang w:val="en-US"/>
        </w:rPr>
        <w:t xml:space="preserve">ask update. </w:t>
      </w:r>
      <w:r w:rsidR="000D71C7">
        <w:rPr>
          <w:color w:val="auto"/>
          <w:lang w:val="en-US"/>
        </w:rPr>
        <w:t xml:space="preserve">Below are </w:t>
      </w:r>
      <w:r w:rsidR="00A53F27">
        <w:rPr>
          <w:color w:val="auto"/>
          <w:lang w:val="en-US"/>
        </w:rPr>
        <w:t>characteristics</w:t>
      </w:r>
      <w:r w:rsidR="000D71C7">
        <w:rPr>
          <w:color w:val="auto"/>
          <w:lang w:val="en-US"/>
        </w:rPr>
        <w:t xml:space="preserve"> for</w:t>
      </w:r>
      <w:r w:rsidR="00A53F27">
        <w:rPr>
          <w:color w:val="auto"/>
          <w:lang w:val="en-US"/>
        </w:rPr>
        <w:t xml:space="preserve"> GEHC integration</w:t>
      </w:r>
      <w:r w:rsidR="000D71C7">
        <w:rPr>
          <w:color w:val="auto"/>
          <w:lang w:val="en-US"/>
        </w:rPr>
        <w:t xml:space="preserve"> ProcessTaskEx messages:</w:t>
      </w:r>
    </w:p>
    <w:p w14:paraId="67E398DF" w14:textId="56B75CE8" w:rsidR="005807F2" w:rsidRDefault="005807F2">
      <w:pPr>
        <w:pStyle w:val="BodyText2"/>
        <w:numPr>
          <w:ilvl w:val="0"/>
          <w:numId w:val="12"/>
        </w:numPr>
      </w:pPr>
      <w:r>
        <w:t>Task object reference fields (the business key) CallID &amp; Number, cannot be updated since this is the unique identifier of the Task;</w:t>
      </w:r>
    </w:p>
    <w:p w14:paraId="216C9E6C" w14:textId="77777777" w:rsidR="005807F2" w:rsidRDefault="005807F2" w:rsidP="005807F2">
      <w:pPr>
        <w:pStyle w:val="BodyText2"/>
        <w:numPr>
          <w:ilvl w:val="0"/>
          <w:numId w:val="12"/>
        </w:numPr>
      </w:pPr>
      <w:r>
        <w:t>A MUSTJobNumber shouldn’t be altered within MUST or Click;</w:t>
      </w:r>
    </w:p>
    <w:p w14:paraId="5F064EED" w14:textId="77777777" w:rsidR="005807F2" w:rsidRDefault="005807F2" w:rsidP="005807F2">
      <w:pPr>
        <w:pStyle w:val="BodyText2"/>
        <w:numPr>
          <w:ilvl w:val="0"/>
          <w:numId w:val="12"/>
        </w:numPr>
        <w:rPr>
          <w:color w:val="auto"/>
          <w:lang w:val="en-US"/>
        </w:rPr>
      </w:pPr>
      <w:r>
        <w:rPr>
          <w:color w:val="auto"/>
          <w:lang w:val="en-US"/>
        </w:rPr>
        <w:t>Scheduling relevant changes of the Task such as updates of the Job type, due date, priority etc. will trigger rescheduling based on the criteria set on the BSS.</w:t>
      </w:r>
    </w:p>
    <w:p w14:paraId="100ED50F" w14:textId="77777777" w:rsidR="005807F2" w:rsidRDefault="005807F2" w:rsidP="005807F2">
      <w:pPr>
        <w:pStyle w:val="BodyText2"/>
        <w:numPr>
          <w:ilvl w:val="0"/>
          <w:numId w:val="12"/>
        </w:numPr>
        <w:rPr>
          <w:color w:val="auto"/>
          <w:lang w:val="en-US"/>
        </w:rPr>
      </w:pPr>
      <w:r>
        <w:t>Changes of the task geographical data  (Postcode and house number ) will not influence district determination;</w:t>
      </w:r>
      <w:r>
        <w:rPr>
          <w:color w:val="auto"/>
        </w:rPr>
        <w:t xml:space="preserve"> </w:t>
      </w:r>
    </w:p>
    <w:p w14:paraId="241056B3" w14:textId="77777777" w:rsidR="005807F2" w:rsidRDefault="005807F2" w:rsidP="005807F2">
      <w:r>
        <w:t>Most derivations in SO are defined only for Task creation, GEHC are due to identify how updates on derivation fields will be re-derived and how this will affect the schedule;</w:t>
      </w:r>
    </w:p>
    <w:p w14:paraId="69FBBD3A" w14:textId="77777777" w:rsidR="005807F2" w:rsidRDefault="005807F2" w:rsidP="008F7BA8">
      <w:pPr>
        <w:pStyle w:val="BodyText2"/>
        <w:ind w:left="0"/>
      </w:pPr>
    </w:p>
    <w:p w14:paraId="73485555" w14:textId="7E64B374" w:rsidR="00980F18" w:rsidRDefault="00980F18" w:rsidP="00980F18">
      <w:r>
        <w:t>Note: Should the Engineer or Appointment times change and outbound message will be sent to MUST with the regenerated TaskID and old TaskID</w:t>
      </w:r>
      <w:r w:rsidR="005807F2">
        <w:t xml:space="preserve">, as defined in </w:t>
      </w:r>
      <w:r w:rsidR="005807F2">
        <w:fldChar w:fldCharType="begin"/>
      </w:r>
      <w:r w:rsidR="005807F2">
        <w:instrText xml:space="preserve"> REF _Ref366834749 \r \h </w:instrText>
      </w:r>
      <w:r w:rsidR="005807F2">
        <w:fldChar w:fldCharType="separate"/>
      </w:r>
      <w:r w:rsidR="006E49E1">
        <w:rPr>
          <w:b/>
          <w:bCs/>
        </w:rPr>
        <w:t>Error! Reference source not found.</w:t>
      </w:r>
      <w:r w:rsidR="005807F2">
        <w:fldChar w:fldCharType="end"/>
      </w:r>
      <w:r w:rsidR="005807F2" w:rsidRPr="007F2D6D">
        <w:t>:</w:t>
      </w:r>
    </w:p>
    <w:p w14:paraId="48B90574" w14:textId="77777777" w:rsidR="008433C8" w:rsidRDefault="008433C8">
      <w:pPr>
        <w:rPr>
          <w:b/>
          <w:i/>
          <w:szCs w:val="20"/>
          <w:lang w:bidi="ar-SA"/>
        </w:rPr>
      </w:pPr>
      <w:bookmarkStart w:id="474" w:name="_Ref366245836"/>
      <w:r>
        <w:br w:type="page"/>
      </w:r>
    </w:p>
    <w:p w14:paraId="124728FD" w14:textId="4A195404" w:rsidR="00553105" w:rsidRPr="00BC5D51" w:rsidRDefault="00553105" w:rsidP="003A41C1">
      <w:pPr>
        <w:pStyle w:val="Heading5"/>
      </w:pPr>
      <w:r w:rsidRPr="00BC5D51">
        <w:lastRenderedPageBreak/>
        <w:t>Activity: Allocate Resource to Activity</w:t>
      </w:r>
      <w:bookmarkEnd w:id="474"/>
    </w:p>
    <w:p w14:paraId="15B6B2BE" w14:textId="7845618C" w:rsidR="004B1802" w:rsidRDefault="004B1802" w:rsidP="004B1802">
      <w:pPr>
        <w:pStyle w:val="BodyText2"/>
        <w:ind w:left="0"/>
      </w:pPr>
      <w:r>
        <w:t xml:space="preserve">When a resource/engineer is allocated or reallocated to a Task within Click or MUST the TaskID is automatically regenerated to include the Engineer ID, see: </w:t>
      </w:r>
      <w:r>
        <w:fldChar w:fldCharType="begin"/>
      </w:r>
      <w:r>
        <w:instrText xml:space="preserve"> REF _Ref366834317 \r \h </w:instrText>
      </w:r>
      <w:r>
        <w:fldChar w:fldCharType="separate"/>
      </w:r>
      <w:r w:rsidR="006E49E1">
        <w:t>2.3</w:t>
      </w:r>
      <w:r>
        <w:fldChar w:fldCharType="end"/>
      </w:r>
      <w:r>
        <w:t xml:space="preserve"> &amp; </w:t>
      </w:r>
      <w:r>
        <w:fldChar w:fldCharType="begin"/>
      </w:r>
      <w:r>
        <w:instrText xml:space="preserve"> REF _Ref366834923 \r \h </w:instrText>
      </w:r>
      <w:r>
        <w:fldChar w:fldCharType="separate"/>
      </w:r>
      <w:r w:rsidR="006E49E1">
        <w:rPr>
          <w:b/>
          <w:bCs/>
          <w:lang w:val="en-US"/>
        </w:rPr>
        <w:t>Error! Reference source not found.</w:t>
      </w:r>
      <w:r>
        <w:fldChar w:fldCharType="end"/>
      </w:r>
    </w:p>
    <w:p w14:paraId="1DA7C12C" w14:textId="7272E623" w:rsidR="00A666D4" w:rsidRDefault="00553105" w:rsidP="008F7BA8">
      <w:pPr>
        <w:pStyle w:val="BodyText2"/>
        <w:ind w:left="0"/>
      </w:pPr>
      <w:r>
        <w:t xml:space="preserve">Its essential the </w:t>
      </w:r>
      <w:r w:rsidR="009E629A">
        <w:t>T</w:t>
      </w:r>
      <w:r>
        <w:t xml:space="preserve">askID is maintained in both MUST and Click </w:t>
      </w:r>
      <w:r w:rsidR="009E629A">
        <w:t>so that T</w:t>
      </w:r>
      <w:r>
        <w:t xml:space="preserve">asks &amp; MUST actions can be correlated so that both systems </w:t>
      </w:r>
      <w:r w:rsidR="009E629A">
        <w:t>share</w:t>
      </w:r>
      <w:r>
        <w:t xml:space="preserve"> the same version data.</w:t>
      </w:r>
      <w:r w:rsidR="00A666D4" w:rsidRPr="00A666D4">
        <w:t xml:space="preserve"> </w:t>
      </w:r>
    </w:p>
    <w:p w14:paraId="174BAAFC" w14:textId="23848652" w:rsidR="004B1802" w:rsidRDefault="00553105" w:rsidP="008F7BA8">
      <w:pPr>
        <w:pStyle w:val="BodyText2"/>
        <w:ind w:left="0"/>
      </w:pPr>
      <w:r>
        <w:t xml:space="preserve">When any property that composes the TaskID is altered in either system then both the old and new TaskID values need to be </w:t>
      </w:r>
      <w:r w:rsidR="009E629A">
        <w:t>exchanged</w:t>
      </w:r>
      <w:r>
        <w:t xml:space="preserve"> between Click &amp; MUST.  Therefore when a Click Task is allocated a</w:t>
      </w:r>
      <w:r w:rsidR="009E629A">
        <w:t>n engineer an outbound message will to be sent to MUST</w:t>
      </w:r>
      <w:r w:rsidR="004B1802">
        <w:t xml:space="preserve"> via FTPS</w:t>
      </w:r>
      <w:r w:rsidR="009E629A">
        <w:t>.</w:t>
      </w:r>
    </w:p>
    <w:p w14:paraId="2C5C8B97" w14:textId="28237F6E" w:rsidR="004B1802" w:rsidRDefault="004B1802" w:rsidP="004B1802">
      <w:pPr>
        <w:pStyle w:val="BodyText2"/>
        <w:ind w:left="0"/>
      </w:pPr>
      <w:r w:rsidRPr="004E01F4">
        <w:t xml:space="preserve">MUST will be sent an </w:t>
      </w:r>
      <w:r w:rsidRPr="00ED6F23">
        <w:t>UpdateTask</w:t>
      </w:r>
      <w:r>
        <w:t xml:space="preserve">Email message to notify the customer of the job </w:t>
      </w:r>
      <w:r w:rsidR="00957F87">
        <w:t>allocation</w:t>
      </w:r>
      <w:r>
        <w:t>.</w:t>
      </w:r>
      <w:r w:rsidRPr="004E01F4">
        <w:t xml:space="preserve"> See, </w:t>
      </w:r>
      <w:r>
        <w:fldChar w:fldCharType="begin"/>
      </w:r>
      <w:r>
        <w:instrText xml:space="preserve"> REF _Ref366835023 \r \h </w:instrText>
      </w:r>
      <w:r>
        <w:fldChar w:fldCharType="separate"/>
      </w:r>
      <w:r w:rsidR="006E49E1">
        <w:t>5.4.1</w:t>
      </w:r>
      <w:r>
        <w:fldChar w:fldCharType="end"/>
      </w:r>
    </w:p>
    <w:p w14:paraId="71C2991F" w14:textId="7447BEB2" w:rsidR="00083667" w:rsidRDefault="00083667" w:rsidP="003A41C1">
      <w:pPr>
        <w:pStyle w:val="Heading4"/>
      </w:pPr>
      <w:bookmarkStart w:id="475" w:name="_Toc366854279"/>
      <w:bookmarkStart w:id="476" w:name="_Toc366854280"/>
      <w:bookmarkStart w:id="477" w:name="_Toc366854281"/>
      <w:bookmarkStart w:id="478" w:name="_Toc366854282"/>
      <w:bookmarkStart w:id="479" w:name="_Toc366854283"/>
      <w:bookmarkStart w:id="480" w:name="_Toc366854284"/>
      <w:bookmarkStart w:id="481" w:name="_Ref366157527"/>
      <w:bookmarkEnd w:id="475"/>
      <w:bookmarkEnd w:id="476"/>
      <w:bookmarkEnd w:id="477"/>
      <w:bookmarkEnd w:id="478"/>
      <w:bookmarkEnd w:id="479"/>
      <w:bookmarkEnd w:id="480"/>
      <w:commentRangeStart w:id="482"/>
      <w:r w:rsidRPr="00083667">
        <w:t>Business Scenario 5.0 – Schedu</w:t>
      </w:r>
      <w:r>
        <w:t>le a Training job</w:t>
      </w:r>
      <w:bookmarkEnd w:id="481"/>
      <w:commentRangeEnd w:id="482"/>
      <w:r w:rsidR="00EC421F">
        <w:rPr>
          <w:rStyle w:val="CommentReference"/>
          <w:b w:val="0"/>
        </w:rPr>
        <w:commentReference w:id="482"/>
      </w:r>
    </w:p>
    <w:p w14:paraId="15A9D47A" w14:textId="54D1E917" w:rsidR="00752532" w:rsidRDefault="00752532" w:rsidP="008F7BA8">
      <w:pPr>
        <w:pStyle w:val="BodyText2"/>
        <w:ind w:left="0"/>
        <w:rPr>
          <w:color w:val="auto"/>
          <w:lang w:val="en-US"/>
        </w:rPr>
      </w:pPr>
      <w:r>
        <w:t xml:space="preserve">Training Jobs are created with </w:t>
      </w:r>
      <w:r>
        <w:rPr>
          <w:color w:val="auto"/>
          <w:lang w:val="en-US"/>
        </w:rPr>
        <w:t>Schedule</w:t>
      </w:r>
      <w:r w:rsidRPr="006B439F">
        <w:rPr>
          <w:color w:val="auto"/>
          <w:lang w:val="en-US"/>
        </w:rPr>
        <w:t>Service.</w:t>
      </w:r>
      <w:r>
        <w:rPr>
          <w:color w:val="auto"/>
          <w:lang w:val="en-US"/>
        </w:rPr>
        <w:t>ProcessTaskEx in the same way as normal jobs.</w:t>
      </w:r>
    </w:p>
    <w:p w14:paraId="7F6BA407" w14:textId="724E6732" w:rsidR="00083667" w:rsidRPr="008F7BA8" w:rsidRDefault="00752532" w:rsidP="008F7BA8">
      <w:pPr>
        <w:pStyle w:val="BodyText2"/>
        <w:ind w:left="0"/>
        <w:rPr>
          <w:color w:val="auto"/>
          <w:lang w:val="en-US"/>
        </w:rPr>
      </w:pPr>
      <w:r>
        <w:rPr>
          <w:color w:val="auto"/>
          <w:lang w:val="en-US"/>
        </w:rPr>
        <w:t xml:space="preserve">An MST dependency start to start </w:t>
      </w:r>
      <w:r w:rsidR="002E4004">
        <w:rPr>
          <w:color w:val="auto"/>
          <w:lang w:val="en-US"/>
        </w:rPr>
        <w:t xml:space="preserve">of type critical with the main Task will ensure that the training job </w:t>
      </w:r>
      <w:r>
        <w:rPr>
          <w:color w:val="auto"/>
          <w:lang w:val="en-US"/>
        </w:rPr>
        <w:t xml:space="preserve">will be created </w:t>
      </w:r>
      <w:r w:rsidR="002E4004">
        <w:rPr>
          <w:color w:val="auto"/>
          <w:lang w:val="en-US"/>
        </w:rPr>
        <w:t xml:space="preserve">and performed alongside the </w:t>
      </w:r>
      <w:r w:rsidR="001B26B0">
        <w:rPr>
          <w:color w:val="auto"/>
          <w:lang w:val="en-US"/>
        </w:rPr>
        <w:t>trainer</w:t>
      </w:r>
      <w:r w:rsidR="002E4004">
        <w:rPr>
          <w:color w:val="auto"/>
          <w:lang w:val="en-US"/>
        </w:rPr>
        <w:t>.</w:t>
      </w:r>
    </w:p>
    <w:p w14:paraId="4031856A" w14:textId="4ADF98C9" w:rsidR="00980F18" w:rsidRDefault="00980F18" w:rsidP="008F7BA8">
      <w:pPr>
        <w:pStyle w:val="BodyText2"/>
        <w:ind w:left="0"/>
      </w:pPr>
      <w:r>
        <w:t xml:space="preserve">Note: </w:t>
      </w:r>
      <w:r w:rsidR="002E4004">
        <w:t>O</w:t>
      </w:r>
      <w:r>
        <w:t xml:space="preserve">utbound messages </w:t>
      </w:r>
      <w:r w:rsidR="002E4004">
        <w:t xml:space="preserve">for email will be </w:t>
      </w:r>
      <w:r>
        <w:t>suspended for training tasks</w:t>
      </w:r>
      <w:r w:rsidR="002E4004">
        <w:t xml:space="preserve">, see </w:t>
      </w:r>
      <w:r w:rsidR="002E4004">
        <w:fldChar w:fldCharType="begin"/>
      </w:r>
      <w:r w:rsidR="002E4004">
        <w:instrText xml:space="preserve"> REF _Ref366836888 \r \h </w:instrText>
      </w:r>
      <w:r w:rsidR="002E4004">
        <w:fldChar w:fldCharType="separate"/>
      </w:r>
      <w:r w:rsidR="006E49E1">
        <w:t>5.4.1</w:t>
      </w:r>
      <w:r w:rsidR="002E4004">
        <w:fldChar w:fldCharType="end"/>
      </w:r>
      <w:r w:rsidR="002E4004">
        <w:t>.</w:t>
      </w:r>
    </w:p>
    <w:p w14:paraId="14FE527A" w14:textId="53A15FA4" w:rsidR="00F979D3" w:rsidRDefault="00F979D3" w:rsidP="003A41C1">
      <w:pPr>
        <w:pStyle w:val="Heading4"/>
      </w:pPr>
      <w:bookmarkStart w:id="483" w:name="_Ref366243910"/>
      <w:bookmarkStart w:id="484" w:name="_Ref366244013"/>
      <w:commentRangeStart w:id="485"/>
      <w:r w:rsidRPr="00F979D3">
        <w:t>Business Scenario 6.0 – Job Interrupted</w:t>
      </w:r>
      <w:bookmarkEnd w:id="483"/>
      <w:bookmarkEnd w:id="484"/>
      <w:commentRangeEnd w:id="485"/>
      <w:r w:rsidR="00EC421F">
        <w:rPr>
          <w:rStyle w:val="CommentReference"/>
          <w:b w:val="0"/>
        </w:rPr>
        <w:commentReference w:id="485"/>
      </w:r>
    </w:p>
    <w:p w14:paraId="70DEEF11" w14:textId="2216FF7E" w:rsidR="00F979D3" w:rsidRDefault="00F979D3" w:rsidP="003A41C1">
      <w:pPr>
        <w:pStyle w:val="Heading5"/>
      </w:pPr>
      <w:r w:rsidRPr="00F979D3">
        <w:t>Activity: Change Job Status to INT (interrupted)</w:t>
      </w:r>
    </w:p>
    <w:p w14:paraId="7F154065" w14:textId="49BE209C" w:rsidR="00F979D3" w:rsidRPr="00F979D3" w:rsidRDefault="00F979D3" w:rsidP="008F7BA8">
      <w:pPr>
        <w:pStyle w:val="BodyText"/>
        <w:ind w:left="0"/>
      </w:pPr>
      <w:r>
        <w:t xml:space="preserve">To ascertain whether the MUST job status can change to </w:t>
      </w:r>
      <w:r w:rsidR="000F69FA">
        <w:t>“</w:t>
      </w:r>
      <w:r>
        <w:t>INT</w:t>
      </w:r>
      <w:r w:rsidR="000F69FA">
        <w:t>”</w:t>
      </w:r>
      <w:r>
        <w:t xml:space="preserve"> the Task Status</w:t>
      </w:r>
      <w:r w:rsidR="000F69FA">
        <w:t xml:space="preserve"> a GetTasks call referencing the TaskID will need to be made to ensure that neither a primary or training job has been started for the MUST TaskID of the call being cancelled.</w:t>
      </w:r>
    </w:p>
    <w:p w14:paraId="213B586D" w14:textId="328950D4" w:rsidR="00F979D3" w:rsidRDefault="00F979D3" w:rsidP="003A41C1">
      <w:pPr>
        <w:pStyle w:val="Heading5"/>
      </w:pPr>
      <w:r w:rsidRPr="00F979D3">
        <w:t>Activity: Cancel all Appointments in the Future related to this Job</w:t>
      </w:r>
    </w:p>
    <w:p w14:paraId="1DF5EAB3" w14:textId="6C4B8B94" w:rsidR="000158B1" w:rsidRDefault="000158B1" w:rsidP="008F7BA8">
      <w:pPr>
        <w:pStyle w:val="BodyText"/>
        <w:ind w:left="0"/>
      </w:pPr>
      <w:r>
        <w:t xml:space="preserve">The </w:t>
      </w:r>
      <w:r w:rsidR="000F69FA" w:rsidRPr="000F69FA">
        <w:t>UpdateObjects</w:t>
      </w:r>
      <w:r>
        <w:t xml:space="preserve"> action can be used to change the status of tasks to a completed status.  A Condition can beset within the task Body element to apply the change to all tasks in the group.</w:t>
      </w:r>
    </w:p>
    <w:p w14:paraId="2936979D" w14:textId="77777777" w:rsidR="000158B1" w:rsidRDefault="000158B1">
      <w:pPr>
        <w:rPr>
          <w:rFonts w:cs="Arial"/>
          <w:color w:val="000000"/>
          <w:szCs w:val="20"/>
          <w:lang w:bidi="ar-SA"/>
        </w:rPr>
      </w:pPr>
      <w:r>
        <w:br w:type="page"/>
      </w:r>
    </w:p>
    <w:p w14:paraId="05997C8B" w14:textId="77777777" w:rsidR="000F69FA" w:rsidRDefault="000F69FA" w:rsidP="00CC7998">
      <w:pPr>
        <w:pStyle w:val="BodyText"/>
      </w:pPr>
    </w:p>
    <w:p w14:paraId="35D2277B" w14:textId="16E8C63B" w:rsidR="000158B1" w:rsidRDefault="000158B1" w:rsidP="003A41C1">
      <w:pPr>
        <w:pStyle w:val="Heading4"/>
      </w:pPr>
      <w:bookmarkStart w:id="486" w:name="_Ref366245890"/>
      <w:r w:rsidRPr="000158B1">
        <w:t>Business Scenario 10 – Update Job Details</w:t>
      </w:r>
      <w:bookmarkEnd w:id="486"/>
    </w:p>
    <w:p w14:paraId="272B003C" w14:textId="05F3A102" w:rsidR="000158B1" w:rsidRDefault="000158B1" w:rsidP="007D34CC">
      <w:pPr>
        <w:pStyle w:val="BodyText"/>
        <w:ind w:left="0"/>
      </w:pPr>
      <w:r>
        <w:t xml:space="preserve">When a Job is updated in MUST the updates are passed to Click by the </w:t>
      </w:r>
      <w:commentRangeStart w:id="487"/>
      <w:r w:rsidRPr="000158B1">
        <w:t>ScheduleService.ProcessTaskEx</w:t>
      </w:r>
      <w:r>
        <w:t xml:space="preserve"> </w:t>
      </w:r>
      <w:commentRangeEnd w:id="487"/>
      <w:r w:rsidR="00EC421F">
        <w:rPr>
          <w:rStyle w:val="CommentReference"/>
          <w:rFonts w:cs="Times New Roman"/>
          <w:color w:val="auto"/>
        </w:rPr>
        <w:commentReference w:id="487"/>
      </w:r>
      <w:r>
        <w:t>in the same way as MUST would create exchange the message on creation of a new job.</w:t>
      </w:r>
    </w:p>
    <w:p w14:paraId="0D5258D4" w14:textId="674EA58F" w:rsidR="007B1F0A" w:rsidRDefault="007B1F0A" w:rsidP="007D34CC">
      <w:pPr>
        <w:pStyle w:val="BodyText"/>
        <w:ind w:left="0"/>
      </w:pPr>
      <w:r>
        <w:t xml:space="preserve">Should any of the following properties change outbound messages will </w:t>
      </w:r>
      <w:r w:rsidR="00F03D38">
        <w:t>trigger</w:t>
      </w:r>
      <w:r w:rsidR="004A633A">
        <w:t xml:space="preserve"> as defined in: </w:t>
      </w:r>
      <w:r w:rsidR="004A633A">
        <w:fldChar w:fldCharType="begin"/>
      </w:r>
      <w:r w:rsidR="004A633A">
        <w:instrText xml:space="preserve"> REF _Ref370889965 \r \h </w:instrText>
      </w:r>
      <w:r w:rsidR="004A633A">
        <w:fldChar w:fldCharType="separate"/>
      </w:r>
      <w:r w:rsidR="004A633A">
        <w:t>5</w:t>
      </w:r>
      <w:r w:rsidR="004A633A">
        <w:fldChar w:fldCharType="end"/>
      </w:r>
    </w:p>
    <w:p w14:paraId="0DB49352" w14:textId="7CEA07D6" w:rsidR="006F3513" w:rsidRDefault="006F3513" w:rsidP="000E5CD1">
      <w:pPr>
        <w:pStyle w:val="Heading4"/>
      </w:pPr>
      <w:bookmarkStart w:id="488" w:name="_Ref366244973"/>
      <w:r>
        <w:t>Task.Status change to On Route</w:t>
      </w:r>
      <w:bookmarkEnd w:id="488"/>
    </w:p>
    <w:p w14:paraId="665F22FB" w14:textId="57D1D041" w:rsidR="006F3513" w:rsidRPr="006F3513" w:rsidRDefault="006D014E" w:rsidP="000E5CD1">
      <w:pPr>
        <w:pStyle w:val="BodyText"/>
        <w:ind w:left="0"/>
      </w:pPr>
      <w:r>
        <w:t>When an engineer is On R</w:t>
      </w:r>
      <w:r w:rsidR="006F3513">
        <w:t xml:space="preserve">oute an </w:t>
      </w:r>
      <w:r w:rsidRPr="00ED6F23">
        <w:t>UpdateTask</w:t>
      </w:r>
      <w:r>
        <w:t xml:space="preserve">Email </w:t>
      </w:r>
      <w:r w:rsidR="006F3513">
        <w:t>outbound message</w:t>
      </w:r>
      <w:r>
        <w:t xml:space="preserve"> needs to be sent from Click. See:</w:t>
      </w:r>
      <w:r w:rsidR="006A706B">
        <w:t xml:space="preserve"> </w:t>
      </w:r>
      <w:r w:rsidR="006A706B">
        <w:fldChar w:fldCharType="begin"/>
      </w:r>
      <w:r w:rsidR="006A706B">
        <w:instrText xml:space="preserve"> REF _Ref370915366 \r \h </w:instrText>
      </w:r>
      <w:r w:rsidR="006A706B">
        <w:fldChar w:fldCharType="separate"/>
      </w:r>
      <w:r w:rsidR="006A706B">
        <w:t>5.4.3.3</w:t>
      </w:r>
      <w:r w:rsidR="006A706B">
        <w:fldChar w:fldCharType="end"/>
      </w:r>
      <w:r>
        <w:fldChar w:fldCharType="begin"/>
      </w:r>
      <w:r>
        <w:instrText xml:space="preserve"> REF _Ref366157715 \r \h </w:instrText>
      </w:r>
      <w:r>
        <w:fldChar w:fldCharType="end"/>
      </w:r>
    </w:p>
    <w:p w14:paraId="47B493BC" w14:textId="28093377" w:rsidR="00DE46FF" w:rsidRDefault="00DE46FF" w:rsidP="003A41C1">
      <w:pPr>
        <w:pStyle w:val="Heading4"/>
      </w:pPr>
      <w:bookmarkStart w:id="489" w:name="_Toc366063096"/>
      <w:bookmarkStart w:id="490" w:name="_Toc366068588"/>
      <w:bookmarkStart w:id="491" w:name="_Toc366223490"/>
      <w:bookmarkStart w:id="492" w:name="_Toc366063097"/>
      <w:bookmarkStart w:id="493" w:name="_Toc366068589"/>
      <w:bookmarkStart w:id="494" w:name="_Toc366223491"/>
      <w:bookmarkStart w:id="495" w:name="_Toc366063098"/>
      <w:bookmarkStart w:id="496" w:name="_Toc366068590"/>
      <w:bookmarkStart w:id="497" w:name="_Toc366223492"/>
      <w:bookmarkStart w:id="498" w:name="_Toc366063099"/>
      <w:bookmarkStart w:id="499" w:name="_Toc366068591"/>
      <w:bookmarkStart w:id="500" w:name="_Toc366223493"/>
      <w:bookmarkStart w:id="501" w:name="_Toc366063100"/>
      <w:bookmarkStart w:id="502" w:name="_Toc366068592"/>
      <w:bookmarkStart w:id="503" w:name="_Toc366223494"/>
      <w:bookmarkStart w:id="504" w:name="_Toc366063101"/>
      <w:bookmarkStart w:id="505" w:name="_Toc366068593"/>
      <w:bookmarkStart w:id="506" w:name="_Toc366223495"/>
      <w:bookmarkStart w:id="507" w:name="_Toc366063102"/>
      <w:bookmarkStart w:id="508" w:name="_Toc366068594"/>
      <w:bookmarkStart w:id="509" w:name="_Toc366223496"/>
      <w:bookmarkStart w:id="510" w:name="_Toc366063103"/>
      <w:bookmarkStart w:id="511" w:name="_Toc366068595"/>
      <w:bookmarkStart w:id="512" w:name="_Toc366223497"/>
      <w:bookmarkStart w:id="513" w:name="_Toc366063104"/>
      <w:bookmarkStart w:id="514" w:name="_Toc366068596"/>
      <w:bookmarkStart w:id="515" w:name="_Toc366223498"/>
      <w:bookmarkStart w:id="516" w:name="_Toc366063105"/>
      <w:bookmarkStart w:id="517" w:name="_Toc366068597"/>
      <w:bookmarkStart w:id="518" w:name="_Toc366223499"/>
      <w:bookmarkStart w:id="519" w:name="_Toc366063106"/>
      <w:bookmarkStart w:id="520" w:name="_Toc366068598"/>
      <w:bookmarkStart w:id="521" w:name="_Toc366223500"/>
      <w:bookmarkStart w:id="522" w:name="_Toc366063107"/>
      <w:bookmarkStart w:id="523" w:name="_Toc366068599"/>
      <w:bookmarkStart w:id="524" w:name="_Toc366223501"/>
      <w:bookmarkStart w:id="525" w:name="_Toc366063108"/>
      <w:bookmarkStart w:id="526" w:name="_Toc366068600"/>
      <w:bookmarkStart w:id="527" w:name="_Toc366223502"/>
      <w:bookmarkStart w:id="528" w:name="_Toc366063109"/>
      <w:bookmarkStart w:id="529" w:name="_Toc366068601"/>
      <w:bookmarkStart w:id="530" w:name="_Toc366223503"/>
      <w:bookmarkStart w:id="531" w:name="OLE_LINK5"/>
      <w:bookmarkStart w:id="532" w:name="OLE_LINK6"/>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commentRangeStart w:id="533"/>
      <w:r>
        <w:t>Task</w:t>
      </w:r>
      <w:r w:rsidRPr="00CA4386">
        <w:t xml:space="preserve"> cancelled in </w:t>
      </w:r>
      <w:r w:rsidR="00315248">
        <w:t>MUST</w:t>
      </w:r>
      <w:r>
        <w:t xml:space="preserve"> </w:t>
      </w:r>
      <w:r w:rsidR="007F386F">
        <w:t>(</w:t>
      </w:r>
      <w:r w:rsidR="00BA6323">
        <w:t xml:space="preserve">BSS </w:t>
      </w:r>
      <w:r w:rsidR="007F386F">
        <w:t xml:space="preserve">Use case </w:t>
      </w:r>
      <w:r w:rsidR="0075146B">
        <w:t>MUST3</w:t>
      </w:r>
      <w:r w:rsidR="007F386F">
        <w:t>)</w:t>
      </w:r>
      <w:commentRangeEnd w:id="533"/>
      <w:r w:rsidR="00E43142">
        <w:rPr>
          <w:rStyle w:val="CommentReference"/>
          <w:b w:val="0"/>
        </w:rPr>
        <w:commentReference w:id="533"/>
      </w:r>
    </w:p>
    <w:bookmarkEnd w:id="531"/>
    <w:bookmarkEnd w:id="532"/>
    <w:p w14:paraId="64CB96B3" w14:textId="563DA819" w:rsidR="00EC2669" w:rsidRDefault="0075146B" w:rsidP="003A41C1">
      <w:pPr>
        <w:pStyle w:val="BodyText3"/>
        <w:ind w:left="0"/>
      </w:pPr>
      <w:r w:rsidRPr="00CC7998">
        <w:t>MUST</w:t>
      </w:r>
      <w:r w:rsidR="00C71BA1" w:rsidRPr="00CC7998">
        <w:t xml:space="preserve"> may decide to cancel the task in CKSW if the work shall not be performed after the task was already created. Tasks could be cancelled as long as the status is not yet “</w:t>
      </w:r>
      <w:r w:rsidR="004B0375">
        <w:t>Assigned</w:t>
      </w:r>
      <w:r w:rsidR="00C71BA1" w:rsidRPr="00CC7998">
        <w:t>”.</w:t>
      </w:r>
      <w:r w:rsidR="00C71BA1">
        <w:t xml:space="preserve"> Cancellation is triggered via calling </w:t>
      </w:r>
      <w:bookmarkStart w:id="534" w:name="OLE_LINK56"/>
      <w:bookmarkStart w:id="535" w:name="OLE_LINK57"/>
      <w:r w:rsidR="00C71BA1" w:rsidRPr="00CC7998">
        <w:t>ScheduleService.ProcessTaskEx</w:t>
      </w:r>
      <w:r w:rsidR="00C71BA1">
        <w:t xml:space="preserve"> </w:t>
      </w:r>
      <w:bookmarkEnd w:id="534"/>
      <w:bookmarkEnd w:id="535"/>
      <w:r w:rsidR="00C71BA1">
        <w:t>with status = cancelled. Task status will be set accordingly in SO.</w:t>
      </w:r>
    </w:p>
    <w:p w14:paraId="16669DA1" w14:textId="77777777" w:rsidR="00EC2669" w:rsidRDefault="00EC2669">
      <w:pPr>
        <w:rPr>
          <w:rFonts w:cs="Arial"/>
          <w:color w:val="000000"/>
          <w:szCs w:val="20"/>
          <w:lang w:bidi="ar-SA"/>
        </w:rPr>
      </w:pPr>
      <w:r>
        <w:br w:type="page"/>
      </w:r>
    </w:p>
    <w:p w14:paraId="0080FC08" w14:textId="6C267BE6" w:rsidR="009E022A" w:rsidRDefault="009E022A" w:rsidP="00CC7998">
      <w:pPr>
        <w:pStyle w:val="Heading2"/>
      </w:pPr>
      <w:bookmarkStart w:id="536" w:name="_Toc367443806"/>
      <w:bookmarkStart w:id="537" w:name="_Toc367444545"/>
      <w:bookmarkStart w:id="538" w:name="_Toc367444740"/>
      <w:bookmarkStart w:id="539" w:name="_Toc366223507"/>
      <w:bookmarkStart w:id="540" w:name="_Toc366223508"/>
      <w:bookmarkStart w:id="541" w:name="_Toc366223509"/>
      <w:bookmarkStart w:id="542" w:name="_Toc366223510"/>
      <w:bookmarkStart w:id="543" w:name="_Toc366223511"/>
      <w:bookmarkStart w:id="544" w:name="_Toc366223512"/>
      <w:bookmarkStart w:id="545" w:name="_Toc366223513"/>
      <w:bookmarkStart w:id="546" w:name="_Toc366223514"/>
      <w:bookmarkStart w:id="547" w:name="_Toc366223515"/>
      <w:bookmarkStart w:id="548" w:name="_Toc366223516"/>
      <w:bookmarkStart w:id="549" w:name="_Toc366223517"/>
      <w:bookmarkStart w:id="550" w:name="_Toc366223518"/>
      <w:bookmarkStart w:id="551" w:name="_Toc366223519"/>
      <w:bookmarkStart w:id="552" w:name="_Toc366223520"/>
      <w:bookmarkStart w:id="553" w:name="_Toc366223521"/>
      <w:bookmarkStart w:id="554" w:name="_Toc366223522"/>
      <w:bookmarkStart w:id="555" w:name="_Toc366223523"/>
      <w:bookmarkStart w:id="556" w:name="_Toc366223524"/>
      <w:bookmarkStart w:id="557" w:name="_Toc366223525"/>
      <w:bookmarkStart w:id="558" w:name="_Toc366223526"/>
      <w:bookmarkStart w:id="559" w:name="_Toc366223527"/>
      <w:bookmarkStart w:id="560" w:name="_Toc366223528"/>
      <w:bookmarkStart w:id="561" w:name="_Toc366223529"/>
      <w:bookmarkStart w:id="562" w:name="_Toc366223530"/>
      <w:bookmarkStart w:id="563" w:name="_Toc366223531"/>
      <w:bookmarkStart w:id="564" w:name="_Toc366223532"/>
      <w:bookmarkStart w:id="565" w:name="_Toc366063112"/>
      <w:bookmarkStart w:id="566" w:name="_Toc366068604"/>
      <w:bookmarkStart w:id="567" w:name="_Toc366223533"/>
      <w:bookmarkStart w:id="568" w:name="_Toc366223534"/>
      <w:bookmarkStart w:id="569" w:name="_Toc366223535"/>
      <w:bookmarkStart w:id="570" w:name="_Toc366223536"/>
      <w:bookmarkStart w:id="571" w:name="_Toc366223537"/>
      <w:bookmarkStart w:id="572" w:name="_Toc366223538"/>
      <w:bookmarkStart w:id="573" w:name="_Toc366063114"/>
      <w:bookmarkStart w:id="574" w:name="_Toc366068606"/>
      <w:bookmarkStart w:id="575" w:name="_Toc366223539"/>
      <w:bookmarkStart w:id="576" w:name="_Toc366063115"/>
      <w:bookmarkStart w:id="577" w:name="_Toc366068607"/>
      <w:bookmarkStart w:id="578" w:name="_Toc366223540"/>
      <w:bookmarkStart w:id="579" w:name="_Toc366063116"/>
      <w:bookmarkStart w:id="580" w:name="_Toc366068608"/>
      <w:bookmarkStart w:id="581" w:name="_Toc366223541"/>
      <w:bookmarkStart w:id="582" w:name="_Toc366063117"/>
      <w:bookmarkStart w:id="583" w:name="_Toc366068609"/>
      <w:bookmarkStart w:id="584" w:name="_Toc366223542"/>
      <w:bookmarkStart w:id="585" w:name="_Toc366063142"/>
      <w:bookmarkStart w:id="586" w:name="_Toc366068634"/>
      <w:bookmarkStart w:id="587" w:name="_Toc366223567"/>
      <w:bookmarkStart w:id="588" w:name="_Toc366063196"/>
      <w:bookmarkStart w:id="589" w:name="_Toc366068688"/>
      <w:bookmarkStart w:id="590" w:name="_Toc37091565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r>
        <w:lastRenderedPageBreak/>
        <w:t>Excel imports with Click Data Import tool</w:t>
      </w:r>
      <w:bookmarkEnd w:id="590"/>
    </w:p>
    <w:p w14:paraId="67A938C3" w14:textId="537599B1" w:rsidR="009E022A" w:rsidRDefault="009E022A" w:rsidP="00CC7998">
      <w:pPr>
        <w:pStyle w:val="BodyText2"/>
        <w:ind w:left="0"/>
      </w:pPr>
      <w:r>
        <w:t>The Data Import tool should be used to maintain specific GEHC objects.  It provides GEHC simple interoperability between Excel &amp; the SO platform.</w:t>
      </w:r>
    </w:p>
    <w:p w14:paraId="51E1140E" w14:textId="2E0F4DE9" w:rsidR="00082266" w:rsidRDefault="009E022A" w:rsidP="00CC7998">
      <w:pPr>
        <w:pStyle w:val="BodyText2"/>
        <w:ind w:left="0"/>
      </w:pPr>
      <w:r>
        <w:t>The Data Import tool is activated by the “Import/Export Data” option in Service Optimization Administration tool.</w:t>
      </w:r>
    </w:p>
    <w:p w14:paraId="79D902A4" w14:textId="7A2296F1" w:rsidR="009E022A" w:rsidRDefault="009E022A" w:rsidP="00CC7998">
      <w:pPr>
        <w:pStyle w:val="BodyText2"/>
        <w:ind w:left="0"/>
      </w:pPr>
      <w:r>
        <w:t>The tool accepts input data stored in Microsoft Excel files, and it can add new data to the database or update existing data.  The UI is as follows:</w:t>
      </w:r>
    </w:p>
    <w:p w14:paraId="511835AE" w14:textId="032D2EDD" w:rsidR="009E022A" w:rsidRPr="006220A2" w:rsidRDefault="009E022A" w:rsidP="00CC7998">
      <w:pPr>
        <w:pStyle w:val="BodyText2"/>
        <w:ind w:left="0"/>
      </w:pPr>
      <w:r w:rsidRPr="00CC7998">
        <w:rPr>
          <w:noProof/>
          <w:lang w:val="en-US"/>
        </w:rPr>
        <w:drawing>
          <wp:inline distT="0" distB="0" distL="0" distR="0" wp14:anchorId="776B92B3" wp14:editId="74E7C2A1">
            <wp:extent cx="5943600" cy="462407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4624070"/>
                    </a:xfrm>
                    <a:prstGeom prst="rect">
                      <a:avLst/>
                    </a:prstGeom>
                  </pic:spPr>
                </pic:pic>
              </a:graphicData>
            </a:graphic>
          </wp:inline>
        </w:drawing>
      </w:r>
    </w:p>
    <w:p w14:paraId="2072C93C" w14:textId="7624C7AC" w:rsidR="00816669" w:rsidRDefault="00EC2669">
      <w:pPr>
        <w:rPr>
          <w:ins w:id="591" w:author="Duncan Hardie" w:date="2014-04-15T15:56:00Z"/>
        </w:rPr>
      </w:pPr>
      <w:r>
        <w:t xml:space="preserve">Note: </w:t>
      </w:r>
      <w:r w:rsidR="009E4DEF">
        <w:t>Mu</w:t>
      </w:r>
      <w:r>
        <w:t xml:space="preserve">lti value fields </w:t>
      </w:r>
      <w:r w:rsidR="009E4DEF">
        <w:t xml:space="preserve">(for example Skills and Languages) </w:t>
      </w:r>
      <w:r>
        <w:t xml:space="preserve">are derived by splitting fields, </w:t>
      </w:r>
      <w:r w:rsidR="009E4DEF">
        <w:t xml:space="preserve">the </w:t>
      </w:r>
      <w:r>
        <w:t xml:space="preserve">“relational” worksheet </w:t>
      </w:r>
      <w:r w:rsidR="009E4DEF">
        <w:t>will be included in the GEHC Excel templates.  One or other approach should be used however on import.</w:t>
      </w:r>
      <w:ins w:id="592" w:author="Duncan Hardie" w:date="2014-04-15T15:56:00Z">
        <w:r w:rsidR="00816669">
          <w:t xml:space="preserve"> The collection order file is as follows:</w:t>
        </w:r>
      </w:ins>
    </w:p>
    <w:p w14:paraId="4628E0D2" w14:textId="6E9EBBF7" w:rsidR="00EC2669" w:rsidRDefault="00816669">
      <w:ins w:id="593" w:author="Duncan Hardie" w:date="2014-04-15T15:56:00Z">
        <w:r>
          <w:object w:dxaOrig="1531" w:dyaOrig="1002" w14:anchorId="5A9DE345">
            <v:shape id="_x0000_i1027" type="#_x0000_t75" style="width:76.55pt;height:50.1pt" o:ole="">
              <v:imagedata r:id="rId46" o:title=""/>
            </v:shape>
            <o:OLEObject Type="Embed" ProgID="Excel.Sheet.12" ShapeID="_x0000_i1027" DrawAspect="Icon" ObjectID="_1501667507" r:id="rId47"/>
          </w:object>
        </w:r>
      </w:ins>
      <w:del w:id="594" w:author="Duncan Hardie" w:date="2014-04-15T15:56:00Z">
        <w:r w:rsidR="00EC2669" w:rsidDel="00816669">
          <w:delText xml:space="preserve"> </w:delText>
        </w:r>
      </w:del>
    </w:p>
    <w:p w14:paraId="1C85E043" w14:textId="272F3684" w:rsidR="009E022A" w:rsidRPr="000E5CD1" w:rsidRDefault="00EC2669">
      <w:r>
        <w:br w:type="page"/>
      </w:r>
    </w:p>
    <w:p w14:paraId="230972E9" w14:textId="3C8A1BE7" w:rsidR="00A34422" w:rsidRDefault="00A34422" w:rsidP="009E022A">
      <w:pPr>
        <w:pStyle w:val="Heading2"/>
        <w:numPr>
          <w:ilvl w:val="2"/>
          <w:numId w:val="2"/>
        </w:numPr>
      </w:pPr>
      <w:bookmarkStart w:id="595" w:name="_Ref366140455"/>
      <w:bookmarkStart w:id="596" w:name="_Toc370915656"/>
      <w:r>
        <w:lastRenderedPageBreak/>
        <w:t>Engineer Create or Update</w:t>
      </w:r>
      <w:bookmarkEnd w:id="595"/>
      <w:bookmarkEnd w:id="596"/>
    </w:p>
    <w:p w14:paraId="677751BC" w14:textId="21923898" w:rsidR="00A34422" w:rsidRDefault="00A34422" w:rsidP="00CC7998">
      <w:pPr>
        <w:pStyle w:val="BodyText2"/>
        <w:ind w:left="0"/>
      </w:pPr>
      <w:r w:rsidRPr="00A34422">
        <w:t>It is expected for the Click Import export tool to help maintain the Skills collection.  Below is an Excel template that for the object:</w:t>
      </w:r>
    </w:p>
    <w:p w14:paraId="0191D432" w14:textId="4AF63086" w:rsidR="00A34422" w:rsidRDefault="009C64C8" w:rsidP="00CC7998">
      <w:pPr>
        <w:pStyle w:val="BodyText2"/>
        <w:ind w:left="0"/>
      </w:pPr>
      <w:del w:id="597" w:author="Duncan Hardie" w:date="2014-04-15T15:57:00Z">
        <w:r w:rsidDel="00670295">
          <w:object w:dxaOrig="1531" w:dyaOrig="1002" w14:anchorId="6FD6C259">
            <v:shape id="_x0000_i1028" type="#_x0000_t75" style="width:76.55pt;height:50.1pt" o:ole="">
              <v:imagedata r:id="rId48" o:title=""/>
            </v:shape>
            <o:OLEObject Type="Embed" ProgID="Excel.Sheet.12" ShapeID="_x0000_i1028" DrawAspect="Icon" ObjectID="_1501667508" r:id="rId49"/>
          </w:object>
        </w:r>
      </w:del>
      <w:ins w:id="598" w:author="Duncan Hardie" w:date="2014-04-15T15:57:00Z">
        <w:r w:rsidR="00670295">
          <w:object w:dxaOrig="1531" w:dyaOrig="1002" w14:anchorId="61B057EC">
            <v:shape id="_x0000_i1029" type="#_x0000_t75" style="width:76.55pt;height:50.1pt" o:ole="">
              <v:imagedata r:id="rId50" o:title=""/>
            </v:shape>
            <o:OLEObject Type="Embed" ProgID="Excel.Sheet.12" ShapeID="_x0000_i1029" DrawAspect="Icon" ObjectID="_1501667509" r:id="rId51"/>
          </w:object>
        </w:r>
      </w:ins>
    </w:p>
    <w:p w14:paraId="4B62139B" w14:textId="77777777" w:rsidR="00082266" w:rsidRDefault="00082266" w:rsidP="007D34CC">
      <w:pPr>
        <w:pStyle w:val="BodyText2"/>
        <w:ind w:left="0"/>
      </w:pPr>
      <w:r>
        <w:t>Resources will be created and updated in some manner by GEHC staff external to ClickSchedule and these updates communicated to ClickSchedule via flat files of an agreed format.</w:t>
      </w:r>
    </w:p>
    <w:p w14:paraId="0C9701F8" w14:textId="77777777" w:rsidR="00082266" w:rsidRDefault="00082266" w:rsidP="007D34CC">
      <w:pPr>
        <w:pStyle w:val="BodyText2"/>
        <w:ind w:left="0"/>
      </w:pPr>
      <w:r>
        <w:t>Resource deletion is not supported through this interface since the GEHC staff will not know whether a given resource can safely be removed from the ClickSchedule repository – there may well still be references to the resource from other objects in the repository. As such, deletion should be modelled by simply updating the target resource to set it as inactive.</w:t>
      </w:r>
    </w:p>
    <w:p w14:paraId="1C2CA249" w14:textId="022C6FC4" w:rsidR="00082266" w:rsidRDefault="00082266" w:rsidP="00082266">
      <w:pPr>
        <w:pStyle w:val="BodyText2"/>
        <w:ind w:left="0"/>
      </w:pPr>
      <w:r>
        <w:t>Resource home bases are geo-coded during import into ClickSchedule.</w:t>
      </w:r>
    </w:p>
    <w:p w14:paraId="481BC23E" w14:textId="73B483E1" w:rsidR="009D797B" w:rsidRDefault="009D797B" w:rsidP="00082266">
      <w:pPr>
        <w:pStyle w:val="BodyText2"/>
        <w:ind w:left="0"/>
      </w:pPr>
      <w:r>
        <w:t xml:space="preserve">Below are the </w:t>
      </w:r>
      <w:r w:rsidR="003F173E">
        <w:t>property</w:t>
      </w:r>
      <w:r>
        <w:t xml:space="preserve"> details:</w:t>
      </w:r>
    </w:p>
    <w:tbl>
      <w:tblPr>
        <w:tblW w:w="4920" w:type="pct"/>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1429"/>
        <w:gridCol w:w="1441"/>
        <w:gridCol w:w="3049"/>
        <w:gridCol w:w="1309"/>
        <w:gridCol w:w="1017"/>
        <w:gridCol w:w="727"/>
        <w:gridCol w:w="1159"/>
      </w:tblGrid>
      <w:tr w:rsidR="003F173E" w:rsidRPr="00692F9B" w14:paraId="79284C86" w14:textId="77777777" w:rsidTr="00390FE9">
        <w:trPr>
          <w:tblHeader/>
        </w:trPr>
        <w:tc>
          <w:tcPr>
            <w:tcW w:w="705" w:type="pct"/>
            <w:tcBorders>
              <w:top w:val="double" w:sz="6" w:space="0" w:color="000000"/>
              <w:bottom w:val="single" w:sz="6" w:space="0" w:color="000000"/>
            </w:tcBorders>
            <w:shd w:val="clear" w:color="auto" w:fill="1F497D" w:themeFill="text2"/>
          </w:tcPr>
          <w:p w14:paraId="415B6C9D" w14:textId="77777777" w:rsidR="003F173E" w:rsidRPr="00692F9B" w:rsidRDefault="003F173E" w:rsidP="00390FE9">
            <w:pPr>
              <w:pStyle w:val="TableHeading"/>
              <w:keepNext/>
              <w:rPr>
                <w:rFonts w:cs="Arial"/>
                <w:szCs w:val="21"/>
              </w:rPr>
            </w:pPr>
            <w:r w:rsidRPr="00692F9B">
              <w:rPr>
                <w:rFonts w:cs="Arial"/>
                <w:szCs w:val="21"/>
              </w:rPr>
              <w:t>Property</w:t>
            </w:r>
          </w:p>
        </w:tc>
        <w:tc>
          <w:tcPr>
            <w:tcW w:w="711" w:type="pct"/>
            <w:tcBorders>
              <w:top w:val="double" w:sz="6" w:space="0" w:color="000000"/>
              <w:bottom w:val="single" w:sz="6" w:space="0" w:color="000000"/>
            </w:tcBorders>
            <w:shd w:val="clear" w:color="auto" w:fill="1F497D" w:themeFill="text2"/>
          </w:tcPr>
          <w:p w14:paraId="6B629647" w14:textId="77777777" w:rsidR="003F173E" w:rsidRPr="00692F9B" w:rsidRDefault="003F173E" w:rsidP="00390FE9">
            <w:pPr>
              <w:pStyle w:val="TableHeading"/>
              <w:keepNext/>
              <w:rPr>
                <w:rFonts w:cs="Arial"/>
                <w:szCs w:val="21"/>
              </w:rPr>
            </w:pPr>
            <w:r w:rsidRPr="00692F9B">
              <w:rPr>
                <w:rFonts w:cs="Arial"/>
                <w:szCs w:val="21"/>
              </w:rPr>
              <w:t>Visible Name</w:t>
            </w:r>
          </w:p>
        </w:tc>
        <w:tc>
          <w:tcPr>
            <w:tcW w:w="1505" w:type="pct"/>
            <w:tcBorders>
              <w:top w:val="double" w:sz="6" w:space="0" w:color="000000"/>
              <w:bottom w:val="single" w:sz="6" w:space="0" w:color="000000"/>
            </w:tcBorders>
            <w:shd w:val="clear" w:color="auto" w:fill="1F497D" w:themeFill="text2"/>
          </w:tcPr>
          <w:p w14:paraId="402C1A6E" w14:textId="77777777" w:rsidR="003F173E" w:rsidRPr="00692F9B" w:rsidRDefault="003F173E" w:rsidP="00390FE9">
            <w:pPr>
              <w:pStyle w:val="TableHeading"/>
              <w:keepNext/>
              <w:rPr>
                <w:rFonts w:cs="Arial"/>
                <w:szCs w:val="21"/>
              </w:rPr>
            </w:pPr>
            <w:r w:rsidRPr="00692F9B">
              <w:rPr>
                <w:rFonts w:cs="Arial"/>
                <w:szCs w:val="21"/>
              </w:rPr>
              <w:t>Description</w:t>
            </w:r>
          </w:p>
        </w:tc>
        <w:tc>
          <w:tcPr>
            <w:tcW w:w="646" w:type="pct"/>
            <w:tcBorders>
              <w:top w:val="double" w:sz="6" w:space="0" w:color="000000"/>
              <w:bottom w:val="single" w:sz="6" w:space="0" w:color="000000"/>
            </w:tcBorders>
            <w:shd w:val="clear" w:color="auto" w:fill="1F497D" w:themeFill="text2"/>
          </w:tcPr>
          <w:p w14:paraId="76FEB25E" w14:textId="77777777" w:rsidR="003F173E" w:rsidRPr="00692F9B" w:rsidRDefault="003F173E" w:rsidP="00390FE9">
            <w:pPr>
              <w:pStyle w:val="TableHeading"/>
              <w:keepNext/>
              <w:rPr>
                <w:rFonts w:cs="Arial"/>
                <w:szCs w:val="21"/>
              </w:rPr>
            </w:pPr>
            <w:r w:rsidRPr="00692F9B">
              <w:rPr>
                <w:rFonts w:cs="Arial"/>
                <w:szCs w:val="21"/>
              </w:rPr>
              <w:t>Type</w:t>
            </w:r>
          </w:p>
        </w:tc>
        <w:tc>
          <w:tcPr>
            <w:tcW w:w="502" w:type="pct"/>
            <w:tcBorders>
              <w:top w:val="double" w:sz="6" w:space="0" w:color="000000"/>
              <w:bottom w:val="single" w:sz="6" w:space="0" w:color="000000"/>
            </w:tcBorders>
            <w:shd w:val="clear" w:color="auto" w:fill="1F497D" w:themeFill="text2"/>
          </w:tcPr>
          <w:p w14:paraId="240DBA22" w14:textId="77777777" w:rsidR="003F173E" w:rsidRPr="00692F9B" w:rsidRDefault="003F173E" w:rsidP="00390FE9">
            <w:pPr>
              <w:pStyle w:val="TableHeading"/>
              <w:keepNext/>
              <w:rPr>
                <w:rFonts w:cs="Arial"/>
                <w:szCs w:val="21"/>
              </w:rPr>
            </w:pPr>
            <w:r w:rsidRPr="00692F9B">
              <w:rPr>
                <w:rFonts w:cs="Arial"/>
                <w:szCs w:val="21"/>
              </w:rPr>
              <w:t>Access</w:t>
            </w:r>
          </w:p>
        </w:tc>
        <w:tc>
          <w:tcPr>
            <w:tcW w:w="359" w:type="pct"/>
            <w:tcBorders>
              <w:top w:val="double" w:sz="6" w:space="0" w:color="000000"/>
              <w:bottom w:val="single" w:sz="6" w:space="0" w:color="000000"/>
            </w:tcBorders>
            <w:shd w:val="clear" w:color="auto" w:fill="1F497D" w:themeFill="text2"/>
          </w:tcPr>
          <w:p w14:paraId="3DAA791A" w14:textId="77777777" w:rsidR="003F173E" w:rsidRPr="00692F9B" w:rsidRDefault="003F173E" w:rsidP="00390FE9">
            <w:pPr>
              <w:pStyle w:val="TableHeading"/>
              <w:keepNext/>
              <w:rPr>
                <w:rFonts w:cs="Arial"/>
                <w:szCs w:val="21"/>
              </w:rPr>
            </w:pPr>
            <w:r w:rsidRPr="00692F9B">
              <w:rPr>
                <w:rFonts w:cs="Arial"/>
                <w:szCs w:val="21"/>
              </w:rPr>
              <w:t xml:space="preserve">Owner </w:t>
            </w:r>
          </w:p>
        </w:tc>
        <w:tc>
          <w:tcPr>
            <w:tcW w:w="572" w:type="pct"/>
            <w:tcBorders>
              <w:top w:val="double" w:sz="6" w:space="0" w:color="000000"/>
              <w:bottom w:val="single" w:sz="6" w:space="0" w:color="000000"/>
            </w:tcBorders>
            <w:shd w:val="clear" w:color="auto" w:fill="1F497D" w:themeFill="text2"/>
          </w:tcPr>
          <w:p w14:paraId="4FF4B09D" w14:textId="77777777" w:rsidR="003F173E" w:rsidRPr="00692F9B" w:rsidRDefault="003F173E" w:rsidP="00390FE9">
            <w:pPr>
              <w:pStyle w:val="TableHeading"/>
              <w:keepNext/>
              <w:rPr>
                <w:rFonts w:cs="Arial"/>
                <w:szCs w:val="21"/>
              </w:rPr>
            </w:pPr>
            <w:r w:rsidRPr="00692F9B">
              <w:rPr>
                <w:rFonts w:cs="Arial"/>
                <w:szCs w:val="21"/>
              </w:rPr>
              <w:t>Mandatory?</w:t>
            </w:r>
          </w:p>
        </w:tc>
      </w:tr>
      <w:tr w:rsidR="003F173E" w:rsidRPr="00692F9B" w14:paraId="755D6F16" w14:textId="77777777" w:rsidTr="00390FE9">
        <w:trPr>
          <w:cantSplit/>
        </w:trPr>
        <w:tc>
          <w:tcPr>
            <w:tcW w:w="5000" w:type="pct"/>
            <w:gridSpan w:val="7"/>
            <w:tcBorders>
              <w:top w:val="nil"/>
            </w:tcBorders>
          </w:tcPr>
          <w:p w14:paraId="1A0CBA8D" w14:textId="77777777" w:rsidR="003F173E" w:rsidRPr="00692F9B" w:rsidRDefault="003F173E" w:rsidP="00390FE9">
            <w:pPr>
              <w:pStyle w:val="TableText"/>
              <w:keepNext/>
              <w:rPr>
                <w:rFonts w:cs="Arial"/>
                <w:b/>
                <w:bCs/>
                <w:szCs w:val="21"/>
              </w:rPr>
            </w:pPr>
            <w:r w:rsidRPr="00692F9B">
              <w:rPr>
                <w:rFonts w:cs="Arial"/>
                <w:b/>
                <w:bCs/>
                <w:szCs w:val="21"/>
              </w:rPr>
              <w:t>Personal</w:t>
            </w:r>
          </w:p>
        </w:tc>
      </w:tr>
      <w:tr w:rsidR="003F173E" w:rsidRPr="00692F9B" w14:paraId="164EEC5C" w14:textId="77777777" w:rsidTr="00390FE9">
        <w:trPr>
          <w:cantSplit/>
        </w:trPr>
        <w:tc>
          <w:tcPr>
            <w:tcW w:w="705" w:type="pct"/>
            <w:tcBorders>
              <w:top w:val="nil"/>
            </w:tcBorders>
          </w:tcPr>
          <w:p w14:paraId="1C7BA438" w14:textId="77777777" w:rsidR="003F173E" w:rsidRPr="00692F9B" w:rsidRDefault="003F173E" w:rsidP="00390FE9">
            <w:pPr>
              <w:pStyle w:val="TableText"/>
              <w:rPr>
                <w:rFonts w:cs="Arial"/>
                <w:szCs w:val="21"/>
              </w:rPr>
            </w:pPr>
            <w:r w:rsidRPr="00692F9B">
              <w:rPr>
                <w:rFonts w:cs="Arial"/>
                <w:szCs w:val="21"/>
              </w:rPr>
              <w:t>Name</w:t>
            </w:r>
            <w:r>
              <w:rPr>
                <w:rStyle w:val="FootnoteReference"/>
                <w:szCs w:val="21"/>
              </w:rPr>
              <w:footnoteReference w:id="1"/>
            </w:r>
          </w:p>
        </w:tc>
        <w:tc>
          <w:tcPr>
            <w:tcW w:w="711" w:type="pct"/>
            <w:tcBorders>
              <w:top w:val="nil"/>
            </w:tcBorders>
          </w:tcPr>
          <w:p w14:paraId="4E57AA2C" w14:textId="77777777" w:rsidR="003F173E" w:rsidRPr="00692F9B" w:rsidRDefault="003F173E" w:rsidP="00390FE9">
            <w:pPr>
              <w:pStyle w:val="TableText"/>
              <w:rPr>
                <w:rFonts w:cs="Arial"/>
                <w:szCs w:val="21"/>
              </w:rPr>
            </w:pPr>
            <w:r w:rsidRPr="00692F9B">
              <w:rPr>
                <w:rFonts w:cs="Arial"/>
                <w:szCs w:val="21"/>
              </w:rPr>
              <w:t>Name</w:t>
            </w:r>
          </w:p>
        </w:tc>
        <w:tc>
          <w:tcPr>
            <w:tcW w:w="1505" w:type="pct"/>
            <w:tcBorders>
              <w:top w:val="nil"/>
            </w:tcBorders>
          </w:tcPr>
          <w:p w14:paraId="14282BCF" w14:textId="77777777" w:rsidR="003F173E" w:rsidRPr="00692F9B" w:rsidRDefault="003F173E" w:rsidP="00390FE9">
            <w:pPr>
              <w:pStyle w:val="TableText"/>
              <w:rPr>
                <w:rFonts w:cs="Arial"/>
                <w:szCs w:val="21"/>
              </w:rPr>
            </w:pPr>
            <w:r>
              <w:rPr>
                <w:rFonts w:cs="Arial"/>
                <w:szCs w:val="21"/>
              </w:rPr>
              <w:t>The r</w:t>
            </w:r>
            <w:r w:rsidRPr="00692F9B">
              <w:rPr>
                <w:rFonts w:cs="Arial"/>
                <w:szCs w:val="21"/>
              </w:rPr>
              <w:t xml:space="preserve">esource’s </w:t>
            </w:r>
            <w:r>
              <w:rPr>
                <w:rFonts w:cs="Arial"/>
                <w:szCs w:val="21"/>
              </w:rPr>
              <w:t>n</w:t>
            </w:r>
            <w:r w:rsidRPr="00692F9B">
              <w:rPr>
                <w:rFonts w:cs="Arial"/>
                <w:szCs w:val="21"/>
              </w:rPr>
              <w:t>ame</w:t>
            </w:r>
            <w:r>
              <w:rPr>
                <w:rFonts w:cs="Arial"/>
                <w:szCs w:val="21"/>
              </w:rPr>
              <w:t>, for d</w:t>
            </w:r>
            <w:r w:rsidRPr="00692F9B">
              <w:rPr>
                <w:rFonts w:cs="Arial"/>
                <w:szCs w:val="21"/>
              </w:rPr>
              <w:t xml:space="preserve">isplay </w:t>
            </w:r>
            <w:r>
              <w:rPr>
                <w:rFonts w:cs="Arial"/>
                <w:szCs w:val="21"/>
              </w:rPr>
              <w:t xml:space="preserve">purposes </w:t>
            </w:r>
            <w:r w:rsidRPr="00692F9B">
              <w:rPr>
                <w:rFonts w:cs="Arial"/>
                <w:szCs w:val="21"/>
              </w:rPr>
              <w:t>only.</w:t>
            </w:r>
          </w:p>
        </w:tc>
        <w:tc>
          <w:tcPr>
            <w:tcW w:w="646" w:type="pct"/>
            <w:tcBorders>
              <w:top w:val="nil"/>
            </w:tcBorders>
          </w:tcPr>
          <w:p w14:paraId="64256529" w14:textId="77777777" w:rsidR="003F173E" w:rsidRPr="00692F9B" w:rsidRDefault="003F173E" w:rsidP="00390FE9">
            <w:pPr>
              <w:pStyle w:val="TableText"/>
              <w:rPr>
                <w:rFonts w:cs="Arial"/>
                <w:szCs w:val="21"/>
              </w:rPr>
            </w:pPr>
            <w:r w:rsidRPr="00692F9B">
              <w:rPr>
                <w:rFonts w:cs="Arial"/>
                <w:szCs w:val="21"/>
              </w:rPr>
              <w:t xml:space="preserve">String </w:t>
            </w:r>
            <w:r>
              <w:rPr>
                <w:rFonts w:cs="Arial"/>
                <w:szCs w:val="21"/>
              </w:rPr>
              <w:t>(256)</w:t>
            </w:r>
          </w:p>
        </w:tc>
        <w:tc>
          <w:tcPr>
            <w:tcW w:w="502" w:type="pct"/>
            <w:tcBorders>
              <w:top w:val="nil"/>
            </w:tcBorders>
          </w:tcPr>
          <w:p w14:paraId="09A6C23F" w14:textId="77777777" w:rsidR="003F173E" w:rsidRPr="00692F9B" w:rsidRDefault="003F173E" w:rsidP="00390FE9">
            <w:pPr>
              <w:pStyle w:val="TableText"/>
              <w:rPr>
                <w:rFonts w:cs="Arial"/>
                <w:szCs w:val="21"/>
              </w:rPr>
            </w:pPr>
            <w:r w:rsidRPr="00692F9B">
              <w:rPr>
                <w:rFonts w:cs="Arial"/>
                <w:szCs w:val="21"/>
              </w:rPr>
              <w:t>Non-Editable</w:t>
            </w:r>
          </w:p>
        </w:tc>
        <w:tc>
          <w:tcPr>
            <w:tcW w:w="359" w:type="pct"/>
            <w:tcBorders>
              <w:top w:val="nil"/>
            </w:tcBorders>
          </w:tcPr>
          <w:p w14:paraId="5D769106" w14:textId="77777777" w:rsidR="003F173E" w:rsidRPr="00692F9B" w:rsidRDefault="003F173E" w:rsidP="00390FE9">
            <w:pPr>
              <w:pStyle w:val="TableText"/>
              <w:rPr>
                <w:rFonts w:cs="Arial"/>
                <w:szCs w:val="21"/>
              </w:rPr>
            </w:pPr>
            <w:r>
              <w:rPr>
                <w:rFonts w:cs="Arial"/>
                <w:szCs w:val="21"/>
              </w:rPr>
              <w:t>GEHC</w:t>
            </w:r>
          </w:p>
        </w:tc>
        <w:tc>
          <w:tcPr>
            <w:tcW w:w="572" w:type="pct"/>
            <w:tcBorders>
              <w:top w:val="nil"/>
            </w:tcBorders>
          </w:tcPr>
          <w:p w14:paraId="28A67E7B" w14:textId="77777777" w:rsidR="003F173E" w:rsidRPr="00692F9B" w:rsidRDefault="003F173E" w:rsidP="00390FE9">
            <w:pPr>
              <w:pStyle w:val="TableText"/>
              <w:rPr>
                <w:rFonts w:cs="Arial"/>
                <w:szCs w:val="21"/>
              </w:rPr>
            </w:pPr>
            <w:r w:rsidRPr="00692F9B">
              <w:rPr>
                <w:rFonts w:cs="Arial"/>
                <w:szCs w:val="21"/>
              </w:rPr>
              <w:t>Yes</w:t>
            </w:r>
          </w:p>
        </w:tc>
      </w:tr>
      <w:tr w:rsidR="003F173E" w:rsidRPr="00692F9B" w14:paraId="41D02F8E" w14:textId="77777777" w:rsidTr="00390FE9">
        <w:trPr>
          <w:cantSplit/>
        </w:trPr>
        <w:tc>
          <w:tcPr>
            <w:tcW w:w="705" w:type="pct"/>
          </w:tcPr>
          <w:p w14:paraId="6CCE3752" w14:textId="77777777" w:rsidR="003F173E" w:rsidRPr="00692F9B" w:rsidRDefault="003F173E" w:rsidP="00390FE9">
            <w:pPr>
              <w:pStyle w:val="TableText"/>
              <w:rPr>
                <w:rFonts w:cs="Arial"/>
                <w:szCs w:val="21"/>
              </w:rPr>
            </w:pPr>
            <w:r w:rsidRPr="00692F9B">
              <w:rPr>
                <w:rFonts w:cs="Arial"/>
                <w:szCs w:val="21"/>
              </w:rPr>
              <w:t>ID</w:t>
            </w:r>
          </w:p>
        </w:tc>
        <w:tc>
          <w:tcPr>
            <w:tcW w:w="711" w:type="pct"/>
          </w:tcPr>
          <w:p w14:paraId="3E2D43F1" w14:textId="77777777" w:rsidR="003F173E" w:rsidRPr="00692F9B" w:rsidRDefault="003F173E" w:rsidP="00390FE9">
            <w:pPr>
              <w:pStyle w:val="TableText"/>
              <w:rPr>
                <w:rFonts w:cs="Arial"/>
                <w:szCs w:val="21"/>
              </w:rPr>
            </w:pPr>
            <w:r w:rsidRPr="00692F9B">
              <w:rPr>
                <w:rFonts w:cs="Arial"/>
                <w:szCs w:val="21"/>
              </w:rPr>
              <w:t>ID</w:t>
            </w:r>
          </w:p>
        </w:tc>
        <w:tc>
          <w:tcPr>
            <w:tcW w:w="1505" w:type="pct"/>
          </w:tcPr>
          <w:p w14:paraId="699457D4" w14:textId="77777777" w:rsidR="003F173E" w:rsidRPr="00692F9B" w:rsidRDefault="003F173E" w:rsidP="00390FE9">
            <w:pPr>
              <w:pStyle w:val="TableText"/>
              <w:rPr>
                <w:rFonts w:cs="Arial"/>
                <w:szCs w:val="21"/>
              </w:rPr>
            </w:pPr>
            <w:r w:rsidRPr="00692F9B">
              <w:rPr>
                <w:szCs w:val="21"/>
              </w:rPr>
              <w:t xml:space="preserve">Unique identifier of the </w:t>
            </w:r>
            <w:r w:rsidRPr="00692F9B">
              <w:rPr>
                <w:rFonts w:cs="Arial"/>
                <w:szCs w:val="21"/>
              </w:rPr>
              <w:t>resource</w:t>
            </w:r>
            <w:r w:rsidRPr="00692F9B">
              <w:rPr>
                <w:szCs w:val="21"/>
              </w:rPr>
              <w:t xml:space="preserve">. </w:t>
            </w:r>
            <w:r>
              <w:rPr>
                <w:szCs w:val="21"/>
              </w:rPr>
              <w:t xml:space="preserve">The GEHC SSO identity or (prefixed) MUST ID depending on whether the engineer is in MUST or Siebel. </w:t>
            </w:r>
          </w:p>
        </w:tc>
        <w:tc>
          <w:tcPr>
            <w:tcW w:w="646" w:type="pct"/>
          </w:tcPr>
          <w:p w14:paraId="7AFA53B4" w14:textId="77777777" w:rsidR="003F173E" w:rsidRPr="00692F9B" w:rsidRDefault="003F173E" w:rsidP="00390FE9">
            <w:pPr>
              <w:pStyle w:val="TableText"/>
              <w:rPr>
                <w:rFonts w:cs="Arial"/>
                <w:szCs w:val="21"/>
              </w:rPr>
            </w:pPr>
            <w:r w:rsidRPr="00692F9B">
              <w:rPr>
                <w:rFonts w:cs="Arial"/>
                <w:szCs w:val="21"/>
              </w:rPr>
              <w:t>String (64)</w:t>
            </w:r>
          </w:p>
        </w:tc>
        <w:tc>
          <w:tcPr>
            <w:tcW w:w="502" w:type="pct"/>
          </w:tcPr>
          <w:p w14:paraId="706A0B9C" w14:textId="77777777" w:rsidR="003F173E" w:rsidRPr="00692F9B" w:rsidRDefault="003F173E" w:rsidP="00390FE9">
            <w:pPr>
              <w:pStyle w:val="TableText"/>
              <w:rPr>
                <w:rFonts w:cs="Arial"/>
                <w:szCs w:val="21"/>
              </w:rPr>
            </w:pPr>
            <w:r w:rsidRPr="00692F9B">
              <w:rPr>
                <w:rFonts w:cs="Arial"/>
                <w:szCs w:val="21"/>
              </w:rPr>
              <w:t>Non-Editable</w:t>
            </w:r>
          </w:p>
        </w:tc>
        <w:tc>
          <w:tcPr>
            <w:tcW w:w="359" w:type="pct"/>
          </w:tcPr>
          <w:p w14:paraId="2F4C5D2E" w14:textId="77777777" w:rsidR="003F173E" w:rsidRPr="00692F9B" w:rsidRDefault="003F173E" w:rsidP="00390FE9">
            <w:pPr>
              <w:pStyle w:val="TableText"/>
              <w:rPr>
                <w:rFonts w:cs="Arial"/>
                <w:szCs w:val="21"/>
              </w:rPr>
            </w:pPr>
            <w:r>
              <w:rPr>
                <w:rFonts w:cs="Arial"/>
                <w:szCs w:val="21"/>
              </w:rPr>
              <w:t>GEHC</w:t>
            </w:r>
          </w:p>
        </w:tc>
        <w:tc>
          <w:tcPr>
            <w:tcW w:w="572" w:type="pct"/>
          </w:tcPr>
          <w:p w14:paraId="1F9F6AC8" w14:textId="77777777" w:rsidR="003F173E" w:rsidRPr="00692F9B" w:rsidRDefault="003F173E" w:rsidP="00390FE9">
            <w:pPr>
              <w:pStyle w:val="TableText"/>
              <w:rPr>
                <w:rFonts w:cs="Arial"/>
                <w:szCs w:val="21"/>
              </w:rPr>
            </w:pPr>
            <w:r w:rsidRPr="00692F9B">
              <w:rPr>
                <w:rFonts w:cs="Arial"/>
                <w:szCs w:val="21"/>
              </w:rPr>
              <w:t>Yes</w:t>
            </w:r>
          </w:p>
        </w:tc>
      </w:tr>
      <w:tr w:rsidR="003F173E" w:rsidRPr="00692F9B" w14:paraId="763C5D55" w14:textId="77777777" w:rsidTr="00390FE9">
        <w:trPr>
          <w:cantSplit/>
        </w:trPr>
        <w:tc>
          <w:tcPr>
            <w:tcW w:w="705" w:type="pct"/>
          </w:tcPr>
          <w:p w14:paraId="6ABD3D90" w14:textId="77777777" w:rsidR="003F173E" w:rsidRPr="00692F9B" w:rsidRDefault="003F173E" w:rsidP="00390FE9">
            <w:pPr>
              <w:pStyle w:val="TableText"/>
              <w:rPr>
                <w:rFonts w:cs="Arial"/>
                <w:szCs w:val="21"/>
              </w:rPr>
            </w:pPr>
            <w:r>
              <w:rPr>
                <w:rFonts w:cs="Arial"/>
                <w:szCs w:val="21"/>
              </w:rPr>
              <w:t>MUSTID</w:t>
            </w:r>
          </w:p>
        </w:tc>
        <w:tc>
          <w:tcPr>
            <w:tcW w:w="711" w:type="pct"/>
          </w:tcPr>
          <w:p w14:paraId="78EFBB7D" w14:textId="77777777" w:rsidR="003F173E" w:rsidRPr="00692F9B" w:rsidRDefault="003F173E" w:rsidP="00390FE9">
            <w:pPr>
              <w:pStyle w:val="TableText"/>
              <w:rPr>
                <w:rFonts w:cs="Arial"/>
                <w:szCs w:val="21"/>
              </w:rPr>
            </w:pPr>
            <w:r>
              <w:rPr>
                <w:rFonts w:cs="Arial"/>
                <w:szCs w:val="21"/>
              </w:rPr>
              <w:t>MUST ID</w:t>
            </w:r>
          </w:p>
        </w:tc>
        <w:tc>
          <w:tcPr>
            <w:tcW w:w="1505" w:type="pct"/>
          </w:tcPr>
          <w:p w14:paraId="1FF8A61E" w14:textId="77777777" w:rsidR="003F173E" w:rsidRPr="00692F9B" w:rsidRDefault="003F173E" w:rsidP="00390FE9">
            <w:pPr>
              <w:pStyle w:val="TableText"/>
              <w:rPr>
                <w:szCs w:val="21"/>
              </w:rPr>
            </w:pPr>
            <w:r>
              <w:rPr>
                <w:szCs w:val="21"/>
              </w:rPr>
              <w:t>The resource’s unique identifier within MUST (with any necessary prefix).</w:t>
            </w:r>
          </w:p>
        </w:tc>
        <w:tc>
          <w:tcPr>
            <w:tcW w:w="646" w:type="pct"/>
          </w:tcPr>
          <w:p w14:paraId="2109A28B" w14:textId="77777777" w:rsidR="003F173E" w:rsidRPr="00692F9B" w:rsidRDefault="003F173E" w:rsidP="00390FE9">
            <w:pPr>
              <w:pStyle w:val="TableText"/>
              <w:rPr>
                <w:rFonts w:cs="Arial"/>
                <w:szCs w:val="21"/>
              </w:rPr>
            </w:pPr>
            <w:r>
              <w:rPr>
                <w:rFonts w:cs="Arial"/>
                <w:szCs w:val="21"/>
              </w:rPr>
              <w:t>String (64)</w:t>
            </w:r>
          </w:p>
        </w:tc>
        <w:tc>
          <w:tcPr>
            <w:tcW w:w="502" w:type="pct"/>
          </w:tcPr>
          <w:p w14:paraId="09AD7994" w14:textId="77777777" w:rsidR="003F173E" w:rsidRPr="00692F9B" w:rsidRDefault="003F173E" w:rsidP="00390FE9">
            <w:pPr>
              <w:pStyle w:val="TableText"/>
              <w:rPr>
                <w:rFonts w:cs="Arial"/>
                <w:szCs w:val="21"/>
              </w:rPr>
            </w:pPr>
            <w:r>
              <w:rPr>
                <w:rFonts w:cs="Arial"/>
                <w:szCs w:val="21"/>
              </w:rPr>
              <w:t>Non-Editable</w:t>
            </w:r>
          </w:p>
        </w:tc>
        <w:tc>
          <w:tcPr>
            <w:tcW w:w="359" w:type="pct"/>
          </w:tcPr>
          <w:p w14:paraId="5F1DD664" w14:textId="77777777" w:rsidR="003F173E" w:rsidRPr="00692F9B" w:rsidRDefault="003F173E" w:rsidP="00390FE9">
            <w:pPr>
              <w:pStyle w:val="TableText"/>
              <w:rPr>
                <w:rFonts w:cs="Arial"/>
                <w:szCs w:val="21"/>
              </w:rPr>
            </w:pPr>
            <w:r>
              <w:rPr>
                <w:rFonts w:cs="Arial"/>
                <w:szCs w:val="21"/>
              </w:rPr>
              <w:t>GEHC</w:t>
            </w:r>
          </w:p>
        </w:tc>
        <w:tc>
          <w:tcPr>
            <w:tcW w:w="572" w:type="pct"/>
          </w:tcPr>
          <w:p w14:paraId="16B699F1" w14:textId="77777777" w:rsidR="003F173E" w:rsidRPr="00692F9B" w:rsidRDefault="003F173E" w:rsidP="00390FE9">
            <w:pPr>
              <w:pStyle w:val="TableText"/>
              <w:rPr>
                <w:rFonts w:cs="Arial"/>
                <w:szCs w:val="21"/>
              </w:rPr>
            </w:pPr>
            <w:r>
              <w:rPr>
                <w:rFonts w:cs="Arial"/>
                <w:szCs w:val="21"/>
              </w:rPr>
              <w:t>Yes</w:t>
            </w:r>
            <w:r>
              <w:rPr>
                <w:rStyle w:val="FootnoteReference"/>
                <w:szCs w:val="21"/>
              </w:rPr>
              <w:footnoteReference w:id="2"/>
            </w:r>
          </w:p>
        </w:tc>
      </w:tr>
      <w:tr w:rsidR="003F173E" w:rsidRPr="00692F9B" w14:paraId="07769627" w14:textId="77777777" w:rsidTr="00390FE9">
        <w:trPr>
          <w:cantSplit/>
        </w:trPr>
        <w:tc>
          <w:tcPr>
            <w:tcW w:w="705" w:type="pct"/>
          </w:tcPr>
          <w:p w14:paraId="04D57B38" w14:textId="77777777" w:rsidR="003F173E" w:rsidRDefault="003F173E" w:rsidP="00390FE9">
            <w:pPr>
              <w:pStyle w:val="TableText"/>
              <w:rPr>
                <w:rFonts w:cs="Arial"/>
                <w:szCs w:val="21"/>
              </w:rPr>
            </w:pPr>
            <w:r>
              <w:rPr>
                <w:rFonts w:cs="Arial"/>
                <w:szCs w:val="21"/>
              </w:rPr>
              <w:lastRenderedPageBreak/>
              <w:t>SSO</w:t>
            </w:r>
          </w:p>
        </w:tc>
        <w:tc>
          <w:tcPr>
            <w:tcW w:w="711" w:type="pct"/>
          </w:tcPr>
          <w:p w14:paraId="0CE4D80E" w14:textId="77777777" w:rsidR="003F173E" w:rsidRDefault="003F173E" w:rsidP="00390FE9">
            <w:pPr>
              <w:pStyle w:val="TableText"/>
              <w:rPr>
                <w:rFonts w:cs="Arial"/>
                <w:szCs w:val="21"/>
              </w:rPr>
            </w:pPr>
            <w:r>
              <w:rPr>
                <w:rFonts w:cs="Arial"/>
                <w:szCs w:val="21"/>
              </w:rPr>
              <w:t>SSO</w:t>
            </w:r>
          </w:p>
        </w:tc>
        <w:tc>
          <w:tcPr>
            <w:tcW w:w="1505" w:type="pct"/>
          </w:tcPr>
          <w:p w14:paraId="42415A37" w14:textId="77777777" w:rsidR="003F173E" w:rsidRDefault="003F173E" w:rsidP="00390FE9">
            <w:pPr>
              <w:pStyle w:val="TableText"/>
              <w:rPr>
                <w:szCs w:val="21"/>
              </w:rPr>
            </w:pPr>
            <w:r>
              <w:rPr>
                <w:szCs w:val="21"/>
              </w:rPr>
              <w:t>The resource’s unique SSO identifier. This is used when logging into the ClickMobile client.</w:t>
            </w:r>
          </w:p>
        </w:tc>
        <w:tc>
          <w:tcPr>
            <w:tcW w:w="646" w:type="pct"/>
          </w:tcPr>
          <w:p w14:paraId="602ED49C" w14:textId="77777777" w:rsidR="003F173E" w:rsidRDefault="003F173E" w:rsidP="00390FE9">
            <w:pPr>
              <w:pStyle w:val="TableText"/>
              <w:rPr>
                <w:rFonts w:cs="Arial"/>
                <w:szCs w:val="21"/>
              </w:rPr>
            </w:pPr>
            <w:r>
              <w:rPr>
                <w:rFonts w:cs="Arial"/>
                <w:szCs w:val="21"/>
              </w:rPr>
              <w:t>String (64)</w:t>
            </w:r>
          </w:p>
        </w:tc>
        <w:tc>
          <w:tcPr>
            <w:tcW w:w="502" w:type="pct"/>
          </w:tcPr>
          <w:p w14:paraId="7F9F3C56" w14:textId="77777777" w:rsidR="003F173E" w:rsidRDefault="003F173E" w:rsidP="00390FE9">
            <w:pPr>
              <w:pStyle w:val="TableText"/>
              <w:rPr>
                <w:rFonts w:cs="Arial"/>
                <w:szCs w:val="21"/>
              </w:rPr>
            </w:pPr>
            <w:r>
              <w:rPr>
                <w:rFonts w:cs="Arial"/>
                <w:szCs w:val="21"/>
              </w:rPr>
              <w:t>Non-Editable</w:t>
            </w:r>
          </w:p>
        </w:tc>
        <w:tc>
          <w:tcPr>
            <w:tcW w:w="359" w:type="pct"/>
          </w:tcPr>
          <w:p w14:paraId="1ADA9D04" w14:textId="77777777" w:rsidR="003F173E" w:rsidRDefault="003F173E" w:rsidP="00390FE9">
            <w:pPr>
              <w:pStyle w:val="TableText"/>
              <w:rPr>
                <w:rFonts w:cs="Arial"/>
                <w:szCs w:val="21"/>
              </w:rPr>
            </w:pPr>
            <w:r>
              <w:rPr>
                <w:rFonts w:cs="Arial"/>
                <w:szCs w:val="21"/>
              </w:rPr>
              <w:t>GEHC</w:t>
            </w:r>
          </w:p>
        </w:tc>
        <w:tc>
          <w:tcPr>
            <w:tcW w:w="572" w:type="pct"/>
          </w:tcPr>
          <w:p w14:paraId="4FC659F9" w14:textId="77777777" w:rsidR="003F173E" w:rsidRDefault="003F173E" w:rsidP="00390FE9">
            <w:pPr>
              <w:pStyle w:val="TableText"/>
              <w:rPr>
                <w:rFonts w:cs="Arial"/>
                <w:szCs w:val="21"/>
              </w:rPr>
            </w:pPr>
            <w:r>
              <w:rPr>
                <w:rFonts w:cs="Arial"/>
                <w:szCs w:val="21"/>
              </w:rPr>
              <w:t>Yes</w:t>
            </w:r>
          </w:p>
        </w:tc>
      </w:tr>
      <w:tr w:rsidR="003F173E" w:rsidRPr="00692F9B" w14:paraId="05592574" w14:textId="77777777" w:rsidTr="00390FE9">
        <w:trPr>
          <w:cantSplit/>
        </w:trPr>
        <w:tc>
          <w:tcPr>
            <w:tcW w:w="705" w:type="pct"/>
          </w:tcPr>
          <w:p w14:paraId="6B6B10D6" w14:textId="77777777" w:rsidR="003F173E" w:rsidRPr="00692F9B" w:rsidRDefault="003F173E" w:rsidP="00390FE9">
            <w:pPr>
              <w:pStyle w:val="TableText"/>
              <w:rPr>
                <w:rFonts w:cs="Arial"/>
                <w:szCs w:val="21"/>
              </w:rPr>
            </w:pPr>
            <w:r w:rsidRPr="00692F9B">
              <w:rPr>
                <w:rFonts w:cs="Arial"/>
                <w:szCs w:val="21"/>
              </w:rPr>
              <w:t>EngineerType</w:t>
            </w:r>
          </w:p>
        </w:tc>
        <w:tc>
          <w:tcPr>
            <w:tcW w:w="711" w:type="pct"/>
          </w:tcPr>
          <w:p w14:paraId="0571C434" w14:textId="77777777" w:rsidR="003F173E" w:rsidRPr="00692F9B" w:rsidRDefault="003F173E" w:rsidP="00390FE9">
            <w:pPr>
              <w:pStyle w:val="TableText"/>
              <w:rPr>
                <w:rFonts w:cs="Arial"/>
                <w:szCs w:val="21"/>
              </w:rPr>
            </w:pPr>
            <w:r w:rsidRPr="00692F9B">
              <w:rPr>
                <w:rFonts w:cs="Arial"/>
                <w:szCs w:val="21"/>
              </w:rPr>
              <w:t>Type</w:t>
            </w:r>
          </w:p>
        </w:tc>
        <w:tc>
          <w:tcPr>
            <w:tcW w:w="1505" w:type="pct"/>
          </w:tcPr>
          <w:p w14:paraId="7880A5ED" w14:textId="77777777" w:rsidR="003F173E" w:rsidRPr="00692F9B" w:rsidRDefault="003F173E" w:rsidP="00390FE9">
            <w:pPr>
              <w:pStyle w:val="TableText"/>
              <w:rPr>
                <w:szCs w:val="21"/>
              </w:rPr>
            </w:pPr>
            <w:r w:rsidRPr="00692F9B">
              <w:rPr>
                <w:szCs w:val="21"/>
              </w:rPr>
              <w:t>The resource’s type</w:t>
            </w:r>
            <w:r>
              <w:rPr>
                <w:szCs w:val="21"/>
              </w:rPr>
              <w:t>. Defaults to “Field Service Engineer”.</w:t>
            </w:r>
          </w:p>
        </w:tc>
        <w:tc>
          <w:tcPr>
            <w:tcW w:w="646" w:type="pct"/>
          </w:tcPr>
          <w:p w14:paraId="7A6A6749" w14:textId="77777777" w:rsidR="003F173E" w:rsidRPr="00692F9B" w:rsidRDefault="003F173E" w:rsidP="00390FE9">
            <w:pPr>
              <w:pStyle w:val="TableText"/>
              <w:rPr>
                <w:rFonts w:cs="Arial"/>
                <w:szCs w:val="21"/>
              </w:rPr>
            </w:pPr>
            <w:r w:rsidRPr="00692F9B">
              <w:rPr>
                <w:rFonts w:cs="Arial"/>
                <w:szCs w:val="21"/>
              </w:rPr>
              <w:t>Dictionary</w:t>
            </w:r>
            <w:r>
              <w:rPr>
                <w:rFonts w:cs="Arial"/>
                <w:szCs w:val="21"/>
              </w:rPr>
              <w:t xml:space="preserve"> (ResourceType)</w:t>
            </w:r>
          </w:p>
        </w:tc>
        <w:tc>
          <w:tcPr>
            <w:tcW w:w="502" w:type="pct"/>
          </w:tcPr>
          <w:p w14:paraId="5F0954D4" w14:textId="77777777" w:rsidR="003F173E" w:rsidRPr="00692F9B" w:rsidRDefault="003F173E" w:rsidP="00390FE9">
            <w:pPr>
              <w:pStyle w:val="TableText"/>
              <w:rPr>
                <w:rFonts w:cs="Arial"/>
                <w:szCs w:val="21"/>
              </w:rPr>
            </w:pPr>
            <w:r w:rsidRPr="00692F9B">
              <w:rPr>
                <w:rFonts w:cs="Arial"/>
                <w:szCs w:val="21"/>
              </w:rPr>
              <w:t>Non-Editable</w:t>
            </w:r>
          </w:p>
        </w:tc>
        <w:tc>
          <w:tcPr>
            <w:tcW w:w="359" w:type="pct"/>
          </w:tcPr>
          <w:p w14:paraId="040825DB" w14:textId="77777777" w:rsidR="003F173E" w:rsidRPr="00692F9B" w:rsidRDefault="003F173E" w:rsidP="00390FE9">
            <w:pPr>
              <w:pStyle w:val="TableText"/>
              <w:rPr>
                <w:rFonts w:cs="Arial"/>
                <w:szCs w:val="21"/>
              </w:rPr>
            </w:pPr>
            <w:r>
              <w:rPr>
                <w:rFonts w:cs="Arial"/>
                <w:szCs w:val="21"/>
              </w:rPr>
              <w:t>GEHC</w:t>
            </w:r>
          </w:p>
        </w:tc>
        <w:tc>
          <w:tcPr>
            <w:tcW w:w="572" w:type="pct"/>
          </w:tcPr>
          <w:p w14:paraId="47A0F80F" w14:textId="77777777" w:rsidR="003F173E" w:rsidRPr="00692F9B" w:rsidRDefault="003F173E" w:rsidP="00390FE9">
            <w:pPr>
              <w:pStyle w:val="TableText"/>
              <w:rPr>
                <w:rFonts w:cs="Arial"/>
                <w:szCs w:val="21"/>
              </w:rPr>
            </w:pPr>
            <w:r>
              <w:rPr>
                <w:rFonts w:cs="Arial"/>
                <w:szCs w:val="21"/>
              </w:rPr>
              <w:t>No</w:t>
            </w:r>
          </w:p>
        </w:tc>
      </w:tr>
      <w:tr w:rsidR="003F173E" w:rsidRPr="00692F9B" w14:paraId="1C203FC8" w14:textId="77777777" w:rsidTr="00390FE9">
        <w:trPr>
          <w:cantSplit/>
        </w:trPr>
        <w:tc>
          <w:tcPr>
            <w:tcW w:w="705" w:type="pct"/>
          </w:tcPr>
          <w:p w14:paraId="47FE89FD" w14:textId="77777777" w:rsidR="003F173E" w:rsidRPr="00692F9B" w:rsidRDefault="003F173E" w:rsidP="00390FE9">
            <w:pPr>
              <w:pStyle w:val="TableText"/>
              <w:rPr>
                <w:rFonts w:cs="Arial"/>
                <w:szCs w:val="21"/>
              </w:rPr>
            </w:pPr>
            <w:r>
              <w:rPr>
                <w:rFonts w:cs="Arial"/>
                <w:szCs w:val="21"/>
              </w:rPr>
              <w:t>Characteristic</w:t>
            </w:r>
          </w:p>
        </w:tc>
        <w:tc>
          <w:tcPr>
            <w:tcW w:w="711" w:type="pct"/>
          </w:tcPr>
          <w:p w14:paraId="0B008741" w14:textId="77777777" w:rsidR="003F173E" w:rsidRPr="00692F9B" w:rsidRDefault="003F173E" w:rsidP="00390FE9">
            <w:pPr>
              <w:pStyle w:val="TableText"/>
              <w:rPr>
                <w:rFonts w:cs="Arial"/>
                <w:szCs w:val="21"/>
              </w:rPr>
            </w:pPr>
            <w:r>
              <w:rPr>
                <w:rFonts w:cs="Arial"/>
                <w:szCs w:val="21"/>
              </w:rPr>
              <w:t>Characteristic</w:t>
            </w:r>
          </w:p>
        </w:tc>
        <w:tc>
          <w:tcPr>
            <w:tcW w:w="1505" w:type="pct"/>
          </w:tcPr>
          <w:p w14:paraId="2E518202" w14:textId="77777777" w:rsidR="003F173E" w:rsidRPr="00692F9B" w:rsidRDefault="003F173E" w:rsidP="00390FE9">
            <w:pPr>
              <w:pStyle w:val="TableText"/>
              <w:rPr>
                <w:szCs w:val="21"/>
              </w:rPr>
            </w:pPr>
            <w:r>
              <w:rPr>
                <w:szCs w:val="21"/>
              </w:rPr>
              <w:t>A formatted string, typically used to hold key MUST characteristics such as modalities, SAV#, flattened skills list etc. allowing searching and filtering of the resources against these characteristics.</w:t>
            </w:r>
          </w:p>
        </w:tc>
        <w:tc>
          <w:tcPr>
            <w:tcW w:w="646" w:type="pct"/>
          </w:tcPr>
          <w:p w14:paraId="07F565D0" w14:textId="77777777" w:rsidR="003F173E" w:rsidRPr="00692F9B" w:rsidRDefault="003F173E" w:rsidP="00390FE9">
            <w:pPr>
              <w:pStyle w:val="TableText"/>
              <w:rPr>
                <w:rFonts w:cs="Arial"/>
                <w:szCs w:val="21"/>
              </w:rPr>
            </w:pPr>
            <w:r>
              <w:rPr>
                <w:rFonts w:cs="Arial"/>
                <w:szCs w:val="21"/>
              </w:rPr>
              <w:t>String (500)</w:t>
            </w:r>
          </w:p>
        </w:tc>
        <w:tc>
          <w:tcPr>
            <w:tcW w:w="502" w:type="pct"/>
          </w:tcPr>
          <w:p w14:paraId="6C4FA34B" w14:textId="77777777" w:rsidR="003F173E" w:rsidRPr="00692F9B" w:rsidRDefault="003F173E" w:rsidP="00390FE9">
            <w:pPr>
              <w:pStyle w:val="TableText"/>
              <w:rPr>
                <w:rFonts w:cs="Arial"/>
                <w:szCs w:val="21"/>
              </w:rPr>
            </w:pPr>
            <w:r>
              <w:rPr>
                <w:rFonts w:cs="Arial"/>
                <w:szCs w:val="21"/>
              </w:rPr>
              <w:t>Non-Editable</w:t>
            </w:r>
          </w:p>
        </w:tc>
        <w:tc>
          <w:tcPr>
            <w:tcW w:w="359" w:type="pct"/>
          </w:tcPr>
          <w:p w14:paraId="46386011" w14:textId="77777777" w:rsidR="003F173E" w:rsidRDefault="003F173E" w:rsidP="00390FE9">
            <w:pPr>
              <w:pStyle w:val="TableText"/>
              <w:rPr>
                <w:rFonts w:cs="Arial"/>
                <w:szCs w:val="21"/>
              </w:rPr>
            </w:pPr>
            <w:r>
              <w:rPr>
                <w:rFonts w:cs="Arial"/>
                <w:szCs w:val="21"/>
              </w:rPr>
              <w:t>GEHC</w:t>
            </w:r>
          </w:p>
        </w:tc>
        <w:tc>
          <w:tcPr>
            <w:tcW w:w="572" w:type="pct"/>
          </w:tcPr>
          <w:p w14:paraId="7BCA54B3" w14:textId="77777777" w:rsidR="003F173E" w:rsidRDefault="003F173E" w:rsidP="00390FE9">
            <w:pPr>
              <w:pStyle w:val="TableText"/>
              <w:rPr>
                <w:rFonts w:cs="Arial"/>
                <w:szCs w:val="21"/>
              </w:rPr>
            </w:pPr>
            <w:r>
              <w:rPr>
                <w:rFonts w:cs="Arial"/>
                <w:szCs w:val="21"/>
              </w:rPr>
              <w:t>No</w:t>
            </w:r>
          </w:p>
        </w:tc>
      </w:tr>
      <w:tr w:rsidR="003F173E" w:rsidRPr="00692F9B" w14:paraId="16E971D0" w14:textId="77777777" w:rsidTr="00390FE9">
        <w:trPr>
          <w:cantSplit/>
        </w:trPr>
        <w:tc>
          <w:tcPr>
            <w:tcW w:w="705" w:type="pct"/>
          </w:tcPr>
          <w:p w14:paraId="1C3B8C96" w14:textId="77777777" w:rsidR="003F173E" w:rsidRPr="00692F9B" w:rsidRDefault="003F173E" w:rsidP="00390FE9">
            <w:pPr>
              <w:pStyle w:val="TableText"/>
              <w:rPr>
                <w:rFonts w:cs="Arial"/>
                <w:szCs w:val="21"/>
              </w:rPr>
            </w:pPr>
            <w:r>
              <w:rPr>
                <w:rFonts w:cs="Arial"/>
                <w:szCs w:val="21"/>
              </w:rPr>
              <w:t>ServiceArea</w:t>
            </w:r>
          </w:p>
        </w:tc>
        <w:tc>
          <w:tcPr>
            <w:tcW w:w="711" w:type="pct"/>
          </w:tcPr>
          <w:p w14:paraId="338D216C" w14:textId="77777777" w:rsidR="003F173E" w:rsidRPr="00692F9B" w:rsidRDefault="003F173E" w:rsidP="00390FE9">
            <w:pPr>
              <w:pStyle w:val="TableText"/>
              <w:rPr>
                <w:rFonts w:cs="Arial"/>
                <w:szCs w:val="21"/>
              </w:rPr>
            </w:pPr>
            <w:r>
              <w:rPr>
                <w:rFonts w:cs="Arial"/>
                <w:szCs w:val="21"/>
              </w:rPr>
              <w:t>Service Area</w:t>
            </w:r>
          </w:p>
        </w:tc>
        <w:tc>
          <w:tcPr>
            <w:tcW w:w="1505" w:type="pct"/>
          </w:tcPr>
          <w:p w14:paraId="4847F849" w14:textId="77777777" w:rsidR="003F173E" w:rsidRDefault="003F173E" w:rsidP="00390FE9">
            <w:pPr>
              <w:pStyle w:val="TableText"/>
              <w:rPr>
                <w:rFonts w:cs="Arial"/>
                <w:szCs w:val="21"/>
              </w:rPr>
            </w:pPr>
            <w:r>
              <w:rPr>
                <w:rFonts w:cs="Arial"/>
                <w:szCs w:val="21"/>
              </w:rPr>
              <w:t>The name of the service area in which the resource operates.</w:t>
            </w:r>
          </w:p>
        </w:tc>
        <w:tc>
          <w:tcPr>
            <w:tcW w:w="646" w:type="pct"/>
          </w:tcPr>
          <w:p w14:paraId="0C0CF060" w14:textId="77777777" w:rsidR="003F173E" w:rsidRDefault="003F173E" w:rsidP="00390FE9">
            <w:pPr>
              <w:pStyle w:val="TableText"/>
              <w:rPr>
                <w:rFonts w:cs="Arial"/>
                <w:szCs w:val="21"/>
              </w:rPr>
            </w:pPr>
            <w:r>
              <w:rPr>
                <w:rFonts w:cs="Arial"/>
                <w:szCs w:val="21"/>
              </w:rPr>
              <w:t>String (100)</w:t>
            </w:r>
          </w:p>
        </w:tc>
        <w:tc>
          <w:tcPr>
            <w:tcW w:w="502" w:type="pct"/>
          </w:tcPr>
          <w:p w14:paraId="676E3CE8" w14:textId="77777777" w:rsidR="003F173E" w:rsidRPr="00692F9B" w:rsidRDefault="003F173E" w:rsidP="00390FE9">
            <w:pPr>
              <w:pStyle w:val="TableText"/>
              <w:rPr>
                <w:rFonts w:cs="Arial"/>
                <w:szCs w:val="21"/>
              </w:rPr>
            </w:pPr>
            <w:r>
              <w:rPr>
                <w:rFonts w:cs="Arial"/>
                <w:szCs w:val="21"/>
              </w:rPr>
              <w:t>Non-Editable</w:t>
            </w:r>
          </w:p>
        </w:tc>
        <w:tc>
          <w:tcPr>
            <w:tcW w:w="359" w:type="pct"/>
          </w:tcPr>
          <w:p w14:paraId="0B238CAA" w14:textId="77777777" w:rsidR="003F173E" w:rsidRPr="00692F9B" w:rsidRDefault="003F173E" w:rsidP="00390FE9">
            <w:pPr>
              <w:pStyle w:val="TableText"/>
              <w:rPr>
                <w:rFonts w:cs="Arial"/>
                <w:szCs w:val="21"/>
              </w:rPr>
            </w:pPr>
            <w:r>
              <w:rPr>
                <w:rFonts w:cs="Arial"/>
                <w:szCs w:val="21"/>
              </w:rPr>
              <w:t>GEHC</w:t>
            </w:r>
          </w:p>
        </w:tc>
        <w:tc>
          <w:tcPr>
            <w:tcW w:w="572" w:type="pct"/>
          </w:tcPr>
          <w:p w14:paraId="6DD81D50" w14:textId="77777777" w:rsidR="003F173E" w:rsidRPr="00692F9B" w:rsidRDefault="003F173E" w:rsidP="00390FE9">
            <w:pPr>
              <w:pStyle w:val="TableText"/>
              <w:rPr>
                <w:rFonts w:cs="Arial"/>
                <w:szCs w:val="21"/>
              </w:rPr>
            </w:pPr>
            <w:r>
              <w:rPr>
                <w:rFonts w:cs="Arial"/>
                <w:szCs w:val="21"/>
              </w:rPr>
              <w:t>No</w:t>
            </w:r>
          </w:p>
        </w:tc>
      </w:tr>
      <w:tr w:rsidR="003F173E" w:rsidRPr="00692F9B" w14:paraId="5236FEAE" w14:textId="77777777" w:rsidTr="00390FE9">
        <w:trPr>
          <w:cantSplit/>
        </w:trPr>
        <w:tc>
          <w:tcPr>
            <w:tcW w:w="705" w:type="pct"/>
          </w:tcPr>
          <w:p w14:paraId="14BFF3AF" w14:textId="77777777" w:rsidR="003F173E" w:rsidRPr="00692F9B" w:rsidRDefault="003F173E" w:rsidP="00390FE9">
            <w:pPr>
              <w:pStyle w:val="TableText"/>
              <w:rPr>
                <w:rFonts w:cs="Arial"/>
                <w:szCs w:val="21"/>
              </w:rPr>
            </w:pPr>
            <w:r w:rsidRPr="00692F9B">
              <w:rPr>
                <w:rFonts w:cs="Arial"/>
                <w:szCs w:val="21"/>
              </w:rPr>
              <w:t>MobilePhone</w:t>
            </w:r>
          </w:p>
        </w:tc>
        <w:tc>
          <w:tcPr>
            <w:tcW w:w="711" w:type="pct"/>
          </w:tcPr>
          <w:p w14:paraId="22F4401E" w14:textId="77777777" w:rsidR="003F173E" w:rsidRPr="00692F9B" w:rsidRDefault="003F173E" w:rsidP="00390FE9">
            <w:pPr>
              <w:pStyle w:val="TableText"/>
              <w:rPr>
                <w:rFonts w:cs="Arial"/>
                <w:szCs w:val="21"/>
              </w:rPr>
            </w:pPr>
            <w:r w:rsidRPr="00692F9B">
              <w:rPr>
                <w:rFonts w:cs="Arial"/>
                <w:szCs w:val="21"/>
              </w:rPr>
              <w:t xml:space="preserve">Mobile Phone </w:t>
            </w:r>
          </w:p>
        </w:tc>
        <w:tc>
          <w:tcPr>
            <w:tcW w:w="1505" w:type="pct"/>
          </w:tcPr>
          <w:p w14:paraId="0F4C7394" w14:textId="77777777" w:rsidR="003F173E" w:rsidRPr="00692F9B" w:rsidRDefault="003F173E" w:rsidP="00390FE9">
            <w:pPr>
              <w:pStyle w:val="TableText"/>
              <w:rPr>
                <w:rFonts w:cs="Arial"/>
                <w:szCs w:val="21"/>
              </w:rPr>
            </w:pPr>
            <w:r>
              <w:rPr>
                <w:rFonts w:cs="Arial"/>
                <w:szCs w:val="21"/>
              </w:rPr>
              <w:t>The r</w:t>
            </w:r>
            <w:r w:rsidRPr="00692F9B">
              <w:rPr>
                <w:rFonts w:cs="Arial"/>
                <w:szCs w:val="21"/>
              </w:rPr>
              <w:t xml:space="preserve">esource’s </w:t>
            </w:r>
            <w:r>
              <w:rPr>
                <w:rFonts w:cs="Arial"/>
                <w:szCs w:val="21"/>
              </w:rPr>
              <w:t xml:space="preserve">mobile </w:t>
            </w:r>
            <w:r w:rsidRPr="00692F9B">
              <w:rPr>
                <w:rFonts w:cs="Arial"/>
                <w:szCs w:val="21"/>
              </w:rPr>
              <w:t>phone number</w:t>
            </w:r>
            <w:r>
              <w:rPr>
                <w:rFonts w:cs="Arial"/>
                <w:szCs w:val="21"/>
              </w:rPr>
              <w:t>. Enables the Dispatcher to call the resource if needed.</w:t>
            </w:r>
          </w:p>
        </w:tc>
        <w:tc>
          <w:tcPr>
            <w:tcW w:w="646" w:type="pct"/>
          </w:tcPr>
          <w:p w14:paraId="02FA9C7B" w14:textId="77777777" w:rsidR="003F173E" w:rsidRPr="00692F9B" w:rsidRDefault="003F173E" w:rsidP="00390FE9">
            <w:pPr>
              <w:pStyle w:val="TableText"/>
              <w:rPr>
                <w:rFonts w:cs="Arial"/>
                <w:szCs w:val="21"/>
              </w:rPr>
            </w:pPr>
            <w:r w:rsidRPr="00692F9B">
              <w:rPr>
                <w:rFonts w:cs="Arial"/>
                <w:szCs w:val="21"/>
              </w:rPr>
              <w:t>String (64)</w:t>
            </w:r>
          </w:p>
        </w:tc>
        <w:tc>
          <w:tcPr>
            <w:tcW w:w="502" w:type="pct"/>
          </w:tcPr>
          <w:p w14:paraId="6351D87F" w14:textId="77777777" w:rsidR="003F173E" w:rsidRPr="00692F9B" w:rsidRDefault="003F173E" w:rsidP="00390FE9">
            <w:pPr>
              <w:pStyle w:val="TableText"/>
              <w:rPr>
                <w:rFonts w:cs="Arial"/>
                <w:szCs w:val="21"/>
              </w:rPr>
            </w:pPr>
            <w:r w:rsidRPr="00692F9B">
              <w:rPr>
                <w:rFonts w:cs="Arial"/>
                <w:szCs w:val="21"/>
              </w:rPr>
              <w:t>Non- Editable</w:t>
            </w:r>
          </w:p>
        </w:tc>
        <w:tc>
          <w:tcPr>
            <w:tcW w:w="359" w:type="pct"/>
          </w:tcPr>
          <w:p w14:paraId="55EB7AB9" w14:textId="77777777" w:rsidR="003F173E" w:rsidRPr="00692F9B" w:rsidRDefault="003F173E" w:rsidP="00390FE9">
            <w:pPr>
              <w:pStyle w:val="TableText"/>
              <w:rPr>
                <w:rFonts w:cs="Arial"/>
                <w:szCs w:val="21"/>
              </w:rPr>
            </w:pPr>
            <w:r>
              <w:rPr>
                <w:rFonts w:cs="Arial"/>
                <w:szCs w:val="21"/>
              </w:rPr>
              <w:t>GEHC</w:t>
            </w:r>
          </w:p>
        </w:tc>
        <w:tc>
          <w:tcPr>
            <w:tcW w:w="572" w:type="pct"/>
          </w:tcPr>
          <w:p w14:paraId="45CFDBFB" w14:textId="77777777" w:rsidR="003F173E" w:rsidRPr="00692F9B" w:rsidRDefault="003F173E" w:rsidP="00390FE9">
            <w:pPr>
              <w:pStyle w:val="TableText"/>
              <w:rPr>
                <w:rFonts w:cs="Arial"/>
                <w:szCs w:val="21"/>
              </w:rPr>
            </w:pPr>
            <w:r w:rsidRPr="00692F9B">
              <w:rPr>
                <w:rFonts w:cs="Arial"/>
                <w:szCs w:val="21"/>
              </w:rPr>
              <w:t>No</w:t>
            </w:r>
          </w:p>
        </w:tc>
      </w:tr>
      <w:tr w:rsidR="003F173E" w:rsidRPr="00692F9B" w14:paraId="0E40A604" w14:textId="77777777" w:rsidTr="00390FE9">
        <w:trPr>
          <w:cantSplit/>
        </w:trPr>
        <w:tc>
          <w:tcPr>
            <w:tcW w:w="705" w:type="pct"/>
          </w:tcPr>
          <w:p w14:paraId="22D53287" w14:textId="77777777" w:rsidR="003F173E" w:rsidRPr="00692F9B" w:rsidRDefault="003F173E" w:rsidP="00390FE9">
            <w:pPr>
              <w:pStyle w:val="TableText"/>
              <w:rPr>
                <w:rFonts w:cs="Arial"/>
                <w:szCs w:val="21"/>
              </w:rPr>
            </w:pPr>
            <w:r w:rsidRPr="00692F9B">
              <w:rPr>
                <w:rFonts w:cs="Arial"/>
                <w:szCs w:val="21"/>
              </w:rPr>
              <w:t>Calendar</w:t>
            </w:r>
          </w:p>
        </w:tc>
        <w:tc>
          <w:tcPr>
            <w:tcW w:w="711" w:type="pct"/>
          </w:tcPr>
          <w:p w14:paraId="68002C4C" w14:textId="77777777" w:rsidR="003F173E" w:rsidRPr="00692F9B" w:rsidRDefault="003F173E" w:rsidP="00390FE9">
            <w:pPr>
              <w:pStyle w:val="TableText"/>
              <w:rPr>
                <w:rFonts w:cs="Arial"/>
                <w:szCs w:val="21"/>
              </w:rPr>
            </w:pPr>
            <w:r w:rsidRPr="00692F9B">
              <w:rPr>
                <w:rFonts w:cs="Arial"/>
                <w:szCs w:val="21"/>
              </w:rPr>
              <w:t>Calendar</w:t>
            </w:r>
          </w:p>
        </w:tc>
        <w:tc>
          <w:tcPr>
            <w:tcW w:w="1505" w:type="pct"/>
          </w:tcPr>
          <w:p w14:paraId="69B055D8" w14:textId="77777777" w:rsidR="003F173E" w:rsidRPr="00692F9B" w:rsidRDefault="003F173E" w:rsidP="00390FE9">
            <w:pPr>
              <w:pStyle w:val="TableText"/>
              <w:rPr>
                <w:rFonts w:cs="Arial"/>
                <w:szCs w:val="21"/>
              </w:rPr>
            </w:pPr>
            <w:r>
              <w:rPr>
                <w:rFonts w:cs="Arial"/>
                <w:szCs w:val="21"/>
              </w:rPr>
              <w:t>The (name/ID of the) c</w:t>
            </w:r>
            <w:r w:rsidRPr="00692F9B">
              <w:rPr>
                <w:rFonts w:cs="Arial"/>
                <w:szCs w:val="21"/>
              </w:rPr>
              <w:t xml:space="preserve">alendar that defines </w:t>
            </w:r>
            <w:r>
              <w:rPr>
                <w:rFonts w:cs="Arial"/>
                <w:szCs w:val="21"/>
              </w:rPr>
              <w:t xml:space="preserve">the resource’s </w:t>
            </w:r>
            <w:r w:rsidRPr="00692F9B">
              <w:rPr>
                <w:rFonts w:cs="Arial"/>
                <w:szCs w:val="21"/>
              </w:rPr>
              <w:t>working time.</w:t>
            </w:r>
            <w:r>
              <w:rPr>
                <w:rFonts w:cs="Arial"/>
                <w:szCs w:val="21"/>
              </w:rPr>
              <w:t xml:space="preserve"> Defaults to the District’s calendar.</w:t>
            </w:r>
          </w:p>
        </w:tc>
        <w:tc>
          <w:tcPr>
            <w:tcW w:w="646" w:type="pct"/>
          </w:tcPr>
          <w:p w14:paraId="2CDA3170" w14:textId="77777777" w:rsidR="003F173E" w:rsidRPr="00692F9B" w:rsidRDefault="003F173E" w:rsidP="00390FE9">
            <w:pPr>
              <w:pStyle w:val="TableText"/>
              <w:rPr>
                <w:rFonts w:cs="Arial"/>
                <w:szCs w:val="21"/>
              </w:rPr>
            </w:pPr>
            <w:r>
              <w:rPr>
                <w:rFonts w:cs="Arial"/>
                <w:szCs w:val="21"/>
              </w:rPr>
              <w:t xml:space="preserve">Reference to </w:t>
            </w:r>
            <w:r w:rsidRPr="00692F9B">
              <w:rPr>
                <w:rFonts w:cs="Arial"/>
                <w:szCs w:val="21"/>
              </w:rPr>
              <w:t>Calendar</w:t>
            </w:r>
          </w:p>
        </w:tc>
        <w:tc>
          <w:tcPr>
            <w:tcW w:w="502" w:type="pct"/>
          </w:tcPr>
          <w:p w14:paraId="49A753BA" w14:textId="77777777" w:rsidR="003F173E" w:rsidRPr="00692F9B" w:rsidRDefault="003F173E" w:rsidP="00390FE9">
            <w:pPr>
              <w:pStyle w:val="TableText"/>
              <w:rPr>
                <w:rFonts w:cs="Arial"/>
                <w:szCs w:val="21"/>
              </w:rPr>
            </w:pPr>
            <w:r w:rsidRPr="00692F9B">
              <w:rPr>
                <w:rFonts w:cs="Arial"/>
                <w:szCs w:val="21"/>
              </w:rPr>
              <w:t>Editable</w:t>
            </w:r>
          </w:p>
        </w:tc>
        <w:tc>
          <w:tcPr>
            <w:tcW w:w="359" w:type="pct"/>
          </w:tcPr>
          <w:p w14:paraId="3343EFB2" w14:textId="77777777" w:rsidR="003F173E" w:rsidRPr="00692F9B" w:rsidRDefault="003F173E" w:rsidP="00390FE9">
            <w:pPr>
              <w:pStyle w:val="TableText"/>
              <w:rPr>
                <w:rFonts w:cs="Arial"/>
                <w:szCs w:val="21"/>
              </w:rPr>
            </w:pPr>
            <w:r>
              <w:rPr>
                <w:rFonts w:cs="Arial"/>
                <w:szCs w:val="21"/>
              </w:rPr>
              <w:t>GEHC</w:t>
            </w:r>
            <w:r w:rsidRPr="00692F9B">
              <w:rPr>
                <w:rFonts w:cs="Arial"/>
                <w:szCs w:val="21"/>
              </w:rPr>
              <w:t xml:space="preserve"> </w:t>
            </w:r>
            <w:r>
              <w:rPr>
                <w:rFonts w:cs="Arial"/>
                <w:szCs w:val="21"/>
              </w:rPr>
              <w:t>/</w:t>
            </w:r>
            <w:r w:rsidRPr="00692F9B">
              <w:rPr>
                <w:rFonts w:cs="Arial"/>
                <w:szCs w:val="21"/>
              </w:rPr>
              <w:t>CS</w:t>
            </w:r>
          </w:p>
        </w:tc>
        <w:tc>
          <w:tcPr>
            <w:tcW w:w="572" w:type="pct"/>
          </w:tcPr>
          <w:p w14:paraId="504F536F" w14:textId="77777777" w:rsidR="003F173E" w:rsidRPr="00692F9B" w:rsidRDefault="003F173E" w:rsidP="00390FE9">
            <w:pPr>
              <w:pStyle w:val="TableText"/>
              <w:rPr>
                <w:rFonts w:cs="Arial"/>
                <w:szCs w:val="21"/>
              </w:rPr>
            </w:pPr>
            <w:r>
              <w:rPr>
                <w:rFonts w:cs="Arial"/>
                <w:szCs w:val="21"/>
              </w:rPr>
              <w:t>No</w:t>
            </w:r>
          </w:p>
        </w:tc>
      </w:tr>
      <w:tr w:rsidR="003F173E" w:rsidRPr="00692F9B" w14:paraId="5BC0EE28" w14:textId="77777777" w:rsidTr="00390FE9">
        <w:trPr>
          <w:cantSplit/>
        </w:trPr>
        <w:tc>
          <w:tcPr>
            <w:tcW w:w="705" w:type="pct"/>
          </w:tcPr>
          <w:p w14:paraId="612D8F03" w14:textId="77777777" w:rsidR="003F173E" w:rsidRPr="00692F9B" w:rsidRDefault="003F173E" w:rsidP="00390FE9">
            <w:pPr>
              <w:pStyle w:val="TableText"/>
              <w:rPr>
                <w:rFonts w:cs="Arial"/>
                <w:szCs w:val="21"/>
              </w:rPr>
            </w:pPr>
            <w:r w:rsidRPr="00692F9B">
              <w:rPr>
                <w:rFonts w:cs="Arial"/>
                <w:szCs w:val="21"/>
              </w:rPr>
              <w:lastRenderedPageBreak/>
              <w:t>Active</w:t>
            </w:r>
          </w:p>
        </w:tc>
        <w:tc>
          <w:tcPr>
            <w:tcW w:w="711" w:type="pct"/>
          </w:tcPr>
          <w:p w14:paraId="2BD462B2" w14:textId="77777777" w:rsidR="003F173E" w:rsidRPr="00692F9B" w:rsidRDefault="003F173E" w:rsidP="00390FE9">
            <w:pPr>
              <w:pStyle w:val="TableText"/>
              <w:rPr>
                <w:rFonts w:cs="Arial"/>
                <w:szCs w:val="21"/>
              </w:rPr>
            </w:pPr>
            <w:r w:rsidRPr="00692F9B">
              <w:rPr>
                <w:rFonts w:cs="Arial"/>
                <w:szCs w:val="21"/>
              </w:rPr>
              <w:t>Active</w:t>
            </w:r>
          </w:p>
        </w:tc>
        <w:tc>
          <w:tcPr>
            <w:tcW w:w="1505" w:type="pct"/>
          </w:tcPr>
          <w:p w14:paraId="0DDB2321" w14:textId="77777777" w:rsidR="003F173E" w:rsidRPr="00692F9B" w:rsidRDefault="003F173E" w:rsidP="00390FE9">
            <w:pPr>
              <w:pStyle w:val="TableText"/>
              <w:rPr>
                <w:rFonts w:cs="Arial"/>
                <w:szCs w:val="21"/>
              </w:rPr>
            </w:pPr>
            <w:r w:rsidRPr="00692F9B">
              <w:rPr>
                <w:szCs w:val="21"/>
              </w:rPr>
              <w:t>An active Resource is one to which work can be assigned. A Resource that is unavailable for a long period of time (e.g. maternity leave) will be marked as inactive.</w:t>
            </w:r>
          </w:p>
        </w:tc>
        <w:tc>
          <w:tcPr>
            <w:tcW w:w="646" w:type="pct"/>
          </w:tcPr>
          <w:p w14:paraId="2ADF6203" w14:textId="77777777" w:rsidR="003F173E" w:rsidRPr="00692F9B" w:rsidRDefault="003F173E" w:rsidP="00390FE9">
            <w:pPr>
              <w:pStyle w:val="TableText"/>
              <w:rPr>
                <w:rFonts w:cs="Arial"/>
                <w:szCs w:val="21"/>
              </w:rPr>
            </w:pPr>
            <w:r w:rsidRPr="00692F9B">
              <w:rPr>
                <w:rFonts w:cs="Arial"/>
                <w:szCs w:val="21"/>
              </w:rPr>
              <w:t>Yes/No (Boolean)</w:t>
            </w:r>
          </w:p>
        </w:tc>
        <w:tc>
          <w:tcPr>
            <w:tcW w:w="502" w:type="pct"/>
          </w:tcPr>
          <w:p w14:paraId="56BFC955" w14:textId="77777777" w:rsidR="003F173E" w:rsidRPr="00692F9B" w:rsidRDefault="003F173E" w:rsidP="00390FE9">
            <w:pPr>
              <w:pStyle w:val="TableText"/>
              <w:rPr>
                <w:rFonts w:cs="Arial"/>
                <w:szCs w:val="21"/>
              </w:rPr>
            </w:pPr>
            <w:r w:rsidRPr="00692F9B">
              <w:rPr>
                <w:rFonts w:cs="Arial"/>
                <w:szCs w:val="21"/>
              </w:rPr>
              <w:t>Editable</w:t>
            </w:r>
          </w:p>
        </w:tc>
        <w:tc>
          <w:tcPr>
            <w:tcW w:w="359" w:type="pct"/>
          </w:tcPr>
          <w:p w14:paraId="169B9D38" w14:textId="77777777" w:rsidR="003F173E" w:rsidRPr="00692F9B" w:rsidRDefault="003F173E" w:rsidP="00390FE9">
            <w:pPr>
              <w:pStyle w:val="TableText"/>
              <w:rPr>
                <w:rFonts w:cs="Arial"/>
                <w:szCs w:val="21"/>
              </w:rPr>
            </w:pPr>
            <w:r>
              <w:rPr>
                <w:rFonts w:cs="Arial"/>
                <w:szCs w:val="21"/>
              </w:rPr>
              <w:t>CS</w:t>
            </w:r>
          </w:p>
        </w:tc>
        <w:tc>
          <w:tcPr>
            <w:tcW w:w="572" w:type="pct"/>
          </w:tcPr>
          <w:p w14:paraId="6AEB30ED" w14:textId="77777777" w:rsidR="003F173E" w:rsidRPr="00692F9B" w:rsidRDefault="003F173E" w:rsidP="00390FE9">
            <w:pPr>
              <w:pStyle w:val="TableText"/>
              <w:rPr>
                <w:rFonts w:cs="Arial"/>
                <w:szCs w:val="21"/>
              </w:rPr>
            </w:pPr>
            <w:r w:rsidRPr="00692F9B">
              <w:rPr>
                <w:rFonts w:cs="Arial"/>
                <w:szCs w:val="21"/>
              </w:rPr>
              <w:t>Yes</w:t>
            </w:r>
          </w:p>
        </w:tc>
      </w:tr>
      <w:tr w:rsidR="003F173E" w:rsidRPr="00692F9B" w14:paraId="1DE1BC1D" w14:textId="77777777" w:rsidTr="00390FE9">
        <w:trPr>
          <w:cantSplit/>
        </w:trPr>
        <w:tc>
          <w:tcPr>
            <w:tcW w:w="705" w:type="pct"/>
          </w:tcPr>
          <w:p w14:paraId="137D4A54" w14:textId="77777777" w:rsidR="003F173E" w:rsidRPr="00692F9B" w:rsidRDefault="003F173E" w:rsidP="00390FE9">
            <w:pPr>
              <w:pStyle w:val="TableText"/>
              <w:rPr>
                <w:rFonts w:cs="Arial"/>
                <w:szCs w:val="21"/>
              </w:rPr>
            </w:pPr>
            <w:r w:rsidRPr="00692F9B">
              <w:rPr>
                <w:rFonts w:cs="Arial"/>
                <w:szCs w:val="21"/>
              </w:rPr>
              <w:t>Internal</w:t>
            </w:r>
            <w:r>
              <w:rPr>
                <w:rStyle w:val="FootnoteReference"/>
                <w:szCs w:val="21"/>
              </w:rPr>
              <w:footnoteReference w:id="3"/>
            </w:r>
          </w:p>
        </w:tc>
        <w:tc>
          <w:tcPr>
            <w:tcW w:w="711" w:type="pct"/>
          </w:tcPr>
          <w:p w14:paraId="48992B2B" w14:textId="77777777" w:rsidR="003F173E" w:rsidRPr="00692F9B" w:rsidRDefault="003F173E" w:rsidP="00390FE9">
            <w:pPr>
              <w:pStyle w:val="TableText"/>
              <w:rPr>
                <w:rFonts w:cs="Arial"/>
                <w:szCs w:val="21"/>
              </w:rPr>
            </w:pPr>
            <w:r w:rsidRPr="00692F9B">
              <w:rPr>
                <w:rFonts w:cs="Arial"/>
                <w:szCs w:val="21"/>
              </w:rPr>
              <w:t>Internal</w:t>
            </w:r>
          </w:p>
        </w:tc>
        <w:tc>
          <w:tcPr>
            <w:tcW w:w="1505" w:type="pct"/>
          </w:tcPr>
          <w:p w14:paraId="3719E25E" w14:textId="77777777" w:rsidR="003F173E" w:rsidRPr="00692F9B" w:rsidRDefault="003F173E" w:rsidP="00390FE9">
            <w:pPr>
              <w:pStyle w:val="TableText"/>
              <w:rPr>
                <w:szCs w:val="21"/>
              </w:rPr>
            </w:pPr>
            <w:r w:rsidRPr="00692F9B">
              <w:rPr>
                <w:szCs w:val="21"/>
              </w:rPr>
              <w:t xml:space="preserve">Internal resources are employees of </w:t>
            </w:r>
            <w:r>
              <w:rPr>
                <w:rFonts w:cs="Arial"/>
                <w:szCs w:val="21"/>
              </w:rPr>
              <w:t>GEHC</w:t>
            </w:r>
            <w:r w:rsidRPr="00692F9B">
              <w:rPr>
                <w:szCs w:val="21"/>
              </w:rPr>
              <w:t xml:space="preserve">. External resources are employees of sub-contractors of </w:t>
            </w:r>
            <w:r>
              <w:rPr>
                <w:rFonts w:cs="Arial"/>
                <w:szCs w:val="21"/>
              </w:rPr>
              <w:t>GEHC.</w:t>
            </w:r>
          </w:p>
        </w:tc>
        <w:tc>
          <w:tcPr>
            <w:tcW w:w="646" w:type="pct"/>
          </w:tcPr>
          <w:p w14:paraId="770E1081" w14:textId="77777777" w:rsidR="003F173E" w:rsidRPr="00692F9B" w:rsidRDefault="003F173E" w:rsidP="00390FE9">
            <w:pPr>
              <w:pStyle w:val="TableText"/>
              <w:rPr>
                <w:rFonts w:cs="Arial"/>
                <w:szCs w:val="21"/>
              </w:rPr>
            </w:pPr>
            <w:r w:rsidRPr="00692F9B">
              <w:rPr>
                <w:rFonts w:cs="Arial"/>
                <w:szCs w:val="21"/>
              </w:rPr>
              <w:t>Yes/No (Boolean)</w:t>
            </w:r>
          </w:p>
        </w:tc>
        <w:tc>
          <w:tcPr>
            <w:tcW w:w="502" w:type="pct"/>
          </w:tcPr>
          <w:p w14:paraId="719C1554" w14:textId="77777777" w:rsidR="003F173E" w:rsidRPr="00692F9B" w:rsidRDefault="003F173E" w:rsidP="00390FE9">
            <w:pPr>
              <w:pStyle w:val="TableText"/>
              <w:rPr>
                <w:rFonts w:cs="Arial"/>
                <w:szCs w:val="21"/>
              </w:rPr>
            </w:pPr>
            <w:r w:rsidRPr="00692F9B">
              <w:rPr>
                <w:rFonts w:cs="Arial"/>
                <w:szCs w:val="21"/>
              </w:rPr>
              <w:t>Non- Editable</w:t>
            </w:r>
          </w:p>
        </w:tc>
        <w:tc>
          <w:tcPr>
            <w:tcW w:w="359" w:type="pct"/>
          </w:tcPr>
          <w:p w14:paraId="0BEB2A16" w14:textId="77777777" w:rsidR="003F173E" w:rsidRPr="00692F9B" w:rsidRDefault="003F173E" w:rsidP="00390FE9">
            <w:pPr>
              <w:pStyle w:val="TableText"/>
              <w:rPr>
                <w:rFonts w:cs="Arial"/>
                <w:szCs w:val="21"/>
              </w:rPr>
            </w:pPr>
            <w:r>
              <w:rPr>
                <w:rFonts w:cs="Arial"/>
                <w:szCs w:val="21"/>
              </w:rPr>
              <w:t>GEHC</w:t>
            </w:r>
          </w:p>
        </w:tc>
        <w:tc>
          <w:tcPr>
            <w:tcW w:w="572" w:type="pct"/>
          </w:tcPr>
          <w:p w14:paraId="57BA3720" w14:textId="77777777" w:rsidR="003F173E" w:rsidRPr="00692F9B" w:rsidRDefault="003F173E" w:rsidP="00390FE9">
            <w:pPr>
              <w:pStyle w:val="TableText"/>
              <w:rPr>
                <w:rFonts w:cs="Arial"/>
                <w:szCs w:val="21"/>
              </w:rPr>
            </w:pPr>
            <w:r w:rsidRPr="00692F9B">
              <w:rPr>
                <w:rFonts w:cs="Arial"/>
                <w:szCs w:val="21"/>
              </w:rPr>
              <w:t>Yes</w:t>
            </w:r>
          </w:p>
        </w:tc>
      </w:tr>
      <w:tr w:rsidR="003F173E" w:rsidRPr="00692F9B" w14:paraId="689B52A9" w14:textId="77777777" w:rsidTr="00390FE9">
        <w:trPr>
          <w:cantSplit/>
        </w:trPr>
        <w:tc>
          <w:tcPr>
            <w:tcW w:w="705" w:type="pct"/>
          </w:tcPr>
          <w:p w14:paraId="77FA772E" w14:textId="77777777" w:rsidR="003F173E" w:rsidRPr="00692F9B" w:rsidRDefault="003F173E" w:rsidP="00390FE9">
            <w:pPr>
              <w:pStyle w:val="TableText"/>
              <w:rPr>
                <w:rFonts w:cs="Arial"/>
                <w:szCs w:val="21"/>
              </w:rPr>
            </w:pPr>
            <w:r>
              <w:rPr>
                <w:rFonts w:cs="Arial"/>
                <w:szCs w:val="21"/>
              </w:rPr>
              <w:t>TravelPolicy</w:t>
            </w:r>
          </w:p>
        </w:tc>
        <w:tc>
          <w:tcPr>
            <w:tcW w:w="711" w:type="pct"/>
          </w:tcPr>
          <w:p w14:paraId="5EBB06F6" w14:textId="77777777" w:rsidR="003F173E" w:rsidRPr="00692F9B" w:rsidRDefault="003F173E" w:rsidP="00390FE9">
            <w:pPr>
              <w:pStyle w:val="TableText"/>
              <w:rPr>
                <w:rFonts w:cs="Arial"/>
                <w:szCs w:val="21"/>
              </w:rPr>
            </w:pPr>
            <w:r>
              <w:rPr>
                <w:rFonts w:cs="Arial"/>
                <w:szCs w:val="21"/>
              </w:rPr>
              <w:t>Travel Policy</w:t>
            </w:r>
          </w:p>
        </w:tc>
        <w:tc>
          <w:tcPr>
            <w:tcW w:w="1505" w:type="pct"/>
          </w:tcPr>
          <w:p w14:paraId="4806F0BF" w14:textId="77777777" w:rsidR="003F173E" w:rsidRPr="00692F9B" w:rsidRDefault="003F173E" w:rsidP="00390FE9">
            <w:pPr>
              <w:pStyle w:val="TableText"/>
              <w:rPr>
                <w:szCs w:val="21"/>
              </w:rPr>
            </w:pPr>
            <w:r>
              <w:rPr>
                <w:szCs w:val="21"/>
              </w:rPr>
              <w:t>Engineers may either travel to and from their home base in company time (i.e. working hours) or their own time, as controlled by this setting.</w:t>
            </w:r>
          </w:p>
        </w:tc>
        <w:tc>
          <w:tcPr>
            <w:tcW w:w="646" w:type="pct"/>
          </w:tcPr>
          <w:p w14:paraId="4D4EA002" w14:textId="77777777" w:rsidR="003F173E" w:rsidRPr="00692F9B" w:rsidRDefault="003F173E" w:rsidP="00390FE9">
            <w:pPr>
              <w:pStyle w:val="TableText"/>
              <w:rPr>
                <w:rFonts w:cs="Arial"/>
                <w:szCs w:val="21"/>
              </w:rPr>
            </w:pPr>
            <w:r>
              <w:rPr>
                <w:rFonts w:cs="Arial"/>
                <w:szCs w:val="21"/>
              </w:rPr>
              <w:t>Dictionary (TravelProfile)</w:t>
            </w:r>
          </w:p>
        </w:tc>
        <w:tc>
          <w:tcPr>
            <w:tcW w:w="502" w:type="pct"/>
          </w:tcPr>
          <w:p w14:paraId="5C5D57A6" w14:textId="77777777" w:rsidR="003F173E" w:rsidRPr="00692F9B" w:rsidRDefault="003F173E" w:rsidP="00390FE9">
            <w:pPr>
              <w:pStyle w:val="TableText"/>
              <w:rPr>
                <w:rFonts w:cs="Arial"/>
                <w:szCs w:val="21"/>
              </w:rPr>
            </w:pPr>
            <w:r>
              <w:rPr>
                <w:rFonts w:cs="Arial"/>
                <w:szCs w:val="21"/>
              </w:rPr>
              <w:t>Non-Editable</w:t>
            </w:r>
          </w:p>
        </w:tc>
        <w:tc>
          <w:tcPr>
            <w:tcW w:w="359" w:type="pct"/>
          </w:tcPr>
          <w:p w14:paraId="03F85CDE" w14:textId="77777777" w:rsidR="003F173E" w:rsidRDefault="003F173E" w:rsidP="00390FE9">
            <w:pPr>
              <w:pStyle w:val="TableText"/>
              <w:rPr>
                <w:rFonts w:cs="Arial"/>
                <w:szCs w:val="21"/>
              </w:rPr>
            </w:pPr>
            <w:r>
              <w:rPr>
                <w:rFonts w:cs="Arial"/>
                <w:szCs w:val="21"/>
              </w:rPr>
              <w:t>GEHC</w:t>
            </w:r>
          </w:p>
        </w:tc>
        <w:tc>
          <w:tcPr>
            <w:tcW w:w="572" w:type="pct"/>
          </w:tcPr>
          <w:p w14:paraId="6A0F50CA" w14:textId="77777777" w:rsidR="003F173E" w:rsidRPr="00692F9B" w:rsidRDefault="003F173E" w:rsidP="00390FE9">
            <w:pPr>
              <w:pStyle w:val="TableText"/>
              <w:rPr>
                <w:rFonts w:cs="Arial"/>
                <w:szCs w:val="21"/>
              </w:rPr>
            </w:pPr>
            <w:r>
              <w:rPr>
                <w:rFonts w:cs="Arial"/>
                <w:szCs w:val="21"/>
              </w:rPr>
              <w:t>Yes</w:t>
            </w:r>
          </w:p>
        </w:tc>
      </w:tr>
      <w:tr w:rsidR="003F173E" w:rsidRPr="00692F9B" w14:paraId="7CF13CA5" w14:textId="77777777" w:rsidTr="00390FE9">
        <w:trPr>
          <w:cantSplit/>
        </w:trPr>
        <w:tc>
          <w:tcPr>
            <w:tcW w:w="705" w:type="pct"/>
          </w:tcPr>
          <w:p w14:paraId="29BF1236" w14:textId="77777777" w:rsidR="003F173E" w:rsidRPr="00692F9B" w:rsidRDefault="003F173E" w:rsidP="00390FE9">
            <w:pPr>
              <w:pStyle w:val="TableText"/>
              <w:rPr>
                <w:rFonts w:cs="Arial"/>
                <w:szCs w:val="21"/>
              </w:rPr>
            </w:pPr>
            <w:r>
              <w:rPr>
                <w:rFonts w:cs="Arial"/>
                <w:szCs w:val="21"/>
              </w:rPr>
              <w:t>LunchBreakDuration</w:t>
            </w:r>
          </w:p>
        </w:tc>
        <w:tc>
          <w:tcPr>
            <w:tcW w:w="711" w:type="pct"/>
          </w:tcPr>
          <w:p w14:paraId="222A5BEA" w14:textId="77777777" w:rsidR="003F173E" w:rsidRDefault="003F173E" w:rsidP="00390FE9">
            <w:pPr>
              <w:pStyle w:val="TableText"/>
              <w:rPr>
                <w:rFonts w:cs="Arial"/>
                <w:szCs w:val="21"/>
              </w:rPr>
            </w:pPr>
            <w:r>
              <w:rPr>
                <w:rFonts w:cs="Arial"/>
                <w:szCs w:val="21"/>
              </w:rPr>
              <w:t>Lunch Break Duration</w:t>
            </w:r>
          </w:p>
        </w:tc>
        <w:tc>
          <w:tcPr>
            <w:tcW w:w="1505" w:type="pct"/>
          </w:tcPr>
          <w:p w14:paraId="4E14DF9F" w14:textId="77777777" w:rsidR="003F173E" w:rsidRPr="00692F9B" w:rsidRDefault="003F173E" w:rsidP="00390FE9">
            <w:pPr>
              <w:pStyle w:val="TableText"/>
              <w:rPr>
                <w:rFonts w:cs="Arial"/>
                <w:szCs w:val="21"/>
              </w:rPr>
            </w:pPr>
            <w:r>
              <w:rPr>
                <w:rFonts w:cs="Arial"/>
                <w:szCs w:val="21"/>
              </w:rPr>
              <w:t>Specifies how long the resource’s lunch break should be.</w:t>
            </w:r>
          </w:p>
        </w:tc>
        <w:tc>
          <w:tcPr>
            <w:tcW w:w="646" w:type="pct"/>
          </w:tcPr>
          <w:p w14:paraId="11D3B8C5" w14:textId="77777777" w:rsidR="003F173E" w:rsidRDefault="003F173E" w:rsidP="00390FE9">
            <w:pPr>
              <w:pStyle w:val="TableText"/>
              <w:rPr>
                <w:rFonts w:cs="Arial"/>
                <w:szCs w:val="21"/>
              </w:rPr>
            </w:pPr>
            <w:r>
              <w:rPr>
                <w:rFonts w:cs="Arial"/>
                <w:szCs w:val="21"/>
              </w:rPr>
              <w:t>Duration</w:t>
            </w:r>
          </w:p>
        </w:tc>
        <w:tc>
          <w:tcPr>
            <w:tcW w:w="502" w:type="pct"/>
          </w:tcPr>
          <w:p w14:paraId="02642786" w14:textId="77777777" w:rsidR="003F173E" w:rsidRPr="00692F9B" w:rsidRDefault="003F173E" w:rsidP="00390FE9">
            <w:pPr>
              <w:pStyle w:val="TableText"/>
              <w:rPr>
                <w:rFonts w:cs="Arial"/>
                <w:szCs w:val="21"/>
              </w:rPr>
            </w:pPr>
            <w:r>
              <w:rPr>
                <w:rFonts w:cs="Arial"/>
                <w:szCs w:val="21"/>
              </w:rPr>
              <w:t>Non-Editable</w:t>
            </w:r>
          </w:p>
        </w:tc>
        <w:tc>
          <w:tcPr>
            <w:tcW w:w="359" w:type="pct"/>
          </w:tcPr>
          <w:p w14:paraId="574CFDDE" w14:textId="77777777" w:rsidR="003F173E" w:rsidRDefault="003F173E" w:rsidP="00390FE9">
            <w:pPr>
              <w:pStyle w:val="TableText"/>
              <w:rPr>
                <w:rFonts w:cs="Arial"/>
                <w:szCs w:val="21"/>
              </w:rPr>
            </w:pPr>
            <w:r>
              <w:rPr>
                <w:rFonts w:cs="Arial"/>
                <w:szCs w:val="21"/>
              </w:rPr>
              <w:t>GEHC</w:t>
            </w:r>
          </w:p>
        </w:tc>
        <w:tc>
          <w:tcPr>
            <w:tcW w:w="572" w:type="pct"/>
          </w:tcPr>
          <w:p w14:paraId="3FB424B6" w14:textId="77777777" w:rsidR="003F173E" w:rsidRPr="00692F9B" w:rsidRDefault="003F173E" w:rsidP="00390FE9">
            <w:pPr>
              <w:pStyle w:val="TableText"/>
              <w:rPr>
                <w:rFonts w:cs="Arial"/>
                <w:szCs w:val="21"/>
              </w:rPr>
            </w:pPr>
            <w:r>
              <w:rPr>
                <w:rFonts w:cs="Arial"/>
                <w:szCs w:val="21"/>
              </w:rPr>
              <w:t>Yes</w:t>
            </w:r>
          </w:p>
        </w:tc>
      </w:tr>
      <w:tr w:rsidR="003F173E" w:rsidRPr="00692F9B" w14:paraId="4ADB29ED" w14:textId="77777777" w:rsidTr="00390FE9">
        <w:trPr>
          <w:cantSplit/>
        </w:trPr>
        <w:tc>
          <w:tcPr>
            <w:tcW w:w="705" w:type="pct"/>
          </w:tcPr>
          <w:p w14:paraId="4DB080AC" w14:textId="77777777" w:rsidR="003F173E" w:rsidRDefault="003F173E" w:rsidP="00390FE9">
            <w:pPr>
              <w:pStyle w:val="TableText"/>
              <w:rPr>
                <w:rFonts w:cs="Arial"/>
                <w:szCs w:val="21"/>
              </w:rPr>
            </w:pPr>
            <w:r>
              <w:rPr>
                <w:rFonts w:cs="Arial"/>
                <w:szCs w:val="21"/>
              </w:rPr>
              <w:t>LunchBreakType</w:t>
            </w:r>
          </w:p>
        </w:tc>
        <w:tc>
          <w:tcPr>
            <w:tcW w:w="711" w:type="pct"/>
          </w:tcPr>
          <w:p w14:paraId="0745348F" w14:textId="77777777" w:rsidR="003F173E" w:rsidRDefault="003F173E" w:rsidP="00390FE9">
            <w:pPr>
              <w:pStyle w:val="TableText"/>
              <w:rPr>
                <w:rFonts w:cs="Arial"/>
                <w:szCs w:val="21"/>
              </w:rPr>
            </w:pPr>
            <w:r>
              <w:rPr>
                <w:rFonts w:cs="Arial"/>
                <w:szCs w:val="21"/>
              </w:rPr>
              <w:t>Lunch Break Type</w:t>
            </w:r>
          </w:p>
        </w:tc>
        <w:tc>
          <w:tcPr>
            <w:tcW w:w="1505" w:type="pct"/>
          </w:tcPr>
          <w:p w14:paraId="04FDFEE9" w14:textId="77777777" w:rsidR="003F173E" w:rsidRDefault="003F173E" w:rsidP="00390FE9">
            <w:pPr>
              <w:pStyle w:val="TableText"/>
              <w:rPr>
                <w:rFonts w:cs="Arial"/>
                <w:szCs w:val="21"/>
              </w:rPr>
            </w:pPr>
            <w:r>
              <w:rPr>
                <w:rFonts w:cs="Arial"/>
                <w:szCs w:val="21"/>
              </w:rPr>
              <w:t>Specifies how the Lunch break should be included. Based on “After Time” or “After Duration” values.</w:t>
            </w:r>
          </w:p>
        </w:tc>
        <w:tc>
          <w:tcPr>
            <w:tcW w:w="646" w:type="pct"/>
          </w:tcPr>
          <w:p w14:paraId="1F28E386" w14:textId="77777777" w:rsidR="003F173E" w:rsidRDefault="003F173E" w:rsidP="00390FE9">
            <w:pPr>
              <w:pStyle w:val="TableText"/>
              <w:rPr>
                <w:rFonts w:cs="Arial"/>
                <w:szCs w:val="21"/>
              </w:rPr>
            </w:pPr>
            <w:r>
              <w:rPr>
                <w:rFonts w:cs="Arial"/>
                <w:szCs w:val="21"/>
              </w:rPr>
              <w:t>Reference to LunchBreakType</w:t>
            </w:r>
          </w:p>
        </w:tc>
        <w:tc>
          <w:tcPr>
            <w:tcW w:w="502" w:type="pct"/>
          </w:tcPr>
          <w:p w14:paraId="7EAD4BF7" w14:textId="77777777" w:rsidR="003F173E" w:rsidRDefault="003F173E" w:rsidP="00390FE9">
            <w:pPr>
              <w:pStyle w:val="TableText"/>
              <w:rPr>
                <w:rFonts w:cs="Arial"/>
                <w:szCs w:val="21"/>
              </w:rPr>
            </w:pPr>
            <w:r>
              <w:rPr>
                <w:rFonts w:cs="Arial"/>
                <w:szCs w:val="21"/>
              </w:rPr>
              <w:t>Non- Editable</w:t>
            </w:r>
          </w:p>
        </w:tc>
        <w:tc>
          <w:tcPr>
            <w:tcW w:w="359" w:type="pct"/>
          </w:tcPr>
          <w:p w14:paraId="59483D16" w14:textId="77777777" w:rsidR="003F173E" w:rsidRDefault="003F173E" w:rsidP="00390FE9">
            <w:pPr>
              <w:pStyle w:val="TableText"/>
              <w:rPr>
                <w:rFonts w:cs="Arial"/>
                <w:szCs w:val="21"/>
              </w:rPr>
            </w:pPr>
            <w:r>
              <w:rPr>
                <w:rFonts w:cs="Arial"/>
                <w:szCs w:val="21"/>
              </w:rPr>
              <w:t>GEHC</w:t>
            </w:r>
          </w:p>
        </w:tc>
        <w:tc>
          <w:tcPr>
            <w:tcW w:w="572" w:type="pct"/>
          </w:tcPr>
          <w:p w14:paraId="435C66A9" w14:textId="77777777" w:rsidR="003F173E" w:rsidRDefault="003F173E" w:rsidP="00390FE9">
            <w:pPr>
              <w:pStyle w:val="TableText"/>
              <w:rPr>
                <w:rFonts w:cs="Arial"/>
                <w:szCs w:val="21"/>
              </w:rPr>
            </w:pPr>
            <w:r>
              <w:rPr>
                <w:rFonts w:cs="Arial"/>
                <w:szCs w:val="21"/>
              </w:rPr>
              <w:t>Yes</w:t>
            </w:r>
          </w:p>
        </w:tc>
      </w:tr>
      <w:tr w:rsidR="003F173E" w:rsidRPr="00692F9B" w14:paraId="5BEE49DC" w14:textId="77777777" w:rsidTr="00390FE9">
        <w:trPr>
          <w:cantSplit/>
        </w:trPr>
        <w:tc>
          <w:tcPr>
            <w:tcW w:w="705" w:type="pct"/>
          </w:tcPr>
          <w:p w14:paraId="54E43C58" w14:textId="77777777" w:rsidR="003F173E" w:rsidRDefault="003F173E" w:rsidP="00390FE9">
            <w:pPr>
              <w:pStyle w:val="TableText"/>
              <w:rPr>
                <w:rFonts w:cs="Arial"/>
                <w:szCs w:val="21"/>
              </w:rPr>
            </w:pPr>
            <w:r>
              <w:rPr>
                <w:rFonts w:cs="Arial"/>
                <w:szCs w:val="21"/>
              </w:rPr>
              <w:t>LunchStartsFrom</w:t>
            </w:r>
          </w:p>
        </w:tc>
        <w:tc>
          <w:tcPr>
            <w:tcW w:w="711" w:type="pct"/>
          </w:tcPr>
          <w:p w14:paraId="52EBCE3D" w14:textId="77777777" w:rsidR="003F173E" w:rsidRDefault="003F173E" w:rsidP="00390FE9">
            <w:pPr>
              <w:pStyle w:val="TableText"/>
              <w:rPr>
                <w:rFonts w:cs="Arial"/>
                <w:szCs w:val="21"/>
              </w:rPr>
            </w:pPr>
            <w:r>
              <w:rPr>
                <w:rFonts w:cs="Arial"/>
                <w:szCs w:val="21"/>
              </w:rPr>
              <w:t>Lunch Starts No Earlier Than</w:t>
            </w:r>
          </w:p>
        </w:tc>
        <w:tc>
          <w:tcPr>
            <w:tcW w:w="1505" w:type="pct"/>
          </w:tcPr>
          <w:p w14:paraId="3B53E4EF" w14:textId="77777777" w:rsidR="003F173E" w:rsidRDefault="003F173E" w:rsidP="00390FE9">
            <w:pPr>
              <w:pStyle w:val="TableText"/>
              <w:rPr>
                <w:rFonts w:cs="Arial"/>
                <w:szCs w:val="21"/>
              </w:rPr>
            </w:pPr>
            <w:r>
              <w:rPr>
                <w:rFonts w:cs="Arial"/>
                <w:szCs w:val="21"/>
              </w:rPr>
              <w:t>When applicable in the resource’s region, this specifies the earliest time of day when the resource may start their lunch.</w:t>
            </w:r>
          </w:p>
        </w:tc>
        <w:tc>
          <w:tcPr>
            <w:tcW w:w="646" w:type="pct"/>
          </w:tcPr>
          <w:p w14:paraId="1C827872" w14:textId="77777777" w:rsidR="003F173E" w:rsidRDefault="003F173E" w:rsidP="00390FE9">
            <w:pPr>
              <w:pStyle w:val="TableText"/>
              <w:rPr>
                <w:rFonts w:cs="Arial"/>
                <w:szCs w:val="21"/>
              </w:rPr>
            </w:pPr>
            <w:r>
              <w:rPr>
                <w:rFonts w:cs="Arial"/>
                <w:szCs w:val="21"/>
              </w:rPr>
              <w:t>Date</w:t>
            </w:r>
          </w:p>
        </w:tc>
        <w:tc>
          <w:tcPr>
            <w:tcW w:w="502" w:type="pct"/>
          </w:tcPr>
          <w:p w14:paraId="54537C2A" w14:textId="77777777" w:rsidR="003F173E" w:rsidRDefault="003F173E" w:rsidP="00390FE9">
            <w:pPr>
              <w:pStyle w:val="TableText"/>
              <w:rPr>
                <w:rFonts w:cs="Arial"/>
                <w:szCs w:val="21"/>
              </w:rPr>
            </w:pPr>
            <w:r>
              <w:rPr>
                <w:rFonts w:cs="Arial"/>
                <w:szCs w:val="21"/>
              </w:rPr>
              <w:t>Editable when Lunch BreakType is “Break After Time”</w:t>
            </w:r>
          </w:p>
        </w:tc>
        <w:tc>
          <w:tcPr>
            <w:tcW w:w="359" w:type="pct"/>
          </w:tcPr>
          <w:p w14:paraId="21CF2D6D" w14:textId="77777777" w:rsidR="003F173E" w:rsidRDefault="003F173E" w:rsidP="00390FE9">
            <w:pPr>
              <w:pStyle w:val="TableText"/>
              <w:rPr>
                <w:rFonts w:cs="Arial"/>
                <w:szCs w:val="21"/>
              </w:rPr>
            </w:pPr>
            <w:r>
              <w:rPr>
                <w:rFonts w:cs="Arial"/>
                <w:szCs w:val="21"/>
              </w:rPr>
              <w:t>GEHC</w:t>
            </w:r>
          </w:p>
        </w:tc>
        <w:tc>
          <w:tcPr>
            <w:tcW w:w="572" w:type="pct"/>
            <w:vAlign w:val="center"/>
          </w:tcPr>
          <w:p w14:paraId="240E8418" w14:textId="77777777" w:rsidR="003F173E" w:rsidRDefault="003F173E" w:rsidP="00390FE9">
            <w:pPr>
              <w:pStyle w:val="TableText"/>
              <w:jc w:val="center"/>
              <w:rPr>
                <w:rFonts w:cs="Arial"/>
                <w:szCs w:val="21"/>
              </w:rPr>
            </w:pPr>
            <w:r>
              <w:rPr>
                <w:rFonts w:cs="Arial"/>
                <w:szCs w:val="21"/>
              </w:rPr>
              <w:t>When LunchBreakType is “Break After Time”</w:t>
            </w:r>
          </w:p>
        </w:tc>
      </w:tr>
      <w:tr w:rsidR="003F173E" w:rsidRPr="00692F9B" w14:paraId="6B3D1FDD" w14:textId="77777777" w:rsidTr="00390FE9">
        <w:trPr>
          <w:cantSplit/>
        </w:trPr>
        <w:tc>
          <w:tcPr>
            <w:tcW w:w="705" w:type="pct"/>
          </w:tcPr>
          <w:p w14:paraId="5F945F27" w14:textId="77777777" w:rsidR="003F173E" w:rsidRDefault="003F173E" w:rsidP="00390FE9">
            <w:pPr>
              <w:pStyle w:val="TableText"/>
              <w:rPr>
                <w:rFonts w:cs="Arial"/>
                <w:szCs w:val="21"/>
              </w:rPr>
            </w:pPr>
            <w:r>
              <w:rPr>
                <w:rFonts w:cs="Arial"/>
                <w:szCs w:val="21"/>
              </w:rPr>
              <w:lastRenderedPageBreak/>
              <w:t>LunchStartsAfter</w:t>
            </w:r>
          </w:p>
        </w:tc>
        <w:tc>
          <w:tcPr>
            <w:tcW w:w="711" w:type="pct"/>
          </w:tcPr>
          <w:p w14:paraId="5A133A07" w14:textId="77777777" w:rsidR="003F173E" w:rsidRDefault="003F173E" w:rsidP="00390FE9">
            <w:pPr>
              <w:pStyle w:val="TableText"/>
              <w:rPr>
                <w:rFonts w:cs="Arial"/>
                <w:szCs w:val="21"/>
              </w:rPr>
            </w:pPr>
            <w:r>
              <w:rPr>
                <w:rFonts w:cs="Arial"/>
                <w:szCs w:val="21"/>
              </w:rPr>
              <w:t>Lunch Starts After Working At Least</w:t>
            </w:r>
          </w:p>
        </w:tc>
        <w:tc>
          <w:tcPr>
            <w:tcW w:w="1505" w:type="pct"/>
          </w:tcPr>
          <w:p w14:paraId="2EA5F6BC" w14:textId="77777777" w:rsidR="003F173E" w:rsidRDefault="003F173E" w:rsidP="00390FE9">
            <w:pPr>
              <w:pStyle w:val="TableText"/>
              <w:rPr>
                <w:rFonts w:cs="Arial"/>
                <w:szCs w:val="21"/>
              </w:rPr>
            </w:pPr>
            <w:r>
              <w:rPr>
                <w:rFonts w:cs="Arial"/>
                <w:szCs w:val="21"/>
              </w:rPr>
              <w:t>When applicable in the resource’s region, this specifies the duration after a resource starts work for the day that must pass before they may start their lunch.</w:t>
            </w:r>
          </w:p>
        </w:tc>
        <w:tc>
          <w:tcPr>
            <w:tcW w:w="646" w:type="pct"/>
          </w:tcPr>
          <w:p w14:paraId="2FF75C1F" w14:textId="77777777" w:rsidR="003F173E" w:rsidRDefault="003F173E" w:rsidP="00390FE9">
            <w:pPr>
              <w:pStyle w:val="TableText"/>
              <w:rPr>
                <w:rFonts w:cs="Arial"/>
                <w:szCs w:val="21"/>
              </w:rPr>
            </w:pPr>
            <w:r>
              <w:rPr>
                <w:rFonts w:cs="Arial"/>
                <w:szCs w:val="21"/>
              </w:rPr>
              <w:t>Duration</w:t>
            </w:r>
          </w:p>
        </w:tc>
        <w:tc>
          <w:tcPr>
            <w:tcW w:w="502" w:type="pct"/>
          </w:tcPr>
          <w:p w14:paraId="3F95D23A" w14:textId="77777777" w:rsidR="003F173E" w:rsidRDefault="003F173E" w:rsidP="00390FE9">
            <w:pPr>
              <w:pStyle w:val="TableText"/>
              <w:rPr>
                <w:rFonts w:cs="Arial"/>
                <w:szCs w:val="21"/>
              </w:rPr>
            </w:pPr>
            <w:r>
              <w:rPr>
                <w:rFonts w:cs="Arial"/>
                <w:szCs w:val="21"/>
              </w:rPr>
              <w:t>Editable when Lunch BreakType is “Break After Duration”</w:t>
            </w:r>
          </w:p>
        </w:tc>
        <w:tc>
          <w:tcPr>
            <w:tcW w:w="359" w:type="pct"/>
          </w:tcPr>
          <w:p w14:paraId="71AEC10D" w14:textId="77777777" w:rsidR="003F173E" w:rsidRDefault="003F173E" w:rsidP="00390FE9">
            <w:pPr>
              <w:pStyle w:val="TableText"/>
              <w:rPr>
                <w:rFonts w:cs="Arial"/>
                <w:szCs w:val="21"/>
              </w:rPr>
            </w:pPr>
            <w:r>
              <w:rPr>
                <w:rFonts w:cs="Arial"/>
                <w:szCs w:val="21"/>
              </w:rPr>
              <w:t>GEHC</w:t>
            </w:r>
          </w:p>
        </w:tc>
        <w:tc>
          <w:tcPr>
            <w:tcW w:w="572" w:type="pct"/>
          </w:tcPr>
          <w:p w14:paraId="58310296" w14:textId="77777777" w:rsidR="003F173E" w:rsidRDefault="003F173E" w:rsidP="00390FE9">
            <w:pPr>
              <w:pStyle w:val="TableText"/>
              <w:rPr>
                <w:rFonts w:cs="Arial"/>
                <w:szCs w:val="21"/>
              </w:rPr>
            </w:pPr>
            <w:r>
              <w:rPr>
                <w:rFonts w:cs="Arial"/>
                <w:szCs w:val="21"/>
              </w:rPr>
              <w:t>When LunchBreakType is “Break After Duration”</w:t>
            </w:r>
          </w:p>
        </w:tc>
      </w:tr>
      <w:tr w:rsidR="003F173E" w:rsidRPr="00692F9B" w14:paraId="724BDCD9" w14:textId="77777777" w:rsidTr="00390FE9">
        <w:trPr>
          <w:cantSplit/>
        </w:trPr>
        <w:tc>
          <w:tcPr>
            <w:tcW w:w="705" w:type="pct"/>
          </w:tcPr>
          <w:p w14:paraId="22FC464A" w14:textId="77777777" w:rsidR="003F173E" w:rsidRDefault="003F173E" w:rsidP="00390FE9">
            <w:pPr>
              <w:pStyle w:val="TableText"/>
              <w:rPr>
                <w:rFonts w:cs="Arial"/>
                <w:szCs w:val="21"/>
              </w:rPr>
            </w:pPr>
            <w:r>
              <w:rPr>
                <w:rFonts w:cs="Arial"/>
                <w:szCs w:val="21"/>
              </w:rPr>
              <w:t>FSELanguages</w:t>
            </w:r>
          </w:p>
        </w:tc>
        <w:tc>
          <w:tcPr>
            <w:tcW w:w="711" w:type="pct"/>
          </w:tcPr>
          <w:p w14:paraId="43215907" w14:textId="77777777" w:rsidR="003F173E" w:rsidRDefault="003F173E" w:rsidP="00390FE9">
            <w:pPr>
              <w:pStyle w:val="TableText"/>
              <w:rPr>
                <w:rFonts w:cs="Arial"/>
                <w:szCs w:val="21"/>
              </w:rPr>
            </w:pPr>
            <w:r>
              <w:rPr>
                <w:rFonts w:cs="Arial"/>
                <w:szCs w:val="21"/>
              </w:rPr>
              <w:t>Languages</w:t>
            </w:r>
          </w:p>
        </w:tc>
        <w:tc>
          <w:tcPr>
            <w:tcW w:w="1505" w:type="pct"/>
          </w:tcPr>
          <w:p w14:paraId="71613AB4" w14:textId="77777777" w:rsidR="003F173E" w:rsidRDefault="003F173E" w:rsidP="00390FE9">
            <w:pPr>
              <w:pStyle w:val="TableText"/>
              <w:rPr>
                <w:rFonts w:cs="Arial"/>
                <w:szCs w:val="21"/>
              </w:rPr>
            </w:pPr>
            <w:r>
              <w:rPr>
                <w:rFonts w:cs="Arial"/>
                <w:szCs w:val="21"/>
              </w:rPr>
              <w:t>A sequence of semi-colon separated language names.</w:t>
            </w:r>
          </w:p>
        </w:tc>
        <w:tc>
          <w:tcPr>
            <w:tcW w:w="646" w:type="pct"/>
          </w:tcPr>
          <w:p w14:paraId="3A161170" w14:textId="77777777" w:rsidR="003F173E" w:rsidRDefault="003F173E" w:rsidP="00390FE9">
            <w:pPr>
              <w:pStyle w:val="TableText"/>
              <w:rPr>
                <w:rFonts w:cs="Arial"/>
                <w:szCs w:val="21"/>
              </w:rPr>
            </w:pPr>
            <w:r>
              <w:rPr>
                <w:rFonts w:cs="Arial"/>
                <w:szCs w:val="21"/>
              </w:rPr>
              <w:t>String (1024)</w:t>
            </w:r>
          </w:p>
        </w:tc>
        <w:tc>
          <w:tcPr>
            <w:tcW w:w="502" w:type="pct"/>
          </w:tcPr>
          <w:p w14:paraId="7BA7CDE0" w14:textId="77777777" w:rsidR="003F173E" w:rsidRDefault="003F173E" w:rsidP="00390FE9">
            <w:pPr>
              <w:pStyle w:val="TableText"/>
              <w:rPr>
                <w:rFonts w:cs="Arial"/>
                <w:szCs w:val="21"/>
              </w:rPr>
            </w:pPr>
            <w:r>
              <w:rPr>
                <w:rFonts w:cs="Arial"/>
                <w:szCs w:val="21"/>
              </w:rPr>
              <w:t>Hidden</w:t>
            </w:r>
          </w:p>
        </w:tc>
        <w:tc>
          <w:tcPr>
            <w:tcW w:w="359" w:type="pct"/>
          </w:tcPr>
          <w:p w14:paraId="6F92028F" w14:textId="77777777" w:rsidR="003F173E" w:rsidRDefault="003F173E" w:rsidP="00390FE9">
            <w:pPr>
              <w:pStyle w:val="TableText"/>
              <w:rPr>
                <w:rFonts w:cs="Arial"/>
                <w:szCs w:val="21"/>
              </w:rPr>
            </w:pPr>
            <w:r>
              <w:rPr>
                <w:rFonts w:cs="Arial"/>
                <w:szCs w:val="21"/>
              </w:rPr>
              <w:t>GEHC</w:t>
            </w:r>
          </w:p>
        </w:tc>
        <w:tc>
          <w:tcPr>
            <w:tcW w:w="572" w:type="pct"/>
          </w:tcPr>
          <w:p w14:paraId="4F790F46" w14:textId="77777777" w:rsidR="003F173E" w:rsidRDefault="003F173E" w:rsidP="00390FE9">
            <w:pPr>
              <w:pStyle w:val="TableText"/>
              <w:rPr>
                <w:rFonts w:cs="Arial"/>
                <w:szCs w:val="21"/>
              </w:rPr>
            </w:pPr>
            <w:r>
              <w:rPr>
                <w:rFonts w:cs="Arial"/>
                <w:szCs w:val="21"/>
              </w:rPr>
              <w:t>No</w:t>
            </w:r>
          </w:p>
        </w:tc>
      </w:tr>
      <w:tr w:rsidR="003F173E" w:rsidRPr="00692F9B" w14:paraId="0CA71FE3" w14:textId="77777777" w:rsidTr="00390FE9">
        <w:trPr>
          <w:cantSplit/>
        </w:trPr>
        <w:tc>
          <w:tcPr>
            <w:tcW w:w="705" w:type="pct"/>
          </w:tcPr>
          <w:p w14:paraId="63646AAA" w14:textId="77777777" w:rsidR="003F173E" w:rsidRDefault="003F173E" w:rsidP="00390FE9">
            <w:pPr>
              <w:pStyle w:val="TableText"/>
              <w:rPr>
                <w:rFonts w:cs="Arial"/>
                <w:szCs w:val="21"/>
              </w:rPr>
            </w:pPr>
            <w:r>
              <w:rPr>
                <w:rFonts w:cs="Arial"/>
                <w:szCs w:val="21"/>
              </w:rPr>
              <w:t>Languages</w:t>
            </w:r>
          </w:p>
        </w:tc>
        <w:tc>
          <w:tcPr>
            <w:tcW w:w="711" w:type="pct"/>
          </w:tcPr>
          <w:p w14:paraId="1E5CE2F0" w14:textId="77777777" w:rsidR="003F173E" w:rsidRDefault="003F173E" w:rsidP="00390FE9">
            <w:pPr>
              <w:pStyle w:val="TableText"/>
              <w:rPr>
                <w:rFonts w:cs="Arial"/>
                <w:szCs w:val="21"/>
              </w:rPr>
            </w:pPr>
            <w:r>
              <w:rPr>
                <w:rFonts w:cs="Arial"/>
                <w:szCs w:val="21"/>
              </w:rPr>
              <w:t>Languages</w:t>
            </w:r>
          </w:p>
        </w:tc>
        <w:tc>
          <w:tcPr>
            <w:tcW w:w="1505" w:type="pct"/>
          </w:tcPr>
          <w:p w14:paraId="6C7AC93B" w14:textId="77777777" w:rsidR="003F173E" w:rsidRDefault="003F173E" w:rsidP="00390FE9">
            <w:pPr>
              <w:pStyle w:val="TableText"/>
              <w:rPr>
                <w:rFonts w:cs="Arial"/>
                <w:szCs w:val="21"/>
              </w:rPr>
            </w:pPr>
            <w:r>
              <w:rPr>
                <w:rFonts w:cs="Arial"/>
                <w:szCs w:val="21"/>
              </w:rPr>
              <w:t>The set of languages spoken by the resource. This is used to limit the tasks that the resource is automatically scheduled to. If unspecified the resource is assumed to speak all languages. Derived from the FSELanguages.</w:t>
            </w:r>
          </w:p>
        </w:tc>
        <w:tc>
          <w:tcPr>
            <w:tcW w:w="646" w:type="pct"/>
          </w:tcPr>
          <w:p w14:paraId="3D86D78B" w14:textId="77777777" w:rsidR="003F173E" w:rsidRDefault="003F173E" w:rsidP="00390FE9">
            <w:pPr>
              <w:pStyle w:val="TableText"/>
              <w:rPr>
                <w:rFonts w:cs="Arial"/>
                <w:szCs w:val="21"/>
              </w:rPr>
            </w:pPr>
            <w:r>
              <w:rPr>
                <w:rFonts w:cs="Arial"/>
                <w:szCs w:val="21"/>
              </w:rPr>
              <w:t>Dictionary (Language, Multi-value)</w:t>
            </w:r>
          </w:p>
        </w:tc>
        <w:tc>
          <w:tcPr>
            <w:tcW w:w="502" w:type="pct"/>
          </w:tcPr>
          <w:p w14:paraId="7907B3C1" w14:textId="77777777" w:rsidR="003F173E" w:rsidRDefault="003F173E" w:rsidP="00390FE9">
            <w:pPr>
              <w:pStyle w:val="TableText"/>
              <w:rPr>
                <w:rFonts w:cs="Arial"/>
                <w:szCs w:val="21"/>
              </w:rPr>
            </w:pPr>
            <w:r>
              <w:rPr>
                <w:rFonts w:cs="Arial"/>
                <w:szCs w:val="21"/>
              </w:rPr>
              <w:t>Non-Editable</w:t>
            </w:r>
          </w:p>
        </w:tc>
        <w:tc>
          <w:tcPr>
            <w:tcW w:w="359" w:type="pct"/>
          </w:tcPr>
          <w:p w14:paraId="3787DF29" w14:textId="77777777" w:rsidR="003F173E" w:rsidRDefault="003F173E" w:rsidP="00390FE9">
            <w:pPr>
              <w:pStyle w:val="TableText"/>
              <w:rPr>
                <w:rFonts w:cs="Arial"/>
                <w:szCs w:val="21"/>
              </w:rPr>
            </w:pPr>
            <w:r>
              <w:rPr>
                <w:rFonts w:cs="Arial"/>
                <w:szCs w:val="21"/>
              </w:rPr>
              <w:t>CS</w:t>
            </w:r>
          </w:p>
        </w:tc>
        <w:tc>
          <w:tcPr>
            <w:tcW w:w="572" w:type="pct"/>
          </w:tcPr>
          <w:p w14:paraId="7288FEE2" w14:textId="77777777" w:rsidR="003F173E" w:rsidRDefault="003F173E" w:rsidP="00390FE9">
            <w:pPr>
              <w:pStyle w:val="TableText"/>
              <w:rPr>
                <w:rFonts w:cs="Arial"/>
                <w:szCs w:val="21"/>
              </w:rPr>
            </w:pPr>
            <w:r>
              <w:rPr>
                <w:rFonts w:cs="Arial"/>
                <w:szCs w:val="21"/>
              </w:rPr>
              <w:t>No</w:t>
            </w:r>
          </w:p>
        </w:tc>
      </w:tr>
      <w:tr w:rsidR="003F173E" w:rsidRPr="00692F9B" w14:paraId="53AE09E4" w14:textId="77777777" w:rsidTr="00390FE9">
        <w:trPr>
          <w:cantSplit/>
        </w:trPr>
        <w:tc>
          <w:tcPr>
            <w:tcW w:w="705" w:type="pct"/>
          </w:tcPr>
          <w:p w14:paraId="027EFDA4" w14:textId="77777777" w:rsidR="003F173E" w:rsidRPr="00692F9B" w:rsidRDefault="003F173E" w:rsidP="00390FE9">
            <w:pPr>
              <w:pStyle w:val="TableText"/>
              <w:rPr>
                <w:rFonts w:cs="Arial"/>
                <w:szCs w:val="21"/>
              </w:rPr>
            </w:pPr>
            <w:r w:rsidRPr="00692F9B">
              <w:rPr>
                <w:rFonts w:cs="Arial"/>
                <w:szCs w:val="21"/>
              </w:rPr>
              <w:t>MobileClient</w:t>
            </w:r>
          </w:p>
        </w:tc>
        <w:tc>
          <w:tcPr>
            <w:tcW w:w="711" w:type="pct"/>
          </w:tcPr>
          <w:p w14:paraId="5CD53C91" w14:textId="77777777" w:rsidR="003F173E" w:rsidRPr="00692F9B" w:rsidRDefault="003F173E" w:rsidP="00390FE9">
            <w:pPr>
              <w:pStyle w:val="TableText"/>
              <w:rPr>
                <w:rFonts w:cs="Arial"/>
                <w:szCs w:val="21"/>
              </w:rPr>
            </w:pPr>
            <w:r>
              <w:rPr>
                <w:rFonts w:cs="Arial"/>
                <w:szCs w:val="21"/>
              </w:rPr>
              <w:t xml:space="preserve">Has </w:t>
            </w:r>
            <w:r w:rsidRPr="00692F9B">
              <w:rPr>
                <w:rFonts w:cs="Arial"/>
                <w:szCs w:val="21"/>
              </w:rPr>
              <w:t>Mobile Client</w:t>
            </w:r>
          </w:p>
        </w:tc>
        <w:tc>
          <w:tcPr>
            <w:tcW w:w="1505" w:type="pct"/>
          </w:tcPr>
          <w:p w14:paraId="7B816529" w14:textId="77777777" w:rsidR="003F173E" w:rsidRPr="00692F9B" w:rsidRDefault="003F173E" w:rsidP="00390FE9">
            <w:pPr>
              <w:pStyle w:val="TableText"/>
              <w:rPr>
                <w:rFonts w:cs="Arial"/>
                <w:szCs w:val="21"/>
              </w:rPr>
            </w:pPr>
            <w:r w:rsidRPr="00692F9B">
              <w:rPr>
                <w:rFonts w:cs="Arial"/>
                <w:szCs w:val="21"/>
              </w:rPr>
              <w:t>Indicates if the resource is using ClickMobile</w:t>
            </w:r>
            <w:r>
              <w:rPr>
                <w:rFonts w:cs="Arial"/>
                <w:szCs w:val="21"/>
              </w:rPr>
              <w:t>. Defaults to No.</w:t>
            </w:r>
          </w:p>
        </w:tc>
        <w:tc>
          <w:tcPr>
            <w:tcW w:w="646" w:type="pct"/>
          </w:tcPr>
          <w:p w14:paraId="2E12C89C" w14:textId="77777777" w:rsidR="003F173E" w:rsidRPr="00692F9B" w:rsidRDefault="003F173E" w:rsidP="00390FE9">
            <w:pPr>
              <w:pStyle w:val="TableText"/>
              <w:rPr>
                <w:rFonts w:cs="Arial"/>
                <w:szCs w:val="21"/>
              </w:rPr>
            </w:pPr>
            <w:r>
              <w:rPr>
                <w:rFonts w:cs="Arial"/>
                <w:szCs w:val="21"/>
              </w:rPr>
              <w:t>Yes/No (</w:t>
            </w:r>
            <w:r w:rsidRPr="00692F9B">
              <w:rPr>
                <w:rFonts w:cs="Arial"/>
                <w:szCs w:val="21"/>
              </w:rPr>
              <w:t>Boolean</w:t>
            </w:r>
            <w:r>
              <w:rPr>
                <w:rFonts w:cs="Arial"/>
                <w:szCs w:val="21"/>
              </w:rPr>
              <w:t>)</w:t>
            </w:r>
          </w:p>
        </w:tc>
        <w:tc>
          <w:tcPr>
            <w:tcW w:w="502" w:type="pct"/>
          </w:tcPr>
          <w:p w14:paraId="21A6E61C" w14:textId="77777777" w:rsidR="003F173E" w:rsidRPr="00692F9B" w:rsidRDefault="003F173E" w:rsidP="00390FE9">
            <w:pPr>
              <w:pStyle w:val="TableText"/>
              <w:rPr>
                <w:rFonts w:cs="Arial"/>
                <w:szCs w:val="21"/>
              </w:rPr>
            </w:pPr>
            <w:r w:rsidRPr="00692F9B">
              <w:rPr>
                <w:rFonts w:cs="Arial"/>
                <w:szCs w:val="21"/>
              </w:rPr>
              <w:t>Editable</w:t>
            </w:r>
          </w:p>
        </w:tc>
        <w:tc>
          <w:tcPr>
            <w:tcW w:w="359" w:type="pct"/>
          </w:tcPr>
          <w:p w14:paraId="1AD6870E" w14:textId="77777777" w:rsidR="003F173E" w:rsidRPr="00692F9B" w:rsidRDefault="003F173E" w:rsidP="00390FE9">
            <w:pPr>
              <w:pStyle w:val="TableText"/>
              <w:rPr>
                <w:rFonts w:cs="Arial"/>
                <w:szCs w:val="21"/>
              </w:rPr>
            </w:pPr>
            <w:r>
              <w:rPr>
                <w:rFonts w:cs="Arial"/>
                <w:szCs w:val="21"/>
              </w:rPr>
              <w:t>CS</w:t>
            </w:r>
          </w:p>
        </w:tc>
        <w:tc>
          <w:tcPr>
            <w:tcW w:w="572" w:type="pct"/>
          </w:tcPr>
          <w:p w14:paraId="3307F77B" w14:textId="77777777" w:rsidR="003F173E" w:rsidRPr="00692F9B" w:rsidRDefault="003F173E" w:rsidP="00390FE9">
            <w:pPr>
              <w:pStyle w:val="TableText"/>
              <w:rPr>
                <w:rFonts w:cs="Arial"/>
                <w:szCs w:val="21"/>
              </w:rPr>
            </w:pPr>
            <w:r w:rsidRPr="00692F9B">
              <w:rPr>
                <w:rFonts w:cs="Arial"/>
                <w:szCs w:val="21"/>
              </w:rPr>
              <w:t>No</w:t>
            </w:r>
          </w:p>
        </w:tc>
      </w:tr>
      <w:tr w:rsidR="003F173E" w:rsidRPr="00692F9B" w14:paraId="5A28C267" w14:textId="77777777" w:rsidTr="00390FE9">
        <w:trPr>
          <w:cantSplit/>
        </w:trPr>
        <w:tc>
          <w:tcPr>
            <w:tcW w:w="705" w:type="pct"/>
          </w:tcPr>
          <w:p w14:paraId="56BE525C" w14:textId="77777777" w:rsidR="003F173E" w:rsidRPr="00692F9B" w:rsidRDefault="003F173E" w:rsidP="00390FE9">
            <w:pPr>
              <w:pStyle w:val="TableText"/>
              <w:rPr>
                <w:rFonts w:cs="Arial"/>
                <w:szCs w:val="21"/>
              </w:rPr>
            </w:pPr>
            <w:r>
              <w:rPr>
                <w:rFonts w:cs="Arial"/>
                <w:szCs w:val="21"/>
              </w:rPr>
              <w:t>LoginName</w:t>
            </w:r>
          </w:p>
        </w:tc>
        <w:tc>
          <w:tcPr>
            <w:tcW w:w="711" w:type="pct"/>
          </w:tcPr>
          <w:p w14:paraId="5E6A67CA" w14:textId="77777777" w:rsidR="003F173E" w:rsidRPr="00692F9B" w:rsidRDefault="003F173E" w:rsidP="00390FE9">
            <w:pPr>
              <w:pStyle w:val="TableText"/>
              <w:rPr>
                <w:rFonts w:cs="Arial"/>
                <w:szCs w:val="21"/>
              </w:rPr>
            </w:pPr>
            <w:r>
              <w:rPr>
                <w:rFonts w:cs="Arial"/>
                <w:szCs w:val="21"/>
              </w:rPr>
              <w:t>Mobile Login</w:t>
            </w:r>
          </w:p>
        </w:tc>
        <w:tc>
          <w:tcPr>
            <w:tcW w:w="1505" w:type="pct"/>
          </w:tcPr>
          <w:p w14:paraId="331C9E74" w14:textId="77777777" w:rsidR="003F173E" w:rsidRDefault="003F173E" w:rsidP="00390FE9">
            <w:pPr>
              <w:pStyle w:val="TableText"/>
              <w:rPr>
                <w:rFonts w:cs="Arial"/>
                <w:szCs w:val="21"/>
              </w:rPr>
            </w:pPr>
            <w:r>
              <w:rPr>
                <w:rFonts w:cs="Arial"/>
                <w:szCs w:val="21"/>
              </w:rPr>
              <w:t>Specifies the username associated to the CM Touch login</w:t>
            </w:r>
          </w:p>
        </w:tc>
        <w:tc>
          <w:tcPr>
            <w:tcW w:w="646" w:type="pct"/>
          </w:tcPr>
          <w:p w14:paraId="6BF79B75" w14:textId="77777777" w:rsidR="003F173E" w:rsidRDefault="003F173E" w:rsidP="00390FE9">
            <w:pPr>
              <w:pStyle w:val="TableText"/>
              <w:rPr>
                <w:rFonts w:cs="Arial"/>
                <w:szCs w:val="21"/>
              </w:rPr>
            </w:pPr>
            <w:r>
              <w:rPr>
                <w:rFonts w:cs="Arial"/>
                <w:szCs w:val="21"/>
              </w:rPr>
              <w:t>String (128)</w:t>
            </w:r>
          </w:p>
        </w:tc>
        <w:tc>
          <w:tcPr>
            <w:tcW w:w="502" w:type="pct"/>
          </w:tcPr>
          <w:p w14:paraId="1513D71C" w14:textId="77777777" w:rsidR="003F173E" w:rsidRPr="00692F9B" w:rsidRDefault="003F173E" w:rsidP="00390FE9">
            <w:pPr>
              <w:pStyle w:val="TableText"/>
              <w:rPr>
                <w:rFonts w:cs="Arial"/>
                <w:szCs w:val="21"/>
              </w:rPr>
            </w:pPr>
            <w:r>
              <w:rPr>
                <w:rFonts w:cs="Arial"/>
                <w:szCs w:val="21"/>
              </w:rPr>
              <w:t>Editable when MobileClient is Yes</w:t>
            </w:r>
          </w:p>
        </w:tc>
        <w:tc>
          <w:tcPr>
            <w:tcW w:w="359" w:type="pct"/>
          </w:tcPr>
          <w:p w14:paraId="35300D89" w14:textId="77777777" w:rsidR="003F173E" w:rsidRPr="00692F9B" w:rsidRDefault="003F173E" w:rsidP="00390FE9">
            <w:pPr>
              <w:pStyle w:val="TableText"/>
              <w:rPr>
                <w:rFonts w:cs="Arial"/>
                <w:szCs w:val="21"/>
              </w:rPr>
            </w:pPr>
            <w:r>
              <w:rPr>
                <w:rFonts w:cs="Arial"/>
                <w:szCs w:val="21"/>
              </w:rPr>
              <w:t>CS</w:t>
            </w:r>
          </w:p>
        </w:tc>
        <w:tc>
          <w:tcPr>
            <w:tcW w:w="572" w:type="pct"/>
          </w:tcPr>
          <w:p w14:paraId="0F841BBC" w14:textId="77777777" w:rsidR="003F173E" w:rsidRDefault="003F173E" w:rsidP="00390FE9">
            <w:pPr>
              <w:pStyle w:val="TableText"/>
              <w:rPr>
                <w:rFonts w:cs="Arial"/>
                <w:szCs w:val="21"/>
              </w:rPr>
            </w:pPr>
            <w:r>
              <w:rPr>
                <w:rFonts w:cs="Arial"/>
                <w:szCs w:val="21"/>
              </w:rPr>
              <w:t>When MobileClient is Yes</w:t>
            </w:r>
          </w:p>
        </w:tc>
      </w:tr>
      <w:tr w:rsidR="003F173E" w:rsidRPr="00692F9B" w14:paraId="2100EDFB" w14:textId="77777777" w:rsidTr="00390FE9">
        <w:trPr>
          <w:cantSplit/>
        </w:trPr>
        <w:tc>
          <w:tcPr>
            <w:tcW w:w="705" w:type="pct"/>
          </w:tcPr>
          <w:p w14:paraId="68B6D1B7" w14:textId="77777777" w:rsidR="003F173E" w:rsidRPr="00692F9B" w:rsidRDefault="003F173E" w:rsidP="00390FE9">
            <w:pPr>
              <w:pStyle w:val="TableText"/>
              <w:rPr>
                <w:rFonts w:cs="Arial"/>
                <w:szCs w:val="21"/>
              </w:rPr>
            </w:pPr>
            <w:r w:rsidRPr="00692F9B">
              <w:rPr>
                <w:rFonts w:cs="Arial"/>
                <w:szCs w:val="21"/>
              </w:rPr>
              <w:t>MobileWebClientSet</w:t>
            </w:r>
            <w:r>
              <w:rPr>
                <w:rFonts w:cs="Arial"/>
                <w:szCs w:val="21"/>
              </w:rPr>
              <w:t>t</w:t>
            </w:r>
            <w:r w:rsidRPr="00692F9B">
              <w:rPr>
                <w:rFonts w:cs="Arial"/>
                <w:szCs w:val="21"/>
              </w:rPr>
              <w:t>ings</w:t>
            </w:r>
          </w:p>
        </w:tc>
        <w:tc>
          <w:tcPr>
            <w:tcW w:w="711" w:type="pct"/>
          </w:tcPr>
          <w:p w14:paraId="489853B0" w14:textId="77777777" w:rsidR="003F173E" w:rsidRPr="00692F9B" w:rsidRDefault="003F173E" w:rsidP="00390FE9">
            <w:pPr>
              <w:pStyle w:val="TableText"/>
              <w:rPr>
                <w:rFonts w:cs="Arial"/>
                <w:szCs w:val="21"/>
              </w:rPr>
            </w:pPr>
            <w:r w:rsidRPr="00692F9B">
              <w:rPr>
                <w:rFonts w:cs="Arial"/>
                <w:szCs w:val="21"/>
              </w:rPr>
              <w:t xml:space="preserve">Mobile </w:t>
            </w:r>
            <w:r>
              <w:rPr>
                <w:rFonts w:cs="Arial"/>
                <w:szCs w:val="21"/>
              </w:rPr>
              <w:t>Template</w:t>
            </w:r>
          </w:p>
        </w:tc>
        <w:tc>
          <w:tcPr>
            <w:tcW w:w="1505" w:type="pct"/>
          </w:tcPr>
          <w:p w14:paraId="16CF6A98" w14:textId="77777777" w:rsidR="003F173E" w:rsidRPr="00692F9B" w:rsidRDefault="003F173E" w:rsidP="00390FE9">
            <w:pPr>
              <w:pStyle w:val="TableText"/>
              <w:rPr>
                <w:rFonts w:cs="Arial"/>
                <w:szCs w:val="21"/>
              </w:rPr>
            </w:pPr>
            <w:r>
              <w:rPr>
                <w:rFonts w:cs="Arial"/>
                <w:szCs w:val="21"/>
              </w:rPr>
              <w:t>Mobile s</w:t>
            </w:r>
            <w:r w:rsidRPr="00692F9B">
              <w:rPr>
                <w:rFonts w:cs="Arial"/>
                <w:szCs w:val="21"/>
              </w:rPr>
              <w:t>ettings te</w:t>
            </w:r>
            <w:r>
              <w:rPr>
                <w:rFonts w:cs="Arial"/>
                <w:szCs w:val="21"/>
              </w:rPr>
              <w:t>mplate name. This needs to be set to a valid selection when the MobileClient property is set true otherwise an error will occur during dispatch to this resource.</w:t>
            </w:r>
          </w:p>
        </w:tc>
        <w:tc>
          <w:tcPr>
            <w:tcW w:w="646" w:type="pct"/>
          </w:tcPr>
          <w:p w14:paraId="2E391306" w14:textId="77777777" w:rsidR="003F173E" w:rsidRPr="00692F9B" w:rsidRDefault="003F173E" w:rsidP="00390FE9">
            <w:pPr>
              <w:pStyle w:val="TableText"/>
              <w:rPr>
                <w:rFonts w:cs="Arial"/>
                <w:szCs w:val="21"/>
              </w:rPr>
            </w:pPr>
            <w:r>
              <w:rPr>
                <w:rFonts w:cs="Arial"/>
                <w:szCs w:val="21"/>
              </w:rPr>
              <w:t>Reference to UserSettings</w:t>
            </w:r>
          </w:p>
        </w:tc>
        <w:tc>
          <w:tcPr>
            <w:tcW w:w="502" w:type="pct"/>
          </w:tcPr>
          <w:p w14:paraId="5E9BA3CC" w14:textId="77777777" w:rsidR="003F173E" w:rsidRPr="00692F9B" w:rsidRDefault="003F173E" w:rsidP="00390FE9">
            <w:pPr>
              <w:pStyle w:val="TableText"/>
              <w:rPr>
                <w:rFonts w:cs="Arial"/>
                <w:szCs w:val="21"/>
              </w:rPr>
            </w:pPr>
            <w:r>
              <w:rPr>
                <w:rFonts w:cs="Arial"/>
                <w:szCs w:val="21"/>
              </w:rPr>
              <w:t>Editable when MobileClient is Yes</w:t>
            </w:r>
          </w:p>
        </w:tc>
        <w:tc>
          <w:tcPr>
            <w:tcW w:w="359" w:type="pct"/>
          </w:tcPr>
          <w:p w14:paraId="13E7A20D" w14:textId="77777777" w:rsidR="003F173E" w:rsidRPr="00692F9B" w:rsidRDefault="003F173E" w:rsidP="00390FE9">
            <w:pPr>
              <w:pStyle w:val="TableText"/>
              <w:rPr>
                <w:rFonts w:cs="Arial"/>
                <w:szCs w:val="21"/>
              </w:rPr>
            </w:pPr>
            <w:r w:rsidRPr="00692F9B">
              <w:rPr>
                <w:rFonts w:cs="Arial"/>
                <w:szCs w:val="21"/>
              </w:rPr>
              <w:t>CS</w:t>
            </w:r>
          </w:p>
        </w:tc>
        <w:tc>
          <w:tcPr>
            <w:tcW w:w="572" w:type="pct"/>
          </w:tcPr>
          <w:p w14:paraId="38409780" w14:textId="77777777" w:rsidR="003F173E" w:rsidRPr="00692F9B" w:rsidRDefault="003F173E" w:rsidP="00390FE9">
            <w:pPr>
              <w:pStyle w:val="TableText"/>
              <w:rPr>
                <w:rFonts w:cs="Arial"/>
                <w:szCs w:val="21"/>
              </w:rPr>
            </w:pPr>
            <w:r>
              <w:rPr>
                <w:rFonts w:cs="Arial"/>
                <w:szCs w:val="21"/>
              </w:rPr>
              <w:t>When MobileClient is Yes</w:t>
            </w:r>
          </w:p>
        </w:tc>
      </w:tr>
      <w:tr w:rsidR="003F173E" w:rsidRPr="00692F9B" w14:paraId="087DEDA3" w14:textId="77777777" w:rsidTr="00390FE9">
        <w:trPr>
          <w:cantSplit/>
        </w:trPr>
        <w:tc>
          <w:tcPr>
            <w:tcW w:w="705" w:type="pct"/>
          </w:tcPr>
          <w:p w14:paraId="3BB67FEA" w14:textId="77777777" w:rsidR="003F173E" w:rsidRPr="00692F9B" w:rsidRDefault="003F173E" w:rsidP="00390FE9">
            <w:pPr>
              <w:pStyle w:val="TableText"/>
              <w:rPr>
                <w:rFonts w:cs="Arial"/>
                <w:szCs w:val="21"/>
              </w:rPr>
            </w:pPr>
            <w:r>
              <w:rPr>
                <w:rFonts w:cs="Arial"/>
                <w:szCs w:val="21"/>
              </w:rPr>
              <w:lastRenderedPageBreak/>
              <w:t>MaxTimeFromHB</w:t>
            </w:r>
          </w:p>
        </w:tc>
        <w:tc>
          <w:tcPr>
            <w:tcW w:w="711" w:type="pct"/>
          </w:tcPr>
          <w:p w14:paraId="635603A8" w14:textId="77777777" w:rsidR="003F173E" w:rsidRPr="00692F9B" w:rsidRDefault="003F173E" w:rsidP="00390FE9">
            <w:pPr>
              <w:pStyle w:val="TableText"/>
              <w:rPr>
                <w:rFonts w:cs="Arial"/>
                <w:szCs w:val="21"/>
              </w:rPr>
            </w:pPr>
            <w:r>
              <w:rPr>
                <w:rFonts w:cs="Arial"/>
                <w:szCs w:val="21"/>
              </w:rPr>
              <w:t>Maximum Travel Time From HB</w:t>
            </w:r>
          </w:p>
        </w:tc>
        <w:tc>
          <w:tcPr>
            <w:tcW w:w="1505" w:type="pct"/>
          </w:tcPr>
          <w:p w14:paraId="75D72117" w14:textId="77777777" w:rsidR="003F173E" w:rsidRPr="00692F9B" w:rsidRDefault="003F173E" w:rsidP="00390FE9">
            <w:pPr>
              <w:pStyle w:val="TableText"/>
              <w:rPr>
                <w:rFonts w:cs="Arial"/>
                <w:szCs w:val="21"/>
              </w:rPr>
            </w:pPr>
            <w:r>
              <w:rPr>
                <w:rFonts w:cs="Arial"/>
                <w:szCs w:val="21"/>
              </w:rPr>
              <w:t>The maximum time that the resource can travel between their home base and a task. Use of this parameter ensures that regional level automatic scheduling does not result in unnecessarily large amounts of travel.</w:t>
            </w:r>
          </w:p>
        </w:tc>
        <w:tc>
          <w:tcPr>
            <w:tcW w:w="646" w:type="pct"/>
          </w:tcPr>
          <w:p w14:paraId="591D601F" w14:textId="77777777" w:rsidR="003F173E" w:rsidRPr="00692F9B" w:rsidRDefault="003F173E" w:rsidP="00390FE9">
            <w:pPr>
              <w:pStyle w:val="TableText"/>
              <w:rPr>
                <w:rFonts w:cs="Arial"/>
                <w:szCs w:val="21"/>
              </w:rPr>
            </w:pPr>
            <w:r>
              <w:rPr>
                <w:rFonts w:cs="Arial"/>
                <w:szCs w:val="21"/>
              </w:rPr>
              <w:t>Duration</w:t>
            </w:r>
          </w:p>
        </w:tc>
        <w:tc>
          <w:tcPr>
            <w:tcW w:w="502" w:type="pct"/>
          </w:tcPr>
          <w:p w14:paraId="56FD6D56" w14:textId="77777777" w:rsidR="003F173E" w:rsidRPr="00692F9B" w:rsidRDefault="003F173E" w:rsidP="00390FE9">
            <w:pPr>
              <w:pStyle w:val="TableText"/>
              <w:rPr>
                <w:rFonts w:cs="Arial"/>
                <w:szCs w:val="21"/>
              </w:rPr>
            </w:pPr>
            <w:r w:rsidRPr="00692F9B">
              <w:rPr>
                <w:rFonts w:cs="Arial"/>
                <w:szCs w:val="21"/>
              </w:rPr>
              <w:t>Editable</w:t>
            </w:r>
          </w:p>
        </w:tc>
        <w:tc>
          <w:tcPr>
            <w:tcW w:w="359" w:type="pct"/>
          </w:tcPr>
          <w:p w14:paraId="5358618B" w14:textId="77777777" w:rsidR="003F173E" w:rsidRPr="00692F9B" w:rsidRDefault="003F173E" w:rsidP="00390FE9">
            <w:pPr>
              <w:pStyle w:val="TableText"/>
              <w:rPr>
                <w:rFonts w:cs="Arial"/>
                <w:szCs w:val="21"/>
              </w:rPr>
            </w:pPr>
            <w:r>
              <w:rPr>
                <w:rFonts w:cs="Arial"/>
                <w:szCs w:val="21"/>
              </w:rPr>
              <w:t>CS</w:t>
            </w:r>
          </w:p>
        </w:tc>
        <w:tc>
          <w:tcPr>
            <w:tcW w:w="572" w:type="pct"/>
          </w:tcPr>
          <w:p w14:paraId="00A30185" w14:textId="77777777" w:rsidR="003F173E" w:rsidRPr="00692F9B" w:rsidRDefault="003F173E" w:rsidP="00390FE9">
            <w:pPr>
              <w:pStyle w:val="TableText"/>
              <w:rPr>
                <w:rFonts w:cs="Arial"/>
                <w:szCs w:val="21"/>
              </w:rPr>
            </w:pPr>
            <w:r>
              <w:rPr>
                <w:rFonts w:cs="Arial"/>
                <w:szCs w:val="21"/>
              </w:rPr>
              <w:t>No</w:t>
            </w:r>
          </w:p>
        </w:tc>
      </w:tr>
      <w:tr w:rsidR="003F173E" w:rsidRPr="00692F9B" w14:paraId="7155CBCC" w14:textId="77777777" w:rsidTr="00390FE9">
        <w:trPr>
          <w:cantSplit/>
        </w:trPr>
        <w:tc>
          <w:tcPr>
            <w:tcW w:w="5000" w:type="pct"/>
            <w:gridSpan w:val="7"/>
          </w:tcPr>
          <w:p w14:paraId="62124108" w14:textId="77777777" w:rsidR="003F173E" w:rsidRPr="00692F9B" w:rsidRDefault="003F173E" w:rsidP="00390FE9">
            <w:pPr>
              <w:pStyle w:val="TableText"/>
              <w:keepNext/>
              <w:rPr>
                <w:rFonts w:cs="Arial"/>
                <w:szCs w:val="21"/>
              </w:rPr>
            </w:pPr>
            <w:r w:rsidRPr="00692F9B">
              <w:rPr>
                <w:rFonts w:cs="Arial"/>
                <w:b/>
                <w:bCs/>
                <w:szCs w:val="21"/>
              </w:rPr>
              <w:t>Location</w:t>
            </w:r>
          </w:p>
        </w:tc>
      </w:tr>
      <w:tr w:rsidR="003F173E" w:rsidRPr="00692F9B" w14:paraId="42153F46" w14:textId="77777777" w:rsidTr="00390FE9">
        <w:trPr>
          <w:cantSplit/>
        </w:trPr>
        <w:tc>
          <w:tcPr>
            <w:tcW w:w="705" w:type="pct"/>
          </w:tcPr>
          <w:p w14:paraId="03784B52" w14:textId="77777777" w:rsidR="003F173E" w:rsidRPr="00692F9B" w:rsidRDefault="003F173E" w:rsidP="00390FE9">
            <w:pPr>
              <w:pStyle w:val="TableText"/>
              <w:rPr>
                <w:rFonts w:cs="Arial"/>
                <w:szCs w:val="21"/>
              </w:rPr>
            </w:pPr>
            <w:r w:rsidRPr="00692F9B">
              <w:rPr>
                <w:rFonts w:cs="Arial"/>
                <w:szCs w:val="21"/>
              </w:rPr>
              <w:t>Region</w:t>
            </w:r>
          </w:p>
        </w:tc>
        <w:tc>
          <w:tcPr>
            <w:tcW w:w="711" w:type="pct"/>
          </w:tcPr>
          <w:p w14:paraId="38EE4628" w14:textId="77777777" w:rsidR="003F173E" w:rsidRPr="00692F9B" w:rsidRDefault="003F173E" w:rsidP="00390FE9">
            <w:pPr>
              <w:pStyle w:val="TableText"/>
              <w:rPr>
                <w:rFonts w:cs="Arial"/>
                <w:szCs w:val="21"/>
              </w:rPr>
            </w:pPr>
            <w:r>
              <w:rPr>
                <w:rFonts w:cs="Arial"/>
                <w:szCs w:val="21"/>
              </w:rPr>
              <w:t>Country (Region)</w:t>
            </w:r>
          </w:p>
        </w:tc>
        <w:tc>
          <w:tcPr>
            <w:tcW w:w="1505" w:type="pct"/>
          </w:tcPr>
          <w:p w14:paraId="28063D4E" w14:textId="77777777" w:rsidR="003F173E" w:rsidRPr="00692F9B" w:rsidRDefault="003F173E" w:rsidP="00390FE9">
            <w:pPr>
              <w:pStyle w:val="TableText"/>
              <w:rPr>
                <w:rFonts w:cs="Arial"/>
                <w:color w:val="FF0000"/>
                <w:szCs w:val="21"/>
              </w:rPr>
            </w:pPr>
            <w:r w:rsidRPr="00692F9B">
              <w:rPr>
                <w:szCs w:val="21"/>
              </w:rPr>
              <w:t xml:space="preserve">The highest level in the </w:t>
            </w:r>
            <w:r>
              <w:rPr>
                <w:szCs w:val="21"/>
              </w:rPr>
              <w:t xml:space="preserve">organizational </w:t>
            </w:r>
            <w:r w:rsidRPr="00692F9B">
              <w:rPr>
                <w:szCs w:val="21"/>
              </w:rPr>
              <w:t>hierarchy</w:t>
            </w:r>
            <w:r>
              <w:rPr>
                <w:szCs w:val="21"/>
              </w:rPr>
              <w:t>.</w:t>
            </w:r>
          </w:p>
        </w:tc>
        <w:tc>
          <w:tcPr>
            <w:tcW w:w="646" w:type="pct"/>
          </w:tcPr>
          <w:p w14:paraId="126AABD6" w14:textId="77777777" w:rsidR="003F173E" w:rsidRPr="00692F9B" w:rsidRDefault="003F173E" w:rsidP="00390FE9">
            <w:pPr>
              <w:pStyle w:val="TableText"/>
              <w:rPr>
                <w:rFonts w:cs="Arial"/>
                <w:szCs w:val="21"/>
              </w:rPr>
            </w:pPr>
            <w:r w:rsidRPr="00692F9B">
              <w:rPr>
                <w:rFonts w:cs="Arial"/>
                <w:szCs w:val="21"/>
              </w:rPr>
              <w:t xml:space="preserve">Dictionary </w:t>
            </w:r>
            <w:r>
              <w:rPr>
                <w:rFonts w:cs="Arial"/>
                <w:szCs w:val="21"/>
              </w:rPr>
              <w:t>(Region)</w:t>
            </w:r>
          </w:p>
        </w:tc>
        <w:tc>
          <w:tcPr>
            <w:tcW w:w="502" w:type="pct"/>
          </w:tcPr>
          <w:p w14:paraId="214EE3B2" w14:textId="77777777" w:rsidR="003F173E" w:rsidRPr="00692F9B" w:rsidRDefault="003F173E" w:rsidP="00390FE9">
            <w:pPr>
              <w:pStyle w:val="TableText"/>
              <w:rPr>
                <w:rFonts w:cs="Arial"/>
                <w:szCs w:val="21"/>
              </w:rPr>
            </w:pPr>
            <w:r w:rsidRPr="00692F9B">
              <w:rPr>
                <w:rFonts w:cs="Arial"/>
                <w:szCs w:val="21"/>
              </w:rPr>
              <w:t>Non-Editable</w:t>
            </w:r>
          </w:p>
        </w:tc>
        <w:tc>
          <w:tcPr>
            <w:tcW w:w="359" w:type="pct"/>
          </w:tcPr>
          <w:p w14:paraId="6A81EAEB" w14:textId="77777777" w:rsidR="003F173E" w:rsidRPr="00692F9B" w:rsidRDefault="003F173E" w:rsidP="00390FE9">
            <w:pPr>
              <w:pStyle w:val="TableText"/>
              <w:rPr>
                <w:rFonts w:cs="Arial"/>
                <w:szCs w:val="21"/>
              </w:rPr>
            </w:pPr>
            <w:r>
              <w:rPr>
                <w:rFonts w:cs="Arial"/>
                <w:szCs w:val="21"/>
              </w:rPr>
              <w:t>GEHC</w:t>
            </w:r>
          </w:p>
        </w:tc>
        <w:tc>
          <w:tcPr>
            <w:tcW w:w="572" w:type="pct"/>
          </w:tcPr>
          <w:p w14:paraId="151E2F9C" w14:textId="77777777" w:rsidR="003F173E" w:rsidRPr="00692F9B" w:rsidRDefault="003F173E" w:rsidP="00390FE9">
            <w:pPr>
              <w:pStyle w:val="TableText"/>
              <w:rPr>
                <w:rFonts w:cs="Arial"/>
                <w:szCs w:val="21"/>
              </w:rPr>
            </w:pPr>
            <w:r w:rsidRPr="00692F9B">
              <w:rPr>
                <w:rFonts w:cs="Arial"/>
                <w:szCs w:val="21"/>
              </w:rPr>
              <w:t>Yes</w:t>
            </w:r>
          </w:p>
        </w:tc>
      </w:tr>
      <w:tr w:rsidR="003F173E" w:rsidRPr="00692F9B" w14:paraId="316F7E3A" w14:textId="77777777" w:rsidTr="00390FE9">
        <w:trPr>
          <w:cantSplit/>
        </w:trPr>
        <w:tc>
          <w:tcPr>
            <w:tcW w:w="705" w:type="pct"/>
          </w:tcPr>
          <w:p w14:paraId="442944D5" w14:textId="77777777" w:rsidR="003F173E" w:rsidRPr="00692F9B" w:rsidRDefault="003F173E" w:rsidP="00390FE9">
            <w:pPr>
              <w:pStyle w:val="TableText"/>
              <w:rPr>
                <w:rFonts w:cs="Arial"/>
                <w:szCs w:val="21"/>
              </w:rPr>
            </w:pPr>
            <w:r w:rsidRPr="00692F9B">
              <w:rPr>
                <w:rFonts w:cs="Arial"/>
                <w:szCs w:val="21"/>
              </w:rPr>
              <w:t>District</w:t>
            </w:r>
          </w:p>
        </w:tc>
        <w:tc>
          <w:tcPr>
            <w:tcW w:w="711" w:type="pct"/>
          </w:tcPr>
          <w:p w14:paraId="7E428880" w14:textId="77777777" w:rsidR="003F173E" w:rsidRPr="00692F9B" w:rsidRDefault="003F173E" w:rsidP="00390FE9">
            <w:pPr>
              <w:pStyle w:val="TableText"/>
              <w:rPr>
                <w:rFonts w:cs="Arial"/>
                <w:szCs w:val="21"/>
              </w:rPr>
            </w:pPr>
            <w:r>
              <w:rPr>
                <w:rFonts w:cs="Arial"/>
                <w:szCs w:val="21"/>
              </w:rPr>
              <w:t>Zone (District)</w:t>
            </w:r>
          </w:p>
        </w:tc>
        <w:tc>
          <w:tcPr>
            <w:tcW w:w="1505" w:type="pct"/>
          </w:tcPr>
          <w:p w14:paraId="597B90A2" w14:textId="77777777" w:rsidR="003F173E" w:rsidRPr="00692F9B" w:rsidRDefault="003F173E" w:rsidP="00390FE9">
            <w:pPr>
              <w:pStyle w:val="TableText"/>
              <w:rPr>
                <w:rFonts w:cs="Arial"/>
                <w:color w:val="FF0000"/>
                <w:szCs w:val="21"/>
              </w:rPr>
            </w:pPr>
            <w:r w:rsidRPr="00692F9B">
              <w:rPr>
                <w:szCs w:val="21"/>
              </w:rPr>
              <w:t xml:space="preserve">The second level in the </w:t>
            </w:r>
            <w:r>
              <w:rPr>
                <w:szCs w:val="21"/>
              </w:rPr>
              <w:t xml:space="preserve">organizational </w:t>
            </w:r>
            <w:r w:rsidRPr="00692F9B">
              <w:rPr>
                <w:szCs w:val="21"/>
              </w:rPr>
              <w:t>hierarchy</w:t>
            </w:r>
            <w:r>
              <w:rPr>
                <w:szCs w:val="21"/>
              </w:rPr>
              <w:t>.</w:t>
            </w:r>
          </w:p>
        </w:tc>
        <w:tc>
          <w:tcPr>
            <w:tcW w:w="646" w:type="pct"/>
          </w:tcPr>
          <w:p w14:paraId="74687389" w14:textId="77777777" w:rsidR="003F173E" w:rsidRPr="00692F9B" w:rsidRDefault="003F173E" w:rsidP="00390FE9">
            <w:pPr>
              <w:pStyle w:val="TableText"/>
              <w:rPr>
                <w:rFonts w:cs="Arial"/>
                <w:szCs w:val="21"/>
              </w:rPr>
            </w:pPr>
            <w:r w:rsidRPr="00692F9B">
              <w:rPr>
                <w:rFonts w:cs="Arial"/>
                <w:szCs w:val="21"/>
              </w:rPr>
              <w:t xml:space="preserve">Dictionary </w:t>
            </w:r>
            <w:r>
              <w:rPr>
                <w:rFonts w:cs="Arial"/>
                <w:szCs w:val="21"/>
              </w:rPr>
              <w:t>(District)</w:t>
            </w:r>
          </w:p>
        </w:tc>
        <w:tc>
          <w:tcPr>
            <w:tcW w:w="502" w:type="pct"/>
          </w:tcPr>
          <w:p w14:paraId="6625430E" w14:textId="77777777" w:rsidR="003F173E" w:rsidRPr="00692F9B" w:rsidRDefault="003F173E" w:rsidP="00390FE9">
            <w:pPr>
              <w:pStyle w:val="TableText"/>
              <w:rPr>
                <w:rFonts w:cs="Arial"/>
                <w:szCs w:val="21"/>
              </w:rPr>
            </w:pPr>
            <w:r w:rsidRPr="00692F9B">
              <w:rPr>
                <w:rFonts w:cs="Arial"/>
                <w:szCs w:val="21"/>
              </w:rPr>
              <w:t>Non-Editable</w:t>
            </w:r>
          </w:p>
        </w:tc>
        <w:tc>
          <w:tcPr>
            <w:tcW w:w="359" w:type="pct"/>
          </w:tcPr>
          <w:p w14:paraId="3E8A6CB1" w14:textId="77777777" w:rsidR="003F173E" w:rsidRPr="00692F9B" w:rsidRDefault="003F173E" w:rsidP="00390FE9">
            <w:pPr>
              <w:pStyle w:val="TableText"/>
              <w:rPr>
                <w:rFonts w:cs="Arial"/>
                <w:szCs w:val="21"/>
              </w:rPr>
            </w:pPr>
            <w:r>
              <w:rPr>
                <w:rFonts w:cs="Arial"/>
                <w:szCs w:val="21"/>
              </w:rPr>
              <w:t>GEHC</w:t>
            </w:r>
          </w:p>
        </w:tc>
        <w:tc>
          <w:tcPr>
            <w:tcW w:w="572" w:type="pct"/>
          </w:tcPr>
          <w:p w14:paraId="5F789EC3" w14:textId="77777777" w:rsidR="003F173E" w:rsidRPr="00692F9B" w:rsidRDefault="003F173E" w:rsidP="00390FE9">
            <w:pPr>
              <w:pStyle w:val="TableText"/>
              <w:rPr>
                <w:rFonts w:cs="Arial"/>
                <w:szCs w:val="21"/>
              </w:rPr>
            </w:pPr>
            <w:r w:rsidRPr="00692F9B">
              <w:rPr>
                <w:rFonts w:cs="Arial"/>
                <w:szCs w:val="21"/>
              </w:rPr>
              <w:t>Yes</w:t>
            </w:r>
          </w:p>
        </w:tc>
      </w:tr>
      <w:tr w:rsidR="003F173E" w:rsidRPr="00692F9B" w14:paraId="15E3A0FE" w14:textId="77777777" w:rsidTr="00390FE9">
        <w:trPr>
          <w:cantSplit/>
        </w:trPr>
        <w:tc>
          <w:tcPr>
            <w:tcW w:w="705" w:type="pct"/>
            <w:tcBorders>
              <w:top w:val="single" w:sz="6" w:space="0" w:color="000000"/>
              <w:bottom w:val="single" w:sz="6" w:space="0" w:color="000000"/>
            </w:tcBorders>
          </w:tcPr>
          <w:p w14:paraId="1D4A3351" w14:textId="77777777" w:rsidR="003F173E" w:rsidRPr="00692F9B" w:rsidRDefault="003F173E" w:rsidP="00390FE9">
            <w:pPr>
              <w:pStyle w:val="TableText"/>
              <w:rPr>
                <w:rFonts w:cs="Arial"/>
                <w:szCs w:val="21"/>
              </w:rPr>
            </w:pPr>
            <w:r w:rsidRPr="00692F9B">
              <w:rPr>
                <w:rFonts w:cs="Arial"/>
                <w:szCs w:val="21"/>
              </w:rPr>
              <w:t>Street</w:t>
            </w:r>
            <w:r w:rsidRPr="00AA19EF">
              <w:rPr>
                <w:rFonts w:cs="Arial"/>
                <w:szCs w:val="21"/>
                <w:vertAlign w:val="superscript"/>
              </w:rPr>
              <w:fldChar w:fldCharType="begin"/>
            </w:r>
            <w:r w:rsidRPr="00AA19EF">
              <w:rPr>
                <w:rFonts w:cs="Arial"/>
                <w:szCs w:val="21"/>
                <w:vertAlign w:val="superscript"/>
              </w:rPr>
              <w:instrText xml:space="preserve"> NOTEREF _Ref361840669 \h </w:instrText>
            </w:r>
            <w:r>
              <w:rPr>
                <w:rFonts w:cs="Arial"/>
                <w:szCs w:val="21"/>
                <w:vertAlign w:val="superscript"/>
              </w:rPr>
              <w:instrText xml:space="preserve"> \* MERGEFORMAT </w:instrText>
            </w:r>
            <w:r w:rsidRPr="00AA19EF">
              <w:rPr>
                <w:rFonts w:cs="Arial"/>
                <w:szCs w:val="21"/>
                <w:vertAlign w:val="superscript"/>
              </w:rPr>
            </w:r>
            <w:r w:rsidRPr="00AA19EF">
              <w:rPr>
                <w:rFonts w:cs="Arial"/>
                <w:szCs w:val="21"/>
                <w:vertAlign w:val="superscript"/>
              </w:rPr>
              <w:fldChar w:fldCharType="separate"/>
            </w:r>
            <w:r>
              <w:rPr>
                <w:rFonts w:cs="Arial"/>
                <w:szCs w:val="21"/>
                <w:vertAlign w:val="superscript"/>
              </w:rPr>
              <w:t>1</w:t>
            </w:r>
            <w:r w:rsidRPr="00AA19EF">
              <w:rPr>
                <w:rFonts w:cs="Arial"/>
                <w:szCs w:val="21"/>
                <w:vertAlign w:val="superscript"/>
              </w:rPr>
              <w:fldChar w:fldCharType="end"/>
            </w:r>
          </w:p>
        </w:tc>
        <w:tc>
          <w:tcPr>
            <w:tcW w:w="711" w:type="pct"/>
          </w:tcPr>
          <w:p w14:paraId="429F5F66" w14:textId="77777777" w:rsidR="003F173E" w:rsidRPr="00692F9B" w:rsidRDefault="003F173E" w:rsidP="00390FE9">
            <w:pPr>
              <w:pStyle w:val="TableText"/>
              <w:rPr>
                <w:rFonts w:cs="Arial"/>
                <w:szCs w:val="21"/>
              </w:rPr>
            </w:pPr>
            <w:r w:rsidRPr="00692F9B">
              <w:rPr>
                <w:rFonts w:cs="Arial"/>
                <w:szCs w:val="21"/>
              </w:rPr>
              <w:t>Street</w:t>
            </w:r>
          </w:p>
        </w:tc>
        <w:tc>
          <w:tcPr>
            <w:tcW w:w="1505" w:type="pct"/>
            <w:vMerge w:val="restart"/>
            <w:vAlign w:val="center"/>
          </w:tcPr>
          <w:p w14:paraId="771BB600" w14:textId="77777777" w:rsidR="003F173E" w:rsidRPr="00692F9B" w:rsidRDefault="003F173E" w:rsidP="00390FE9">
            <w:pPr>
              <w:pStyle w:val="TableText"/>
              <w:rPr>
                <w:rFonts w:cs="Arial"/>
                <w:szCs w:val="21"/>
              </w:rPr>
            </w:pPr>
            <w:r>
              <w:rPr>
                <w:rFonts w:cs="Arial"/>
                <w:szCs w:val="21"/>
              </w:rPr>
              <w:t>The r</w:t>
            </w:r>
            <w:r w:rsidRPr="00692F9B">
              <w:rPr>
                <w:rFonts w:cs="Arial"/>
                <w:szCs w:val="21"/>
              </w:rPr>
              <w:t>esource's home base address</w:t>
            </w:r>
            <w:r>
              <w:rPr>
                <w:rFonts w:cs="Arial"/>
                <w:szCs w:val="21"/>
              </w:rPr>
              <w:t>,</w:t>
            </w:r>
            <w:r w:rsidRPr="00692F9B">
              <w:rPr>
                <w:rFonts w:cs="Arial"/>
                <w:szCs w:val="21"/>
              </w:rPr>
              <w:t xml:space="preserve"> i.e. the location of where the </w:t>
            </w:r>
            <w:r>
              <w:rPr>
                <w:rFonts w:cs="Arial"/>
                <w:szCs w:val="21"/>
              </w:rPr>
              <w:t>resource normally starts and</w:t>
            </w:r>
            <w:r w:rsidRPr="00692F9B">
              <w:rPr>
                <w:rFonts w:cs="Arial"/>
                <w:szCs w:val="21"/>
              </w:rPr>
              <w:t xml:space="preserve"> finishes </w:t>
            </w:r>
            <w:r>
              <w:rPr>
                <w:rFonts w:cs="Arial"/>
                <w:szCs w:val="21"/>
              </w:rPr>
              <w:t xml:space="preserve">their working </w:t>
            </w:r>
            <w:r w:rsidRPr="00692F9B">
              <w:rPr>
                <w:rFonts w:cs="Arial"/>
                <w:szCs w:val="21"/>
              </w:rPr>
              <w:t>day.</w:t>
            </w:r>
          </w:p>
        </w:tc>
        <w:tc>
          <w:tcPr>
            <w:tcW w:w="646" w:type="pct"/>
          </w:tcPr>
          <w:p w14:paraId="7D22180E" w14:textId="77777777" w:rsidR="003F173E" w:rsidRPr="00692F9B" w:rsidRDefault="003F173E" w:rsidP="00390FE9">
            <w:pPr>
              <w:pStyle w:val="TableText"/>
              <w:rPr>
                <w:rFonts w:cs="Arial"/>
                <w:szCs w:val="21"/>
              </w:rPr>
            </w:pPr>
            <w:r w:rsidRPr="00692F9B">
              <w:rPr>
                <w:rFonts w:cs="Arial"/>
                <w:szCs w:val="21"/>
              </w:rPr>
              <w:t>String (64)</w:t>
            </w:r>
          </w:p>
        </w:tc>
        <w:tc>
          <w:tcPr>
            <w:tcW w:w="502" w:type="pct"/>
          </w:tcPr>
          <w:p w14:paraId="2001CD3F" w14:textId="77777777" w:rsidR="003F173E" w:rsidRPr="00692F9B" w:rsidRDefault="003F173E" w:rsidP="00390FE9">
            <w:pPr>
              <w:pStyle w:val="TableText"/>
              <w:rPr>
                <w:rFonts w:cs="Arial"/>
                <w:szCs w:val="21"/>
              </w:rPr>
            </w:pPr>
            <w:r w:rsidRPr="00692F9B">
              <w:rPr>
                <w:rFonts w:cs="Arial"/>
                <w:szCs w:val="21"/>
              </w:rPr>
              <w:t>Non- Editable</w:t>
            </w:r>
          </w:p>
        </w:tc>
        <w:tc>
          <w:tcPr>
            <w:tcW w:w="359" w:type="pct"/>
          </w:tcPr>
          <w:p w14:paraId="002B9C9E" w14:textId="77777777" w:rsidR="003F173E" w:rsidRPr="00692F9B" w:rsidRDefault="003F173E" w:rsidP="00390FE9">
            <w:pPr>
              <w:pStyle w:val="TableText"/>
              <w:rPr>
                <w:rFonts w:cs="Arial"/>
                <w:szCs w:val="21"/>
              </w:rPr>
            </w:pPr>
            <w:r>
              <w:rPr>
                <w:rFonts w:cs="Arial"/>
                <w:szCs w:val="21"/>
              </w:rPr>
              <w:t>GEHC</w:t>
            </w:r>
          </w:p>
        </w:tc>
        <w:tc>
          <w:tcPr>
            <w:tcW w:w="572" w:type="pct"/>
            <w:vMerge w:val="restart"/>
            <w:vAlign w:val="center"/>
          </w:tcPr>
          <w:p w14:paraId="24240BC1" w14:textId="77777777" w:rsidR="003F173E" w:rsidRPr="00692F9B" w:rsidRDefault="003F173E" w:rsidP="00390FE9">
            <w:pPr>
              <w:pStyle w:val="TableText"/>
              <w:jc w:val="center"/>
              <w:rPr>
                <w:rFonts w:cs="Arial"/>
                <w:szCs w:val="21"/>
              </w:rPr>
            </w:pPr>
            <w:r w:rsidRPr="00692F9B">
              <w:rPr>
                <w:rFonts w:cs="Arial"/>
                <w:szCs w:val="21"/>
              </w:rPr>
              <w:t>Yes</w:t>
            </w:r>
            <w:r>
              <w:rPr>
                <w:rFonts w:cs="Arial"/>
                <w:szCs w:val="21"/>
              </w:rPr>
              <w:t>, enough to enable geo-coding.</w:t>
            </w:r>
          </w:p>
        </w:tc>
      </w:tr>
      <w:tr w:rsidR="003F173E" w:rsidRPr="00692F9B" w14:paraId="37B09F09" w14:textId="77777777" w:rsidTr="00390FE9">
        <w:trPr>
          <w:cantSplit/>
        </w:trPr>
        <w:tc>
          <w:tcPr>
            <w:tcW w:w="705" w:type="pct"/>
            <w:tcBorders>
              <w:top w:val="single" w:sz="6" w:space="0" w:color="000000"/>
              <w:bottom w:val="single" w:sz="6" w:space="0" w:color="000000"/>
            </w:tcBorders>
          </w:tcPr>
          <w:p w14:paraId="58A3E2C6" w14:textId="77777777" w:rsidR="003F173E" w:rsidRPr="00692F9B" w:rsidRDefault="003F173E" w:rsidP="00390FE9">
            <w:pPr>
              <w:pStyle w:val="TableText"/>
              <w:rPr>
                <w:rFonts w:cs="Arial"/>
                <w:szCs w:val="21"/>
              </w:rPr>
            </w:pPr>
            <w:r w:rsidRPr="00692F9B">
              <w:rPr>
                <w:rFonts w:cs="Arial"/>
                <w:szCs w:val="21"/>
              </w:rPr>
              <w:t>City</w:t>
            </w:r>
          </w:p>
        </w:tc>
        <w:tc>
          <w:tcPr>
            <w:tcW w:w="711" w:type="pct"/>
          </w:tcPr>
          <w:p w14:paraId="223FB01B" w14:textId="77777777" w:rsidR="003F173E" w:rsidRPr="00692F9B" w:rsidRDefault="003F173E" w:rsidP="00390FE9">
            <w:pPr>
              <w:pStyle w:val="TableText"/>
              <w:rPr>
                <w:rFonts w:cs="Arial"/>
                <w:szCs w:val="21"/>
              </w:rPr>
            </w:pPr>
            <w:r w:rsidRPr="00692F9B">
              <w:rPr>
                <w:rFonts w:cs="Arial"/>
                <w:szCs w:val="21"/>
              </w:rPr>
              <w:t>City</w:t>
            </w:r>
          </w:p>
        </w:tc>
        <w:tc>
          <w:tcPr>
            <w:tcW w:w="1505" w:type="pct"/>
            <w:vMerge/>
          </w:tcPr>
          <w:p w14:paraId="0053BE0D" w14:textId="77777777" w:rsidR="003F173E" w:rsidRPr="00692F9B" w:rsidRDefault="003F173E" w:rsidP="00390FE9">
            <w:pPr>
              <w:pStyle w:val="TableText"/>
              <w:rPr>
                <w:rFonts w:cs="Arial"/>
                <w:szCs w:val="21"/>
              </w:rPr>
            </w:pPr>
          </w:p>
        </w:tc>
        <w:tc>
          <w:tcPr>
            <w:tcW w:w="646" w:type="pct"/>
          </w:tcPr>
          <w:p w14:paraId="27AE9BB7" w14:textId="77777777" w:rsidR="003F173E" w:rsidRPr="00692F9B" w:rsidRDefault="003F173E" w:rsidP="00390FE9">
            <w:pPr>
              <w:pStyle w:val="TableText"/>
              <w:rPr>
                <w:rFonts w:cs="Arial"/>
                <w:szCs w:val="21"/>
              </w:rPr>
            </w:pPr>
            <w:r w:rsidRPr="00692F9B">
              <w:rPr>
                <w:rFonts w:cs="Arial"/>
                <w:szCs w:val="21"/>
              </w:rPr>
              <w:t>String (64)</w:t>
            </w:r>
          </w:p>
        </w:tc>
        <w:tc>
          <w:tcPr>
            <w:tcW w:w="502" w:type="pct"/>
          </w:tcPr>
          <w:p w14:paraId="70988EA6" w14:textId="77777777" w:rsidR="003F173E" w:rsidRPr="00692F9B" w:rsidRDefault="003F173E" w:rsidP="00390FE9">
            <w:pPr>
              <w:pStyle w:val="TableText"/>
              <w:rPr>
                <w:rFonts w:cs="Arial"/>
                <w:szCs w:val="21"/>
              </w:rPr>
            </w:pPr>
            <w:r w:rsidRPr="00692F9B">
              <w:rPr>
                <w:rFonts w:cs="Arial"/>
                <w:szCs w:val="21"/>
              </w:rPr>
              <w:t>Non-Editable</w:t>
            </w:r>
          </w:p>
        </w:tc>
        <w:tc>
          <w:tcPr>
            <w:tcW w:w="359" w:type="pct"/>
          </w:tcPr>
          <w:p w14:paraId="27A5765C" w14:textId="77777777" w:rsidR="003F173E" w:rsidRPr="00692F9B" w:rsidRDefault="003F173E" w:rsidP="00390FE9">
            <w:pPr>
              <w:pStyle w:val="TableText"/>
              <w:rPr>
                <w:rFonts w:cs="Arial"/>
                <w:szCs w:val="21"/>
              </w:rPr>
            </w:pPr>
            <w:r>
              <w:rPr>
                <w:rFonts w:cs="Arial"/>
                <w:szCs w:val="21"/>
              </w:rPr>
              <w:t>GEHC</w:t>
            </w:r>
          </w:p>
        </w:tc>
        <w:tc>
          <w:tcPr>
            <w:tcW w:w="572" w:type="pct"/>
            <w:vMerge/>
          </w:tcPr>
          <w:p w14:paraId="11BA6B3C" w14:textId="77777777" w:rsidR="003F173E" w:rsidRPr="00692F9B" w:rsidRDefault="003F173E" w:rsidP="00390FE9">
            <w:pPr>
              <w:pStyle w:val="TableText"/>
              <w:rPr>
                <w:rFonts w:cs="Arial"/>
                <w:szCs w:val="21"/>
              </w:rPr>
            </w:pPr>
          </w:p>
        </w:tc>
      </w:tr>
      <w:tr w:rsidR="003F173E" w:rsidRPr="00692F9B" w14:paraId="3DE9D083" w14:textId="77777777" w:rsidTr="00390FE9">
        <w:trPr>
          <w:cantSplit/>
        </w:trPr>
        <w:tc>
          <w:tcPr>
            <w:tcW w:w="705" w:type="pct"/>
            <w:tcBorders>
              <w:top w:val="single" w:sz="6" w:space="0" w:color="000000"/>
              <w:bottom w:val="single" w:sz="6" w:space="0" w:color="000000"/>
            </w:tcBorders>
          </w:tcPr>
          <w:p w14:paraId="0DD1E5A1" w14:textId="77777777" w:rsidR="003F173E" w:rsidRPr="00692F9B" w:rsidRDefault="003F173E" w:rsidP="00390FE9">
            <w:pPr>
              <w:pStyle w:val="TableText"/>
              <w:rPr>
                <w:rFonts w:cs="Arial"/>
                <w:szCs w:val="21"/>
              </w:rPr>
            </w:pPr>
            <w:r>
              <w:rPr>
                <w:rFonts w:cs="Arial"/>
                <w:szCs w:val="21"/>
              </w:rPr>
              <w:t>State</w:t>
            </w:r>
          </w:p>
        </w:tc>
        <w:tc>
          <w:tcPr>
            <w:tcW w:w="711" w:type="pct"/>
          </w:tcPr>
          <w:p w14:paraId="4862FE4C" w14:textId="77777777" w:rsidR="003F173E" w:rsidRPr="00692F9B" w:rsidRDefault="003F173E" w:rsidP="00390FE9">
            <w:pPr>
              <w:pStyle w:val="TableText"/>
              <w:rPr>
                <w:rFonts w:cs="Arial"/>
                <w:szCs w:val="21"/>
              </w:rPr>
            </w:pPr>
            <w:r>
              <w:rPr>
                <w:rFonts w:cs="Arial"/>
                <w:szCs w:val="21"/>
              </w:rPr>
              <w:t>County</w:t>
            </w:r>
          </w:p>
        </w:tc>
        <w:tc>
          <w:tcPr>
            <w:tcW w:w="1505" w:type="pct"/>
            <w:vMerge/>
          </w:tcPr>
          <w:p w14:paraId="18C274EA" w14:textId="77777777" w:rsidR="003F173E" w:rsidRPr="00692F9B" w:rsidRDefault="003F173E" w:rsidP="00390FE9">
            <w:pPr>
              <w:pStyle w:val="TableText"/>
              <w:rPr>
                <w:rFonts w:cs="Arial"/>
                <w:szCs w:val="21"/>
              </w:rPr>
            </w:pPr>
          </w:p>
        </w:tc>
        <w:tc>
          <w:tcPr>
            <w:tcW w:w="646" w:type="pct"/>
          </w:tcPr>
          <w:p w14:paraId="770BFD89" w14:textId="77777777" w:rsidR="003F173E" w:rsidRPr="00692F9B" w:rsidRDefault="003F173E" w:rsidP="00390FE9">
            <w:pPr>
              <w:pStyle w:val="TableText"/>
              <w:rPr>
                <w:rFonts w:cs="Arial"/>
                <w:szCs w:val="21"/>
              </w:rPr>
            </w:pPr>
            <w:r>
              <w:rPr>
                <w:rFonts w:cs="Arial"/>
                <w:szCs w:val="21"/>
              </w:rPr>
              <w:t>String (64)</w:t>
            </w:r>
          </w:p>
        </w:tc>
        <w:tc>
          <w:tcPr>
            <w:tcW w:w="502" w:type="pct"/>
          </w:tcPr>
          <w:p w14:paraId="220A6A61" w14:textId="77777777" w:rsidR="003F173E" w:rsidRPr="00692F9B" w:rsidRDefault="003F173E" w:rsidP="00390FE9">
            <w:pPr>
              <w:pStyle w:val="TableText"/>
              <w:rPr>
                <w:rFonts w:cs="Arial"/>
                <w:szCs w:val="21"/>
              </w:rPr>
            </w:pPr>
            <w:r>
              <w:rPr>
                <w:rFonts w:cs="Arial"/>
                <w:szCs w:val="21"/>
              </w:rPr>
              <w:t>Non-Editable</w:t>
            </w:r>
          </w:p>
        </w:tc>
        <w:tc>
          <w:tcPr>
            <w:tcW w:w="359" w:type="pct"/>
          </w:tcPr>
          <w:p w14:paraId="049FDD97" w14:textId="77777777" w:rsidR="003F173E" w:rsidRDefault="003F173E" w:rsidP="00390FE9">
            <w:pPr>
              <w:pStyle w:val="TableText"/>
              <w:rPr>
                <w:rFonts w:cs="Arial"/>
                <w:szCs w:val="21"/>
              </w:rPr>
            </w:pPr>
            <w:r>
              <w:rPr>
                <w:rFonts w:cs="Arial"/>
                <w:szCs w:val="21"/>
              </w:rPr>
              <w:t>GEHC</w:t>
            </w:r>
          </w:p>
        </w:tc>
        <w:tc>
          <w:tcPr>
            <w:tcW w:w="572" w:type="pct"/>
            <w:vMerge/>
          </w:tcPr>
          <w:p w14:paraId="04048EE0" w14:textId="77777777" w:rsidR="003F173E" w:rsidRPr="00692F9B" w:rsidRDefault="003F173E" w:rsidP="00390FE9">
            <w:pPr>
              <w:pStyle w:val="TableText"/>
              <w:rPr>
                <w:rFonts w:cs="Arial"/>
                <w:szCs w:val="21"/>
              </w:rPr>
            </w:pPr>
          </w:p>
        </w:tc>
      </w:tr>
      <w:tr w:rsidR="003F173E" w:rsidRPr="00692F9B" w14:paraId="087E574D" w14:textId="77777777" w:rsidTr="00390FE9">
        <w:trPr>
          <w:cantSplit/>
        </w:trPr>
        <w:tc>
          <w:tcPr>
            <w:tcW w:w="705" w:type="pct"/>
          </w:tcPr>
          <w:p w14:paraId="4DF100B7" w14:textId="77777777" w:rsidR="003F173E" w:rsidRPr="00692F9B" w:rsidRDefault="003F173E" w:rsidP="00390FE9">
            <w:pPr>
              <w:pStyle w:val="TableText"/>
              <w:rPr>
                <w:rFonts w:cs="Arial"/>
                <w:szCs w:val="21"/>
              </w:rPr>
            </w:pPr>
            <w:r w:rsidRPr="00692F9B">
              <w:rPr>
                <w:rFonts w:cs="Arial"/>
                <w:szCs w:val="21"/>
              </w:rPr>
              <w:t>Postcode</w:t>
            </w:r>
          </w:p>
        </w:tc>
        <w:tc>
          <w:tcPr>
            <w:tcW w:w="711" w:type="pct"/>
          </w:tcPr>
          <w:p w14:paraId="31B53F21" w14:textId="77777777" w:rsidR="003F173E" w:rsidRPr="00692F9B" w:rsidRDefault="003F173E" w:rsidP="00390FE9">
            <w:pPr>
              <w:pStyle w:val="TableText"/>
              <w:rPr>
                <w:rFonts w:cs="Arial"/>
                <w:szCs w:val="21"/>
              </w:rPr>
            </w:pPr>
            <w:r w:rsidRPr="00692F9B">
              <w:rPr>
                <w:rFonts w:cs="Arial"/>
                <w:szCs w:val="21"/>
              </w:rPr>
              <w:t>Postcode</w:t>
            </w:r>
          </w:p>
        </w:tc>
        <w:tc>
          <w:tcPr>
            <w:tcW w:w="1505" w:type="pct"/>
            <w:vMerge/>
          </w:tcPr>
          <w:p w14:paraId="114395E1" w14:textId="77777777" w:rsidR="003F173E" w:rsidRPr="00692F9B" w:rsidRDefault="003F173E" w:rsidP="00390FE9">
            <w:pPr>
              <w:pStyle w:val="TableText"/>
              <w:rPr>
                <w:rFonts w:cs="Arial"/>
                <w:szCs w:val="21"/>
              </w:rPr>
            </w:pPr>
          </w:p>
        </w:tc>
        <w:tc>
          <w:tcPr>
            <w:tcW w:w="646" w:type="pct"/>
          </w:tcPr>
          <w:p w14:paraId="68D997C0" w14:textId="77777777" w:rsidR="003F173E" w:rsidRPr="00692F9B" w:rsidRDefault="003F173E" w:rsidP="00390FE9">
            <w:pPr>
              <w:pStyle w:val="TableText"/>
              <w:rPr>
                <w:rFonts w:cs="Arial"/>
                <w:szCs w:val="21"/>
              </w:rPr>
            </w:pPr>
            <w:r w:rsidRPr="00692F9B">
              <w:rPr>
                <w:rFonts w:cs="Arial"/>
                <w:szCs w:val="21"/>
              </w:rPr>
              <w:t>String (64)</w:t>
            </w:r>
          </w:p>
        </w:tc>
        <w:tc>
          <w:tcPr>
            <w:tcW w:w="502" w:type="pct"/>
          </w:tcPr>
          <w:p w14:paraId="7E9F97BC" w14:textId="77777777" w:rsidR="003F173E" w:rsidRPr="00692F9B" w:rsidRDefault="003F173E" w:rsidP="00390FE9">
            <w:pPr>
              <w:pStyle w:val="TableText"/>
              <w:rPr>
                <w:rFonts w:cs="Arial"/>
                <w:szCs w:val="21"/>
              </w:rPr>
            </w:pPr>
            <w:r w:rsidRPr="00692F9B">
              <w:rPr>
                <w:rFonts w:cs="Arial"/>
                <w:szCs w:val="21"/>
              </w:rPr>
              <w:t>Non- Editable</w:t>
            </w:r>
          </w:p>
        </w:tc>
        <w:tc>
          <w:tcPr>
            <w:tcW w:w="359" w:type="pct"/>
          </w:tcPr>
          <w:p w14:paraId="4B8CF238" w14:textId="77777777" w:rsidR="003F173E" w:rsidRPr="00692F9B" w:rsidRDefault="003F173E" w:rsidP="00390FE9">
            <w:pPr>
              <w:pStyle w:val="TableText"/>
              <w:rPr>
                <w:rFonts w:cs="Arial"/>
                <w:szCs w:val="21"/>
              </w:rPr>
            </w:pPr>
            <w:r>
              <w:rPr>
                <w:rFonts w:cs="Arial"/>
                <w:szCs w:val="21"/>
              </w:rPr>
              <w:t>GEHC</w:t>
            </w:r>
          </w:p>
        </w:tc>
        <w:tc>
          <w:tcPr>
            <w:tcW w:w="572" w:type="pct"/>
            <w:vMerge/>
          </w:tcPr>
          <w:p w14:paraId="79352FF9" w14:textId="77777777" w:rsidR="003F173E" w:rsidRPr="00692F9B" w:rsidRDefault="003F173E" w:rsidP="00390FE9">
            <w:pPr>
              <w:pStyle w:val="TableText"/>
              <w:rPr>
                <w:rFonts w:cs="Arial"/>
                <w:szCs w:val="21"/>
              </w:rPr>
            </w:pPr>
          </w:p>
        </w:tc>
      </w:tr>
      <w:tr w:rsidR="003F173E" w:rsidRPr="00692F9B" w14:paraId="527EED11" w14:textId="77777777" w:rsidTr="00390FE9">
        <w:trPr>
          <w:cantSplit/>
        </w:trPr>
        <w:tc>
          <w:tcPr>
            <w:tcW w:w="705" w:type="pct"/>
            <w:tcBorders>
              <w:top w:val="single" w:sz="6" w:space="0" w:color="000000"/>
              <w:bottom w:val="single" w:sz="6" w:space="0" w:color="000000"/>
            </w:tcBorders>
          </w:tcPr>
          <w:p w14:paraId="71E7D167" w14:textId="77777777" w:rsidR="003F173E" w:rsidRPr="00692F9B" w:rsidRDefault="003F173E" w:rsidP="00390FE9">
            <w:pPr>
              <w:pStyle w:val="TableText"/>
              <w:rPr>
                <w:rFonts w:cs="Arial"/>
                <w:szCs w:val="21"/>
              </w:rPr>
            </w:pPr>
            <w:r w:rsidRPr="00692F9B">
              <w:rPr>
                <w:rFonts w:cs="Arial"/>
                <w:szCs w:val="21"/>
              </w:rPr>
              <w:t>Country ID</w:t>
            </w:r>
          </w:p>
        </w:tc>
        <w:tc>
          <w:tcPr>
            <w:tcW w:w="711" w:type="pct"/>
          </w:tcPr>
          <w:p w14:paraId="6559519B" w14:textId="77777777" w:rsidR="003F173E" w:rsidRPr="00692F9B" w:rsidRDefault="003F173E" w:rsidP="00390FE9">
            <w:pPr>
              <w:pStyle w:val="TableText"/>
              <w:rPr>
                <w:rFonts w:cs="Arial"/>
                <w:szCs w:val="21"/>
              </w:rPr>
            </w:pPr>
            <w:r w:rsidRPr="00692F9B">
              <w:rPr>
                <w:rFonts w:cs="Arial"/>
                <w:szCs w:val="21"/>
              </w:rPr>
              <w:t>Country</w:t>
            </w:r>
          </w:p>
        </w:tc>
        <w:tc>
          <w:tcPr>
            <w:tcW w:w="1505" w:type="pct"/>
          </w:tcPr>
          <w:p w14:paraId="2E9C8472" w14:textId="77777777" w:rsidR="003F173E" w:rsidRPr="00692F9B" w:rsidRDefault="003F173E" w:rsidP="00390FE9">
            <w:pPr>
              <w:pStyle w:val="TableText"/>
              <w:rPr>
                <w:rFonts w:cs="Arial"/>
                <w:szCs w:val="21"/>
              </w:rPr>
            </w:pPr>
            <w:r w:rsidRPr="00C02ABA">
              <w:rPr>
                <w:rFonts w:cs="Arial"/>
                <w:szCs w:val="21"/>
              </w:rPr>
              <w:t>The country in which the address exists.</w:t>
            </w:r>
          </w:p>
        </w:tc>
        <w:tc>
          <w:tcPr>
            <w:tcW w:w="646" w:type="pct"/>
          </w:tcPr>
          <w:p w14:paraId="4591DAC9" w14:textId="77777777" w:rsidR="003F173E" w:rsidRPr="00692F9B" w:rsidRDefault="003F173E" w:rsidP="00390FE9">
            <w:pPr>
              <w:pStyle w:val="TableText"/>
              <w:rPr>
                <w:rFonts w:cs="Arial"/>
                <w:szCs w:val="21"/>
              </w:rPr>
            </w:pPr>
            <w:r w:rsidRPr="00692F9B">
              <w:rPr>
                <w:rFonts w:cs="Arial"/>
                <w:szCs w:val="21"/>
              </w:rPr>
              <w:t xml:space="preserve">Dictionary </w:t>
            </w:r>
            <w:r>
              <w:rPr>
                <w:rFonts w:cs="Arial"/>
                <w:szCs w:val="21"/>
              </w:rPr>
              <w:t>(Country)</w:t>
            </w:r>
          </w:p>
        </w:tc>
        <w:tc>
          <w:tcPr>
            <w:tcW w:w="502" w:type="pct"/>
          </w:tcPr>
          <w:p w14:paraId="078334E7" w14:textId="77777777" w:rsidR="003F173E" w:rsidRPr="00692F9B" w:rsidRDefault="003F173E" w:rsidP="00390FE9">
            <w:pPr>
              <w:pStyle w:val="TableText"/>
              <w:rPr>
                <w:rFonts w:cs="Arial"/>
                <w:szCs w:val="21"/>
              </w:rPr>
            </w:pPr>
            <w:r w:rsidRPr="00692F9B">
              <w:rPr>
                <w:rFonts w:cs="Arial"/>
                <w:szCs w:val="21"/>
              </w:rPr>
              <w:t>Non- Editable</w:t>
            </w:r>
          </w:p>
        </w:tc>
        <w:tc>
          <w:tcPr>
            <w:tcW w:w="359" w:type="pct"/>
          </w:tcPr>
          <w:p w14:paraId="4F913A43" w14:textId="77777777" w:rsidR="003F173E" w:rsidRPr="00692F9B" w:rsidRDefault="003F173E" w:rsidP="00390FE9">
            <w:pPr>
              <w:pStyle w:val="TableText"/>
              <w:rPr>
                <w:rFonts w:cs="Arial"/>
                <w:szCs w:val="21"/>
              </w:rPr>
            </w:pPr>
            <w:r>
              <w:rPr>
                <w:rFonts w:cs="Arial"/>
                <w:szCs w:val="21"/>
              </w:rPr>
              <w:t>GEHC</w:t>
            </w:r>
          </w:p>
        </w:tc>
        <w:tc>
          <w:tcPr>
            <w:tcW w:w="572" w:type="pct"/>
            <w:vMerge/>
          </w:tcPr>
          <w:p w14:paraId="11750CF6" w14:textId="77777777" w:rsidR="003F173E" w:rsidRPr="00692F9B" w:rsidRDefault="003F173E" w:rsidP="00390FE9">
            <w:pPr>
              <w:pStyle w:val="TableText"/>
              <w:rPr>
                <w:rFonts w:cs="Arial"/>
                <w:szCs w:val="21"/>
              </w:rPr>
            </w:pPr>
          </w:p>
        </w:tc>
      </w:tr>
      <w:tr w:rsidR="003F173E" w:rsidRPr="00692F9B" w14:paraId="2FE2A9BD" w14:textId="77777777" w:rsidTr="00390FE9">
        <w:trPr>
          <w:cantSplit/>
        </w:trPr>
        <w:tc>
          <w:tcPr>
            <w:tcW w:w="705" w:type="pct"/>
          </w:tcPr>
          <w:p w14:paraId="6A598BC0" w14:textId="77777777" w:rsidR="003F173E" w:rsidRPr="00692F9B" w:rsidRDefault="003F173E" w:rsidP="00390FE9">
            <w:pPr>
              <w:pStyle w:val="TableText"/>
              <w:rPr>
                <w:rFonts w:cs="Arial"/>
                <w:szCs w:val="21"/>
              </w:rPr>
            </w:pPr>
            <w:r w:rsidRPr="00692F9B">
              <w:rPr>
                <w:rFonts w:cs="Arial"/>
                <w:szCs w:val="21"/>
              </w:rPr>
              <w:t>Longitude</w:t>
            </w:r>
          </w:p>
        </w:tc>
        <w:tc>
          <w:tcPr>
            <w:tcW w:w="711" w:type="pct"/>
          </w:tcPr>
          <w:p w14:paraId="08533825" w14:textId="77777777" w:rsidR="003F173E" w:rsidRPr="00692F9B" w:rsidRDefault="003F173E" w:rsidP="00390FE9">
            <w:pPr>
              <w:pStyle w:val="TableText"/>
              <w:rPr>
                <w:rFonts w:cs="Arial"/>
                <w:szCs w:val="21"/>
              </w:rPr>
            </w:pPr>
            <w:r w:rsidRPr="00692F9B">
              <w:rPr>
                <w:rFonts w:cs="Arial"/>
                <w:szCs w:val="21"/>
              </w:rPr>
              <w:t>Longitude</w:t>
            </w:r>
          </w:p>
        </w:tc>
        <w:tc>
          <w:tcPr>
            <w:tcW w:w="1505" w:type="pct"/>
            <w:vMerge w:val="restart"/>
          </w:tcPr>
          <w:p w14:paraId="7B9D8C6D" w14:textId="77777777" w:rsidR="003F173E" w:rsidRPr="00692F9B" w:rsidRDefault="003F173E" w:rsidP="00390FE9">
            <w:pPr>
              <w:pStyle w:val="TableText"/>
              <w:rPr>
                <w:rFonts w:cs="Arial"/>
                <w:szCs w:val="21"/>
              </w:rPr>
            </w:pPr>
            <w:r w:rsidRPr="00C02ABA">
              <w:rPr>
                <w:rFonts w:cs="Arial"/>
                <w:szCs w:val="21"/>
              </w:rPr>
              <w:t xml:space="preserve">The geo-coded location for the </w:t>
            </w:r>
            <w:r>
              <w:rPr>
                <w:rFonts w:cs="Arial"/>
                <w:szCs w:val="21"/>
              </w:rPr>
              <w:t>resource’s home base</w:t>
            </w:r>
            <w:r w:rsidRPr="00C02ABA">
              <w:rPr>
                <w:rFonts w:cs="Arial"/>
                <w:szCs w:val="21"/>
              </w:rPr>
              <w:t xml:space="preserve">. These are derived on creation or update of the </w:t>
            </w:r>
            <w:r>
              <w:rPr>
                <w:rFonts w:cs="Arial"/>
                <w:szCs w:val="21"/>
              </w:rPr>
              <w:t>resource</w:t>
            </w:r>
            <w:r w:rsidRPr="00C02ABA">
              <w:rPr>
                <w:rFonts w:cs="Arial"/>
                <w:szCs w:val="21"/>
              </w:rPr>
              <w:t>’s address</w:t>
            </w:r>
            <w:r>
              <w:rPr>
                <w:rFonts w:cs="Arial"/>
                <w:szCs w:val="21"/>
              </w:rPr>
              <w:t>.</w:t>
            </w:r>
          </w:p>
        </w:tc>
        <w:tc>
          <w:tcPr>
            <w:tcW w:w="646" w:type="pct"/>
          </w:tcPr>
          <w:p w14:paraId="66211926" w14:textId="77777777" w:rsidR="003F173E" w:rsidRPr="00692F9B" w:rsidRDefault="003F173E" w:rsidP="00390FE9">
            <w:pPr>
              <w:pStyle w:val="TableText"/>
              <w:rPr>
                <w:rFonts w:cs="Arial"/>
                <w:szCs w:val="21"/>
              </w:rPr>
            </w:pPr>
            <w:r w:rsidRPr="00692F9B">
              <w:rPr>
                <w:rFonts w:cs="Arial"/>
                <w:szCs w:val="21"/>
              </w:rPr>
              <w:t>Number</w:t>
            </w:r>
          </w:p>
        </w:tc>
        <w:tc>
          <w:tcPr>
            <w:tcW w:w="502" w:type="pct"/>
          </w:tcPr>
          <w:p w14:paraId="1ECEA1B2" w14:textId="77777777" w:rsidR="003F173E" w:rsidRPr="00692F9B" w:rsidRDefault="003F173E" w:rsidP="00390FE9">
            <w:pPr>
              <w:pStyle w:val="TableText"/>
              <w:rPr>
                <w:rFonts w:cs="Arial"/>
                <w:szCs w:val="21"/>
              </w:rPr>
            </w:pPr>
            <w:r>
              <w:rPr>
                <w:rFonts w:cs="Arial"/>
                <w:szCs w:val="21"/>
              </w:rPr>
              <w:t>Hidden</w:t>
            </w:r>
          </w:p>
        </w:tc>
        <w:tc>
          <w:tcPr>
            <w:tcW w:w="359" w:type="pct"/>
          </w:tcPr>
          <w:p w14:paraId="781DE9CD" w14:textId="77777777" w:rsidR="003F173E" w:rsidRPr="00692F9B" w:rsidRDefault="003F173E" w:rsidP="00390FE9">
            <w:pPr>
              <w:pStyle w:val="TableText"/>
              <w:rPr>
                <w:rFonts w:cs="Arial"/>
                <w:szCs w:val="21"/>
              </w:rPr>
            </w:pPr>
            <w:r w:rsidRPr="00692F9B">
              <w:rPr>
                <w:rFonts w:cs="Arial"/>
                <w:szCs w:val="21"/>
              </w:rPr>
              <w:t>CS</w:t>
            </w:r>
          </w:p>
        </w:tc>
        <w:tc>
          <w:tcPr>
            <w:tcW w:w="572" w:type="pct"/>
          </w:tcPr>
          <w:p w14:paraId="2E9F49E5" w14:textId="77777777" w:rsidR="003F173E" w:rsidRPr="00692F9B" w:rsidRDefault="003F173E" w:rsidP="00390FE9">
            <w:pPr>
              <w:pStyle w:val="TableText"/>
              <w:rPr>
                <w:rFonts w:cs="Arial"/>
                <w:szCs w:val="21"/>
              </w:rPr>
            </w:pPr>
            <w:r>
              <w:rPr>
                <w:rFonts w:cs="Arial"/>
                <w:szCs w:val="21"/>
              </w:rPr>
              <w:t>No</w:t>
            </w:r>
          </w:p>
        </w:tc>
      </w:tr>
      <w:tr w:rsidR="003F173E" w:rsidRPr="00692F9B" w14:paraId="7C6ED26F" w14:textId="77777777" w:rsidTr="00390FE9">
        <w:trPr>
          <w:cantSplit/>
        </w:trPr>
        <w:tc>
          <w:tcPr>
            <w:tcW w:w="705" w:type="pct"/>
          </w:tcPr>
          <w:p w14:paraId="25967F72" w14:textId="77777777" w:rsidR="003F173E" w:rsidRPr="00692F9B" w:rsidRDefault="003F173E" w:rsidP="00390FE9">
            <w:pPr>
              <w:pStyle w:val="TableText"/>
              <w:rPr>
                <w:rFonts w:cs="Arial"/>
                <w:szCs w:val="21"/>
              </w:rPr>
            </w:pPr>
            <w:r w:rsidRPr="00692F9B">
              <w:rPr>
                <w:rFonts w:cs="Arial"/>
                <w:szCs w:val="21"/>
              </w:rPr>
              <w:t>Latitude</w:t>
            </w:r>
          </w:p>
        </w:tc>
        <w:tc>
          <w:tcPr>
            <w:tcW w:w="711" w:type="pct"/>
          </w:tcPr>
          <w:p w14:paraId="19A3EC58" w14:textId="77777777" w:rsidR="003F173E" w:rsidRPr="00692F9B" w:rsidRDefault="003F173E" w:rsidP="00390FE9">
            <w:pPr>
              <w:pStyle w:val="TableText"/>
              <w:rPr>
                <w:rFonts w:cs="Arial"/>
                <w:szCs w:val="21"/>
              </w:rPr>
            </w:pPr>
            <w:r w:rsidRPr="00692F9B">
              <w:rPr>
                <w:rFonts w:cs="Arial"/>
                <w:szCs w:val="21"/>
              </w:rPr>
              <w:t>Latitude</w:t>
            </w:r>
          </w:p>
        </w:tc>
        <w:tc>
          <w:tcPr>
            <w:tcW w:w="1505" w:type="pct"/>
            <w:vMerge/>
          </w:tcPr>
          <w:p w14:paraId="40AE9AB9" w14:textId="77777777" w:rsidR="003F173E" w:rsidRPr="00692F9B" w:rsidRDefault="003F173E" w:rsidP="00390FE9">
            <w:pPr>
              <w:pStyle w:val="TableText"/>
              <w:rPr>
                <w:rFonts w:cs="Arial"/>
                <w:szCs w:val="21"/>
              </w:rPr>
            </w:pPr>
          </w:p>
        </w:tc>
        <w:tc>
          <w:tcPr>
            <w:tcW w:w="646" w:type="pct"/>
          </w:tcPr>
          <w:p w14:paraId="0572923D" w14:textId="77777777" w:rsidR="003F173E" w:rsidRPr="00692F9B" w:rsidRDefault="003F173E" w:rsidP="00390FE9">
            <w:pPr>
              <w:pStyle w:val="TableText"/>
              <w:rPr>
                <w:rFonts w:cs="Arial"/>
                <w:szCs w:val="21"/>
              </w:rPr>
            </w:pPr>
            <w:r w:rsidRPr="00692F9B">
              <w:rPr>
                <w:rFonts w:cs="Arial"/>
                <w:szCs w:val="21"/>
              </w:rPr>
              <w:t>Number</w:t>
            </w:r>
          </w:p>
        </w:tc>
        <w:tc>
          <w:tcPr>
            <w:tcW w:w="502" w:type="pct"/>
          </w:tcPr>
          <w:p w14:paraId="1760D846" w14:textId="77777777" w:rsidR="003F173E" w:rsidRPr="00692F9B" w:rsidRDefault="003F173E" w:rsidP="00390FE9">
            <w:pPr>
              <w:pStyle w:val="TableText"/>
              <w:rPr>
                <w:rFonts w:cs="Arial"/>
                <w:szCs w:val="21"/>
              </w:rPr>
            </w:pPr>
            <w:r>
              <w:rPr>
                <w:rFonts w:cs="Arial"/>
                <w:szCs w:val="21"/>
              </w:rPr>
              <w:t>Hidden</w:t>
            </w:r>
          </w:p>
        </w:tc>
        <w:tc>
          <w:tcPr>
            <w:tcW w:w="359" w:type="pct"/>
          </w:tcPr>
          <w:p w14:paraId="7955AC0D" w14:textId="77777777" w:rsidR="003F173E" w:rsidRPr="00692F9B" w:rsidRDefault="003F173E" w:rsidP="00390FE9">
            <w:pPr>
              <w:pStyle w:val="TableText"/>
              <w:rPr>
                <w:rFonts w:cs="Arial"/>
                <w:szCs w:val="21"/>
              </w:rPr>
            </w:pPr>
            <w:r w:rsidRPr="00692F9B">
              <w:rPr>
                <w:rFonts w:cs="Arial"/>
                <w:szCs w:val="21"/>
              </w:rPr>
              <w:t>CS</w:t>
            </w:r>
          </w:p>
        </w:tc>
        <w:tc>
          <w:tcPr>
            <w:tcW w:w="572" w:type="pct"/>
          </w:tcPr>
          <w:p w14:paraId="66B65885" w14:textId="77777777" w:rsidR="003F173E" w:rsidRPr="00692F9B" w:rsidRDefault="003F173E" w:rsidP="00390FE9">
            <w:pPr>
              <w:pStyle w:val="TableText"/>
              <w:rPr>
                <w:rFonts w:cs="Arial"/>
                <w:szCs w:val="21"/>
              </w:rPr>
            </w:pPr>
            <w:r>
              <w:rPr>
                <w:rFonts w:cs="Arial"/>
                <w:szCs w:val="21"/>
              </w:rPr>
              <w:t>No</w:t>
            </w:r>
          </w:p>
        </w:tc>
      </w:tr>
      <w:tr w:rsidR="003F173E" w:rsidRPr="00692F9B" w14:paraId="0D9BE19B" w14:textId="77777777" w:rsidTr="00390FE9">
        <w:trPr>
          <w:cantSplit/>
        </w:trPr>
        <w:tc>
          <w:tcPr>
            <w:tcW w:w="5000" w:type="pct"/>
            <w:gridSpan w:val="7"/>
            <w:tcBorders>
              <w:bottom w:val="single" w:sz="6" w:space="0" w:color="000000"/>
            </w:tcBorders>
          </w:tcPr>
          <w:p w14:paraId="428BF0A6" w14:textId="77777777" w:rsidR="003F173E" w:rsidRPr="00692F9B" w:rsidRDefault="003F173E" w:rsidP="00390FE9">
            <w:pPr>
              <w:pStyle w:val="TableText"/>
              <w:keepNext/>
              <w:rPr>
                <w:rFonts w:cs="Arial"/>
                <w:b/>
                <w:bCs/>
                <w:szCs w:val="21"/>
              </w:rPr>
            </w:pPr>
            <w:r w:rsidRPr="00692F9B">
              <w:rPr>
                <w:rFonts w:cs="Arial"/>
                <w:b/>
                <w:bCs/>
                <w:szCs w:val="21"/>
              </w:rPr>
              <w:lastRenderedPageBreak/>
              <w:t>Professional</w:t>
            </w:r>
          </w:p>
        </w:tc>
      </w:tr>
      <w:tr w:rsidR="003F173E" w:rsidRPr="00692F9B" w14:paraId="1326E8BF" w14:textId="77777777" w:rsidTr="00390FE9">
        <w:trPr>
          <w:cantSplit/>
        </w:trPr>
        <w:tc>
          <w:tcPr>
            <w:tcW w:w="705" w:type="pct"/>
          </w:tcPr>
          <w:p w14:paraId="302AADDC" w14:textId="77777777" w:rsidR="003F173E" w:rsidRPr="00692F9B" w:rsidRDefault="003F173E" w:rsidP="00390FE9">
            <w:pPr>
              <w:pStyle w:val="TableText"/>
              <w:rPr>
                <w:rFonts w:cs="Arial"/>
                <w:szCs w:val="21"/>
              </w:rPr>
            </w:pPr>
            <w:r>
              <w:rPr>
                <w:rFonts w:cs="Arial"/>
                <w:szCs w:val="21"/>
              </w:rPr>
              <w:t>AllowedTaskTypes</w:t>
            </w:r>
          </w:p>
        </w:tc>
        <w:tc>
          <w:tcPr>
            <w:tcW w:w="711" w:type="pct"/>
          </w:tcPr>
          <w:p w14:paraId="705C8D63" w14:textId="2F369AE3" w:rsidR="003F173E" w:rsidRPr="00692F9B" w:rsidRDefault="003F173E" w:rsidP="00390FE9">
            <w:pPr>
              <w:pStyle w:val="TableText"/>
              <w:rPr>
                <w:rFonts w:cs="Arial"/>
                <w:szCs w:val="21"/>
              </w:rPr>
            </w:pPr>
            <w:r>
              <w:rPr>
                <w:rFonts w:cs="Arial"/>
                <w:szCs w:val="21"/>
              </w:rPr>
              <w:t>Allowed Job Type</w:t>
            </w:r>
          </w:p>
        </w:tc>
        <w:tc>
          <w:tcPr>
            <w:tcW w:w="1505" w:type="pct"/>
          </w:tcPr>
          <w:p w14:paraId="29A8FF36" w14:textId="374DD5E3" w:rsidR="003F173E" w:rsidRDefault="003F173E" w:rsidP="00390FE9">
            <w:pPr>
              <w:pStyle w:val="TableText"/>
              <w:rPr>
                <w:rFonts w:cs="Arial"/>
                <w:szCs w:val="21"/>
              </w:rPr>
            </w:pPr>
            <w:r>
              <w:rPr>
                <w:rFonts w:cs="Arial"/>
                <w:szCs w:val="21"/>
              </w:rPr>
              <w:t xml:space="preserve">The </w:t>
            </w:r>
            <w:r w:rsidR="00C52166">
              <w:rPr>
                <w:rFonts w:cs="Arial"/>
                <w:szCs w:val="21"/>
              </w:rPr>
              <w:t>type</w:t>
            </w:r>
            <w:r>
              <w:rPr>
                <w:rFonts w:cs="Arial"/>
                <w:szCs w:val="21"/>
              </w:rPr>
              <w:t xml:space="preserve"> of task that the resource is permitted to undertake. This is used to limit the tasks that are automatically scheduled to the resource. When unspecified a resource can perform all types of task.</w:t>
            </w:r>
          </w:p>
        </w:tc>
        <w:tc>
          <w:tcPr>
            <w:tcW w:w="646" w:type="pct"/>
          </w:tcPr>
          <w:p w14:paraId="535371D7" w14:textId="31D3121D" w:rsidR="003F173E" w:rsidRDefault="00C52166" w:rsidP="000E5CD1">
            <w:pPr>
              <w:pStyle w:val="TableText"/>
              <w:rPr>
                <w:rFonts w:cs="Arial"/>
                <w:sz w:val="24"/>
                <w:szCs w:val="21"/>
              </w:rPr>
            </w:pPr>
            <w:r>
              <w:rPr>
                <w:rFonts w:cs="Arial"/>
                <w:szCs w:val="21"/>
              </w:rPr>
              <w:t>Dictionary (TaskType</w:t>
            </w:r>
            <w:r w:rsidR="003F173E">
              <w:rPr>
                <w:rFonts w:cs="Arial"/>
                <w:szCs w:val="21"/>
              </w:rPr>
              <w:t>)</w:t>
            </w:r>
          </w:p>
        </w:tc>
        <w:tc>
          <w:tcPr>
            <w:tcW w:w="502" w:type="pct"/>
          </w:tcPr>
          <w:p w14:paraId="434319ED" w14:textId="77777777" w:rsidR="003F173E" w:rsidRDefault="003F173E" w:rsidP="00390FE9">
            <w:pPr>
              <w:pStyle w:val="TableText"/>
              <w:rPr>
                <w:rFonts w:cs="Arial"/>
                <w:szCs w:val="21"/>
              </w:rPr>
            </w:pPr>
            <w:r>
              <w:rPr>
                <w:rFonts w:cs="Arial"/>
                <w:szCs w:val="21"/>
              </w:rPr>
              <w:t>Non-Editable</w:t>
            </w:r>
          </w:p>
        </w:tc>
        <w:tc>
          <w:tcPr>
            <w:tcW w:w="359" w:type="pct"/>
          </w:tcPr>
          <w:p w14:paraId="00466441" w14:textId="77777777" w:rsidR="003F173E" w:rsidRDefault="003F173E" w:rsidP="00390FE9">
            <w:pPr>
              <w:pStyle w:val="TableText"/>
              <w:rPr>
                <w:rFonts w:cs="Arial"/>
                <w:szCs w:val="21"/>
              </w:rPr>
            </w:pPr>
            <w:r>
              <w:rPr>
                <w:rFonts w:cs="Arial"/>
                <w:szCs w:val="21"/>
              </w:rPr>
              <w:t>GEHC</w:t>
            </w:r>
          </w:p>
        </w:tc>
        <w:tc>
          <w:tcPr>
            <w:tcW w:w="572" w:type="pct"/>
          </w:tcPr>
          <w:p w14:paraId="2780CC36" w14:textId="77777777" w:rsidR="003F173E" w:rsidRPr="00692F9B" w:rsidRDefault="003F173E" w:rsidP="00390FE9">
            <w:pPr>
              <w:pStyle w:val="TableText"/>
              <w:rPr>
                <w:rFonts w:cs="Arial"/>
                <w:szCs w:val="21"/>
              </w:rPr>
            </w:pPr>
            <w:r>
              <w:rPr>
                <w:rFonts w:cs="Arial"/>
                <w:szCs w:val="21"/>
              </w:rPr>
              <w:t>No</w:t>
            </w:r>
          </w:p>
        </w:tc>
      </w:tr>
      <w:tr w:rsidR="003F173E" w:rsidRPr="00692F9B" w14:paraId="13EB570A" w14:textId="77777777" w:rsidTr="00390FE9">
        <w:trPr>
          <w:cantSplit/>
        </w:trPr>
        <w:tc>
          <w:tcPr>
            <w:tcW w:w="705" w:type="pct"/>
          </w:tcPr>
          <w:p w14:paraId="56BBA0EE" w14:textId="77777777" w:rsidR="003F173E" w:rsidRPr="00692F9B" w:rsidRDefault="003F173E" w:rsidP="00390FE9">
            <w:pPr>
              <w:pStyle w:val="TableText"/>
              <w:rPr>
                <w:rFonts w:cs="Arial"/>
                <w:szCs w:val="21"/>
              </w:rPr>
            </w:pPr>
            <w:r w:rsidRPr="00692F9B">
              <w:rPr>
                <w:rFonts w:cs="Arial"/>
                <w:szCs w:val="21"/>
              </w:rPr>
              <w:t>Skills</w:t>
            </w:r>
          </w:p>
        </w:tc>
        <w:tc>
          <w:tcPr>
            <w:tcW w:w="711" w:type="pct"/>
          </w:tcPr>
          <w:p w14:paraId="7719B77B" w14:textId="77777777" w:rsidR="003F173E" w:rsidRPr="00692F9B" w:rsidRDefault="003F173E" w:rsidP="00390FE9">
            <w:pPr>
              <w:pStyle w:val="TableText"/>
              <w:rPr>
                <w:rFonts w:cs="Arial"/>
                <w:szCs w:val="21"/>
              </w:rPr>
            </w:pPr>
            <w:r w:rsidRPr="00692F9B">
              <w:rPr>
                <w:rFonts w:cs="Arial"/>
                <w:szCs w:val="21"/>
              </w:rPr>
              <w:t>Skills</w:t>
            </w:r>
          </w:p>
        </w:tc>
        <w:tc>
          <w:tcPr>
            <w:tcW w:w="1505" w:type="pct"/>
          </w:tcPr>
          <w:p w14:paraId="30A0CE8A" w14:textId="77777777" w:rsidR="003F173E" w:rsidRPr="00692F9B" w:rsidDel="00DA0146" w:rsidRDefault="003F173E" w:rsidP="00390FE9">
            <w:pPr>
              <w:pStyle w:val="TableText"/>
              <w:rPr>
                <w:rFonts w:cs="Arial"/>
                <w:szCs w:val="21"/>
              </w:rPr>
            </w:pPr>
            <w:r>
              <w:rPr>
                <w:rFonts w:cs="Arial"/>
                <w:szCs w:val="21"/>
              </w:rPr>
              <w:t>The set of skills, by level, that the resource has. This is used to limit the tasks that are automatically scheduled to the resource.</w:t>
            </w:r>
          </w:p>
        </w:tc>
        <w:tc>
          <w:tcPr>
            <w:tcW w:w="646" w:type="pct"/>
          </w:tcPr>
          <w:p w14:paraId="24204A58" w14:textId="77777777" w:rsidR="003F173E" w:rsidRPr="00692F9B" w:rsidRDefault="003F173E" w:rsidP="00390FE9">
            <w:pPr>
              <w:pStyle w:val="TableText"/>
              <w:rPr>
                <w:rFonts w:cs="Arial"/>
                <w:szCs w:val="21"/>
              </w:rPr>
            </w:pPr>
            <w:r>
              <w:rPr>
                <w:rFonts w:cs="Arial"/>
                <w:szCs w:val="21"/>
              </w:rPr>
              <w:t xml:space="preserve">Graded </w:t>
            </w:r>
            <w:r w:rsidRPr="00692F9B">
              <w:rPr>
                <w:rFonts w:cs="Arial"/>
                <w:szCs w:val="21"/>
              </w:rPr>
              <w:t>Skills</w:t>
            </w:r>
          </w:p>
          <w:p w14:paraId="05D0CD04" w14:textId="77777777" w:rsidR="003F173E" w:rsidRPr="00692F9B" w:rsidDel="00DA0146" w:rsidRDefault="003F173E" w:rsidP="00390FE9">
            <w:pPr>
              <w:pStyle w:val="TableText"/>
              <w:rPr>
                <w:rFonts w:cs="Arial"/>
                <w:szCs w:val="21"/>
              </w:rPr>
            </w:pPr>
            <w:r w:rsidRPr="00692F9B">
              <w:rPr>
                <w:szCs w:val="21"/>
              </w:rPr>
              <w:t>(</w:t>
            </w:r>
            <w:r w:rsidRPr="00692F9B">
              <w:rPr>
                <w:rFonts w:cs="Arial"/>
                <w:szCs w:val="21"/>
              </w:rPr>
              <w:t>Multi-value)</w:t>
            </w:r>
          </w:p>
        </w:tc>
        <w:tc>
          <w:tcPr>
            <w:tcW w:w="502" w:type="pct"/>
          </w:tcPr>
          <w:p w14:paraId="3655CB06" w14:textId="77777777" w:rsidR="003F173E" w:rsidRPr="00692F9B" w:rsidDel="00DA0146" w:rsidRDefault="003F173E" w:rsidP="00390FE9">
            <w:pPr>
              <w:pStyle w:val="TableText"/>
              <w:rPr>
                <w:rFonts w:cs="Arial"/>
                <w:szCs w:val="21"/>
              </w:rPr>
            </w:pPr>
            <w:r>
              <w:rPr>
                <w:rFonts w:cs="Arial"/>
                <w:szCs w:val="21"/>
              </w:rPr>
              <w:t>Non-Editable</w:t>
            </w:r>
          </w:p>
        </w:tc>
        <w:tc>
          <w:tcPr>
            <w:tcW w:w="359" w:type="pct"/>
          </w:tcPr>
          <w:p w14:paraId="145A8457" w14:textId="77777777" w:rsidR="003F173E" w:rsidRPr="00692F9B" w:rsidRDefault="003F173E" w:rsidP="00390FE9">
            <w:pPr>
              <w:pStyle w:val="TableText"/>
              <w:rPr>
                <w:rFonts w:cs="Arial"/>
                <w:szCs w:val="21"/>
              </w:rPr>
            </w:pPr>
            <w:r>
              <w:rPr>
                <w:rFonts w:cs="Arial"/>
                <w:szCs w:val="21"/>
              </w:rPr>
              <w:t>GEHC</w:t>
            </w:r>
          </w:p>
        </w:tc>
        <w:tc>
          <w:tcPr>
            <w:tcW w:w="572" w:type="pct"/>
          </w:tcPr>
          <w:p w14:paraId="6F93CB4E" w14:textId="77777777" w:rsidR="003F173E" w:rsidRPr="00692F9B" w:rsidRDefault="003F173E" w:rsidP="00390FE9">
            <w:pPr>
              <w:pStyle w:val="TableText"/>
              <w:rPr>
                <w:rFonts w:cs="Arial"/>
                <w:szCs w:val="21"/>
              </w:rPr>
            </w:pPr>
            <w:r w:rsidRPr="00692F9B">
              <w:rPr>
                <w:rFonts w:cs="Arial"/>
                <w:szCs w:val="21"/>
              </w:rPr>
              <w:t>No</w:t>
            </w:r>
          </w:p>
        </w:tc>
      </w:tr>
      <w:tr w:rsidR="003F173E" w:rsidRPr="00692F9B" w14:paraId="7988D252" w14:textId="77777777" w:rsidTr="00390FE9">
        <w:trPr>
          <w:cantSplit/>
        </w:trPr>
        <w:tc>
          <w:tcPr>
            <w:tcW w:w="705" w:type="pct"/>
          </w:tcPr>
          <w:p w14:paraId="4676DD18" w14:textId="77777777" w:rsidR="003F173E" w:rsidRPr="00692F9B" w:rsidRDefault="003F173E" w:rsidP="00390FE9">
            <w:pPr>
              <w:pStyle w:val="TableText"/>
              <w:rPr>
                <w:rFonts w:cs="Arial"/>
                <w:szCs w:val="21"/>
              </w:rPr>
            </w:pPr>
            <w:r>
              <w:rPr>
                <w:rFonts w:cs="Arial"/>
                <w:szCs w:val="21"/>
              </w:rPr>
              <w:t>ManagerID</w:t>
            </w:r>
          </w:p>
        </w:tc>
        <w:tc>
          <w:tcPr>
            <w:tcW w:w="711" w:type="pct"/>
          </w:tcPr>
          <w:p w14:paraId="590CBFFA" w14:textId="77777777" w:rsidR="003F173E" w:rsidRPr="00692F9B" w:rsidRDefault="003F173E" w:rsidP="00390FE9">
            <w:pPr>
              <w:pStyle w:val="TableText"/>
              <w:rPr>
                <w:rFonts w:cs="Arial"/>
                <w:szCs w:val="21"/>
              </w:rPr>
            </w:pPr>
            <w:r>
              <w:rPr>
                <w:rFonts w:cs="Arial"/>
                <w:szCs w:val="21"/>
              </w:rPr>
              <w:t>Manager ID</w:t>
            </w:r>
          </w:p>
        </w:tc>
        <w:tc>
          <w:tcPr>
            <w:tcW w:w="1505" w:type="pct"/>
          </w:tcPr>
          <w:p w14:paraId="592DC6FD" w14:textId="77777777" w:rsidR="003F173E" w:rsidRPr="00692F9B" w:rsidRDefault="003F173E" w:rsidP="00390FE9">
            <w:pPr>
              <w:pStyle w:val="TableText"/>
              <w:rPr>
                <w:rFonts w:cs="Arial"/>
                <w:szCs w:val="21"/>
              </w:rPr>
            </w:pPr>
            <w:r>
              <w:rPr>
                <w:rFonts w:cs="Arial"/>
                <w:szCs w:val="21"/>
              </w:rPr>
              <w:t>The resource’s manager’s GEHC SSO identity. Not currently used.</w:t>
            </w:r>
          </w:p>
        </w:tc>
        <w:tc>
          <w:tcPr>
            <w:tcW w:w="646" w:type="pct"/>
          </w:tcPr>
          <w:p w14:paraId="4C37CAB3" w14:textId="77777777" w:rsidR="003F173E" w:rsidRPr="00692F9B" w:rsidRDefault="003F173E" w:rsidP="00390FE9">
            <w:pPr>
              <w:pStyle w:val="TableText"/>
              <w:rPr>
                <w:rFonts w:cs="Arial"/>
                <w:szCs w:val="21"/>
              </w:rPr>
            </w:pPr>
            <w:r>
              <w:rPr>
                <w:rFonts w:cs="Arial"/>
                <w:szCs w:val="21"/>
              </w:rPr>
              <w:t>String (64)</w:t>
            </w:r>
          </w:p>
        </w:tc>
        <w:tc>
          <w:tcPr>
            <w:tcW w:w="502" w:type="pct"/>
          </w:tcPr>
          <w:p w14:paraId="1368195C" w14:textId="77777777" w:rsidR="003F173E" w:rsidRPr="00692F9B" w:rsidRDefault="003F173E" w:rsidP="00390FE9">
            <w:pPr>
              <w:pStyle w:val="TableText"/>
              <w:rPr>
                <w:rFonts w:cs="Arial"/>
                <w:szCs w:val="21"/>
              </w:rPr>
            </w:pPr>
            <w:r>
              <w:rPr>
                <w:rFonts w:cs="Arial"/>
                <w:szCs w:val="21"/>
              </w:rPr>
              <w:t>Hidden</w:t>
            </w:r>
          </w:p>
        </w:tc>
        <w:tc>
          <w:tcPr>
            <w:tcW w:w="359" w:type="pct"/>
          </w:tcPr>
          <w:p w14:paraId="1BA19A38" w14:textId="77777777" w:rsidR="003F173E" w:rsidRPr="00692F9B" w:rsidRDefault="003F173E" w:rsidP="00390FE9">
            <w:pPr>
              <w:pStyle w:val="TableText"/>
              <w:rPr>
                <w:rFonts w:cs="Arial"/>
                <w:szCs w:val="21"/>
              </w:rPr>
            </w:pPr>
            <w:r>
              <w:rPr>
                <w:rFonts w:cs="Arial"/>
                <w:szCs w:val="21"/>
              </w:rPr>
              <w:t>GEHC</w:t>
            </w:r>
          </w:p>
        </w:tc>
        <w:tc>
          <w:tcPr>
            <w:tcW w:w="572" w:type="pct"/>
          </w:tcPr>
          <w:p w14:paraId="21A607E0" w14:textId="77777777" w:rsidR="003F173E" w:rsidRPr="00692F9B" w:rsidRDefault="003F173E" w:rsidP="00390FE9">
            <w:pPr>
              <w:pStyle w:val="TableText"/>
              <w:rPr>
                <w:rFonts w:cs="Arial"/>
                <w:szCs w:val="21"/>
              </w:rPr>
            </w:pPr>
            <w:r>
              <w:rPr>
                <w:rFonts w:cs="Arial"/>
                <w:szCs w:val="21"/>
              </w:rPr>
              <w:t>Yes</w:t>
            </w:r>
          </w:p>
        </w:tc>
      </w:tr>
      <w:tr w:rsidR="003F173E" w:rsidRPr="00692F9B" w14:paraId="144DCC03" w14:textId="77777777" w:rsidTr="00390FE9">
        <w:trPr>
          <w:cantSplit/>
        </w:trPr>
        <w:tc>
          <w:tcPr>
            <w:tcW w:w="705" w:type="pct"/>
          </w:tcPr>
          <w:p w14:paraId="10F98B9A" w14:textId="77777777" w:rsidR="003F173E" w:rsidRDefault="003F173E" w:rsidP="00390FE9">
            <w:pPr>
              <w:pStyle w:val="TableText"/>
              <w:rPr>
                <w:rFonts w:cs="Arial"/>
                <w:szCs w:val="21"/>
              </w:rPr>
            </w:pPr>
            <w:r>
              <w:rPr>
                <w:rFonts w:cs="Arial"/>
                <w:szCs w:val="21"/>
              </w:rPr>
              <w:t>ManagerName</w:t>
            </w:r>
            <w:r>
              <w:rPr>
                <w:rStyle w:val="FootnoteReference"/>
                <w:szCs w:val="21"/>
              </w:rPr>
              <w:footnoteReference w:id="4"/>
            </w:r>
          </w:p>
        </w:tc>
        <w:tc>
          <w:tcPr>
            <w:tcW w:w="711" w:type="pct"/>
          </w:tcPr>
          <w:p w14:paraId="506D5781" w14:textId="77777777" w:rsidR="003F173E" w:rsidRDefault="003F173E" w:rsidP="00390FE9">
            <w:pPr>
              <w:pStyle w:val="TableText"/>
              <w:rPr>
                <w:rFonts w:cs="Arial"/>
                <w:szCs w:val="21"/>
              </w:rPr>
            </w:pPr>
            <w:r>
              <w:rPr>
                <w:rFonts w:cs="Arial"/>
                <w:szCs w:val="21"/>
              </w:rPr>
              <w:t>Manager Name</w:t>
            </w:r>
          </w:p>
        </w:tc>
        <w:tc>
          <w:tcPr>
            <w:tcW w:w="1505" w:type="pct"/>
          </w:tcPr>
          <w:p w14:paraId="0DC2D16C" w14:textId="77777777" w:rsidR="003F173E" w:rsidRDefault="003F173E" w:rsidP="00390FE9">
            <w:pPr>
              <w:pStyle w:val="TableText"/>
              <w:rPr>
                <w:rFonts w:cs="Arial"/>
                <w:szCs w:val="21"/>
              </w:rPr>
            </w:pPr>
            <w:r>
              <w:rPr>
                <w:rFonts w:cs="Arial"/>
                <w:szCs w:val="21"/>
              </w:rPr>
              <w:t>The resource’s manager’s name. For display purposes only.</w:t>
            </w:r>
          </w:p>
        </w:tc>
        <w:tc>
          <w:tcPr>
            <w:tcW w:w="646" w:type="pct"/>
          </w:tcPr>
          <w:p w14:paraId="05E8E2BF" w14:textId="77777777" w:rsidR="003F173E" w:rsidRDefault="003F173E" w:rsidP="00390FE9">
            <w:pPr>
              <w:pStyle w:val="TableText"/>
              <w:rPr>
                <w:rFonts w:cs="Arial"/>
                <w:szCs w:val="21"/>
              </w:rPr>
            </w:pPr>
            <w:r>
              <w:rPr>
                <w:rFonts w:cs="Arial"/>
                <w:szCs w:val="21"/>
              </w:rPr>
              <w:t>String (256)</w:t>
            </w:r>
          </w:p>
        </w:tc>
        <w:tc>
          <w:tcPr>
            <w:tcW w:w="502" w:type="pct"/>
          </w:tcPr>
          <w:p w14:paraId="524F69F1" w14:textId="77777777" w:rsidR="003F173E" w:rsidRDefault="003F173E" w:rsidP="00390FE9">
            <w:pPr>
              <w:pStyle w:val="TableText"/>
              <w:rPr>
                <w:rFonts w:cs="Arial"/>
                <w:szCs w:val="21"/>
              </w:rPr>
            </w:pPr>
            <w:r>
              <w:rPr>
                <w:rFonts w:cs="Arial"/>
                <w:szCs w:val="21"/>
              </w:rPr>
              <w:t>Non-Editable</w:t>
            </w:r>
          </w:p>
        </w:tc>
        <w:tc>
          <w:tcPr>
            <w:tcW w:w="359" w:type="pct"/>
          </w:tcPr>
          <w:p w14:paraId="4BA01100" w14:textId="77777777" w:rsidR="003F173E" w:rsidRDefault="003F173E" w:rsidP="00390FE9">
            <w:pPr>
              <w:pStyle w:val="TableText"/>
              <w:rPr>
                <w:rFonts w:cs="Arial"/>
                <w:szCs w:val="21"/>
              </w:rPr>
            </w:pPr>
            <w:r>
              <w:rPr>
                <w:rFonts w:cs="Arial"/>
                <w:szCs w:val="21"/>
              </w:rPr>
              <w:t>GEHC</w:t>
            </w:r>
          </w:p>
        </w:tc>
        <w:tc>
          <w:tcPr>
            <w:tcW w:w="572" w:type="pct"/>
          </w:tcPr>
          <w:p w14:paraId="56B90DA8" w14:textId="77777777" w:rsidR="003F173E" w:rsidRDefault="003F173E" w:rsidP="00390FE9">
            <w:pPr>
              <w:pStyle w:val="TableText"/>
              <w:rPr>
                <w:rFonts w:cs="Arial"/>
                <w:szCs w:val="21"/>
              </w:rPr>
            </w:pPr>
            <w:r>
              <w:rPr>
                <w:rFonts w:cs="Arial"/>
                <w:szCs w:val="21"/>
              </w:rPr>
              <w:t>Yes</w:t>
            </w:r>
          </w:p>
        </w:tc>
      </w:tr>
      <w:tr w:rsidR="003F173E" w:rsidRPr="00692F9B" w14:paraId="6EDE3F11" w14:textId="77777777" w:rsidTr="00390FE9">
        <w:trPr>
          <w:cantSplit/>
        </w:trPr>
        <w:tc>
          <w:tcPr>
            <w:tcW w:w="705" w:type="pct"/>
          </w:tcPr>
          <w:p w14:paraId="07984ABD" w14:textId="77777777" w:rsidR="003F173E" w:rsidRPr="00E97AAA" w:rsidRDefault="003F173E" w:rsidP="00390FE9">
            <w:pPr>
              <w:pStyle w:val="TableText"/>
              <w:rPr>
                <w:rFonts w:cs="Arial"/>
                <w:szCs w:val="21"/>
                <w:vertAlign w:val="superscript"/>
              </w:rPr>
            </w:pPr>
            <w:r>
              <w:rPr>
                <w:rFonts w:cs="Arial"/>
                <w:szCs w:val="21"/>
              </w:rPr>
              <w:t>ManagerContactNumber</w:t>
            </w:r>
            <w:r>
              <w:rPr>
                <w:rStyle w:val="FootnoteReference"/>
                <w:szCs w:val="21"/>
              </w:rPr>
              <w:footnoteReference w:id="5"/>
            </w:r>
          </w:p>
        </w:tc>
        <w:tc>
          <w:tcPr>
            <w:tcW w:w="711" w:type="pct"/>
          </w:tcPr>
          <w:p w14:paraId="7877D83F" w14:textId="77777777" w:rsidR="003F173E" w:rsidRDefault="003F173E" w:rsidP="00390FE9">
            <w:pPr>
              <w:pStyle w:val="TableText"/>
              <w:rPr>
                <w:rFonts w:cs="Arial"/>
                <w:szCs w:val="21"/>
              </w:rPr>
            </w:pPr>
            <w:r>
              <w:rPr>
                <w:rFonts w:cs="Arial"/>
                <w:szCs w:val="21"/>
              </w:rPr>
              <w:t>Manager Contact Number</w:t>
            </w:r>
          </w:p>
        </w:tc>
        <w:tc>
          <w:tcPr>
            <w:tcW w:w="1505" w:type="pct"/>
          </w:tcPr>
          <w:p w14:paraId="28AFF3CE" w14:textId="77777777" w:rsidR="003F173E" w:rsidRDefault="003F173E" w:rsidP="00390FE9">
            <w:pPr>
              <w:pStyle w:val="TableText"/>
              <w:rPr>
                <w:rFonts w:cs="Arial"/>
                <w:szCs w:val="21"/>
              </w:rPr>
            </w:pPr>
            <w:r>
              <w:rPr>
                <w:rFonts w:cs="Arial"/>
                <w:szCs w:val="21"/>
              </w:rPr>
              <w:t>The phone number via which the resource may contact their manager. For display purposes only.</w:t>
            </w:r>
          </w:p>
        </w:tc>
        <w:tc>
          <w:tcPr>
            <w:tcW w:w="646" w:type="pct"/>
          </w:tcPr>
          <w:p w14:paraId="0128F68A" w14:textId="77777777" w:rsidR="003F173E" w:rsidRDefault="003F173E" w:rsidP="00390FE9">
            <w:pPr>
              <w:pStyle w:val="TableText"/>
              <w:rPr>
                <w:rFonts w:cs="Arial"/>
                <w:szCs w:val="21"/>
              </w:rPr>
            </w:pPr>
            <w:r>
              <w:rPr>
                <w:rFonts w:cs="Arial"/>
                <w:szCs w:val="21"/>
              </w:rPr>
              <w:t>String (64)</w:t>
            </w:r>
          </w:p>
        </w:tc>
        <w:tc>
          <w:tcPr>
            <w:tcW w:w="502" w:type="pct"/>
          </w:tcPr>
          <w:p w14:paraId="1B86B14D" w14:textId="77777777" w:rsidR="003F173E" w:rsidRDefault="003F173E" w:rsidP="00390FE9">
            <w:pPr>
              <w:pStyle w:val="TableText"/>
              <w:rPr>
                <w:rFonts w:cs="Arial"/>
                <w:szCs w:val="21"/>
              </w:rPr>
            </w:pPr>
            <w:r>
              <w:rPr>
                <w:rFonts w:cs="Arial"/>
                <w:szCs w:val="21"/>
              </w:rPr>
              <w:t>Non-Editable</w:t>
            </w:r>
          </w:p>
        </w:tc>
        <w:tc>
          <w:tcPr>
            <w:tcW w:w="359" w:type="pct"/>
          </w:tcPr>
          <w:p w14:paraId="194C8E0C" w14:textId="77777777" w:rsidR="003F173E" w:rsidRDefault="003F173E" w:rsidP="00390FE9">
            <w:pPr>
              <w:pStyle w:val="TableText"/>
              <w:rPr>
                <w:rFonts w:cs="Arial"/>
                <w:szCs w:val="21"/>
              </w:rPr>
            </w:pPr>
            <w:r>
              <w:rPr>
                <w:rFonts w:cs="Arial"/>
                <w:szCs w:val="21"/>
              </w:rPr>
              <w:t>GEHC</w:t>
            </w:r>
          </w:p>
        </w:tc>
        <w:tc>
          <w:tcPr>
            <w:tcW w:w="572" w:type="pct"/>
          </w:tcPr>
          <w:p w14:paraId="28F234BF" w14:textId="77777777" w:rsidR="003F173E" w:rsidRDefault="003F173E" w:rsidP="00390FE9">
            <w:pPr>
              <w:pStyle w:val="TableText"/>
              <w:rPr>
                <w:rFonts w:cs="Arial"/>
                <w:szCs w:val="21"/>
              </w:rPr>
            </w:pPr>
            <w:r>
              <w:rPr>
                <w:rFonts w:cs="Arial"/>
                <w:szCs w:val="21"/>
              </w:rPr>
              <w:t>No</w:t>
            </w:r>
          </w:p>
        </w:tc>
      </w:tr>
      <w:tr w:rsidR="003F173E" w:rsidRPr="00692F9B" w14:paraId="2531685B" w14:textId="77777777" w:rsidTr="00390FE9">
        <w:trPr>
          <w:cantSplit/>
        </w:trPr>
        <w:tc>
          <w:tcPr>
            <w:tcW w:w="705" w:type="pct"/>
            <w:tcBorders>
              <w:bottom w:val="double" w:sz="6" w:space="0" w:color="000000"/>
            </w:tcBorders>
          </w:tcPr>
          <w:p w14:paraId="5F264FCB" w14:textId="77777777" w:rsidR="003F173E" w:rsidRDefault="003F173E" w:rsidP="00390FE9">
            <w:pPr>
              <w:pStyle w:val="TableText"/>
              <w:rPr>
                <w:rFonts w:cs="Arial"/>
                <w:szCs w:val="21"/>
              </w:rPr>
            </w:pPr>
            <w:r>
              <w:rPr>
                <w:rFonts w:cs="Arial"/>
                <w:szCs w:val="21"/>
              </w:rPr>
              <w:t>ManagerEmail</w:t>
            </w:r>
          </w:p>
        </w:tc>
        <w:tc>
          <w:tcPr>
            <w:tcW w:w="711" w:type="pct"/>
            <w:tcBorders>
              <w:bottom w:val="double" w:sz="6" w:space="0" w:color="000000"/>
            </w:tcBorders>
          </w:tcPr>
          <w:p w14:paraId="5BD01475" w14:textId="77777777" w:rsidR="003F173E" w:rsidRDefault="003F173E" w:rsidP="00390FE9">
            <w:pPr>
              <w:pStyle w:val="TableText"/>
              <w:rPr>
                <w:rFonts w:cs="Arial"/>
                <w:szCs w:val="21"/>
              </w:rPr>
            </w:pPr>
            <w:r>
              <w:rPr>
                <w:rFonts w:cs="Arial"/>
                <w:szCs w:val="21"/>
              </w:rPr>
              <w:t>Manager E-mail Address</w:t>
            </w:r>
          </w:p>
        </w:tc>
        <w:tc>
          <w:tcPr>
            <w:tcW w:w="1505" w:type="pct"/>
            <w:tcBorders>
              <w:bottom w:val="double" w:sz="6" w:space="0" w:color="000000"/>
            </w:tcBorders>
          </w:tcPr>
          <w:p w14:paraId="58ADB40E" w14:textId="77777777" w:rsidR="003F173E" w:rsidRDefault="003F173E" w:rsidP="00390FE9">
            <w:pPr>
              <w:pStyle w:val="TableText"/>
              <w:rPr>
                <w:rFonts w:cs="Arial"/>
                <w:szCs w:val="21"/>
              </w:rPr>
            </w:pPr>
            <w:r>
              <w:rPr>
                <w:rFonts w:cs="Arial"/>
                <w:szCs w:val="21"/>
              </w:rPr>
              <w:t>The e-mail address for the manager. For use when automated e-mails are to be sent.</w:t>
            </w:r>
          </w:p>
        </w:tc>
        <w:tc>
          <w:tcPr>
            <w:tcW w:w="646" w:type="pct"/>
            <w:tcBorders>
              <w:bottom w:val="double" w:sz="6" w:space="0" w:color="000000"/>
            </w:tcBorders>
          </w:tcPr>
          <w:p w14:paraId="1AE157FA" w14:textId="77777777" w:rsidR="003F173E" w:rsidRDefault="003F173E" w:rsidP="00390FE9">
            <w:pPr>
              <w:pStyle w:val="TableText"/>
              <w:rPr>
                <w:rFonts w:cs="Arial"/>
                <w:szCs w:val="21"/>
              </w:rPr>
            </w:pPr>
            <w:r>
              <w:rPr>
                <w:rFonts w:cs="Arial"/>
                <w:szCs w:val="21"/>
              </w:rPr>
              <w:t>String (256)</w:t>
            </w:r>
          </w:p>
        </w:tc>
        <w:tc>
          <w:tcPr>
            <w:tcW w:w="502" w:type="pct"/>
            <w:tcBorders>
              <w:bottom w:val="double" w:sz="6" w:space="0" w:color="000000"/>
            </w:tcBorders>
          </w:tcPr>
          <w:p w14:paraId="51F8D1F5" w14:textId="77777777" w:rsidR="003F173E" w:rsidRDefault="003F173E" w:rsidP="00390FE9">
            <w:pPr>
              <w:pStyle w:val="TableText"/>
              <w:rPr>
                <w:rFonts w:cs="Arial"/>
                <w:szCs w:val="21"/>
              </w:rPr>
            </w:pPr>
            <w:r>
              <w:rPr>
                <w:rFonts w:cs="Arial"/>
                <w:szCs w:val="21"/>
              </w:rPr>
              <w:t>Non-Editable</w:t>
            </w:r>
          </w:p>
        </w:tc>
        <w:tc>
          <w:tcPr>
            <w:tcW w:w="359" w:type="pct"/>
            <w:tcBorders>
              <w:bottom w:val="double" w:sz="6" w:space="0" w:color="000000"/>
            </w:tcBorders>
          </w:tcPr>
          <w:p w14:paraId="519B906D" w14:textId="77777777" w:rsidR="003F173E" w:rsidRDefault="003F173E" w:rsidP="00390FE9">
            <w:pPr>
              <w:pStyle w:val="TableText"/>
              <w:rPr>
                <w:rFonts w:cs="Arial"/>
                <w:szCs w:val="21"/>
              </w:rPr>
            </w:pPr>
            <w:r>
              <w:rPr>
                <w:rFonts w:cs="Arial"/>
                <w:szCs w:val="21"/>
              </w:rPr>
              <w:t>GEHC</w:t>
            </w:r>
          </w:p>
        </w:tc>
        <w:tc>
          <w:tcPr>
            <w:tcW w:w="572" w:type="pct"/>
            <w:tcBorders>
              <w:bottom w:val="double" w:sz="6" w:space="0" w:color="000000"/>
            </w:tcBorders>
          </w:tcPr>
          <w:p w14:paraId="58007911" w14:textId="77777777" w:rsidR="003F173E" w:rsidRDefault="003F173E" w:rsidP="00390FE9">
            <w:pPr>
              <w:pStyle w:val="TableText"/>
              <w:rPr>
                <w:rFonts w:cs="Arial"/>
                <w:szCs w:val="21"/>
              </w:rPr>
            </w:pPr>
            <w:r>
              <w:rPr>
                <w:rFonts w:cs="Arial"/>
                <w:szCs w:val="21"/>
              </w:rPr>
              <w:t>Yes</w:t>
            </w:r>
          </w:p>
        </w:tc>
      </w:tr>
    </w:tbl>
    <w:p w14:paraId="6F343829" w14:textId="77777777" w:rsidR="003F173E" w:rsidRDefault="003F173E" w:rsidP="00082266">
      <w:pPr>
        <w:pStyle w:val="BodyText2"/>
        <w:ind w:left="0"/>
      </w:pPr>
    </w:p>
    <w:p w14:paraId="43E48AA5" w14:textId="77777777" w:rsidR="00443190" w:rsidRDefault="00443190" w:rsidP="00443190">
      <w:pPr>
        <w:pStyle w:val="Heading2"/>
        <w:numPr>
          <w:ilvl w:val="2"/>
          <w:numId w:val="2"/>
        </w:numPr>
      </w:pPr>
      <w:bookmarkStart w:id="599" w:name="_Toc370915657"/>
      <w:bookmarkStart w:id="600" w:name="_Ref366140461"/>
      <w:r w:rsidRPr="00C43DAC">
        <w:lastRenderedPageBreak/>
        <w:t>GEHCContract</w:t>
      </w:r>
      <w:r>
        <w:t xml:space="preserve"> Create or Update</w:t>
      </w:r>
      <w:bookmarkEnd w:id="599"/>
    </w:p>
    <w:p w14:paraId="31A7A55F" w14:textId="77777777" w:rsidR="00443190" w:rsidRDefault="00443190" w:rsidP="00443190">
      <w:pPr>
        <w:pStyle w:val="BodyText2"/>
        <w:ind w:left="0"/>
      </w:pPr>
      <w:r w:rsidRPr="00F42CB8">
        <w:t>It is expected for the Click Import export tool to help maintain the GEHCContract collection.  Below is an Excel template that for the object:</w:t>
      </w:r>
    </w:p>
    <w:p w14:paraId="078007A7" w14:textId="229CA6B9" w:rsidR="00443190" w:rsidRPr="006220A2" w:rsidRDefault="00906967" w:rsidP="00443190">
      <w:pPr>
        <w:pStyle w:val="BodyText2"/>
        <w:ind w:left="0"/>
      </w:pPr>
      <w:ins w:id="601" w:author="Duncan Hardie" w:date="2014-04-15T15:41:00Z">
        <w:r>
          <w:object w:dxaOrig="1531" w:dyaOrig="1002" w14:anchorId="26CF03D9">
            <v:shape id="_x0000_i1030" type="#_x0000_t75" style="width:76.55pt;height:50.1pt" o:ole="">
              <v:imagedata r:id="rId52" o:title=""/>
            </v:shape>
            <o:OLEObject Type="Embed" ProgID="Excel.Sheet.12" ShapeID="_x0000_i1030" DrawAspect="Icon" ObjectID="_1501667510" r:id="rId53"/>
          </w:object>
        </w:r>
      </w:ins>
      <w:del w:id="602" w:author="Duncan Hardie" w:date="2014-04-15T15:39:00Z">
        <w:r w:rsidR="009C64C8" w:rsidDel="00906967">
          <w:object w:dxaOrig="1531" w:dyaOrig="1002" w14:anchorId="39B1A5E6">
            <v:shape id="_x0000_i1031" type="#_x0000_t75" style="width:76.55pt;height:50.1pt" o:ole="">
              <v:imagedata r:id="rId54" o:title=""/>
            </v:shape>
            <o:OLEObject Type="Embed" ProgID="Excel.Sheet.12" ShapeID="_x0000_i1031" DrawAspect="Icon" ObjectID="_1501667511" r:id="rId55"/>
          </w:object>
        </w:r>
      </w:del>
    </w:p>
    <w:p w14:paraId="68962604" w14:textId="77777777" w:rsidR="00443190" w:rsidRDefault="00443190" w:rsidP="00443190">
      <w:pPr>
        <w:pStyle w:val="Heading2"/>
        <w:numPr>
          <w:ilvl w:val="2"/>
          <w:numId w:val="2"/>
        </w:numPr>
      </w:pPr>
      <w:bookmarkStart w:id="603" w:name="_Toc370915658"/>
      <w:r w:rsidRPr="00C43DAC">
        <w:t>GEHCSite</w:t>
      </w:r>
      <w:r>
        <w:t xml:space="preserve"> Create or Update</w:t>
      </w:r>
      <w:bookmarkEnd w:id="603"/>
    </w:p>
    <w:p w14:paraId="633D66FB" w14:textId="77777777" w:rsidR="00443190" w:rsidRDefault="00443190" w:rsidP="00443190">
      <w:pPr>
        <w:pStyle w:val="BodyText2"/>
        <w:ind w:left="0"/>
      </w:pPr>
      <w:r w:rsidRPr="00F42CB8">
        <w:t>It is expected for the Click Import export tool to help mai</w:t>
      </w:r>
      <w:r>
        <w:t xml:space="preserve">ntain the </w:t>
      </w:r>
      <w:r w:rsidRPr="00F42CB8">
        <w:t>GEHCSite collection.  Below is an Excel template that for the object:</w:t>
      </w:r>
    </w:p>
    <w:p w14:paraId="45A48ADE" w14:textId="204B6620" w:rsidR="00443190" w:rsidRPr="006220A2" w:rsidRDefault="009C64C8" w:rsidP="00443190">
      <w:pPr>
        <w:pStyle w:val="BodyText2"/>
        <w:ind w:left="0"/>
      </w:pPr>
      <w:del w:id="604" w:author="Duncan Hardie" w:date="2014-04-15T15:41:00Z">
        <w:r w:rsidDel="00906967">
          <w:object w:dxaOrig="1531" w:dyaOrig="1002" w14:anchorId="28253557">
            <v:shape id="_x0000_i1032" type="#_x0000_t75" style="width:76.55pt;height:50.1pt" o:ole="">
              <v:imagedata r:id="rId56" o:title=""/>
            </v:shape>
            <o:OLEObject Type="Embed" ProgID="Excel.Sheet.12" ShapeID="_x0000_i1032" DrawAspect="Icon" ObjectID="_1501667512" r:id="rId57"/>
          </w:object>
        </w:r>
      </w:del>
      <w:ins w:id="605" w:author="Duncan Hardie" w:date="2014-04-15T15:41:00Z">
        <w:r w:rsidR="00906967">
          <w:object w:dxaOrig="1531" w:dyaOrig="1002" w14:anchorId="0799A083">
            <v:shape id="_x0000_i1033" type="#_x0000_t75" style="width:76.55pt;height:50.1pt" o:ole="">
              <v:imagedata r:id="rId58" o:title=""/>
            </v:shape>
            <o:OLEObject Type="Embed" ProgID="Excel.Sheet.12" ShapeID="_x0000_i1033" DrawAspect="Icon" ObjectID="_1501667513" r:id="rId59"/>
          </w:object>
        </w:r>
      </w:ins>
    </w:p>
    <w:p w14:paraId="0A06BE3F" w14:textId="77777777" w:rsidR="00443190" w:rsidRDefault="00443190" w:rsidP="00443190">
      <w:pPr>
        <w:pStyle w:val="Heading2"/>
        <w:numPr>
          <w:ilvl w:val="2"/>
          <w:numId w:val="2"/>
        </w:numPr>
      </w:pPr>
      <w:bookmarkStart w:id="606" w:name="_Toc370915659"/>
      <w:r>
        <w:t>GE</w:t>
      </w:r>
      <w:r w:rsidRPr="00C43DAC">
        <w:t>HCSystem</w:t>
      </w:r>
      <w:r>
        <w:t xml:space="preserve"> Create or Update</w:t>
      </w:r>
      <w:bookmarkEnd w:id="606"/>
    </w:p>
    <w:p w14:paraId="3FBD245E" w14:textId="77777777" w:rsidR="00443190" w:rsidRDefault="00443190" w:rsidP="00443190">
      <w:pPr>
        <w:pStyle w:val="BodyText2"/>
        <w:ind w:left="0"/>
      </w:pPr>
      <w:r w:rsidRPr="00F42CB8">
        <w:t>It is expected for the Click Import export tool to help maintain the GCHCSystem collection.  Below is an Excel template that for the object:</w:t>
      </w:r>
    </w:p>
    <w:p w14:paraId="635F5D9E" w14:textId="6B445ED7" w:rsidR="00D66AD2" w:rsidRDefault="009C64C8" w:rsidP="007D34CC">
      <w:pPr>
        <w:pStyle w:val="BodyText2"/>
        <w:ind w:left="0"/>
        <w:rPr>
          <w:b/>
          <w:sz w:val="22"/>
        </w:rPr>
      </w:pPr>
      <w:del w:id="607" w:author="Duncan Hardie" w:date="2014-04-15T15:41:00Z">
        <w:r w:rsidDel="00906967">
          <w:object w:dxaOrig="1531" w:dyaOrig="1002" w14:anchorId="2A253C0B">
            <v:shape id="_x0000_i1034" type="#_x0000_t75" style="width:76.55pt;height:50.1pt" o:ole="">
              <v:imagedata r:id="rId60" o:title=""/>
            </v:shape>
            <o:OLEObject Type="Embed" ProgID="Excel.Sheet.12" ShapeID="_x0000_i1034" DrawAspect="Icon" ObjectID="_1501667514" r:id="rId61"/>
          </w:object>
        </w:r>
      </w:del>
      <w:ins w:id="608" w:author="Duncan Hardie" w:date="2014-04-15T15:41:00Z">
        <w:r w:rsidR="00906967">
          <w:object w:dxaOrig="1531" w:dyaOrig="1002" w14:anchorId="38F757DD">
            <v:shape id="_x0000_i1035" type="#_x0000_t75" style="width:76.55pt;height:50.1pt" o:ole="">
              <v:imagedata r:id="rId62" o:title=""/>
            </v:shape>
            <o:OLEObject Type="Embed" ProgID="Excel.Sheet.12" ShapeID="_x0000_i1035" DrawAspect="Icon" ObjectID="_1501667515" r:id="rId63"/>
          </w:object>
        </w:r>
      </w:ins>
    </w:p>
    <w:p w14:paraId="22E1FC0E" w14:textId="621F3397" w:rsidR="009E022A" w:rsidRDefault="009E022A" w:rsidP="009E022A">
      <w:pPr>
        <w:pStyle w:val="Heading2"/>
        <w:numPr>
          <w:ilvl w:val="2"/>
          <w:numId w:val="2"/>
        </w:numPr>
      </w:pPr>
      <w:bookmarkStart w:id="609" w:name="_Toc370915660"/>
      <w:r>
        <w:t>Skill Create</w:t>
      </w:r>
      <w:bookmarkEnd w:id="600"/>
      <w:bookmarkEnd w:id="609"/>
    </w:p>
    <w:p w14:paraId="7D7D6C58" w14:textId="0E8DCA23" w:rsidR="009E022A" w:rsidRDefault="00F42CB8" w:rsidP="00CC7998">
      <w:pPr>
        <w:pStyle w:val="BodyText2"/>
        <w:ind w:left="0"/>
      </w:pPr>
      <w:r>
        <w:t xml:space="preserve">It is expected for the </w:t>
      </w:r>
      <w:r w:rsidR="009E022A">
        <w:t xml:space="preserve">Click Import export tool </w:t>
      </w:r>
      <w:r>
        <w:t>to</w:t>
      </w:r>
      <w:r w:rsidR="009E022A">
        <w:t xml:space="preserve"> </w:t>
      </w:r>
      <w:r>
        <w:t xml:space="preserve">help </w:t>
      </w:r>
      <w:r w:rsidR="009E022A">
        <w:t>maintain the Skill</w:t>
      </w:r>
      <w:r>
        <w:t xml:space="preserve"> collection</w:t>
      </w:r>
      <w:r w:rsidR="009E022A">
        <w:t>.</w:t>
      </w:r>
      <w:r>
        <w:t xml:space="preserve">  Below is an Excel template that for the object:</w:t>
      </w:r>
    </w:p>
    <w:p w14:paraId="71804394" w14:textId="1B19E354" w:rsidR="00602C5E" w:rsidRDefault="009C64C8">
      <w:pPr>
        <w:pStyle w:val="BodyText2"/>
        <w:ind w:left="0"/>
      </w:pPr>
      <w:del w:id="610" w:author="Duncan Hardie" w:date="2014-04-15T15:41:00Z">
        <w:r w:rsidDel="00906967">
          <w:object w:dxaOrig="1531" w:dyaOrig="1002" w14:anchorId="378AC2A4">
            <v:shape id="_x0000_i1036" type="#_x0000_t75" style="width:76.55pt;height:50.1pt" o:ole="">
              <v:imagedata r:id="rId64" o:title=""/>
            </v:shape>
            <o:OLEObject Type="Embed" ProgID="Excel.Sheet.12" ShapeID="_x0000_i1036" DrawAspect="Icon" ObjectID="_1501667516" r:id="rId65"/>
          </w:object>
        </w:r>
      </w:del>
      <w:ins w:id="611" w:author="Duncan Hardie" w:date="2014-04-15T15:42:00Z">
        <w:r w:rsidR="00906967">
          <w:object w:dxaOrig="1531" w:dyaOrig="1002" w14:anchorId="4B32C76F">
            <v:shape id="_x0000_i1037" type="#_x0000_t75" style="width:76.55pt;height:50.1pt" o:ole="">
              <v:imagedata r:id="rId66" o:title=""/>
            </v:shape>
            <o:OLEObject Type="Embed" ProgID="Excel.Sheet.12" ShapeID="_x0000_i1037" DrawAspect="Icon" ObjectID="_1501667517" r:id="rId67"/>
          </w:object>
        </w:r>
      </w:ins>
    </w:p>
    <w:p w14:paraId="44B8B9C6" w14:textId="235287C3" w:rsidR="00082266" w:rsidRDefault="00082266" w:rsidP="00082266">
      <w:pPr>
        <w:pStyle w:val="BodyText2"/>
        <w:ind w:left="0"/>
      </w:pPr>
      <w:r>
        <w:t xml:space="preserve">Resource skill details are maintained in Trace and are exported from there into specially formatted files for upload into ClickSchedule. As long as the correct resource identifier is supplied, i.e. the resources and their skills both use the same resource identifiers, these values can easily be </w:t>
      </w:r>
      <w:r>
        <w:lastRenderedPageBreak/>
        <w:t>combined with the other resource information within ClickSchedule in order to provide a complete picture of the resource.</w:t>
      </w:r>
    </w:p>
    <w:p w14:paraId="7DBBA915" w14:textId="77777777" w:rsidR="00082266" w:rsidRDefault="00082266" w:rsidP="00082266">
      <w:pPr>
        <w:pStyle w:val="BodyText2"/>
        <w:ind w:left="0"/>
      </w:pPr>
      <w:r>
        <w:t>Note: This is used to create new skills which are important for matching Engineers and Tasks to requirements.</w:t>
      </w:r>
    </w:p>
    <w:p w14:paraId="7BC03E98" w14:textId="77777777" w:rsidR="00082266" w:rsidRPr="006220A2" w:rsidRDefault="00082266" w:rsidP="00CC7998">
      <w:pPr>
        <w:pStyle w:val="BodyText2"/>
        <w:ind w:left="0"/>
      </w:pPr>
    </w:p>
    <w:p w14:paraId="632E9D1B" w14:textId="7E2DE67D" w:rsidR="00443190" w:rsidRDefault="00443190" w:rsidP="00443190">
      <w:pPr>
        <w:pStyle w:val="Heading2"/>
        <w:numPr>
          <w:ilvl w:val="2"/>
          <w:numId w:val="2"/>
        </w:numPr>
      </w:pPr>
      <w:bookmarkStart w:id="612" w:name="_Toc366223624"/>
      <w:bookmarkStart w:id="613" w:name="_Toc366063197"/>
      <w:bookmarkStart w:id="614" w:name="_Toc366068689"/>
      <w:bookmarkStart w:id="615" w:name="_Toc366223625"/>
      <w:bookmarkStart w:id="616" w:name="_Toc366063198"/>
      <w:bookmarkStart w:id="617" w:name="_Toc366068690"/>
      <w:bookmarkStart w:id="618" w:name="_Toc366223626"/>
      <w:bookmarkStart w:id="619" w:name="_Toc366063199"/>
      <w:bookmarkStart w:id="620" w:name="_Toc366068691"/>
      <w:bookmarkStart w:id="621" w:name="_Toc366223627"/>
      <w:bookmarkStart w:id="622" w:name="_Toc357966458"/>
      <w:bookmarkStart w:id="623" w:name="_Toc357966459"/>
      <w:bookmarkStart w:id="624" w:name="_Toc366223628"/>
      <w:bookmarkStart w:id="625" w:name="_Toc366223629"/>
      <w:bookmarkStart w:id="626" w:name="_Toc366223630"/>
      <w:bookmarkStart w:id="627" w:name="_Toc366223631"/>
      <w:bookmarkStart w:id="628" w:name="_Toc366223632"/>
      <w:bookmarkStart w:id="629" w:name="_Toc366223633"/>
      <w:bookmarkStart w:id="630" w:name="_Toc366223634"/>
      <w:bookmarkStart w:id="631" w:name="_Toc366223635"/>
      <w:bookmarkStart w:id="632" w:name="_Toc366223636"/>
      <w:bookmarkStart w:id="633" w:name="_Toc366223637"/>
      <w:bookmarkStart w:id="634" w:name="_Toc366223638"/>
      <w:bookmarkStart w:id="635" w:name="_Toc366223639"/>
      <w:bookmarkStart w:id="636" w:name="_Toc366223640"/>
      <w:bookmarkStart w:id="637" w:name="_Toc366223641"/>
      <w:bookmarkStart w:id="638" w:name="_Toc366223642"/>
      <w:bookmarkStart w:id="639" w:name="_Toc366223643"/>
      <w:bookmarkStart w:id="640" w:name="_Toc366223644"/>
      <w:bookmarkStart w:id="641" w:name="_Toc366223645"/>
      <w:bookmarkStart w:id="642" w:name="_Toc366223646"/>
      <w:bookmarkStart w:id="643" w:name="_Toc366223647"/>
      <w:bookmarkStart w:id="644" w:name="_Toc366223648"/>
      <w:bookmarkStart w:id="645" w:name="_Toc366223649"/>
      <w:bookmarkStart w:id="646" w:name="_Toc366223650"/>
      <w:bookmarkStart w:id="647" w:name="_Toc366223651"/>
      <w:bookmarkStart w:id="648" w:name="_Toc366223652"/>
      <w:bookmarkStart w:id="649" w:name="_Toc366223653"/>
      <w:bookmarkStart w:id="650" w:name="_Toc366223654"/>
      <w:bookmarkStart w:id="651" w:name="_Toc366223655"/>
      <w:bookmarkStart w:id="652" w:name="_Toc366223656"/>
      <w:bookmarkStart w:id="653" w:name="_Toc366223657"/>
      <w:bookmarkStart w:id="654" w:name="_Toc366223658"/>
      <w:bookmarkStart w:id="655" w:name="_Toc366223659"/>
      <w:bookmarkStart w:id="656" w:name="_Toc366223660"/>
      <w:bookmarkStart w:id="657" w:name="_Toc366223661"/>
      <w:bookmarkStart w:id="658" w:name="_Toc366223662"/>
      <w:bookmarkStart w:id="659" w:name="_Toc366223663"/>
      <w:bookmarkStart w:id="660" w:name="_Toc366223664"/>
      <w:bookmarkStart w:id="661" w:name="_Toc366223665"/>
      <w:bookmarkStart w:id="662" w:name="_Toc366223666"/>
      <w:bookmarkStart w:id="663" w:name="_Toc366223667"/>
      <w:bookmarkStart w:id="664" w:name="_Toc366223668"/>
      <w:bookmarkStart w:id="665" w:name="_Toc366223669"/>
      <w:bookmarkStart w:id="666" w:name="_Toc366223670"/>
      <w:bookmarkStart w:id="667" w:name="_Toc366223671"/>
      <w:bookmarkStart w:id="668" w:name="_Toc366223672"/>
      <w:bookmarkStart w:id="669" w:name="_Toc366223673"/>
      <w:bookmarkStart w:id="670" w:name="_Toc366223674"/>
      <w:bookmarkStart w:id="671" w:name="_Toc366223675"/>
      <w:bookmarkStart w:id="672" w:name="_Toc366223676"/>
      <w:bookmarkStart w:id="673" w:name="_Toc366223677"/>
      <w:bookmarkStart w:id="674" w:name="_Toc366223678"/>
      <w:bookmarkStart w:id="675" w:name="_Toc366223679"/>
      <w:bookmarkStart w:id="676" w:name="_Toc366223680"/>
      <w:bookmarkStart w:id="677" w:name="_Toc366063201"/>
      <w:bookmarkStart w:id="678" w:name="_Toc366223681"/>
      <w:bookmarkStart w:id="679" w:name="_Toc366063202"/>
      <w:bookmarkStart w:id="680" w:name="_Toc366223682"/>
      <w:bookmarkStart w:id="681" w:name="_Toc359857685"/>
      <w:bookmarkStart w:id="682" w:name="_Toc359857775"/>
      <w:bookmarkStart w:id="683" w:name="_Toc359857930"/>
      <w:bookmarkStart w:id="684" w:name="_Toc359857991"/>
      <w:bookmarkStart w:id="685" w:name="_Toc359858080"/>
      <w:bookmarkStart w:id="686" w:name="_Toc359858176"/>
      <w:bookmarkStart w:id="687" w:name="_Toc359858393"/>
      <w:bookmarkStart w:id="688" w:name="_Toc359857688"/>
      <w:bookmarkStart w:id="689" w:name="_Toc359857778"/>
      <w:bookmarkStart w:id="690" w:name="_Toc359857933"/>
      <w:bookmarkStart w:id="691" w:name="_Toc359857994"/>
      <w:bookmarkStart w:id="692" w:name="_Toc359858083"/>
      <w:bookmarkStart w:id="693" w:name="_Toc359858179"/>
      <w:bookmarkStart w:id="694" w:name="_Toc359858396"/>
      <w:bookmarkStart w:id="695" w:name="_Toc359857689"/>
      <w:bookmarkStart w:id="696" w:name="_Toc359857779"/>
      <w:bookmarkStart w:id="697" w:name="_Toc359857934"/>
      <w:bookmarkStart w:id="698" w:name="_Toc359857995"/>
      <w:bookmarkStart w:id="699" w:name="_Toc359858084"/>
      <w:bookmarkStart w:id="700" w:name="_Toc359858180"/>
      <w:bookmarkStart w:id="701" w:name="_Toc359858397"/>
      <w:bookmarkStart w:id="702" w:name="_Toc359857690"/>
      <w:bookmarkStart w:id="703" w:name="_Toc359857780"/>
      <w:bookmarkStart w:id="704" w:name="_Toc359857935"/>
      <w:bookmarkStart w:id="705" w:name="_Toc359857996"/>
      <w:bookmarkStart w:id="706" w:name="_Toc359858085"/>
      <w:bookmarkStart w:id="707" w:name="_Toc359858181"/>
      <w:bookmarkStart w:id="708" w:name="_Toc359858398"/>
      <w:bookmarkStart w:id="709" w:name="_Toc359857691"/>
      <w:bookmarkStart w:id="710" w:name="_Toc359857781"/>
      <w:bookmarkStart w:id="711" w:name="_Toc359857936"/>
      <w:bookmarkStart w:id="712" w:name="_Toc359857997"/>
      <w:bookmarkStart w:id="713" w:name="_Toc359858086"/>
      <w:bookmarkStart w:id="714" w:name="_Toc359858182"/>
      <w:bookmarkStart w:id="715" w:name="_Toc359858399"/>
      <w:bookmarkStart w:id="716" w:name="_Toc359857692"/>
      <w:bookmarkStart w:id="717" w:name="_Toc359857782"/>
      <w:bookmarkStart w:id="718" w:name="_Toc359857937"/>
      <w:bookmarkStart w:id="719" w:name="_Toc359857998"/>
      <w:bookmarkStart w:id="720" w:name="_Toc359858087"/>
      <w:bookmarkStart w:id="721" w:name="_Toc359858183"/>
      <w:bookmarkStart w:id="722" w:name="_Toc359858400"/>
      <w:bookmarkStart w:id="723" w:name="_Toc359434176"/>
      <w:bookmarkStart w:id="724" w:name="_Toc359435043"/>
      <w:bookmarkStart w:id="725" w:name="_Toc359435850"/>
      <w:bookmarkStart w:id="726" w:name="_Toc359434177"/>
      <w:bookmarkStart w:id="727" w:name="_Toc359435044"/>
      <w:bookmarkStart w:id="728" w:name="_Toc359435851"/>
      <w:bookmarkStart w:id="729" w:name="_Toc358110686"/>
      <w:bookmarkStart w:id="730" w:name="_Toc358122706"/>
      <w:bookmarkStart w:id="731" w:name="_Toc370915661"/>
      <w:bookmarkStart w:id="732" w:name="_Ref357005042"/>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r>
        <w:t>Task Create or Update</w:t>
      </w:r>
      <w:bookmarkEnd w:id="731"/>
    </w:p>
    <w:p w14:paraId="0E4DF638" w14:textId="36C40622" w:rsidR="00443190" w:rsidRDefault="00443190" w:rsidP="00443190">
      <w:pPr>
        <w:pStyle w:val="BodyText2"/>
        <w:ind w:left="0"/>
      </w:pPr>
      <w:r w:rsidRPr="00F42CB8">
        <w:t>It is expected for the Click Import export tool to help mai</w:t>
      </w:r>
      <w:r>
        <w:t>ntain the Task</w:t>
      </w:r>
      <w:r w:rsidRPr="00F42CB8">
        <w:t xml:space="preserve"> collection.  Below is an Excel template that for the object:</w:t>
      </w:r>
    </w:p>
    <w:p w14:paraId="0C51FD36" w14:textId="2C580C00" w:rsidR="009E022A" w:rsidRPr="006220A2" w:rsidRDefault="009C64C8" w:rsidP="003A41C1">
      <w:pPr>
        <w:pStyle w:val="BodyText2"/>
        <w:ind w:left="0"/>
      </w:pPr>
      <w:del w:id="733" w:author="Duncan Hardie" w:date="2014-04-15T15:42:00Z">
        <w:r w:rsidDel="00906967">
          <w:object w:dxaOrig="1531" w:dyaOrig="1002" w14:anchorId="74CE5DDD">
            <v:shape id="_x0000_i1038" type="#_x0000_t75" style="width:76.55pt;height:50.1pt" o:ole="">
              <v:imagedata r:id="rId68" o:title=""/>
            </v:shape>
            <o:OLEObject Type="Embed" ProgID="Excel.Sheet.12" ShapeID="_x0000_i1038" DrawAspect="Icon" ObjectID="_1501667518" r:id="rId69"/>
          </w:object>
        </w:r>
      </w:del>
      <w:ins w:id="734" w:author="Duncan Hardie" w:date="2014-04-15T15:42:00Z">
        <w:r w:rsidR="00906967">
          <w:object w:dxaOrig="1531" w:dyaOrig="1002" w14:anchorId="48D11E89">
            <v:shape id="_x0000_i1039" type="#_x0000_t75" style="width:76.55pt;height:50.1pt" o:ole="">
              <v:imagedata r:id="rId70" o:title=""/>
            </v:shape>
            <o:OLEObject Type="Embed" ProgID="Excel.Sheet.12" ShapeID="_x0000_i1039" DrawAspect="Icon" ObjectID="_1501667519" r:id="rId71"/>
          </w:object>
        </w:r>
      </w:ins>
    </w:p>
    <w:p w14:paraId="38F847D3" w14:textId="3F6B97AA" w:rsidR="009E2C26" w:rsidRDefault="00EE7F8D" w:rsidP="00EE7F8D">
      <w:pPr>
        <w:pStyle w:val="Heading2"/>
        <w:numPr>
          <w:ilvl w:val="2"/>
          <w:numId w:val="2"/>
        </w:numPr>
        <w:rPr>
          <w:ins w:id="735" w:author="Duncan Hardie" w:date="2014-04-15T15:58:00Z"/>
        </w:rPr>
      </w:pPr>
      <w:ins w:id="736" w:author="Duncan Hardie" w:date="2014-04-15T16:00:00Z">
        <w:r w:rsidRPr="00EE7F8D">
          <w:t>GEHCContract</w:t>
        </w:r>
        <w:r>
          <w:t xml:space="preserve"> </w:t>
        </w:r>
      </w:ins>
      <w:ins w:id="737" w:author="Duncan Hardie" w:date="2014-04-15T15:58:00Z">
        <w:r w:rsidR="009E2C26">
          <w:t>Create or Update</w:t>
        </w:r>
      </w:ins>
    </w:p>
    <w:p w14:paraId="36B8DC68" w14:textId="2CE3F510" w:rsidR="00C43DAC" w:rsidRPr="00CC7998" w:rsidRDefault="00441457">
      <w:pPr>
        <w:pStyle w:val="BodyText2"/>
        <w:ind w:left="0"/>
        <w:pPrChange w:id="738" w:author="Duncan Hardie" w:date="2014-04-15T15:58:00Z">
          <w:pPr>
            <w:pStyle w:val="BodyText2"/>
          </w:pPr>
        </w:pPrChange>
      </w:pPr>
      <w:ins w:id="739" w:author="Duncan Hardie" w:date="2014-04-15T16:42:00Z">
        <w:r w:rsidRPr="00441457">
          <w:t>It is expected for the Click Import export tool to help maintain the Task collection.  Below is an Excel template that for the object:</w:t>
        </w:r>
      </w:ins>
    </w:p>
    <w:p w14:paraId="0ABDEF35" w14:textId="77777777" w:rsidR="00C43DAC" w:rsidRPr="00CC7998" w:rsidRDefault="009E2C26">
      <w:pPr>
        <w:pStyle w:val="BodyText2"/>
        <w:ind w:left="0"/>
        <w:pPrChange w:id="740" w:author="Duncan Hardie" w:date="2014-04-15T15:59:00Z">
          <w:pPr>
            <w:pStyle w:val="BodyText2"/>
          </w:pPr>
        </w:pPrChange>
      </w:pPr>
      <w:ins w:id="741" w:author="Duncan Hardie" w:date="2014-04-15T15:58:00Z">
        <w:r>
          <w:object w:dxaOrig="1531" w:dyaOrig="1002" w14:anchorId="373E909F">
            <v:shape id="_x0000_i1040" type="#_x0000_t75" style="width:76.55pt;height:50.1pt" o:ole="">
              <v:imagedata r:id="rId72" o:title=""/>
            </v:shape>
            <o:OLEObject Type="Embed" ProgID="Excel.Sheet.12" ShapeID="_x0000_i1040" DrawAspect="Icon" ObjectID="_1501667520" r:id="rId73"/>
          </w:object>
        </w:r>
      </w:ins>
    </w:p>
    <w:p w14:paraId="203B3D8E" w14:textId="2FE0500F" w:rsidR="002F6983" w:rsidRPr="006B439F" w:rsidRDefault="0035468C" w:rsidP="00DE6387">
      <w:pPr>
        <w:pStyle w:val="Heading1"/>
      </w:pPr>
      <w:bookmarkStart w:id="742" w:name="_Toc370915662"/>
      <w:r>
        <w:lastRenderedPageBreak/>
        <w:t xml:space="preserve">Inbound </w:t>
      </w:r>
      <w:r w:rsidR="002F6983" w:rsidRPr="006B439F">
        <w:t>Interface</w:t>
      </w:r>
      <w:bookmarkEnd w:id="397"/>
      <w:bookmarkEnd w:id="398"/>
      <w:bookmarkEnd w:id="399"/>
      <w:bookmarkEnd w:id="400"/>
      <w:bookmarkEnd w:id="401"/>
      <w:bookmarkEnd w:id="402"/>
      <w:bookmarkEnd w:id="403"/>
      <w:bookmarkEnd w:id="404"/>
      <w:bookmarkEnd w:id="405"/>
      <w:bookmarkEnd w:id="406"/>
      <w:r w:rsidR="00173E42" w:rsidRPr="006B439F">
        <w:t>s</w:t>
      </w:r>
      <w:bookmarkEnd w:id="732"/>
      <w:bookmarkEnd w:id="742"/>
    </w:p>
    <w:p w14:paraId="1BB532D3" w14:textId="77777777" w:rsidR="002F6983" w:rsidRPr="006B439F" w:rsidRDefault="002F6983" w:rsidP="00837F1F">
      <w:pPr>
        <w:pStyle w:val="Heading2"/>
      </w:pPr>
      <w:bookmarkStart w:id="743" w:name="_Toc370915663"/>
      <w:bookmarkStart w:id="744" w:name="_Toc532803605"/>
      <w:bookmarkStart w:id="745" w:name="_Toc534021763"/>
      <w:bookmarkStart w:id="746" w:name="_Toc536866371"/>
      <w:bookmarkStart w:id="747" w:name="_Toc536866888"/>
      <w:bookmarkStart w:id="748" w:name="_Toc536866991"/>
      <w:bookmarkStart w:id="749" w:name="_Toc536867933"/>
      <w:bookmarkStart w:id="750" w:name="_Toc536867993"/>
      <w:bookmarkStart w:id="751" w:name="_Toc77958"/>
      <w:bookmarkStart w:id="752" w:name="_Toc231446"/>
      <w:bookmarkStart w:id="753" w:name="_Toc252186"/>
      <w:r w:rsidRPr="006B439F">
        <w:t>Overview</w:t>
      </w:r>
      <w:bookmarkEnd w:id="743"/>
    </w:p>
    <w:p w14:paraId="5DF39DCC" w14:textId="30C6235F" w:rsidR="00863B97" w:rsidRDefault="002F6983" w:rsidP="003C422C">
      <w:pPr>
        <w:spacing w:line="360" w:lineRule="auto"/>
      </w:pPr>
      <w:r w:rsidRPr="008F1A5E">
        <w:t xml:space="preserve">Messages will be passed back and forth between </w:t>
      </w:r>
      <w:r w:rsidR="0096300E" w:rsidRPr="00B62D1B">
        <w:t>ClickSchedule</w:t>
      </w:r>
      <w:r w:rsidR="00C56F63" w:rsidRPr="00B62D1B">
        <w:t xml:space="preserve"> to </w:t>
      </w:r>
      <w:r w:rsidR="00315248" w:rsidRPr="00B62D1B">
        <w:t>MUST</w:t>
      </w:r>
      <w:r w:rsidR="00A5512C" w:rsidRPr="00B62D1B">
        <w:t xml:space="preserve"> </w:t>
      </w:r>
      <w:r w:rsidRPr="00B62D1B">
        <w:t>via an HTTP</w:t>
      </w:r>
      <w:r w:rsidR="0062192E">
        <w:t xml:space="preserve"> POST message</w:t>
      </w:r>
      <w:r w:rsidR="00AF601A">
        <w:t>s</w:t>
      </w:r>
      <w:r w:rsidRPr="00B62D1B">
        <w:t xml:space="preserve">.  The </w:t>
      </w:r>
      <w:r w:rsidR="00616049" w:rsidRPr="00B62D1B">
        <w:t xml:space="preserve">message transmission </w:t>
      </w:r>
      <w:r w:rsidRPr="00B62D1B">
        <w:t xml:space="preserve">is bi-directional and occurs </w:t>
      </w:r>
      <w:r w:rsidR="00616049" w:rsidRPr="00B62D1B">
        <w:t xml:space="preserve">in response to </w:t>
      </w:r>
      <w:r w:rsidRPr="00B62D1B">
        <w:t>actions that are performed in either system</w:t>
      </w:r>
      <w:r w:rsidR="001B3660" w:rsidRPr="00B62D1B">
        <w:t>.</w:t>
      </w:r>
    </w:p>
    <w:p w14:paraId="116B9203" w14:textId="3C47CA94" w:rsidR="00D07B54" w:rsidRDefault="00863B97" w:rsidP="003C422C">
      <w:pPr>
        <w:spacing w:line="360" w:lineRule="auto"/>
      </w:pPr>
      <w:r>
        <w:t xml:space="preserve">The Click Platform IIS settings can support a variety of authentication mechanisms, </w:t>
      </w:r>
      <w:r w:rsidRPr="00B62D1B">
        <w:t>the</w:t>
      </w:r>
      <w:r>
        <w:t xml:space="preserve"> most common being Windows Authentication or Basic Authentication.  On establishing an authentication standard the SOAP PO</w:t>
      </w:r>
      <w:r w:rsidR="00AF601A">
        <w:t>S</w:t>
      </w:r>
      <w:r>
        <w:t>T message will need to adhere to this agreed standard.</w:t>
      </w:r>
    </w:p>
    <w:p w14:paraId="04A222F4" w14:textId="49DC8097" w:rsidR="008C6A4D" w:rsidRPr="00B62D1B" w:rsidRDefault="008C6A4D" w:rsidP="003C422C">
      <w:pPr>
        <w:spacing w:line="360" w:lineRule="auto"/>
      </w:pPr>
      <w:r>
        <w:t>The SOAP actions listed this section below are more in</w:t>
      </w:r>
      <w:r w:rsidR="00BA2217">
        <w:t xml:space="preserve">-depth </w:t>
      </w:r>
      <w:r>
        <w:t xml:space="preserve">explanations of the messages required for the </w:t>
      </w:r>
      <w:r w:rsidR="00F03D38">
        <w:t>scenarios</w:t>
      </w:r>
      <w:r>
        <w:t xml:space="preserve"> defined in, </w:t>
      </w:r>
      <w:r>
        <w:fldChar w:fldCharType="begin"/>
      </w:r>
      <w:r>
        <w:instrText xml:space="preserve"> REF _Ref367434524 \r \h </w:instrText>
      </w:r>
      <w:r>
        <w:fldChar w:fldCharType="separate"/>
      </w:r>
      <w:r w:rsidR="006E49E1">
        <w:t>2.6</w:t>
      </w:r>
      <w:r>
        <w:fldChar w:fldCharType="end"/>
      </w:r>
      <w:r>
        <w:t>.</w:t>
      </w:r>
    </w:p>
    <w:p w14:paraId="66CD29E5" w14:textId="77777777" w:rsidR="00173E42" w:rsidRPr="006B439F" w:rsidRDefault="00173E42" w:rsidP="003C422C">
      <w:pPr>
        <w:pStyle w:val="Heading2"/>
      </w:pPr>
      <w:bookmarkStart w:id="754" w:name="_Toc370915664"/>
      <w:r w:rsidRPr="006B439F">
        <w:t>Incoming Messages Interfaces</w:t>
      </w:r>
      <w:bookmarkEnd w:id="754"/>
    </w:p>
    <w:p w14:paraId="67CD27DB" w14:textId="77777777" w:rsidR="003E745F" w:rsidRDefault="003E745F" w:rsidP="003C422C">
      <w:pPr>
        <w:spacing w:line="360" w:lineRule="auto"/>
      </w:pPr>
      <w:r w:rsidRPr="008C2977">
        <w:t>The following section defines the various Inbound Message operations.  Each message definition is provided with the required message properties/tags, containing sample data values.</w:t>
      </w:r>
    </w:p>
    <w:p w14:paraId="1B28F6DC" w14:textId="50DC238A" w:rsidR="00AF601A" w:rsidRDefault="00AF601A" w:rsidP="00DB537E">
      <w:pPr>
        <w:spacing w:line="360" w:lineRule="auto"/>
        <w:rPr>
          <w:rFonts w:cs="Arial"/>
          <w:b/>
          <w:sz w:val="22"/>
          <w:szCs w:val="20"/>
          <w:lang w:bidi="ar-SA"/>
        </w:rPr>
      </w:pPr>
      <w:commentRangeStart w:id="755"/>
      <w:r w:rsidRPr="008F7BA8">
        <w:rPr>
          <w:rFonts w:cs="Arial"/>
          <w:b/>
          <w:noProof/>
          <w:sz w:val="22"/>
          <w:szCs w:val="20"/>
          <w:lang w:val="en-US" w:bidi="ar-SA"/>
        </w:rPr>
        <w:lastRenderedPageBreak/>
        <w:drawing>
          <wp:inline distT="0" distB="0" distL="0" distR="0" wp14:anchorId="1C72252A" wp14:editId="3A330DDB">
            <wp:extent cx="6450419" cy="4837814"/>
            <wp:effectExtent l="0" t="0" r="762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6451319" cy="4838489"/>
                    </a:xfrm>
                    <a:prstGeom prst="rect">
                      <a:avLst/>
                    </a:prstGeom>
                  </pic:spPr>
                </pic:pic>
              </a:graphicData>
            </a:graphic>
          </wp:inline>
        </w:drawing>
      </w:r>
      <w:commentRangeEnd w:id="755"/>
      <w:r w:rsidR="004D58C8">
        <w:rPr>
          <w:rStyle w:val="CommentReference"/>
          <w:lang w:bidi="ar-SA"/>
        </w:rPr>
        <w:commentReference w:id="755"/>
      </w:r>
    </w:p>
    <w:p w14:paraId="284C3EC0" w14:textId="77777777" w:rsidR="00AF601A" w:rsidRDefault="00AF601A" w:rsidP="00DB537E">
      <w:pPr>
        <w:spacing w:line="360" w:lineRule="auto"/>
        <w:rPr>
          <w:rFonts w:cs="Arial"/>
          <w:b/>
          <w:sz w:val="22"/>
          <w:szCs w:val="20"/>
          <w:lang w:bidi="ar-SA"/>
        </w:rPr>
      </w:pPr>
      <w:r>
        <w:rPr>
          <w:rFonts w:cs="Arial"/>
          <w:b/>
          <w:sz w:val="22"/>
          <w:szCs w:val="20"/>
          <w:lang w:bidi="ar-SA"/>
        </w:rPr>
        <w:br w:type="page"/>
      </w:r>
    </w:p>
    <w:p w14:paraId="50B1D243" w14:textId="77777777" w:rsidR="00AF601A" w:rsidRDefault="00AF601A" w:rsidP="00DB537E">
      <w:pPr>
        <w:spacing w:line="360" w:lineRule="auto"/>
        <w:rPr>
          <w:rFonts w:cs="Arial"/>
          <w:b/>
          <w:sz w:val="22"/>
          <w:szCs w:val="20"/>
          <w:lang w:bidi="ar-SA"/>
        </w:rPr>
      </w:pPr>
    </w:p>
    <w:p w14:paraId="78A2D649" w14:textId="34C8EC96" w:rsidR="00DF3421" w:rsidRDefault="00DF3421" w:rsidP="003C422C">
      <w:pPr>
        <w:pStyle w:val="Heading2"/>
        <w:numPr>
          <w:ilvl w:val="2"/>
          <w:numId w:val="2"/>
        </w:numPr>
      </w:pPr>
      <w:bookmarkStart w:id="756" w:name="_Toc370915665"/>
      <w:commentRangeStart w:id="757"/>
      <w:r>
        <w:t xml:space="preserve">Incoming Messages Summary </w:t>
      </w:r>
      <w:commentRangeEnd w:id="757"/>
      <w:r w:rsidR="006360FF">
        <w:rPr>
          <w:rStyle w:val="CommentReference"/>
          <w:rFonts w:cs="Times New Roman"/>
          <w:b w:val="0"/>
        </w:rPr>
        <w:commentReference w:id="757"/>
      </w:r>
      <w:bookmarkEnd w:id="756"/>
    </w:p>
    <w:tbl>
      <w:tblPr>
        <w:tblW w:w="105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85"/>
        <w:gridCol w:w="1986"/>
        <w:gridCol w:w="1130"/>
        <w:gridCol w:w="2408"/>
        <w:gridCol w:w="2519"/>
        <w:gridCol w:w="1304"/>
      </w:tblGrid>
      <w:tr w:rsidR="002B060E" w:rsidRPr="00E94158" w14:paraId="3F1F52F3" w14:textId="77777777" w:rsidTr="00CC7998">
        <w:trPr>
          <w:trHeight w:val="953"/>
        </w:trPr>
        <w:tc>
          <w:tcPr>
            <w:tcW w:w="1185" w:type="dxa"/>
            <w:shd w:val="clear" w:color="auto" w:fill="365F91"/>
          </w:tcPr>
          <w:p w14:paraId="7975DD30" w14:textId="77777777" w:rsidR="002B060E" w:rsidRPr="00E94158" w:rsidRDefault="002B060E" w:rsidP="00DB537E">
            <w:pPr>
              <w:spacing w:line="360" w:lineRule="auto"/>
              <w:rPr>
                <w:b/>
                <w:color w:val="FFFFFF"/>
              </w:rPr>
            </w:pPr>
            <w:r w:rsidRPr="00E94158">
              <w:rPr>
                <w:b/>
                <w:color w:val="FFFFFF"/>
              </w:rPr>
              <w:t>Object</w:t>
            </w:r>
          </w:p>
        </w:tc>
        <w:tc>
          <w:tcPr>
            <w:tcW w:w="1986" w:type="dxa"/>
            <w:shd w:val="clear" w:color="auto" w:fill="365F91"/>
          </w:tcPr>
          <w:p w14:paraId="39B36D01" w14:textId="77777777" w:rsidR="002B060E" w:rsidRDefault="002B060E" w:rsidP="00DB537E">
            <w:pPr>
              <w:spacing w:line="360" w:lineRule="auto"/>
              <w:rPr>
                <w:b/>
                <w:color w:val="FFFFFF"/>
              </w:rPr>
            </w:pPr>
            <w:r>
              <w:rPr>
                <w:b/>
                <w:color w:val="FFFFFF"/>
              </w:rPr>
              <w:t>Function in ClickSchedule</w:t>
            </w:r>
          </w:p>
        </w:tc>
        <w:tc>
          <w:tcPr>
            <w:tcW w:w="1130" w:type="dxa"/>
            <w:shd w:val="clear" w:color="auto" w:fill="365F91"/>
          </w:tcPr>
          <w:p w14:paraId="33698EDD" w14:textId="77777777" w:rsidR="002B060E" w:rsidRDefault="002B060E" w:rsidP="00DB537E">
            <w:pPr>
              <w:spacing w:line="360" w:lineRule="auto"/>
              <w:rPr>
                <w:b/>
                <w:color w:val="FFFFFF"/>
              </w:rPr>
            </w:pPr>
            <w:r>
              <w:rPr>
                <w:b/>
                <w:color w:val="FFFFFF"/>
              </w:rPr>
              <w:t>Source</w:t>
            </w:r>
          </w:p>
        </w:tc>
        <w:tc>
          <w:tcPr>
            <w:tcW w:w="2408" w:type="dxa"/>
            <w:shd w:val="clear" w:color="auto" w:fill="365F91"/>
          </w:tcPr>
          <w:p w14:paraId="739A8368" w14:textId="77777777" w:rsidR="002B060E" w:rsidRDefault="002B060E" w:rsidP="00DB537E">
            <w:pPr>
              <w:spacing w:line="360" w:lineRule="auto"/>
              <w:rPr>
                <w:b/>
                <w:color w:val="FFFFFF"/>
              </w:rPr>
            </w:pPr>
            <w:r>
              <w:rPr>
                <w:b/>
                <w:color w:val="FFFFFF"/>
              </w:rPr>
              <w:t>Method</w:t>
            </w:r>
          </w:p>
        </w:tc>
        <w:tc>
          <w:tcPr>
            <w:tcW w:w="2519" w:type="dxa"/>
            <w:shd w:val="clear" w:color="auto" w:fill="365F91"/>
          </w:tcPr>
          <w:p w14:paraId="45A69DB5" w14:textId="62C85A09" w:rsidR="002B060E" w:rsidRPr="00E94158" w:rsidRDefault="002B060E" w:rsidP="00DB537E">
            <w:pPr>
              <w:spacing w:line="360" w:lineRule="auto"/>
              <w:rPr>
                <w:b/>
                <w:color w:val="FFFFFF"/>
              </w:rPr>
            </w:pPr>
            <w:r>
              <w:rPr>
                <w:b/>
                <w:color w:val="FFFFFF"/>
              </w:rPr>
              <w:t>Operation</w:t>
            </w:r>
          </w:p>
        </w:tc>
        <w:tc>
          <w:tcPr>
            <w:tcW w:w="1304" w:type="dxa"/>
            <w:shd w:val="clear" w:color="auto" w:fill="365F91"/>
          </w:tcPr>
          <w:p w14:paraId="23FD151A" w14:textId="77777777" w:rsidR="002B060E" w:rsidRPr="00E94158" w:rsidRDefault="002B060E" w:rsidP="00DB537E">
            <w:pPr>
              <w:spacing w:line="360" w:lineRule="auto"/>
              <w:rPr>
                <w:b/>
                <w:color w:val="FFFFFF"/>
              </w:rPr>
            </w:pPr>
            <w:r w:rsidRPr="00E94158">
              <w:rPr>
                <w:b/>
                <w:color w:val="FFFFFF"/>
              </w:rPr>
              <w:t>Scenario</w:t>
            </w:r>
          </w:p>
        </w:tc>
      </w:tr>
      <w:tr w:rsidR="002B060E" w:rsidRPr="00E94158" w14:paraId="79D00243" w14:textId="77777777" w:rsidTr="00CC7998">
        <w:trPr>
          <w:trHeight w:val="730"/>
        </w:trPr>
        <w:tc>
          <w:tcPr>
            <w:tcW w:w="1185" w:type="dxa"/>
            <w:vMerge w:val="restart"/>
            <w:shd w:val="clear" w:color="auto" w:fill="auto"/>
          </w:tcPr>
          <w:p w14:paraId="2FBDF936" w14:textId="77777777" w:rsidR="002B060E" w:rsidRPr="00117754" w:rsidRDefault="002B060E" w:rsidP="00DB537E">
            <w:pPr>
              <w:spacing w:line="360" w:lineRule="auto"/>
              <w:rPr>
                <w:bCs/>
              </w:rPr>
            </w:pPr>
            <w:r w:rsidRPr="0088073E">
              <w:rPr>
                <w:bCs/>
              </w:rPr>
              <w:t>Task</w:t>
            </w:r>
          </w:p>
        </w:tc>
        <w:tc>
          <w:tcPr>
            <w:tcW w:w="1986" w:type="dxa"/>
            <w:shd w:val="clear" w:color="auto" w:fill="auto"/>
          </w:tcPr>
          <w:p w14:paraId="260E6AA7" w14:textId="3B32E615" w:rsidR="002B060E" w:rsidRPr="00117754" w:rsidRDefault="002B060E" w:rsidP="00DB537E">
            <w:pPr>
              <w:spacing w:line="360" w:lineRule="auto"/>
              <w:rPr>
                <w:bCs/>
              </w:rPr>
            </w:pPr>
            <w:r>
              <w:rPr>
                <w:bCs/>
              </w:rPr>
              <w:t>Create / Update</w:t>
            </w:r>
          </w:p>
        </w:tc>
        <w:tc>
          <w:tcPr>
            <w:tcW w:w="1130" w:type="dxa"/>
            <w:shd w:val="clear" w:color="auto" w:fill="auto"/>
          </w:tcPr>
          <w:p w14:paraId="121E60F0" w14:textId="2AB1932A" w:rsidR="002B060E" w:rsidRPr="00117754" w:rsidRDefault="002B060E" w:rsidP="00DB537E">
            <w:pPr>
              <w:spacing w:line="360" w:lineRule="auto"/>
              <w:rPr>
                <w:b/>
              </w:rPr>
            </w:pPr>
            <w:r>
              <w:t>MUST</w:t>
            </w:r>
          </w:p>
        </w:tc>
        <w:tc>
          <w:tcPr>
            <w:tcW w:w="2408" w:type="dxa"/>
            <w:shd w:val="clear" w:color="auto" w:fill="auto"/>
          </w:tcPr>
          <w:p w14:paraId="3279899E" w14:textId="79677C6F" w:rsidR="002B060E" w:rsidRPr="00117754" w:rsidRDefault="002B060E" w:rsidP="00DB537E">
            <w:pPr>
              <w:spacing w:line="360" w:lineRule="auto"/>
              <w:rPr>
                <w:b/>
              </w:rPr>
            </w:pPr>
            <w:r>
              <w:rPr>
                <w:lang w:val="en"/>
              </w:rPr>
              <w:t>ScheduleService.svc</w:t>
            </w:r>
          </w:p>
        </w:tc>
        <w:tc>
          <w:tcPr>
            <w:tcW w:w="2519" w:type="dxa"/>
            <w:shd w:val="clear" w:color="auto" w:fill="auto"/>
          </w:tcPr>
          <w:p w14:paraId="719E23E1" w14:textId="13529A91" w:rsidR="002B060E" w:rsidRPr="00117754" w:rsidRDefault="002B060E" w:rsidP="00DB537E">
            <w:pPr>
              <w:spacing w:line="360" w:lineRule="auto"/>
              <w:rPr>
                <w:bCs/>
              </w:rPr>
            </w:pPr>
            <w:r>
              <w:rPr>
                <w:bCs/>
              </w:rPr>
              <w:t>Process</w:t>
            </w:r>
            <w:r w:rsidRPr="00117754">
              <w:rPr>
                <w:bCs/>
              </w:rPr>
              <w:t>Task</w:t>
            </w:r>
            <w:r>
              <w:rPr>
                <w:bCs/>
              </w:rPr>
              <w:t>Ex</w:t>
            </w:r>
          </w:p>
        </w:tc>
        <w:tc>
          <w:tcPr>
            <w:tcW w:w="1304" w:type="dxa"/>
            <w:shd w:val="clear" w:color="auto" w:fill="auto"/>
          </w:tcPr>
          <w:p w14:paraId="5AD35E28" w14:textId="2C9E546B" w:rsidR="002B060E" w:rsidRPr="00CA08EA" w:rsidRDefault="002B060E" w:rsidP="00DB537E">
            <w:pPr>
              <w:spacing w:line="360" w:lineRule="auto"/>
              <w:rPr>
                <w:bCs/>
              </w:rPr>
            </w:pPr>
            <w:r>
              <w:rPr>
                <w:bCs/>
              </w:rPr>
              <w:fldChar w:fldCharType="begin"/>
            </w:r>
            <w:r>
              <w:rPr>
                <w:bCs/>
              </w:rPr>
              <w:instrText xml:space="preserve"> REF _Ref357966643 \r \h  \* MERGEFORMAT </w:instrText>
            </w:r>
            <w:r>
              <w:rPr>
                <w:bCs/>
              </w:rPr>
            </w:r>
            <w:r>
              <w:rPr>
                <w:bCs/>
              </w:rPr>
              <w:fldChar w:fldCharType="separate"/>
            </w:r>
            <w:r w:rsidR="006E49E1">
              <w:rPr>
                <w:b/>
              </w:rPr>
              <w:t>Error! Reference source not found.</w:t>
            </w:r>
            <w:r>
              <w:rPr>
                <w:bCs/>
              </w:rPr>
              <w:fldChar w:fldCharType="end"/>
            </w:r>
          </w:p>
        </w:tc>
      </w:tr>
      <w:tr w:rsidR="002B060E" w:rsidRPr="00E94158" w14:paraId="7AC89B82" w14:textId="77777777" w:rsidTr="00CC7998">
        <w:trPr>
          <w:trHeight w:val="1579"/>
        </w:trPr>
        <w:tc>
          <w:tcPr>
            <w:tcW w:w="1185" w:type="dxa"/>
            <w:vMerge/>
            <w:shd w:val="clear" w:color="auto" w:fill="auto"/>
          </w:tcPr>
          <w:p w14:paraId="69738ADE" w14:textId="77777777" w:rsidR="002B060E" w:rsidRPr="00117754" w:rsidRDefault="002B060E" w:rsidP="00DB537E">
            <w:pPr>
              <w:spacing w:line="360" w:lineRule="auto"/>
              <w:rPr>
                <w:bCs/>
              </w:rPr>
            </w:pPr>
          </w:p>
        </w:tc>
        <w:tc>
          <w:tcPr>
            <w:tcW w:w="1986" w:type="dxa"/>
            <w:shd w:val="clear" w:color="auto" w:fill="auto"/>
          </w:tcPr>
          <w:p w14:paraId="597021D8" w14:textId="531447B6" w:rsidR="002B060E" w:rsidRPr="00644844" w:rsidRDefault="002B060E" w:rsidP="003C422C">
            <w:pPr>
              <w:pStyle w:val="BodyText3"/>
              <w:ind w:left="0"/>
              <w:rPr>
                <w:lang w:val="en-US"/>
              </w:rPr>
            </w:pPr>
            <w:r w:rsidRPr="00644844">
              <w:rPr>
                <w:lang w:val="en-US"/>
              </w:rPr>
              <w:t>Get</w:t>
            </w:r>
            <w:r>
              <w:rPr>
                <w:lang w:val="en-US"/>
              </w:rPr>
              <w:t xml:space="preserve"> </w:t>
            </w:r>
            <w:r w:rsidRPr="00644844">
              <w:rPr>
                <w:lang w:val="en-US"/>
              </w:rPr>
              <w:t>Appointments</w:t>
            </w:r>
            <w:r>
              <w:rPr>
                <w:lang w:val="en-US"/>
              </w:rPr>
              <w:t xml:space="preserve">lots </w:t>
            </w:r>
          </w:p>
          <w:p w14:paraId="65ADE1E3" w14:textId="77777777" w:rsidR="002B060E" w:rsidRDefault="002B060E" w:rsidP="00DB537E">
            <w:pPr>
              <w:spacing w:line="360" w:lineRule="auto"/>
              <w:rPr>
                <w:bCs/>
              </w:rPr>
            </w:pPr>
          </w:p>
        </w:tc>
        <w:tc>
          <w:tcPr>
            <w:tcW w:w="1130" w:type="dxa"/>
            <w:shd w:val="clear" w:color="auto" w:fill="auto"/>
          </w:tcPr>
          <w:p w14:paraId="5ABF9F80" w14:textId="1E4D5273" w:rsidR="002B060E" w:rsidRPr="00117754" w:rsidRDefault="002B060E" w:rsidP="00DB537E">
            <w:pPr>
              <w:spacing w:line="360" w:lineRule="auto"/>
            </w:pPr>
            <w:r>
              <w:t>MUST</w:t>
            </w:r>
          </w:p>
        </w:tc>
        <w:tc>
          <w:tcPr>
            <w:tcW w:w="2408" w:type="dxa"/>
            <w:shd w:val="clear" w:color="auto" w:fill="auto"/>
          </w:tcPr>
          <w:p w14:paraId="0456C9C5" w14:textId="1760B7C2" w:rsidR="002B060E" w:rsidRDefault="002B060E" w:rsidP="00DB537E">
            <w:pPr>
              <w:spacing w:line="360" w:lineRule="auto"/>
              <w:rPr>
                <w:lang w:val="en"/>
              </w:rPr>
            </w:pPr>
            <w:r>
              <w:rPr>
                <w:lang w:val="en"/>
              </w:rPr>
              <w:t>ScheduleService.svc</w:t>
            </w:r>
          </w:p>
        </w:tc>
        <w:tc>
          <w:tcPr>
            <w:tcW w:w="2519" w:type="dxa"/>
            <w:shd w:val="clear" w:color="auto" w:fill="auto"/>
          </w:tcPr>
          <w:p w14:paraId="222D980B" w14:textId="7889B818" w:rsidR="002B060E" w:rsidRPr="00117754" w:rsidRDefault="002B060E" w:rsidP="00DB537E">
            <w:pPr>
              <w:spacing w:line="360" w:lineRule="auto"/>
              <w:rPr>
                <w:bCs/>
              </w:rPr>
            </w:pPr>
            <w:r w:rsidRPr="00D41D11">
              <w:t>ExtendedGetAppointmentsEx</w:t>
            </w:r>
            <w:r>
              <w:t>2</w:t>
            </w:r>
          </w:p>
        </w:tc>
        <w:tc>
          <w:tcPr>
            <w:tcW w:w="1304" w:type="dxa"/>
            <w:shd w:val="clear" w:color="auto" w:fill="auto"/>
          </w:tcPr>
          <w:p w14:paraId="4A2EA6FA" w14:textId="56685DE3" w:rsidR="002B060E" w:rsidRPr="00DB7F27" w:rsidRDefault="002B060E" w:rsidP="00DB537E">
            <w:pPr>
              <w:spacing w:line="360" w:lineRule="auto"/>
              <w:rPr>
                <w:bCs/>
              </w:rPr>
            </w:pPr>
            <w:r>
              <w:rPr>
                <w:bCs/>
              </w:rPr>
              <w:t>3.2.5</w:t>
            </w:r>
          </w:p>
        </w:tc>
      </w:tr>
      <w:tr w:rsidR="008E00AF" w:rsidRPr="00E94158" w14:paraId="31EF1A9F" w14:textId="77777777" w:rsidTr="008E00AF">
        <w:trPr>
          <w:gridAfter w:val="5"/>
          <w:wAfter w:w="9347" w:type="dxa"/>
          <w:trHeight w:val="365"/>
        </w:trPr>
        <w:tc>
          <w:tcPr>
            <w:tcW w:w="1185" w:type="dxa"/>
            <w:shd w:val="clear" w:color="auto" w:fill="auto"/>
          </w:tcPr>
          <w:p w14:paraId="7D02D07F" w14:textId="77777777" w:rsidR="008E00AF" w:rsidRPr="00117754" w:rsidRDefault="008E00AF" w:rsidP="00DB537E">
            <w:pPr>
              <w:spacing w:line="360" w:lineRule="auto"/>
              <w:rPr>
                <w:bCs/>
              </w:rPr>
            </w:pPr>
          </w:p>
        </w:tc>
      </w:tr>
      <w:tr w:rsidR="002B060E" w:rsidRPr="00E94158" w14:paraId="04564256" w14:textId="77777777" w:rsidTr="00CC7998">
        <w:trPr>
          <w:trHeight w:val="375"/>
        </w:trPr>
        <w:tc>
          <w:tcPr>
            <w:tcW w:w="1185" w:type="dxa"/>
            <w:shd w:val="clear" w:color="auto" w:fill="auto"/>
          </w:tcPr>
          <w:p w14:paraId="2C878BB2" w14:textId="329A9CAC" w:rsidR="002B060E" w:rsidRPr="00117754" w:rsidRDefault="002B060E" w:rsidP="00DB537E">
            <w:pPr>
              <w:spacing w:line="360" w:lineRule="auto"/>
              <w:rPr>
                <w:bCs/>
              </w:rPr>
            </w:pPr>
            <w:r>
              <w:rPr>
                <w:bCs/>
              </w:rPr>
              <w:t>GE</w:t>
            </w:r>
            <w:r w:rsidRPr="0062192E">
              <w:rPr>
                <w:bCs/>
              </w:rPr>
              <w:t>HCSystem</w:t>
            </w:r>
          </w:p>
        </w:tc>
        <w:tc>
          <w:tcPr>
            <w:tcW w:w="1986" w:type="dxa"/>
            <w:shd w:val="clear" w:color="auto" w:fill="auto"/>
          </w:tcPr>
          <w:p w14:paraId="670705CD" w14:textId="2C0BEB01" w:rsidR="002B060E" w:rsidRPr="00117754" w:rsidRDefault="002B060E" w:rsidP="00DB537E">
            <w:pPr>
              <w:spacing w:line="360" w:lineRule="auto"/>
              <w:rPr>
                <w:bCs/>
              </w:rPr>
            </w:pPr>
            <w:r>
              <w:rPr>
                <w:bCs/>
              </w:rPr>
              <w:t>Create / Update</w:t>
            </w:r>
          </w:p>
        </w:tc>
        <w:tc>
          <w:tcPr>
            <w:tcW w:w="1130" w:type="dxa"/>
            <w:shd w:val="clear" w:color="auto" w:fill="auto"/>
          </w:tcPr>
          <w:p w14:paraId="13767705" w14:textId="1E8AF9BD" w:rsidR="002B060E" w:rsidRPr="00CC7998" w:rsidRDefault="002B060E" w:rsidP="00DB537E">
            <w:pPr>
              <w:spacing w:line="360" w:lineRule="auto"/>
            </w:pPr>
            <w:r w:rsidRPr="00CC7998">
              <w:t>Excel</w:t>
            </w:r>
          </w:p>
        </w:tc>
        <w:tc>
          <w:tcPr>
            <w:tcW w:w="2408" w:type="dxa"/>
            <w:shd w:val="clear" w:color="auto" w:fill="auto"/>
          </w:tcPr>
          <w:p w14:paraId="42C0C3B9" w14:textId="55BDF82A" w:rsidR="002B060E" w:rsidRPr="00117754" w:rsidRDefault="002B060E" w:rsidP="00DB537E">
            <w:pPr>
              <w:spacing w:line="360" w:lineRule="auto"/>
              <w:rPr>
                <w:b/>
              </w:rPr>
            </w:pPr>
          </w:p>
        </w:tc>
        <w:tc>
          <w:tcPr>
            <w:tcW w:w="2519" w:type="dxa"/>
            <w:shd w:val="clear" w:color="auto" w:fill="auto"/>
          </w:tcPr>
          <w:p w14:paraId="336A117E" w14:textId="1C6449CC" w:rsidR="002B060E" w:rsidRPr="00117754" w:rsidRDefault="002B060E" w:rsidP="00DB537E">
            <w:pPr>
              <w:spacing w:line="360" w:lineRule="auto"/>
              <w:rPr>
                <w:bCs/>
              </w:rPr>
            </w:pPr>
            <w:r w:rsidRPr="0062192E">
              <w:rPr>
                <w:lang w:val="en"/>
              </w:rPr>
              <w:t>CS Import tool</w:t>
            </w:r>
          </w:p>
        </w:tc>
        <w:tc>
          <w:tcPr>
            <w:tcW w:w="1304" w:type="dxa"/>
            <w:shd w:val="clear" w:color="auto" w:fill="auto"/>
          </w:tcPr>
          <w:p w14:paraId="072DD523" w14:textId="51194F1B" w:rsidR="002B060E" w:rsidRPr="00CA08EA" w:rsidRDefault="002B060E" w:rsidP="00DB537E">
            <w:pPr>
              <w:spacing w:line="360" w:lineRule="auto"/>
              <w:rPr>
                <w:bCs/>
              </w:rPr>
            </w:pPr>
            <w:r>
              <w:rPr>
                <w:bCs/>
              </w:rPr>
              <w:fldChar w:fldCharType="begin"/>
            </w:r>
            <w:r>
              <w:rPr>
                <w:bCs/>
              </w:rPr>
              <w:instrText xml:space="preserve"> REF _Ref366064412 \r \h </w:instrText>
            </w:r>
            <w:r w:rsidR="003C422C">
              <w:rPr>
                <w:bCs/>
              </w:rPr>
              <w:instrText xml:space="preserve"> \* MERGEFORMAT </w:instrText>
            </w:r>
            <w:r>
              <w:rPr>
                <w:bCs/>
              </w:rPr>
            </w:r>
            <w:r>
              <w:rPr>
                <w:bCs/>
              </w:rPr>
              <w:fldChar w:fldCharType="separate"/>
            </w:r>
            <w:r w:rsidR="006E49E1">
              <w:rPr>
                <w:b/>
              </w:rPr>
              <w:t>Error! Reference source not found.</w:t>
            </w:r>
            <w:r>
              <w:rPr>
                <w:bCs/>
              </w:rPr>
              <w:fldChar w:fldCharType="end"/>
            </w:r>
          </w:p>
        </w:tc>
      </w:tr>
      <w:tr w:rsidR="002B060E" w:rsidRPr="00E94158" w14:paraId="65D4EBD5" w14:textId="77777777" w:rsidTr="00CC7998">
        <w:trPr>
          <w:trHeight w:val="405"/>
        </w:trPr>
        <w:tc>
          <w:tcPr>
            <w:tcW w:w="1185" w:type="dxa"/>
            <w:shd w:val="clear" w:color="auto" w:fill="auto"/>
          </w:tcPr>
          <w:p w14:paraId="696082C1" w14:textId="459EFBF3" w:rsidR="002B060E" w:rsidRPr="0062192E" w:rsidRDefault="002B060E" w:rsidP="00DB537E">
            <w:pPr>
              <w:spacing w:line="360" w:lineRule="auto"/>
              <w:rPr>
                <w:bCs/>
              </w:rPr>
            </w:pPr>
            <w:r w:rsidRPr="0062192E">
              <w:rPr>
                <w:bCs/>
              </w:rPr>
              <w:t>GEHCContract</w:t>
            </w:r>
          </w:p>
        </w:tc>
        <w:tc>
          <w:tcPr>
            <w:tcW w:w="1986" w:type="dxa"/>
            <w:shd w:val="clear" w:color="auto" w:fill="auto"/>
          </w:tcPr>
          <w:p w14:paraId="368511C9" w14:textId="3F6510A6" w:rsidR="002B060E" w:rsidRPr="00117754" w:rsidDel="008167F5" w:rsidRDefault="002B060E" w:rsidP="00DB537E">
            <w:pPr>
              <w:spacing w:line="360" w:lineRule="auto"/>
              <w:rPr>
                <w:bCs/>
              </w:rPr>
            </w:pPr>
            <w:r>
              <w:rPr>
                <w:bCs/>
              </w:rPr>
              <w:t>Create / Update</w:t>
            </w:r>
          </w:p>
        </w:tc>
        <w:tc>
          <w:tcPr>
            <w:tcW w:w="1130" w:type="dxa"/>
            <w:shd w:val="clear" w:color="auto" w:fill="auto"/>
          </w:tcPr>
          <w:p w14:paraId="2A082689" w14:textId="2183A171" w:rsidR="002B060E" w:rsidDel="008167F5" w:rsidRDefault="002B060E" w:rsidP="00DB537E">
            <w:pPr>
              <w:spacing w:line="360" w:lineRule="auto"/>
            </w:pPr>
            <w:r w:rsidRPr="004E01F4">
              <w:t>Excel</w:t>
            </w:r>
          </w:p>
        </w:tc>
        <w:tc>
          <w:tcPr>
            <w:tcW w:w="2408" w:type="dxa"/>
            <w:shd w:val="clear" w:color="auto" w:fill="auto"/>
          </w:tcPr>
          <w:p w14:paraId="15BB196F" w14:textId="11E3D82A" w:rsidR="002B060E" w:rsidDel="008167F5" w:rsidRDefault="002B060E" w:rsidP="00DB537E">
            <w:pPr>
              <w:spacing w:line="360" w:lineRule="auto"/>
              <w:rPr>
                <w:lang w:val="en"/>
              </w:rPr>
            </w:pPr>
          </w:p>
        </w:tc>
        <w:tc>
          <w:tcPr>
            <w:tcW w:w="2519" w:type="dxa"/>
            <w:shd w:val="clear" w:color="auto" w:fill="auto"/>
          </w:tcPr>
          <w:p w14:paraId="27ECAAB9" w14:textId="5A9265E1" w:rsidR="002B060E" w:rsidDel="008167F5" w:rsidRDefault="002B060E" w:rsidP="00DB537E">
            <w:pPr>
              <w:spacing w:line="360" w:lineRule="auto"/>
              <w:rPr>
                <w:bCs/>
              </w:rPr>
            </w:pPr>
          </w:p>
        </w:tc>
        <w:tc>
          <w:tcPr>
            <w:tcW w:w="1304" w:type="dxa"/>
            <w:shd w:val="clear" w:color="auto" w:fill="auto"/>
          </w:tcPr>
          <w:p w14:paraId="3D5E4DA1" w14:textId="52FCAE87" w:rsidR="002B060E" w:rsidDel="008167F5" w:rsidRDefault="002B060E" w:rsidP="00DB537E">
            <w:pPr>
              <w:spacing w:line="360" w:lineRule="auto"/>
              <w:rPr>
                <w:bCs/>
              </w:rPr>
            </w:pPr>
            <w:r>
              <w:rPr>
                <w:bCs/>
              </w:rPr>
              <w:fldChar w:fldCharType="begin"/>
            </w:r>
            <w:r>
              <w:rPr>
                <w:bCs/>
              </w:rPr>
              <w:instrText xml:space="preserve"> REF _Ref366064418 \r \h </w:instrText>
            </w:r>
            <w:r w:rsidR="003C422C">
              <w:rPr>
                <w:bCs/>
              </w:rPr>
              <w:instrText xml:space="preserve"> \* MERGEFORMAT </w:instrText>
            </w:r>
            <w:r>
              <w:rPr>
                <w:bCs/>
              </w:rPr>
            </w:r>
            <w:r>
              <w:rPr>
                <w:bCs/>
              </w:rPr>
              <w:fldChar w:fldCharType="separate"/>
            </w:r>
            <w:r w:rsidR="006E49E1">
              <w:rPr>
                <w:b/>
              </w:rPr>
              <w:t>Error! Reference source not found.</w:t>
            </w:r>
            <w:r>
              <w:rPr>
                <w:bCs/>
              </w:rPr>
              <w:fldChar w:fldCharType="end"/>
            </w:r>
          </w:p>
        </w:tc>
      </w:tr>
      <w:tr w:rsidR="002B060E" w:rsidRPr="00E94158" w14:paraId="58A0F711" w14:textId="77777777" w:rsidTr="00CC7998">
        <w:trPr>
          <w:trHeight w:val="405"/>
        </w:trPr>
        <w:tc>
          <w:tcPr>
            <w:tcW w:w="1185" w:type="dxa"/>
            <w:shd w:val="clear" w:color="auto" w:fill="auto"/>
          </w:tcPr>
          <w:p w14:paraId="0BA620D4" w14:textId="58B4E3D0" w:rsidR="002B060E" w:rsidRPr="0062192E" w:rsidRDefault="002B060E" w:rsidP="00DB537E">
            <w:pPr>
              <w:spacing w:line="360" w:lineRule="auto"/>
              <w:rPr>
                <w:bCs/>
              </w:rPr>
            </w:pPr>
            <w:r w:rsidRPr="0062192E">
              <w:rPr>
                <w:bCs/>
              </w:rPr>
              <w:t>GEHCSite</w:t>
            </w:r>
          </w:p>
        </w:tc>
        <w:tc>
          <w:tcPr>
            <w:tcW w:w="1986" w:type="dxa"/>
            <w:shd w:val="clear" w:color="auto" w:fill="auto"/>
          </w:tcPr>
          <w:p w14:paraId="7F4621B4" w14:textId="1304DB1E" w:rsidR="002B060E" w:rsidRPr="00117754" w:rsidDel="008167F5" w:rsidRDefault="002B060E" w:rsidP="00DB537E">
            <w:pPr>
              <w:spacing w:line="360" w:lineRule="auto"/>
              <w:rPr>
                <w:bCs/>
              </w:rPr>
            </w:pPr>
            <w:r>
              <w:rPr>
                <w:bCs/>
              </w:rPr>
              <w:t>Create / Update</w:t>
            </w:r>
          </w:p>
        </w:tc>
        <w:tc>
          <w:tcPr>
            <w:tcW w:w="1130" w:type="dxa"/>
            <w:shd w:val="clear" w:color="auto" w:fill="auto"/>
          </w:tcPr>
          <w:p w14:paraId="4087FB8A" w14:textId="3C56C38C" w:rsidR="002B060E" w:rsidDel="008167F5" w:rsidRDefault="002B060E" w:rsidP="00DB537E">
            <w:pPr>
              <w:spacing w:line="360" w:lineRule="auto"/>
            </w:pPr>
            <w:r w:rsidRPr="004E01F4">
              <w:t>Excel</w:t>
            </w:r>
            <w:r w:rsidDel="008167F5">
              <w:t xml:space="preserve"> </w:t>
            </w:r>
          </w:p>
        </w:tc>
        <w:tc>
          <w:tcPr>
            <w:tcW w:w="2408" w:type="dxa"/>
            <w:shd w:val="clear" w:color="auto" w:fill="auto"/>
          </w:tcPr>
          <w:p w14:paraId="3BC9AE6E" w14:textId="6798ADCB" w:rsidR="002B060E" w:rsidDel="008167F5" w:rsidRDefault="002B060E" w:rsidP="00DB537E">
            <w:pPr>
              <w:spacing w:line="360" w:lineRule="auto"/>
              <w:rPr>
                <w:lang w:val="en"/>
              </w:rPr>
            </w:pPr>
          </w:p>
        </w:tc>
        <w:tc>
          <w:tcPr>
            <w:tcW w:w="2519" w:type="dxa"/>
            <w:shd w:val="clear" w:color="auto" w:fill="auto"/>
          </w:tcPr>
          <w:p w14:paraId="78B6E3D7" w14:textId="67504013" w:rsidR="002B060E" w:rsidDel="008167F5" w:rsidRDefault="002B060E" w:rsidP="00DB537E">
            <w:pPr>
              <w:spacing w:line="360" w:lineRule="auto"/>
              <w:rPr>
                <w:bCs/>
              </w:rPr>
            </w:pPr>
          </w:p>
        </w:tc>
        <w:tc>
          <w:tcPr>
            <w:tcW w:w="1304" w:type="dxa"/>
            <w:shd w:val="clear" w:color="auto" w:fill="auto"/>
          </w:tcPr>
          <w:p w14:paraId="1B4F9F5A" w14:textId="42C04437" w:rsidR="002B060E" w:rsidDel="008167F5" w:rsidRDefault="002B060E" w:rsidP="00DB537E">
            <w:pPr>
              <w:spacing w:line="360" w:lineRule="auto"/>
              <w:rPr>
                <w:bCs/>
              </w:rPr>
            </w:pPr>
            <w:r>
              <w:rPr>
                <w:bCs/>
              </w:rPr>
              <w:fldChar w:fldCharType="begin"/>
            </w:r>
            <w:r>
              <w:rPr>
                <w:bCs/>
              </w:rPr>
              <w:instrText xml:space="preserve"> REF _Ref366064425 \r \h </w:instrText>
            </w:r>
            <w:r w:rsidR="003C422C">
              <w:rPr>
                <w:bCs/>
              </w:rPr>
              <w:instrText xml:space="preserve"> \* MERGEFORMAT </w:instrText>
            </w:r>
            <w:r>
              <w:rPr>
                <w:bCs/>
              </w:rPr>
            </w:r>
            <w:r>
              <w:rPr>
                <w:bCs/>
              </w:rPr>
              <w:fldChar w:fldCharType="separate"/>
            </w:r>
            <w:r w:rsidR="006E49E1">
              <w:rPr>
                <w:b/>
              </w:rPr>
              <w:t>Error! Reference source not found.</w:t>
            </w:r>
            <w:r>
              <w:rPr>
                <w:bCs/>
              </w:rPr>
              <w:fldChar w:fldCharType="end"/>
            </w:r>
          </w:p>
        </w:tc>
      </w:tr>
      <w:tr w:rsidR="002B060E" w:rsidRPr="00E94158" w14:paraId="594AB4D6" w14:textId="77777777" w:rsidTr="00CC7998">
        <w:trPr>
          <w:trHeight w:val="405"/>
        </w:trPr>
        <w:tc>
          <w:tcPr>
            <w:tcW w:w="1185" w:type="dxa"/>
            <w:shd w:val="clear" w:color="auto" w:fill="auto"/>
          </w:tcPr>
          <w:p w14:paraId="16355975" w14:textId="47B9D1A3" w:rsidR="002B060E" w:rsidRPr="0062192E" w:rsidRDefault="002B060E" w:rsidP="00DB537E">
            <w:pPr>
              <w:spacing w:line="360" w:lineRule="auto"/>
              <w:rPr>
                <w:bCs/>
              </w:rPr>
            </w:pPr>
            <w:r>
              <w:rPr>
                <w:bCs/>
              </w:rPr>
              <w:t>Skills</w:t>
            </w:r>
          </w:p>
        </w:tc>
        <w:tc>
          <w:tcPr>
            <w:tcW w:w="1986" w:type="dxa"/>
            <w:shd w:val="clear" w:color="auto" w:fill="auto"/>
          </w:tcPr>
          <w:p w14:paraId="17B59AB9" w14:textId="4040E1BE" w:rsidR="002B060E" w:rsidRDefault="002B060E">
            <w:pPr>
              <w:spacing w:line="360" w:lineRule="auto"/>
              <w:rPr>
                <w:bCs/>
              </w:rPr>
            </w:pPr>
            <w:r>
              <w:rPr>
                <w:bCs/>
              </w:rPr>
              <w:t>Create</w:t>
            </w:r>
          </w:p>
        </w:tc>
        <w:tc>
          <w:tcPr>
            <w:tcW w:w="1130" w:type="dxa"/>
            <w:shd w:val="clear" w:color="auto" w:fill="auto"/>
          </w:tcPr>
          <w:p w14:paraId="2CFD6E0B" w14:textId="7CC0920F" w:rsidR="002B060E" w:rsidRPr="004E01F4" w:rsidRDefault="002B060E" w:rsidP="00DB537E">
            <w:pPr>
              <w:spacing w:line="360" w:lineRule="auto"/>
            </w:pPr>
            <w:r w:rsidRPr="004E01F4">
              <w:t>Excel</w:t>
            </w:r>
            <w:r w:rsidDel="008167F5">
              <w:t xml:space="preserve"> </w:t>
            </w:r>
          </w:p>
        </w:tc>
        <w:tc>
          <w:tcPr>
            <w:tcW w:w="2408" w:type="dxa"/>
            <w:shd w:val="clear" w:color="auto" w:fill="auto"/>
          </w:tcPr>
          <w:p w14:paraId="117376BD" w14:textId="77777777" w:rsidR="002B060E" w:rsidDel="008167F5" w:rsidRDefault="002B060E" w:rsidP="00DB537E">
            <w:pPr>
              <w:spacing w:line="360" w:lineRule="auto"/>
              <w:rPr>
                <w:lang w:val="en"/>
              </w:rPr>
            </w:pPr>
          </w:p>
        </w:tc>
        <w:tc>
          <w:tcPr>
            <w:tcW w:w="2519" w:type="dxa"/>
            <w:shd w:val="clear" w:color="auto" w:fill="auto"/>
          </w:tcPr>
          <w:p w14:paraId="0B720697" w14:textId="77777777" w:rsidR="002B060E" w:rsidDel="008167F5" w:rsidRDefault="002B060E" w:rsidP="00DB537E">
            <w:pPr>
              <w:spacing w:line="360" w:lineRule="auto"/>
              <w:rPr>
                <w:bCs/>
              </w:rPr>
            </w:pPr>
          </w:p>
        </w:tc>
        <w:tc>
          <w:tcPr>
            <w:tcW w:w="1304" w:type="dxa"/>
            <w:shd w:val="clear" w:color="auto" w:fill="auto"/>
          </w:tcPr>
          <w:p w14:paraId="30737B37" w14:textId="6505BD48" w:rsidR="002B060E" w:rsidRDefault="002B060E" w:rsidP="00DB537E">
            <w:pPr>
              <w:spacing w:line="360" w:lineRule="auto"/>
              <w:rPr>
                <w:bCs/>
              </w:rPr>
            </w:pPr>
            <w:r>
              <w:rPr>
                <w:bCs/>
              </w:rPr>
              <w:fldChar w:fldCharType="begin"/>
            </w:r>
            <w:r>
              <w:rPr>
                <w:bCs/>
              </w:rPr>
              <w:instrText xml:space="preserve"> REF _Ref366140461 \r \h </w:instrText>
            </w:r>
            <w:r w:rsidR="003C422C">
              <w:rPr>
                <w:bCs/>
              </w:rPr>
              <w:instrText xml:space="preserve"> \* MERGEFORMAT </w:instrText>
            </w:r>
            <w:r>
              <w:rPr>
                <w:bCs/>
              </w:rPr>
            </w:r>
            <w:r>
              <w:rPr>
                <w:bCs/>
              </w:rPr>
              <w:fldChar w:fldCharType="separate"/>
            </w:r>
            <w:r w:rsidR="006E49E1">
              <w:rPr>
                <w:bCs/>
              </w:rPr>
              <w:t>2.7.2</w:t>
            </w:r>
            <w:r>
              <w:rPr>
                <w:bCs/>
              </w:rPr>
              <w:fldChar w:fldCharType="end"/>
            </w:r>
          </w:p>
        </w:tc>
      </w:tr>
      <w:tr w:rsidR="002B060E" w:rsidRPr="00E94158" w14:paraId="5A6DF76C" w14:textId="77777777" w:rsidTr="00CC7998">
        <w:trPr>
          <w:trHeight w:val="405"/>
        </w:trPr>
        <w:tc>
          <w:tcPr>
            <w:tcW w:w="1185" w:type="dxa"/>
            <w:shd w:val="clear" w:color="auto" w:fill="auto"/>
          </w:tcPr>
          <w:p w14:paraId="63BD8F04" w14:textId="0FC19969" w:rsidR="002B060E" w:rsidRPr="0062192E" w:rsidRDefault="002B060E" w:rsidP="00DB537E">
            <w:pPr>
              <w:spacing w:line="360" w:lineRule="auto"/>
              <w:rPr>
                <w:bCs/>
              </w:rPr>
            </w:pPr>
            <w:r>
              <w:rPr>
                <w:bCs/>
              </w:rPr>
              <w:t>Engineer</w:t>
            </w:r>
          </w:p>
        </w:tc>
        <w:tc>
          <w:tcPr>
            <w:tcW w:w="1986" w:type="dxa"/>
            <w:shd w:val="clear" w:color="auto" w:fill="auto"/>
          </w:tcPr>
          <w:p w14:paraId="7A246730" w14:textId="02D7AC0C" w:rsidR="002B060E" w:rsidRDefault="002B060E" w:rsidP="00DB537E">
            <w:pPr>
              <w:spacing w:line="360" w:lineRule="auto"/>
              <w:rPr>
                <w:bCs/>
              </w:rPr>
            </w:pPr>
            <w:r>
              <w:rPr>
                <w:bCs/>
              </w:rPr>
              <w:t>Create / Update</w:t>
            </w:r>
          </w:p>
        </w:tc>
        <w:tc>
          <w:tcPr>
            <w:tcW w:w="1130" w:type="dxa"/>
            <w:shd w:val="clear" w:color="auto" w:fill="auto"/>
          </w:tcPr>
          <w:p w14:paraId="61979B5D" w14:textId="26EFEBCD" w:rsidR="002B060E" w:rsidRPr="004E01F4" w:rsidRDefault="002B060E" w:rsidP="00DB537E">
            <w:pPr>
              <w:spacing w:line="360" w:lineRule="auto"/>
            </w:pPr>
            <w:r w:rsidRPr="004E01F4">
              <w:t>Excel</w:t>
            </w:r>
            <w:r w:rsidDel="008167F5">
              <w:t xml:space="preserve"> </w:t>
            </w:r>
          </w:p>
        </w:tc>
        <w:tc>
          <w:tcPr>
            <w:tcW w:w="2408" w:type="dxa"/>
            <w:shd w:val="clear" w:color="auto" w:fill="auto"/>
          </w:tcPr>
          <w:p w14:paraId="10303374" w14:textId="77777777" w:rsidR="002B060E" w:rsidDel="008167F5" w:rsidRDefault="002B060E" w:rsidP="00DB537E">
            <w:pPr>
              <w:spacing w:line="360" w:lineRule="auto"/>
              <w:rPr>
                <w:lang w:val="en"/>
              </w:rPr>
            </w:pPr>
          </w:p>
        </w:tc>
        <w:tc>
          <w:tcPr>
            <w:tcW w:w="2519" w:type="dxa"/>
            <w:shd w:val="clear" w:color="auto" w:fill="auto"/>
          </w:tcPr>
          <w:p w14:paraId="439E175B" w14:textId="77777777" w:rsidR="002B060E" w:rsidDel="008167F5" w:rsidRDefault="002B060E" w:rsidP="00DB537E">
            <w:pPr>
              <w:spacing w:line="360" w:lineRule="auto"/>
              <w:rPr>
                <w:bCs/>
              </w:rPr>
            </w:pPr>
          </w:p>
        </w:tc>
        <w:tc>
          <w:tcPr>
            <w:tcW w:w="1304" w:type="dxa"/>
            <w:shd w:val="clear" w:color="auto" w:fill="auto"/>
          </w:tcPr>
          <w:p w14:paraId="22F2DF51" w14:textId="283B620D" w:rsidR="002B060E" w:rsidRDefault="002B060E" w:rsidP="00DB537E">
            <w:pPr>
              <w:spacing w:line="360" w:lineRule="auto"/>
              <w:rPr>
                <w:bCs/>
              </w:rPr>
            </w:pPr>
            <w:r>
              <w:rPr>
                <w:bCs/>
              </w:rPr>
              <w:fldChar w:fldCharType="begin"/>
            </w:r>
            <w:r>
              <w:rPr>
                <w:bCs/>
              </w:rPr>
              <w:instrText xml:space="preserve"> REF _Ref366140455 \r \h </w:instrText>
            </w:r>
            <w:r w:rsidR="003C422C">
              <w:rPr>
                <w:bCs/>
              </w:rPr>
              <w:instrText xml:space="preserve"> \* MERGEFORMAT </w:instrText>
            </w:r>
            <w:r>
              <w:rPr>
                <w:bCs/>
              </w:rPr>
            </w:r>
            <w:r>
              <w:rPr>
                <w:bCs/>
              </w:rPr>
              <w:fldChar w:fldCharType="separate"/>
            </w:r>
            <w:r w:rsidR="006E49E1">
              <w:rPr>
                <w:bCs/>
              </w:rPr>
              <w:t>2.7.1</w:t>
            </w:r>
            <w:r>
              <w:rPr>
                <w:bCs/>
              </w:rPr>
              <w:fldChar w:fldCharType="end"/>
            </w:r>
          </w:p>
        </w:tc>
      </w:tr>
    </w:tbl>
    <w:p w14:paraId="6A5654A2" w14:textId="77777777" w:rsidR="00DF3421" w:rsidRDefault="00DF3421" w:rsidP="003C422C">
      <w:pPr>
        <w:pStyle w:val="BodyText2"/>
      </w:pPr>
    </w:p>
    <w:p w14:paraId="0571AD26" w14:textId="25EFCB9C" w:rsidR="00EE6ADA" w:rsidRPr="00ED6F23" w:rsidRDefault="00DE6CF4" w:rsidP="003C422C">
      <w:pPr>
        <w:pStyle w:val="Heading2"/>
        <w:numPr>
          <w:ilvl w:val="2"/>
          <w:numId w:val="2"/>
        </w:numPr>
      </w:pPr>
      <w:bookmarkStart w:id="758" w:name="_Toc351908034"/>
      <w:bookmarkStart w:id="759" w:name="_Toc358203957"/>
      <w:bookmarkStart w:id="760" w:name="_Toc370915666"/>
      <w:r>
        <w:t>Message</w:t>
      </w:r>
      <w:r w:rsidRPr="00ED6F23">
        <w:t xml:space="preserve"> </w:t>
      </w:r>
      <w:r w:rsidR="00EE6ADA" w:rsidRPr="00ED6F23">
        <w:t>Header</w:t>
      </w:r>
      <w:bookmarkEnd w:id="758"/>
      <w:bookmarkEnd w:id="759"/>
      <w:bookmarkEnd w:id="760"/>
    </w:p>
    <w:p w14:paraId="750C2F71" w14:textId="7B62E940" w:rsidR="00EE6ADA" w:rsidRPr="00ED6F23" w:rsidRDefault="00EE6ADA" w:rsidP="00DB537E">
      <w:pPr>
        <w:spacing w:line="360" w:lineRule="auto"/>
      </w:pPr>
      <w:r w:rsidRPr="00ED6F23">
        <w:t>Every Web Service request can contain an OptionalParameters header.  The parameters that can be included in this header are:</w:t>
      </w:r>
    </w:p>
    <w:p w14:paraId="6F84FB6F" w14:textId="092D5FF9" w:rsidR="00EE6ADA" w:rsidRPr="00ED6F23" w:rsidRDefault="00EE6ADA" w:rsidP="00DB537E">
      <w:pPr>
        <w:pStyle w:val="Caption"/>
        <w:spacing w:line="360" w:lineRule="auto"/>
        <w:rPr>
          <w:rFonts w:ascii="Frutiger LT 45 Light" w:hAnsi="Frutiger LT 45 Light" w:cs="Arial"/>
          <w:b/>
          <w:color w:val="548DD4"/>
          <w:sz w:val="20"/>
          <w:szCs w:val="24"/>
          <w:lang w:eastAsia="en-GB"/>
        </w:rPr>
      </w:pPr>
      <w:bookmarkStart w:id="761" w:name="_Toc357692874"/>
      <w:r w:rsidRPr="00ED6F23">
        <w:rPr>
          <w:rFonts w:ascii="Frutiger LT 45 Light" w:hAnsi="Frutiger LT 45 Light" w:cs="Arial"/>
          <w:b/>
          <w:color w:val="548DD4"/>
          <w:sz w:val="20"/>
          <w:szCs w:val="24"/>
          <w:lang w:eastAsia="en-GB"/>
        </w:rPr>
        <w:t xml:space="preserve">Table </w:t>
      </w:r>
      <w:r w:rsidRPr="00ED6F23">
        <w:rPr>
          <w:rFonts w:ascii="Frutiger LT 45 Light" w:hAnsi="Frutiger LT 45 Light" w:cs="Arial"/>
          <w:b/>
          <w:color w:val="548DD4"/>
          <w:sz w:val="20"/>
          <w:szCs w:val="24"/>
          <w:lang w:eastAsia="en-GB"/>
        </w:rPr>
        <w:fldChar w:fldCharType="begin"/>
      </w:r>
      <w:r w:rsidRPr="00ED6F23">
        <w:rPr>
          <w:rFonts w:ascii="Frutiger LT 45 Light" w:hAnsi="Frutiger LT 45 Light" w:cs="Arial"/>
          <w:b/>
          <w:color w:val="548DD4"/>
          <w:sz w:val="20"/>
          <w:szCs w:val="24"/>
          <w:lang w:eastAsia="en-GB"/>
        </w:rPr>
        <w:instrText xml:space="preserve"> SEQ Table \* ARABIC </w:instrText>
      </w:r>
      <w:r w:rsidRPr="00ED6F23">
        <w:rPr>
          <w:rFonts w:ascii="Frutiger LT 45 Light" w:hAnsi="Frutiger LT 45 Light" w:cs="Arial"/>
          <w:b/>
          <w:color w:val="548DD4"/>
          <w:sz w:val="20"/>
          <w:szCs w:val="24"/>
          <w:lang w:eastAsia="en-GB"/>
        </w:rPr>
        <w:fldChar w:fldCharType="separate"/>
      </w:r>
      <w:r w:rsidR="006E49E1">
        <w:rPr>
          <w:rFonts w:ascii="Frutiger LT 45 Light" w:hAnsi="Frutiger LT 45 Light" w:cs="Arial"/>
          <w:b/>
          <w:noProof/>
          <w:color w:val="548DD4"/>
          <w:sz w:val="20"/>
          <w:szCs w:val="24"/>
          <w:lang w:eastAsia="en-GB"/>
        </w:rPr>
        <w:t>1</w:t>
      </w:r>
      <w:r w:rsidRPr="00ED6F23">
        <w:rPr>
          <w:rFonts w:ascii="Frutiger LT 45 Light" w:hAnsi="Frutiger LT 45 Light" w:cs="Arial"/>
          <w:b/>
          <w:color w:val="548DD4"/>
          <w:sz w:val="20"/>
          <w:szCs w:val="24"/>
          <w:lang w:eastAsia="en-GB"/>
        </w:rPr>
        <w:fldChar w:fldCharType="end"/>
      </w:r>
      <w:r w:rsidRPr="00ED6F23">
        <w:rPr>
          <w:rFonts w:ascii="Frutiger LT 45 Light" w:hAnsi="Frutiger LT 45 Light" w:cs="Arial"/>
          <w:b/>
          <w:color w:val="548DD4"/>
          <w:sz w:val="20"/>
          <w:szCs w:val="24"/>
          <w:lang w:eastAsia="en-GB"/>
        </w:rPr>
        <w:t xml:space="preserve"> Optional Parameters and Headers</w:t>
      </w:r>
      <w:bookmarkEnd w:id="76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3696"/>
        <w:gridCol w:w="1335"/>
        <w:gridCol w:w="2452"/>
      </w:tblGrid>
      <w:tr w:rsidR="00EE6ADA" w:rsidRPr="00ED6F23" w14:paraId="19474EE6" w14:textId="77777777" w:rsidTr="00816E2A">
        <w:tc>
          <w:tcPr>
            <w:tcW w:w="2093" w:type="dxa"/>
            <w:shd w:val="clear" w:color="auto" w:fill="548DD4"/>
          </w:tcPr>
          <w:p w14:paraId="5BAEB50D" w14:textId="77777777" w:rsidR="00EE6ADA" w:rsidRPr="00ED6F23" w:rsidRDefault="00EE6ADA" w:rsidP="00DB537E">
            <w:pPr>
              <w:pStyle w:val="TableTitles"/>
              <w:spacing w:line="360" w:lineRule="auto"/>
              <w:rPr>
                <w:color w:val="FFFFFF"/>
              </w:rPr>
            </w:pPr>
            <w:r w:rsidRPr="00ED6F23">
              <w:rPr>
                <w:color w:val="FFFFFF"/>
              </w:rPr>
              <w:t xml:space="preserve">Parameter </w:t>
            </w:r>
          </w:p>
        </w:tc>
        <w:tc>
          <w:tcPr>
            <w:tcW w:w="3696" w:type="dxa"/>
            <w:shd w:val="clear" w:color="auto" w:fill="548DD4"/>
          </w:tcPr>
          <w:p w14:paraId="5864AAEF" w14:textId="77777777" w:rsidR="00EE6ADA" w:rsidRPr="00ED6F23" w:rsidRDefault="00EE6ADA" w:rsidP="00DB537E">
            <w:pPr>
              <w:pStyle w:val="TableTitles"/>
              <w:spacing w:line="360" w:lineRule="auto"/>
              <w:rPr>
                <w:color w:val="FFFFFF"/>
              </w:rPr>
            </w:pPr>
            <w:r w:rsidRPr="00ED6F23">
              <w:rPr>
                <w:color w:val="FFFFFF"/>
              </w:rPr>
              <w:t xml:space="preserve">Description </w:t>
            </w:r>
          </w:p>
        </w:tc>
        <w:tc>
          <w:tcPr>
            <w:tcW w:w="1335" w:type="dxa"/>
            <w:shd w:val="clear" w:color="auto" w:fill="548DD4"/>
          </w:tcPr>
          <w:p w14:paraId="28FE6C4A" w14:textId="77777777" w:rsidR="00EE6ADA" w:rsidRPr="00ED6F23" w:rsidRDefault="00EE6ADA" w:rsidP="00DB537E">
            <w:pPr>
              <w:pStyle w:val="TableTitles"/>
              <w:spacing w:line="360" w:lineRule="auto"/>
              <w:rPr>
                <w:color w:val="FFFFFF"/>
              </w:rPr>
            </w:pPr>
            <w:r w:rsidRPr="00ED6F23">
              <w:rPr>
                <w:color w:val="FFFFFF"/>
              </w:rPr>
              <w:t>Mandatory</w:t>
            </w:r>
          </w:p>
        </w:tc>
        <w:tc>
          <w:tcPr>
            <w:tcW w:w="2452" w:type="dxa"/>
            <w:shd w:val="clear" w:color="auto" w:fill="548DD4"/>
          </w:tcPr>
          <w:p w14:paraId="438D2814" w14:textId="77777777" w:rsidR="00EE6ADA" w:rsidRPr="00ED6F23" w:rsidRDefault="00EE6ADA" w:rsidP="00DB537E">
            <w:pPr>
              <w:pStyle w:val="TableTitles"/>
              <w:spacing w:line="360" w:lineRule="auto"/>
              <w:rPr>
                <w:color w:val="FFFFFF"/>
              </w:rPr>
            </w:pPr>
            <w:r w:rsidRPr="00ED6F23">
              <w:rPr>
                <w:color w:val="FFFFFF"/>
              </w:rPr>
              <w:t>Required Value</w:t>
            </w:r>
          </w:p>
        </w:tc>
      </w:tr>
      <w:tr w:rsidR="00EE6ADA" w:rsidRPr="00ED6F23" w14:paraId="45060E59" w14:textId="77777777" w:rsidTr="00816E2A">
        <w:tc>
          <w:tcPr>
            <w:tcW w:w="2093" w:type="dxa"/>
          </w:tcPr>
          <w:p w14:paraId="5FAA99E8" w14:textId="77777777" w:rsidR="00EE6ADA" w:rsidRPr="00ED6F23" w:rsidRDefault="00EE6ADA" w:rsidP="00DB537E">
            <w:pPr>
              <w:spacing w:line="360" w:lineRule="auto"/>
            </w:pPr>
            <w:r w:rsidRPr="00ED6F23">
              <w:t>CallerIdentity</w:t>
            </w:r>
          </w:p>
        </w:tc>
        <w:tc>
          <w:tcPr>
            <w:tcW w:w="3696" w:type="dxa"/>
          </w:tcPr>
          <w:p w14:paraId="2EDF36A5" w14:textId="4B09E771" w:rsidR="00EE6ADA" w:rsidRDefault="00EE6ADA" w:rsidP="00DB537E">
            <w:pPr>
              <w:spacing w:line="360" w:lineRule="auto"/>
            </w:pPr>
            <w:r w:rsidRPr="00ED6F23">
              <w:t xml:space="preserve">To identify the source of an incoming message, an external system must specify the CallerIdentity attribute (i.e. the name of the  system sending the message).  The ClickSchedule Integration Manager uses the CallerIdentity attribute to prevent infinite loops of incoming and outgoing messages.  For example, </w:t>
            </w:r>
            <w:r w:rsidR="003A2742">
              <w:t>MUST</w:t>
            </w:r>
            <w:r w:rsidRPr="00ED6F23">
              <w:t xml:space="preserve"> and ClickSchedule can update a task’s status and both systems notify each other of a new task status. In this case, an infinite loop of updating messages might occur.  To prevent this, the ClickSchedule Integration Manager blocks the outgoing message to the original source if the CallerIdentity making the update is the same as the Outgoing Message Destination</w:t>
            </w:r>
            <w:r>
              <w:t>.</w:t>
            </w:r>
          </w:p>
          <w:p w14:paraId="444017DB" w14:textId="77777777" w:rsidR="00EE6ADA" w:rsidRPr="00ED6F23" w:rsidRDefault="00EE6ADA" w:rsidP="00DB537E">
            <w:pPr>
              <w:spacing w:line="360" w:lineRule="auto"/>
            </w:pPr>
            <w:r>
              <w:t xml:space="preserve">Note: </w:t>
            </w:r>
            <w:r w:rsidRPr="00850769">
              <w:t>CallerIdentity should be explicitly consistent across the PI farm</w:t>
            </w:r>
            <w:r>
              <w:t>.</w:t>
            </w:r>
          </w:p>
        </w:tc>
        <w:tc>
          <w:tcPr>
            <w:tcW w:w="1335" w:type="dxa"/>
          </w:tcPr>
          <w:p w14:paraId="69E00413" w14:textId="77777777" w:rsidR="00EE6ADA" w:rsidRPr="00ED6F23" w:rsidDel="00372E09" w:rsidRDefault="00EE6ADA" w:rsidP="00DB537E">
            <w:pPr>
              <w:spacing w:line="360" w:lineRule="auto"/>
              <w:rPr>
                <w:b/>
                <w:bCs/>
              </w:rPr>
            </w:pPr>
            <w:r w:rsidRPr="00ED6F23">
              <w:rPr>
                <w:b/>
                <w:bCs/>
              </w:rPr>
              <w:t>Yes</w:t>
            </w:r>
          </w:p>
        </w:tc>
        <w:tc>
          <w:tcPr>
            <w:tcW w:w="2452" w:type="dxa"/>
          </w:tcPr>
          <w:p w14:paraId="52092CBC" w14:textId="7E37A33F" w:rsidR="00EE6ADA" w:rsidRPr="00ED6F23" w:rsidRDefault="004D58C8" w:rsidP="00DB537E">
            <w:pPr>
              <w:spacing w:line="360" w:lineRule="auto"/>
            </w:pPr>
            <w:r>
              <w:rPr>
                <w:b/>
                <w:bCs/>
              </w:rPr>
              <w:t>MUST</w:t>
            </w:r>
          </w:p>
        </w:tc>
      </w:tr>
      <w:tr w:rsidR="00EE6ADA" w:rsidRPr="00ED6F23" w14:paraId="1D671D08" w14:textId="77777777" w:rsidTr="00816E2A">
        <w:tc>
          <w:tcPr>
            <w:tcW w:w="2093" w:type="dxa"/>
          </w:tcPr>
          <w:p w14:paraId="1461554F" w14:textId="77777777" w:rsidR="00EE6ADA" w:rsidRPr="00ED6F23" w:rsidRDefault="00EE6ADA" w:rsidP="00DB537E">
            <w:pPr>
              <w:spacing w:line="360" w:lineRule="auto"/>
            </w:pPr>
            <w:r w:rsidRPr="00ED6F23">
              <w:t>ExtraData</w:t>
            </w:r>
          </w:p>
        </w:tc>
        <w:tc>
          <w:tcPr>
            <w:tcW w:w="3696" w:type="dxa"/>
          </w:tcPr>
          <w:p w14:paraId="75127D88" w14:textId="77777777" w:rsidR="00EE6ADA" w:rsidRPr="00ED6F23" w:rsidRDefault="00EE6ADA" w:rsidP="00DB537E">
            <w:pPr>
              <w:spacing w:line="360" w:lineRule="auto"/>
            </w:pPr>
            <w:r w:rsidRPr="00ED6F23">
              <w:t xml:space="preserve">Additional information that can be </w:t>
            </w:r>
            <w:r w:rsidRPr="00ED6F23">
              <w:lastRenderedPageBreak/>
              <w:t>interpreted by a custom Web Operation</w:t>
            </w:r>
          </w:p>
        </w:tc>
        <w:tc>
          <w:tcPr>
            <w:tcW w:w="1335" w:type="dxa"/>
          </w:tcPr>
          <w:p w14:paraId="6166AF55" w14:textId="77777777" w:rsidR="00EE6ADA" w:rsidRPr="00ED6F23" w:rsidRDefault="00EE6ADA" w:rsidP="00DB537E">
            <w:pPr>
              <w:spacing w:line="360" w:lineRule="auto"/>
              <w:rPr>
                <w:b/>
                <w:bCs/>
              </w:rPr>
            </w:pPr>
            <w:r w:rsidRPr="00ED6F23">
              <w:rPr>
                <w:b/>
                <w:bCs/>
              </w:rPr>
              <w:lastRenderedPageBreak/>
              <w:t>No</w:t>
            </w:r>
          </w:p>
        </w:tc>
        <w:tc>
          <w:tcPr>
            <w:tcW w:w="2452" w:type="dxa"/>
          </w:tcPr>
          <w:p w14:paraId="3B61437E" w14:textId="77777777" w:rsidR="00EE6ADA" w:rsidRPr="00ED6F23" w:rsidRDefault="00EE6ADA" w:rsidP="00DB537E">
            <w:pPr>
              <w:spacing w:line="360" w:lineRule="auto"/>
            </w:pPr>
          </w:p>
        </w:tc>
      </w:tr>
      <w:tr w:rsidR="00EE6ADA" w:rsidRPr="00ED6F23" w14:paraId="65DE7EC9" w14:textId="77777777" w:rsidTr="00816E2A">
        <w:tc>
          <w:tcPr>
            <w:tcW w:w="2093" w:type="dxa"/>
          </w:tcPr>
          <w:p w14:paraId="17D170BC" w14:textId="77777777" w:rsidR="00EE6ADA" w:rsidRPr="00ED6F23" w:rsidRDefault="00EE6ADA" w:rsidP="00DB537E">
            <w:pPr>
              <w:spacing w:line="360" w:lineRule="auto"/>
            </w:pPr>
            <w:r w:rsidRPr="00ED6F23">
              <w:lastRenderedPageBreak/>
              <w:t>ErrorOnNonExistingDictionaries</w:t>
            </w:r>
          </w:p>
        </w:tc>
        <w:tc>
          <w:tcPr>
            <w:tcW w:w="3696" w:type="dxa"/>
          </w:tcPr>
          <w:p w14:paraId="58DE91F2" w14:textId="77777777" w:rsidR="00EE6ADA" w:rsidRDefault="00EE6ADA" w:rsidP="00DB537E">
            <w:pPr>
              <w:spacing w:line="360" w:lineRule="auto"/>
            </w:pPr>
            <w:r w:rsidRPr="00ED6F23">
              <w:t>If true and the operation encounter an input dictionary item that does not exist in the dictionary, the operation reports an error and the call fails.  If false (default), the operation adds the missing item to the dictionary.</w:t>
            </w:r>
          </w:p>
          <w:p w14:paraId="6D91CCD9" w14:textId="77777777" w:rsidR="00EE6ADA" w:rsidRPr="00ED6F23" w:rsidRDefault="00EE6ADA" w:rsidP="00DB537E">
            <w:pPr>
              <w:spacing w:line="360" w:lineRule="auto"/>
            </w:pPr>
            <w:r>
              <w:t>Note: You need to add this tag to all related tasks in an MST chain.</w:t>
            </w:r>
          </w:p>
        </w:tc>
        <w:tc>
          <w:tcPr>
            <w:tcW w:w="1335" w:type="dxa"/>
          </w:tcPr>
          <w:p w14:paraId="0D6C9C2B" w14:textId="77777777" w:rsidR="00EE6ADA" w:rsidRPr="00ED6F23" w:rsidDel="00372E09" w:rsidRDefault="00EE6ADA" w:rsidP="00DB537E">
            <w:pPr>
              <w:spacing w:line="360" w:lineRule="auto"/>
              <w:rPr>
                <w:b/>
                <w:bCs/>
              </w:rPr>
            </w:pPr>
            <w:r w:rsidRPr="00ED6F23">
              <w:rPr>
                <w:b/>
                <w:bCs/>
              </w:rPr>
              <w:t>Yes</w:t>
            </w:r>
          </w:p>
        </w:tc>
        <w:tc>
          <w:tcPr>
            <w:tcW w:w="2452" w:type="dxa"/>
          </w:tcPr>
          <w:p w14:paraId="1AAFD080" w14:textId="77777777" w:rsidR="00EE6ADA" w:rsidRPr="00ED6F23" w:rsidRDefault="00EE6ADA" w:rsidP="00DB537E">
            <w:pPr>
              <w:spacing w:line="360" w:lineRule="auto"/>
              <w:rPr>
                <w:b/>
                <w:bCs/>
              </w:rPr>
            </w:pPr>
            <w:r w:rsidRPr="00ED6F23">
              <w:rPr>
                <w:b/>
                <w:bCs/>
              </w:rPr>
              <w:t>true</w:t>
            </w:r>
          </w:p>
        </w:tc>
      </w:tr>
    </w:tbl>
    <w:p w14:paraId="7FAB355D" w14:textId="77777777" w:rsidR="004804E1" w:rsidRDefault="004804E1" w:rsidP="004804E1">
      <w:pPr>
        <w:pStyle w:val="Heading2"/>
      </w:pPr>
      <w:bookmarkStart w:id="762" w:name="_Ref367263399"/>
      <w:bookmarkStart w:id="763" w:name="_Toc370915667"/>
      <w:bookmarkStart w:id="764" w:name="_Ref359435287"/>
      <w:r w:rsidRPr="00CF14DA">
        <w:t>GetAddressGeocode</w:t>
      </w:r>
      <w:bookmarkEnd w:id="762"/>
      <w:bookmarkEnd w:id="763"/>
    </w:p>
    <w:p w14:paraId="662B290B" w14:textId="2AFEF897" w:rsidR="004804E1" w:rsidRDefault="004804E1" w:rsidP="004804E1">
      <w:pPr>
        <w:pStyle w:val="BodyText2"/>
        <w:ind w:left="0"/>
      </w:pPr>
      <w:r>
        <w:t xml:space="preserve">To validate an address use the </w:t>
      </w:r>
      <w:r w:rsidRPr="001D7416">
        <w:t>GetAddressGeocode</w:t>
      </w:r>
      <w:r>
        <w:t xml:space="preserve"> service to ensure that longitudes and latitudes are accurately returned.</w:t>
      </w:r>
      <w:r w:rsidR="006D021F" w:rsidRPr="003A41C1">
        <w:t xml:space="preserve"> To validate the address of a visit the ServiceOptimizationService</w:t>
      </w:r>
      <w:r w:rsidR="006D021F">
        <w:t>.</w:t>
      </w:r>
      <w:r w:rsidR="006D021F" w:rsidRPr="001D7416">
        <w:t>GetAddressGeocode</w:t>
      </w:r>
      <w:r w:rsidR="006D021F">
        <w:t xml:space="preserve"> webservice can be invoked to return </w:t>
      </w:r>
      <w:r w:rsidR="001B26B0">
        <w:t>longitudes</w:t>
      </w:r>
      <w:r w:rsidR="006D021F">
        <w:t xml:space="preserve"> and latitudes, further </w:t>
      </w:r>
      <w:r w:rsidR="001B26B0">
        <w:t>validation</w:t>
      </w:r>
      <w:r w:rsidR="006D021F">
        <w:t xml:space="preserve"> can be performed on these values form the MUST macro.</w:t>
      </w:r>
    </w:p>
    <w:p w14:paraId="20D2795E" w14:textId="77777777" w:rsidR="004804E1" w:rsidRPr="00534A8B" w:rsidRDefault="004804E1" w:rsidP="004804E1">
      <w:pPr>
        <w:pStyle w:val="Heading4"/>
        <w:numPr>
          <w:ilvl w:val="2"/>
          <w:numId w:val="2"/>
        </w:numPr>
      </w:pPr>
      <w:r>
        <w:t>Request Header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18"/>
        <w:gridCol w:w="5058"/>
      </w:tblGrid>
      <w:tr w:rsidR="004804E1" w:rsidRPr="00E94158" w14:paraId="05203B57" w14:textId="77777777" w:rsidTr="0079501C">
        <w:tc>
          <w:tcPr>
            <w:tcW w:w="4518" w:type="dxa"/>
            <w:shd w:val="clear" w:color="auto" w:fill="365F91"/>
          </w:tcPr>
          <w:p w14:paraId="4586D3FB" w14:textId="77777777" w:rsidR="004804E1" w:rsidRPr="00E94158" w:rsidRDefault="004804E1" w:rsidP="0079501C">
            <w:pPr>
              <w:pStyle w:val="TableHeading"/>
              <w:spacing w:line="360" w:lineRule="auto"/>
              <w:rPr>
                <w:b w:val="0"/>
              </w:rPr>
            </w:pPr>
            <w:r>
              <w:rPr>
                <w:b w:val="0"/>
              </w:rPr>
              <w:t>URL</w:t>
            </w:r>
          </w:p>
        </w:tc>
        <w:tc>
          <w:tcPr>
            <w:tcW w:w="5058" w:type="dxa"/>
            <w:shd w:val="clear" w:color="auto" w:fill="365F91"/>
          </w:tcPr>
          <w:p w14:paraId="607F0CF0" w14:textId="77777777" w:rsidR="004804E1" w:rsidRPr="00E94158" w:rsidRDefault="004804E1" w:rsidP="0079501C">
            <w:pPr>
              <w:pStyle w:val="TableHeading"/>
              <w:spacing w:line="360" w:lineRule="auto"/>
              <w:rPr>
                <w:b w:val="0"/>
              </w:rPr>
            </w:pPr>
            <w:r>
              <w:rPr>
                <w:b w:val="0"/>
              </w:rPr>
              <w:t>SOAP Action</w:t>
            </w:r>
          </w:p>
        </w:tc>
      </w:tr>
      <w:tr w:rsidR="004804E1" w:rsidRPr="00E94158" w14:paraId="79B06B76" w14:textId="77777777" w:rsidTr="0079501C">
        <w:trPr>
          <w:trHeight w:val="728"/>
        </w:trPr>
        <w:tc>
          <w:tcPr>
            <w:tcW w:w="4518" w:type="dxa"/>
          </w:tcPr>
          <w:p w14:paraId="40913E84" w14:textId="77777777" w:rsidR="004804E1" w:rsidRPr="00E94158" w:rsidRDefault="004804E1" w:rsidP="0079501C">
            <w:pPr>
              <w:pStyle w:val="TableText"/>
              <w:spacing w:line="360" w:lineRule="auto"/>
            </w:pPr>
            <w:r w:rsidRPr="00F02EA4">
              <w:t>http://</w:t>
            </w:r>
            <w:r>
              <w:t>&lt;server&gt;</w:t>
            </w:r>
            <w:r w:rsidRPr="00F02EA4">
              <w:t>/SO/IntegrationServices/</w:t>
            </w:r>
            <w:r w:rsidRPr="008046AC">
              <w:rPr>
                <w:rFonts w:eastAsia="MS Mincho" w:cs="Arial"/>
                <w:szCs w:val="22"/>
                <w:lang w:eastAsia="ja-JP" w:bidi="he-IL"/>
              </w:rPr>
              <w:t xml:space="preserve"> </w:t>
            </w:r>
            <w:r w:rsidRPr="00B6717D">
              <w:rPr>
                <w:rFonts w:eastAsia="MS Mincho" w:cs="Arial"/>
                <w:szCs w:val="22"/>
                <w:lang w:eastAsia="ja-JP" w:bidi="he-IL"/>
              </w:rPr>
              <w:t xml:space="preserve">ServiceOptimizationService.svc </w:t>
            </w:r>
            <w:r w:rsidRPr="00F02EA4">
              <w:t>/BasicHttpInt</w:t>
            </w:r>
          </w:p>
        </w:tc>
        <w:tc>
          <w:tcPr>
            <w:tcW w:w="5058" w:type="dxa"/>
          </w:tcPr>
          <w:p w14:paraId="1F18137D" w14:textId="77777777" w:rsidR="004804E1" w:rsidRPr="00E94158" w:rsidRDefault="004804E1" w:rsidP="0079501C">
            <w:pPr>
              <w:pStyle w:val="TableText"/>
              <w:spacing w:line="360" w:lineRule="auto"/>
            </w:pPr>
            <w:r w:rsidRPr="00F02EA4">
              <w:rPr>
                <w:rFonts w:eastAsia="MS Mincho" w:cs="Arial"/>
                <w:szCs w:val="22"/>
                <w:lang w:eastAsia="ja-JP" w:bidi="he-IL"/>
              </w:rPr>
              <w:t>http://www.clicksoftware.com/</w:t>
            </w:r>
            <w:r>
              <w:t xml:space="preserve"> </w:t>
            </w:r>
            <w:r w:rsidRPr="00B6717D">
              <w:rPr>
                <w:rFonts w:eastAsia="MS Mincho" w:cs="Arial"/>
                <w:szCs w:val="22"/>
                <w:lang w:eastAsia="ja-JP" w:bidi="he-IL"/>
              </w:rPr>
              <w:t xml:space="preserve">ServiceOptimizationService.svc </w:t>
            </w:r>
            <w:r w:rsidRPr="00F02EA4">
              <w:rPr>
                <w:rFonts w:eastAsia="MS Mincho" w:cs="Arial"/>
                <w:szCs w:val="22"/>
                <w:lang w:eastAsia="ja-JP" w:bidi="he-IL"/>
              </w:rPr>
              <w:t>/</w:t>
            </w:r>
            <w:r>
              <w:t xml:space="preserve"> </w:t>
            </w:r>
            <w:r w:rsidRPr="001D7416">
              <w:rPr>
                <w:rFonts w:cs="Arial"/>
                <w:color w:val="000000"/>
              </w:rPr>
              <w:t>GetAddressGeocode</w:t>
            </w:r>
          </w:p>
        </w:tc>
      </w:tr>
    </w:tbl>
    <w:p w14:paraId="001791E5" w14:textId="77777777" w:rsidR="004804E1" w:rsidRDefault="004804E1" w:rsidP="004804E1">
      <w:pPr>
        <w:pStyle w:val="BodyText2"/>
      </w:pPr>
    </w:p>
    <w:tbl>
      <w:tblPr>
        <w:tblW w:w="0" w:type="auto"/>
        <w:tblLook w:val="04A0" w:firstRow="1" w:lastRow="0" w:firstColumn="1" w:lastColumn="0" w:noHBand="0" w:noVBand="1"/>
      </w:tblPr>
      <w:tblGrid>
        <w:gridCol w:w="10296"/>
      </w:tblGrid>
      <w:tr w:rsidR="00C679F3" w14:paraId="2F65600E" w14:textId="77777777" w:rsidTr="00C679F3">
        <w:tc>
          <w:tcPr>
            <w:tcW w:w="10296" w:type="dxa"/>
          </w:tcPr>
          <w:p w14:paraId="3B83A362" w14:textId="77777777" w:rsidR="00C679F3" w:rsidRPr="003A41C1" w:rsidRDefault="00C679F3" w:rsidP="003A41C1">
            <w:pPr>
              <w:autoSpaceDE w:val="0"/>
              <w:autoSpaceDN w:val="0"/>
              <w:adjustRightInd w:val="0"/>
              <w:spacing w:line="360" w:lineRule="auto"/>
              <w:rPr>
                <w:rFonts w:ascii="Lucida Console" w:hAnsi="Lucida Console" w:cs="Lucida Console"/>
                <w:noProof/>
                <w:sz w:val="17"/>
                <w:szCs w:val="17"/>
                <w:lang w:eastAsia="ja-JP"/>
              </w:rPr>
            </w:pPr>
            <w:r w:rsidRPr="003A41C1">
              <w:rPr>
                <w:rFonts w:ascii="Lucida Console" w:hAnsi="Lucida Console" w:cs="Lucida Console"/>
                <w:noProof/>
                <w:sz w:val="17"/>
                <w:szCs w:val="17"/>
                <w:lang w:eastAsia="ja-JP" w:bidi="ar-SA"/>
              </w:rPr>
              <w:t>POST http://localhost/SO/IntegrationServices/ServiceOptimizationService.svc/BasicHttpInt HTTP/1.1</w:t>
            </w:r>
          </w:p>
          <w:p w14:paraId="441FAA8D" w14:textId="77777777" w:rsidR="00C679F3" w:rsidRPr="003A41C1" w:rsidRDefault="00C679F3" w:rsidP="003A41C1">
            <w:pPr>
              <w:autoSpaceDE w:val="0"/>
              <w:autoSpaceDN w:val="0"/>
              <w:adjustRightInd w:val="0"/>
              <w:spacing w:line="360" w:lineRule="auto"/>
              <w:rPr>
                <w:rFonts w:ascii="Lucida Console" w:hAnsi="Lucida Console" w:cs="Lucida Console"/>
                <w:noProof/>
                <w:sz w:val="17"/>
                <w:szCs w:val="17"/>
                <w:lang w:eastAsia="ja-JP"/>
              </w:rPr>
            </w:pPr>
            <w:r w:rsidRPr="003A41C1">
              <w:rPr>
                <w:rFonts w:ascii="Lucida Console" w:hAnsi="Lucida Console" w:cs="Lucida Console"/>
                <w:noProof/>
                <w:sz w:val="17"/>
                <w:szCs w:val="17"/>
                <w:lang w:eastAsia="ja-JP" w:bidi="ar-SA"/>
              </w:rPr>
              <w:t>Content-Type: text/xml; charset=utf-8</w:t>
            </w:r>
          </w:p>
          <w:p w14:paraId="0DDECA7A" w14:textId="77777777" w:rsidR="00C679F3" w:rsidRPr="003A41C1" w:rsidRDefault="00C679F3" w:rsidP="003A41C1">
            <w:pPr>
              <w:autoSpaceDE w:val="0"/>
              <w:autoSpaceDN w:val="0"/>
              <w:adjustRightInd w:val="0"/>
              <w:spacing w:line="360" w:lineRule="auto"/>
              <w:rPr>
                <w:rFonts w:ascii="Lucida Console" w:hAnsi="Lucida Console" w:cs="Lucida Console"/>
                <w:b/>
                <w:noProof/>
                <w:sz w:val="17"/>
                <w:szCs w:val="17"/>
                <w:lang w:eastAsia="ja-JP"/>
              </w:rPr>
            </w:pPr>
            <w:r w:rsidRPr="003A41C1">
              <w:rPr>
                <w:rFonts w:ascii="Lucida Console" w:hAnsi="Lucida Console" w:cs="Lucida Console"/>
                <w:noProof/>
                <w:sz w:val="17"/>
                <w:szCs w:val="17"/>
                <w:lang w:eastAsia="ja-JP" w:bidi="ar-SA"/>
              </w:rPr>
              <w:t>VsDebuggerCausalityData: uIDPo9pJb1zm9v1PhRr1n7gAH6EAAAAATHw2igLDSkyMhsho/tJ6CtFSEeKw8SRGr6RXCHYXYZoACQAA</w:t>
            </w:r>
          </w:p>
          <w:p w14:paraId="370A6956" w14:textId="77777777" w:rsidR="00C679F3" w:rsidRPr="003A41C1" w:rsidRDefault="00C679F3" w:rsidP="003A41C1">
            <w:pPr>
              <w:autoSpaceDE w:val="0"/>
              <w:autoSpaceDN w:val="0"/>
              <w:adjustRightInd w:val="0"/>
              <w:spacing w:line="360" w:lineRule="auto"/>
              <w:rPr>
                <w:rFonts w:ascii="Lucida Console" w:hAnsi="Lucida Console" w:cs="Lucida Console"/>
                <w:b/>
                <w:noProof/>
                <w:sz w:val="17"/>
                <w:szCs w:val="17"/>
                <w:lang w:eastAsia="ja-JP"/>
              </w:rPr>
            </w:pPr>
            <w:r w:rsidRPr="003A41C1">
              <w:rPr>
                <w:rFonts w:ascii="Lucida Console" w:hAnsi="Lucida Console" w:cs="Lucida Console"/>
                <w:b/>
                <w:noProof/>
                <w:sz w:val="17"/>
                <w:szCs w:val="17"/>
                <w:lang w:eastAsia="ja-JP" w:bidi="ar-SA"/>
              </w:rPr>
              <w:t>SOAPAction: "http://www.clicksoftware.com/ServiceOptimizationService/GetAddressGeocode"</w:t>
            </w:r>
          </w:p>
          <w:p w14:paraId="2577D8DE" w14:textId="77777777" w:rsidR="00C679F3" w:rsidRPr="003A41C1" w:rsidRDefault="00C679F3" w:rsidP="003A41C1">
            <w:pPr>
              <w:autoSpaceDE w:val="0"/>
              <w:autoSpaceDN w:val="0"/>
              <w:adjustRightInd w:val="0"/>
              <w:spacing w:line="360" w:lineRule="auto"/>
              <w:rPr>
                <w:rFonts w:ascii="Lucida Console" w:hAnsi="Lucida Console" w:cs="Lucida Console"/>
                <w:noProof/>
                <w:sz w:val="17"/>
                <w:szCs w:val="17"/>
                <w:lang w:eastAsia="ja-JP"/>
              </w:rPr>
            </w:pPr>
            <w:r w:rsidRPr="003A41C1">
              <w:rPr>
                <w:rFonts w:ascii="Lucida Console" w:hAnsi="Lucida Console" w:cs="Lucida Console"/>
                <w:noProof/>
                <w:sz w:val="17"/>
                <w:szCs w:val="17"/>
                <w:lang w:eastAsia="ja-JP" w:bidi="ar-SA"/>
              </w:rPr>
              <w:t>Accept-Encoding: gzip, deflate,gzip, deflate,gzip, deflate</w:t>
            </w:r>
          </w:p>
          <w:p w14:paraId="01C78136" w14:textId="77777777" w:rsidR="00C679F3" w:rsidRPr="003A41C1" w:rsidRDefault="00C679F3" w:rsidP="003A41C1">
            <w:pPr>
              <w:autoSpaceDE w:val="0"/>
              <w:autoSpaceDN w:val="0"/>
              <w:adjustRightInd w:val="0"/>
              <w:spacing w:line="360" w:lineRule="auto"/>
              <w:rPr>
                <w:rFonts w:ascii="Lucida Console" w:hAnsi="Lucida Console" w:cs="Lucida Console"/>
                <w:noProof/>
                <w:sz w:val="17"/>
                <w:szCs w:val="17"/>
                <w:lang w:eastAsia="ja-JP"/>
              </w:rPr>
            </w:pPr>
            <w:r w:rsidRPr="003A41C1">
              <w:rPr>
                <w:rFonts w:ascii="Lucida Console" w:hAnsi="Lucida Console" w:cs="Lucida Console"/>
                <w:noProof/>
                <w:sz w:val="17"/>
                <w:szCs w:val="17"/>
                <w:lang w:eastAsia="ja-JP" w:bidi="ar-SA"/>
              </w:rPr>
              <w:t>Authorization: Negotiate TlRMTVNTUAADAAAAAAAAAFgAAAAAAAAAWAAAAAAAAABYAAAAAAAAAFgAAAAAAAAAWAAAAAAAAABYAAAAFcKY4gYAchcAAAAP+PI0dxBtloEtBGNI74gliA==</w:t>
            </w:r>
          </w:p>
          <w:p w14:paraId="5DB4AFCF" w14:textId="77777777" w:rsidR="00C679F3" w:rsidRPr="003A41C1" w:rsidRDefault="00C679F3" w:rsidP="003A41C1">
            <w:pPr>
              <w:autoSpaceDE w:val="0"/>
              <w:autoSpaceDN w:val="0"/>
              <w:adjustRightInd w:val="0"/>
              <w:spacing w:line="360" w:lineRule="auto"/>
              <w:rPr>
                <w:rFonts w:ascii="Lucida Console" w:hAnsi="Lucida Console" w:cs="Lucida Console"/>
                <w:noProof/>
                <w:sz w:val="17"/>
                <w:szCs w:val="17"/>
                <w:lang w:eastAsia="ja-JP"/>
              </w:rPr>
            </w:pPr>
            <w:r w:rsidRPr="003A41C1">
              <w:rPr>
                <w:rFonts w:ascii="Lucida Console" w:hAnsi="Lucida Console" w:cs="Lucida Console"/>
                <w:noProof/>
                <w:sz w:val="17"/>
                <w:szCs w:val="17"/>
                <w:lang w:eastAsia="ja-JP" w:bidi="ar-SA"/>
              </w:rPr>
              <w:t>Host: localhost</w:t>
            </w:r>
          </w:p>
          <w:p w14:paraId="77C98512" w14:textId="77777777" w:rsidR="00C679F3" w:rsidRPr="003A41C1" w:rsidRDefault="00C679F3" w:rsidP="003A41C1">
            <w:pPr>
              <w:autoSpaceDE w:val="0"/>
              <w:autoSpaceDN w:val="0"/>
              <w:adjustRightInd w:val="0"/>
              <w:spacing w:line="360" w:lineRule="auto"/>
              <w:rPr>
                <w:rFonts w:ascii="Lucida Console" w:hAnsi="Lucida Console" w:cs="Lucida Console"/>
                <w:noProof/>
                <w:sz w:val="17"/>
                <w:szCs w:val="17"/>
                <w:lang w:eastAsia="ja-JP"/>
              </w:rPr>
            </w:pPr>
            <w:r w:rsidRPr="003A41C1">
              <w:rPr>
                <w:rFonts w:ascii="Lucida Console" w:hAnsi="Lucida Console" w:cs="Lucida Console"/>
                <w:noProof/>
                <w:sz w:val="17"/>
                <w:szCs w:val="17"/>
                <w:lang w:eastAsia="ja-JP" w:bidi="ar-SA"/>
              </w:rPr>
              <w:t>Content-Length: 787</w:t>
            </w:r>
          </w:p>
          <w:p w14:paraId="01BC49BC" w14:textId="0902F176" w:rsidR="00C679F3" w:rsidRDefault="00C679F3" w:rsidP="003A41C1">
            <w:pPr>
              <w:autoSpaceDE w:val="0"/>
              <w:autoSpaceDN w:val="0"/>
              <w:adjustRightInd w:val="0"/>
              <w:spacing w:line="360" w:lineRule="auto"/>
            </w:pPr>
            <w:r w:rsidRPr="003A41C1">
              <w:rPr>
                <w:rFonts w:ascii="Lucida Console" w:hAnsi="Lucida Console" w:cs="Lucida Console"/>
                <w:noProof/>
                <w:sz w:val="17"/>
                <w:szCs w:val="17"/>
                <w:lang w:eastAsia="ja-JP" w:bidi="ar-SA"/>
              </w:rPr>
              <w:t>Expect: 100-continue</w:t>
            </w:r>
          </w:p>
        </w:tc>
      </w:tr>
    </w:tbl>
    <w:p w14:paraId="0EBF433E" w14:textId="77777777" w:rsidR="00C679F3" w:rsidRPr="00512813" w:rsidRDefault="00C679F3" w:rsidP="003A41C1">
      <w:pPr>
        <w:pStyle w:val="BodyText2"/>
        <w:ind w:left="0"/>
      </w:pPr>
    </w:p>
    <w:p w14:paraId="2344B3C4" w14:textId="77777777" w:rsidR="004804E1" w:rsidRPr="00224137" w:rsidRDefault="004804E1" w:rsidP="004804E1">
      <w:pPr>
        <w:pStyle w:val="Heading4"/>
        <w:numPr>
          <w:ilvl w:val="2"/>
          <w:numId w:val="2"/>
        </w:numPr>
      </w:pPr>
      <w:r>
        <w:t>Request</w:t>
      </w:r>
      <w:r w:rsidRPr="00224137">
        <w:t xml:space="preserve"> Message</w:t>
      </w:r>
      <w:r>
        <w:t xml:space="preserve"> </w:t>
      </w:r>
    </w:p>
    <w:tbl>
      <w:tblPr>
        <w:tblW w:w="0" w:type="auto"/>
        <w:tblLook w:val="04A0" w:firstRow="1" w:lastRow="0" w:firstColumn="1" w:lastColumn="0" w:noHBand="0" w:noVBand="1"/>
      </w:tblPr>
      <w:tblGrid>
        <w:gridCol w:w="10296"/>
      </w:tblGrid>
      <w:tr w:rsidR="004804E1" w14:paraId="2BFCB47E" w14:textId="77777777" w:rsidTr="0079501C">
        <w:tc>
          <w:tcPr>
            <w:tcW w:w="10296" w:type="dxa"/>
          </w:tcPr>
          <w:p w14:paraId="7FE45A11" w14:textId="77777777" w:rsidR="006979AF" w:rsidRPr="006979AF" w:rsidRDefault="006979AF" w:rsidP="006979AF">
            <w:pPr>
              <w:autoSpaceDE w:val="0"/>
              <w:autoSpaceDN w:val="0"/>
              <w:adjustRightInd w:val="0"/>
              <w:spacing w:line="360" w:lineRule="auto"/>
              <w:rPr>
                <w:rFonts w:ascii="Lucida Console" w:hAnsi="Lucida Console" w:cs="Lucida Console"/>
                <w:noProof/>
                <w:sz w:val="17"/>
                <w:szCs w:val="17"/>
                <w:lang w:eastAsia="ja-JP" w:bidi="ar-SA"/>
              </w:rPr>
            </w:pPr>
            <w:r w:rsidRPr="006979AF">
              <w:rPr>
                <w:rFonts w:ascii="Lucida Console" w:hAnsi="Lucida Console" w:cs="Lucida Console"/>
                <w:noProof/>
                <w:sz w:val="17"/>
                <w:szCs w:val="17"/>
                <w:lang w:eastAsia="ja-JP" w:bidi="ar-SA"/>
              </w:rPr>
              <w:t>&lt;s:Envelope xmlns:s = "http://schemas.xmlsoap.org/soap/envelope/"&gt;</w:t>
            </w:r>
          </w:p>
          <w:p w14:paraId="76602A25" w14:textId="77777777" w:rsidR="006979AF" w:rsidRPr="006979AF" w:rsidRDefault="006979AF" w:rsidP="006979AF">
            <w:pPr>
              <w:autoSpaceDE w:val="0"/>
              <w:autoSpaceDN w:val="0"/>
              <w:adjustRightInd w:val="0"/>
              <w:spacing w:line="360" w:lineRule="auto"/>
              <w:rPr>
                <w:rFonts w:ascii="Lucida Console" w:hAnsi="Lucida Console" w:cs="Lucida Console"/>
                <w:noProof/>
                <w:sz w:val="17"/>
                <w:szCs w:val="17"/>
                <w:lang w:eastAsia="ja-JP" w:bidi="ar-SA"/>
              </w:rPr>
            </w:pPr>
            <w:r w:rsidRPr="006979AF">
              <w:rPr>
                <w:rFonts w:ascii="Lucida Console" w:hAnsi="Lucida Console" w:cs="Lucida Console"/>
                <w:noProof/>
                <w:sz w:val="17"/>
                <w:szCs w:val="17"/>
                <w:lang w:eastAsia="ja-JP" w:bidi="ar-SA"/>
              </w:rPr>
              <w:t xml:space="preserve">    &lt;s:Header&gt;</w:t>
            </w:r>
          </w:p>
          <w:p w14:paraId="623DC3E7" w14:textId="77777777" w:rsidR="006979AF" w:rsidRPr="006979AF" w:rsidRDefault="006979AF" w:rsidP="006979AF">
            <w:pPr>
              <w:autoSpaceDE w:val="0"/>
              <w:autoSpaceDN w:val="0"/>
              <w:adjustRightInd w:val="0"/>
              <w:spacing w:line="360" w:lineRule="auto"/>
              <w:rPr>
                <w:rFonts w:ascii="Lucida Console" w:hAnsi="Lucida Console" w:cs="Lucida Console"/>
                <w:noProof/>
                <w:sz w:val="17"/>
                <w:szCs w:val="17"/>
                <w:lang w:eastAsia="ja-JP" w:bidi="ar-SA"/>
              </w:rPr>
            </w:pPr>
            <w:r w:rsidRPr="006979AF">
              <w:rPr>
                <w:rFonts w:ascii="Lucida Console" w:hAnsi="Lucida Console" w:cs="Lucida Console"/>
                <w:noProof/>
                <w:sz w:val="17"/>
                <w:szCs w:val="17"/>
                <w:lang w:eastAsia="ja-JP" w:bidi="ar-SA"/>
              </w:rPr>
              <w:t xml:space="preserve">        &lt;h:OptionalParameters</w:t>
            </w:r>
          </w:p>
          <w:p w14:paraId="7691557F" w14:textId="77777777" w:rsidR="006979AF" w:rsidRPr="006979AF" w:rsidRDefault="006979AF" w:rsidP="006979AF">
            <w:pPr>
              <w:autoSpaceDE w:val="0"/>
              <w:autoSpaceDN w:val="0"/>
              <w:adjustRightInd w:val="0"/>
              <w:spacing w:line="360" w:lineRule="auto"/>
              <w:rPr>
                <w:rFonts w:ascii="Lucida Console" w:hAnsi="Lucida Console" w:cs="Lucida Console"/>
                <w:noProof/>
                <w:sz w:val="17"/>
                <w:szCs w:val="17"/>
                <w:lang w:eastAsia="ja-JP" w:bidi="ar-SA"/>
              </w:rPr>
            </w:pPr>
            <w:r w:rsidRPr="006979AF">
              <w:rPr>
                <w:rFonts w:ascii="Lucida Console" w:hAnsi="Lucida Console" w:cs="Lucida Console"/>
                <w:noProof/>
                <w:sz w:val="17"/>
                <w:szCs w:val="17"/>
                <w:lang w:eastAsia="ja-JP" w:bidi="ar-SA"/>
              </w:rPr>
              <w:t xml:space="preserve">            xmlns:h = "http://www.clicksoftware.com/OptionalParameters"</w:t>
            </w:r>
          </w:p>
          <w:p w14:paraId="4089EE82" w14:textId="77777777" w:rsidR="006979AF" w:rsidRPr="006979AF" w:rsidRDefault="006979AF" w:rsidP="006979AF">
            <w:pPr>
              <w:autoSpaceDE w:val="0"/>
              <w:autoSpaceDN w:val="0"/>
              <w:adjustRightInd w:val="0"/>
              <w:spacing w:line="360" w:lineRule="auto"/>
              <w:rPr>
                <w:rFonts w:ascii="Lucida Console" w:hAnsi="Lucida Console" w:cs="Lucida Console"/>
                <w:noProof/>
                <w:sz w:val="17"/>
                <w:szCs w:val="17"/>
                <w:lang w:eastAsia="ja-JP" w:bidi="ar-SA"/>
              </w:rPr>
            </w:pPr>
            <w:r w:rsidRPr="006979AF">
              <w:rPr>
                <w:rFonts w:ascii="Lucida Console" w:hAnsi="Lucida Console" w:cs="Lucida Console"/>
                <w:noProof/>
                <w:sz w:val="17"/>
                <w:szCs w:val="17"/>
                <w:lang w:eastAsia="ja-JP" w:bidi="ar-SA"/>
              </w:rPr>
              <w:t xml:space="preserve">            xmlns = "http://www.clicksoftware.com/OptionalParameters"</w:t>
            </w:r>
          </w:p>
          <w:p w14:paraId="068FD75C" w14:textId="77777777" w:rsidR="006979AF" w:rsidRPr="006979AF" w:rsidRDefault="006979AF" w:rsidP="006979AF">
            <w:pPr>
              <w:autoSpaceDE w:val="0"/>
              <w:autoSpaceDN w:val="0"/>
              <w:adjustRightInd w:val="0"/>
              <w:spacing w:line="360" w:lineRule="auto"/>
              <w:rPr>
                <w:rFonts w:ascii="Lucida Console" w:hAnsi="Lucida Console" w:cs="Lucida Console"/>
                <w:noProof/>
                <w:sz w:val="17"/>
                <w:szCs w:val="17"/>
                <w:lang w:eastAsia="ja-JP" w:bidi="ar-SA"/>
              </w:rPr>
            </w:pPr>
            <w:r w:rsidRPr="006979AF">
              <w:rPr>
                <w:rFonts w:ascii="Lucida Console" w:hAnsi="Lucida Console" w:cs="Lucida Console"/>
                <w:noProof/>
                <w:sz w:val="17"/>
                <w:szCs w:val="17"/>
                <w:lang w:eastAsia="ja-JP" w:bidi="ar-SA"/>
              </w:rPr>
              <w:t xml:space="preserve">            xmlns:xsi = "http://www.w3.org/2001/XMLSchema-instance"</w:t>
            </w:r>
          </w:p>
          <w:p w14:paraId="574587A3" w14:textId="77777777" w:rsidR="006979AF" w:rsidRPr="006979AF" w:rsidRDefault="006979AF" w:rsidP="006979AF">
            <w:pPr>
              <w:autoSpaceDE w:val="0"/>
              <w:autoSpaceDN w:val="0"/>
              <w:adjustRightInd w:val="0"/>
              <w:spacing w:line="360" w:lineRule="auto"/>
              <w:rPr>
                <w:rFonts w:ascii="Lucida Console" w:hAnsi="Lucida Console" w:cs="Lucida Console"/>
                <w:noProof/>
                <w:sz w:val="17"/>
                <w:szCs w:val="17"/>
                <w:lang w:eastAsia="ja-JP" w:bidi="ar-SA"/>
              </w:rPr>
            </w:pPr>
            <w:r w:rsidRPr="006979AF">
              <w:rPr>
                <w:rFonts w:ascii="Lucida Console" w:hAnsi="Lucida Console" w:cs="Lucida Console"/>
                <w:noProof/>
                <w:sz w:val="17"/>
                <w:szCs w:val="17"/>
                <w:lang w:eastAsia="ja-JP" w:bidi="ar-SA"/>
              </w:rPr>
              <w:t xml:space="preserve">            xmlns:xsd = "http://www.w3.org/2001/XMLSchema"&gt;</w:t>
            </w:r>
          </w:p>
          <w:p w14:paraId="2171604B" w14:textId="77777777" w:rsidR="006979AF" w:rsidRPr="006979AF" w:rsidRDefault="006979AF" w:rsidP="006979AF">
            <w:pPr>
              <w:autoSpaceDE w:val="0"/>
              <w:autoSpaceDN w:val="0"/>
              <w:adjustRightInd w:val="0"/>
              <w:spacing w:line="360" w:lineRule="auto"/>
              <w:rPr>
                <w:rFonts w:ascii="Lucida Console" w:hAnsi="Lucida Console" w:cs="Lucida Console"/>
                <w:noProof/>
                <w:sz w:val="17"/>
                <w:szCs w:val="17"/>
                <w:lang w:eastAsia="ja-JP" w:bidi="ar-SA"/>
              </w:rPr>
            </w:pPr>
            <w:r w:rsidRPr="006979AF">
              <w:rPr>
                <w:rFonts w:ascii="Lucida Console" w:hAnsi="Lucida Console" w:cs="Lucida Console"/>
                <w:noProof/>
                <w:sz w:val="17"/>
                <w:szCs w:val="17"/>
                <w:lang w:eastAsia="ja-JP" w:bidi="ar-SA"/>
              </w:rPr>
              <w:t xml:space="preserve">            &lt;CallerIdentity&gt;MUST&lt;/CallerIdentity&gt;</w:t>
            </w:r>
          </w:p>
          <w:p w14:paraId="1587DC30" w14:textId="77777777" w:rsidR="006979AF" w:rsidRPr="006979AF" w:rsidRDefault="006979AF" w:rsidP="006979AF">
            <w:pPr>
              <w:autoSpaceDE w:val="0"/>
              <w:autoSpaceDN w:val="0"/>
              <w:adjustRightInd w:val="0"/>
              <w:spacing w:line="360" w:lineRule="auto"/>
              <w:rPr>
                <w:rFonts w:ascii="Lucida Console" w:hAnsi="Lucida Console" w:cs="Lucida Console"/>
                <w:noProof/>
                <w:sz w:val="17"/>
                <w:szCs w:val="17"/>
                <w:lang w:eastAsia="ja-JP" w:bidi="ar-SA"/>
              </w:rPr>
            </w:pPr>
            <w:r w:rsidRPr="006979AF">
              <w:rPr>
                <w:rFonts w:ascii="Lucida Console" w:hAnsi="Lucida Console" w:cs="Lucida Console"/>
                <w:noProof/>
                <w:sz w:val="17"/>
                <w:szCs w:val="17"/>
                <w:lang w:eastAsia="ja-JP" w:bidi="ar-SA"/>
              </w:rPr>
              <w:t xml:space="preserve">            &lt;ErrorOnNonExistingDictionaries&gt;false&lt;/ErrorOnNonExistingDictionaries&gt;</w:t>
            </w:r>
          </w:p>
          <w:p w14:paraId="1816E718" w14:textId="77777777" w:rsidR="006979AF" w:rsidRPr="006979AF" w:rsidRDefault="006979AF" w:rsidP="006979AF">
            <w:pPr>
              <w:autoSpaceDE w:val="0"/>
              <w:autoSpaceDN w:val="0"/>
              <w:adjustRightInd w:val="0"/>
              <w:spacing w:line="360" w:lineRule="auto"/>
              <w:rPr>
                <w:rFonts w:ascii="Lucida Console" w:hAnsi="Lucida Console" w:cs="Lucida Console"/>
                <w:noProof/>
                <w:sz w:val="17"/>
                <w:szCs w:val="17"/>
                <w:lang w:eastAsia="ja-JP" w:bidi="ar-SA"/>
              </w:rPr>
            </w:pPr>
            <w:r w:rsidRPr="006979AF">
              <w:rPr>
                <w:rFonts w:ascii="Lucida Console" w:hAnsi="Lucida Console" w:cs="Lucida Console"/>
                <w:noProof/>
                <w:sz w:val="17"/>
                <w:szCs w:val="17"/>
                <w:lang w:eastAsia="ja-JP" w:bidi="ar-SA"/>
              </w:rPr>
              <w:t xml:space="preserve">        &lt;/h:OptionalParameters&gt;</w:t>
            </w:r>
          </w:p>
          <w:p w14:paraId="41AC4C66" w14:textId="77777777" w:rsidR="006979AF" w:rsidRPr="006979AF" w:rsidRDefault="006979AF" w:rsidP="006979AF">
            <w:pPr>
              <w:autoSpaceDE w:val="0"/>
              <w:autoSpaceDN w:val="0"/>
              <w:adjustRightInd w:val="0"/>
              <w:spacing w:line="360" w:lineRule="auto"/>
              <w:rPr>
                <w:rFonts w:ascii="Lucida Console" w:hAnsi="Lucida Console" w:cs="Lucida Console"/>
                <w:noProof/>
                <w:sz w:val="17"/>
                <w:szCs w:val="17"/>
                <w:lang w:eastAsia="ja-JP" w:bidi="ar-SA"/>
              </w:rPr>
            </w:pPr>
            <w:r w:rsidRPr="006979AF">
              <w:rPr>
                <w:rFonts w:ascii="Lucida Console" w:hAnsi="Lucida Console" w:cs="Lucida Console"/>
                <w:noProof/>
                <w:sz w:val="17"/>
                <w:szCs w:val="17"/>
                <w:lang w:eastAsia="ja-JP" w:bidi="ar-SA"/>
              </w:rPr>
              <w:t xml:space="preserve">    &lt;/s:Header&gt;</w:t>
            </w:r>
          </w:p>
          <w:p w14:paraId="09FBC63E" w14:textId="77777777" w:rsidR="006979AF" w:rsidRPr="006979AF" w:rsidRDefault="006979AF" w:rsidP="006979AF">
            <w:pPr>
              <w:autoSpaceDE w:val="0"/>
              <w:autoSpaceDN w:val="0"/>
              <w:adjustRightInd w:val="0"/>
              <w:spacing w:line="360" w:lineRule="auto"/>
              <w:rPr>
                <w:rFonts w:ascii="Lucida Console" w:hAnsi="Lucida Console" w:cs="Lucida Console"/>
                <w:noProof/>
                <w:sz w:val="17"/>
                <w:szCs w:val="17"/>
                <w:lang w:eastAsia="ja-JP" w:bidi="ar-SA"/>
              </w:rPr>
            </w:pPr>
            <w:r w:rsidRPr="006979AF">
              <w:rPr>
                <w:rFonts w:ascii="Lucida Console" w:hAnsi="Lucida Console" w:cs="Lucida Console"/>
                <w:noProof/>
                <w:sz w:val="17"/>
                <w:szCs w:val="17"/>
                <w:lang w:eastAsia="ja-JP" w:bidi="ar-SA"/>
              </w:rPr>
              <w:t xml:space="preserve">    &lt;s:Body xmlns:xsi = "http://www.w3.org/2001/XMLSchema-instance" xmlns:xsd = "http://www.w3.org/2001/XMLSchema"&gt;</w:t>
            </w:r>
          </w:p>
          <w:p w14:paraId="1AF0DC31" w14:textId="77777777" w:rsidR="006979AF" w:rsidRPr="006979AF" w:rsidRDefault="006979AF" w:rsidP="006979AF">
            <w:pPr>
              <w:autoSpaceDE w:val="0"/>
              <w:autoSpaceDN w:val="0"/>
              <w:adjustRightInd w:val="0"/>
              <w:spacing w:line="360" w:lineRule="auto"/>
              <w:rPr>
                <w:rFonts w:ascii="Lucida Console" w:hAnsi="Lucida Console" w:cs="Lucida Console"/>
                <w:noProof/>
                <w:sz w:val="17"/>
                <w:szCs w:val="17"/>
                <w:lang w:eastAsia="ja-JP" w:bidi="ar-SA"/>
              </w:rPr>
            </w:pPr>
            <w:r w:rsidRPr="006979AF">
              <w:rPr>
                <w:rFonts w:ascii="Lucida Console" w:hAnsi="Lucida Console" w:cs="Lucida Console"/>
                <w:noProof/>
                <w:sz w:val="17"/>
                <w:szCs w:val="17"/>
                <w:lang w:eastAsia="ja-JP" w:bidi="ar-SA"/>
              </w:rPr>
              <w:t xml:space="preserve">        &lt;GetAddressGeocode xmlns = "http://www.clicksoftware.com"&gt;</w:t>
            </w:r>
          </w:p>
          <w:p w14:paraId="253C08F6" w14:textId="77777777" w:rsidR="006979AF" w:rsidRPr="006979AF" w:rsidRDefault="006979AF" w:rsidP="006979AF">
            <w:pPr>
              <w:autoSpaceDE w:val="0"/>
              <w:autoSpaceDN w:val="0"/>
              <w:adjustRightInd w:val="0"/>
              <w:spacing w:line="360" w:lineRule="auto"/>
              <w:rPr>
                <w:rFonts w:ascii="Lucida Console" w:hAnsi="Lucida Console" w:cs="Lucida Console"/>
                <w:noProof/>
                <w:sz w:val="17"/>
                <w:szCs w:val="17"/>
                <w:lang w:eastAsia="ja-JP" w:bidi="ar-SA"/>
              </w:rPr>
            </w:pPr>
            <w:r w:rsidRPr="006979AF">
              <w:rPr>
                <w:rFonts w:ascii="Lucida Console" w:hAnsi="Lucida Console" w:cs="Lucida Console"/>
                <w:noProof/>
                <w:sz w:val="17"/>
                <w:szCs w:val="17"/>
                <w:lang w:eastAsia="ja-JP" w:bidi="ar-SA"/>
              </w:rPr>
              <w:t xml:space="preserve">            &lt;Location&gt;</w:t>
            </w:r>
          </w:p>
          <w:p w14:paraId="0B3091F3" w14:textId="77777777" w:rsidR="006979AF" w:rsidRPr="006979AF" w:rsidRDefault="006979AF" w:rsidP="006979AF">
            <w:pPr>
              <w:autoSpaceDE w:val="0"/>
              <w:autoSpaceDN w:val="0"/>
              <w:adjustRightInd w:val="0"/>
              <w:spacing w:line="360" w:lineRule="auto"/>
              <w:rPr>
                <w:rFonts w:ascii="Lucida Console" w:hAnsi="Lucida Console" w:cs="Lucida Console"/>
                <w:noProof/>
                <w:sz w:val="17"/>
                <w:szCs w:val="17"/>
                <w:lang w:eastAsia="ja-JP" w:bidi="ar-SA"/>
              </w:rPr>
            </w:pPr>
            <w:r w:rsidRPr="006979AF">
              <w:rPr>
                <w:rFonts w:ascii="Lucida Console" w:hAnsi="Lucida Console" w:cs="Lucida Console"/>
                <w:noProof/>
                <w:sz w:val="17"/>
                <w:szCs w:val="17"/>
                <w:lang w:eastAsia="ja-JP" w:bidi="ar-SA"/>
              </w:rPr>
              <w:t xml:space="preserve">                &lt;Street&gt;39&lt;/Street&gt;</w:t>
            </w:r>
          </w:p>
          <w:p w14:paraId="615BBCD1" w14:textId="77777777" w:rsidR="006979AF" w:rsidRPr="006979AF" w:rsidRDefault="006979AF" w:rsidP="006979AF">
            <w:pPr>
              <w:autoSpaceDE w:val="0"/>
              <w:autoSpaceDN w:val="0"/>
              <w:adjustRightInd w:val="0"/>
              <w:spacing w:line="360" w:lineRule="auto"/>
              <w:rPr>
                <w:rFonts w:ascii="Lucida Console" w:hAnsi="Lucida Console" w:cs="Lucida Console"/>
                <w:noProof/>
                <w:sz w:val="17"/>
                <w:szCs w:val="17"/>
                <w:lang w:eastAsia="ja-JP" w:bidi="ar-SA"/>
              </w:rPr>
            </w:pPr>
            <w:r w:rsidRPr="006979AF">
              <w:rPr>
                <w:rFonts w:ascii="Lucida Console" w:hAnsi="Lucida Console" w:cs="Lucida Console"/>
                <w:noProof/>
                <w:sz w:val="17"/>
                <w:szCs w:val="17"/>
                <w:lang w:eastAsia="ja-JP" w:bidi="ar-SA"/>
              </w:rPr>
              <w:t xml:space="preserve">                &lt;PostCode&gt;TN255AB&lt;/PostCode&gt;</w:t>
            </w:r>
          </w:p>
          <w:p w14:paraId="176777D8" w14:textId="77777777" w:rsidR="006979AF" w:rsidRPr="006979AF" w:rsidRDefault="006979AF" w:rsidP="006979AF">
            <w:pPr>
              <w:autoSpaceDE w:val="0"/>
              <w:autoSpaceDN w:val="0"/>
              <w:adjustRightInd w:val="0"/>
              <w:spacing w:line="360" w:lineRule="auto"/>
              <w:rPr>
                <w:rFonts w:ascii="Lucida Console" w:hAnsi="Lucida Console" w:cs="Lucida Console"/>
                <w:noProof/>
                <w:sz w:val="17"/>
                <w:szCs w:val="17"/>
                <w:lang w:eastAsia="ja-JP" w:bidi="ar-SA"/>
              </w:rPr>
            </w:pPr>
            <w:r w:rsidRPr="006979AF">
              <w:rPr>
                <w:rFonts w:ascii="Lucida Console" w:hAnsi="Lucida Console" w:cs="Lucida Console"/>
                <w:noProof/>
                <w:sz w:val="17"/>
                <w:szCs w:val="17"/>
                <w:lang w:eastAsia="ja-JP" w:bidi="ar-SA"/>
              </w:rPr>
              <w:t xml:space="preserve">                &lt;Country&gt;UNITED KINGDOM&lt;/Country&gt;</w:t>
            </w:r>
          </w:p>
          <w:p w14:paraId="776D4BBE" w14:textId="77777777" w:rsidR="006979AF" w:rsidRPr="006979AF" w:rsidRDefault="006979AF" w:rsidP="006979AF">
            <w:pPr>
              <w:autoSpaceDE w:val="0"/>
              <w:autoSpaceDN w:val="0"/>
              <w:adjustRightInd w:val="0"/>
              <w:spacing w:line="360" w:lineRule="auto"/>
              <w:rPr>
                <w:rFonts w:ascii="Lucida Console" w:hAnsi="Lucida Console" w:cs="Lucida Console"/>
                <w:noProof/>
                <w:sz w:val="17"/>
                <w:szCs w:val="17"/>
                <w:lang w:eastAsia="ja-JP" w:bidi="ar-SA"/>
              </w:rPr>
            </w:pPr>
            <w:r w:rsidRPr="006979AF">
              <w:rPr>
                <w:rFonts w:ascii="Lucida Console" w:hAnsi="Lucida Console" w:cs="Lucida Console"/>
                <w:noProof/>
                <w:sz w:val="17"/>
                <w:szCs w:val="17"/>
                <w:lang w:eastAsia="ja-JP" w:bidi="ar-SA"/>
              </w:rPr>
              <w:t xml:space="preserve">            &lt;/Location&gt;</w:t>
            </w:r>
          </w:p>
          <w:p w14:paraId="36FFB3A8" w14:textId="77777777" w:rsidR="006979AF" w:rsidRPr="006979AF" w:rsidRDefault="006979AF" w:rsidP="006979AF">
            <w:pPr>
              <w:autoSpaceDE w:val="0"/>
              <w:autoSpaceDN w:val="0"/>
              <w:adjustRightInd w:val="0"/>
              <w:spacing w:line="360" w:lineRule="auto"/>
              <w:rPr>
                <w:rFonts w:ascii="Lucida Console" w:hAnsi="Lucida Console" w:cs="Lucida Console"/>
                <w:noProof/>
                <w:sz w:val="17"/>
                <w:szCs w:val="17"/>
                <w:lang w:eastAsia="ja-JP" w:bidi="ar-SA"/>
              </w:rPr>
            </w:pPr>
            <w:r w:rsidRPr="006979AF">
              <w:rPr>
                <w:rFonts w:ascii="Lucida Console" w:hAnsi="Lucida Console" w:cs="Lucida Console"/>
                <w:noProof/>
                <w:sz w:val="17"/>
                <w:szCs w:val="17"/>
                <w:lang w:eastAsia="ja-JP" w:bidi="ar-SA"/>
              </w:rPr>
              <w:t xml:space="preserve">            &lt;NumOfMatches&gt;10&lt;/NumOfMatches&gt;</w:t>
            </w:r>
          </w:p>
          <w:p w14:paraId="0A9C02C9" w14:textId="77777777" w:rsidR="006979AF" w:rsidRPr="006979AF" w:rsidRDefault="006979AF" w:rsidP="006979AF">
            <w:pPr>
              <w:autoSpaceDE w:val="0"/>
              <w:autoSpaceDN w:val="0"/>
              <w:adjustRightInd w:val="0"/>
              <w:spacing w:line="360" w:lineRule="auto"/>
              <w:rPr>
                <w:rFonts w:ascii="Lucida Console" w:hAnsi="Lucida Console" w:cs="Lucida Console"/>
                <w:noProof/>
                <w:sz w:val="17"/>
                <w:szCs w:val="17"/>
                <w:lang w:eastAsia="ja-JP" w:bidi="ar-SA"/>
              </w:rPr>
            </w:pPr>
            <w:r w:rsidRPr="006979AF">
              <w:rPr>
                <w:rFonts w:ascii="Lucida Console" w:hAnsi="Lucida Console" w:cs="Lucida Console"/>
                <w:noProof/>
                <w:sz w:val="17"/>
                <w:szCs w:val="17"/>
                <w:lang w:eastAsia="ja-JP" w:bidi="ar-SA"/>
              </w:rPr>
              <w:t xml:space="preserve">        &lt;/GetAddressGeocode&gt;</w:t>
            </w:r>
          </w:p>
          <w:p w14:paraId="1E2388D4" w14:textId="77777777" w:rsidR="006979AF" w:rsidRPr="006979AF" w:rsidRDefault="006979AF" w:rsidP="006979AF">
            <w:pPr>
              <w:autoSpaceDE w:val="0"/>
              <w:autoSpaceDN w:val="0"/>
              <w:adjustRightInd w:val="0"/>
              <w:spacing w:line="360" w:lineRule="auto"/>
              <w:rPr>
                <w:rFonts w:ascii="Lucida Console" w:hAnsi="Lucida Console" w:cs="Lucida Console"/>
                <w:noProof/>
                <w:sz w:val="17"/>
                <w:szCs w:val="17"/>
                <w:lang w:eastAsia="ja-JP" w:bidi="ar-SA"/>
              </w:rPr>
            </w:pPr>
            <w:r w:rsidRPr="006979AF">
              <w:rPr>
                <w:rFonts w:ascii="Lucida Console" w:hAnsi="Lucida Console" w:cs="Lucida Console"/>
                <w:noProof/>
                <w:sz w:val="17"/>
                <w:szCs w:val="17"/>
                <w:lang w:eastAsia="ja-JP" w:bidi="ar-SA"/>
              </w:rPr>
              <w:t xml:space="preserve">    &lt;/s:Body&gt;</w:t>
            </w:r>
          </w:p>
          <w:p w14:paraId="69137F04" w14:textId="787F6D83" w:rsidR="004804E1" w:rsidRPr="00512813" w:rsidRDefault="006979AF" w:rsidP="0079501C">
            <w:pPr>
              <w:autoSpaceDE w:val="0"/>
              <w:autoSpaceDN w:val="0"/>
              <w:adjustRightInd w:val="0"/>
              <w:spacing w:line="360" w:lineRule="auto"/>
              <w:rPr>
                <w:rFonts w:ascii="Lucida Console" w:hAnsi="Lucida Console" w:cs="Lucida Console"/>
                <w:sz w:val="17"/>
                <w:szCs w:val="17"/>
                <w:lang w:eastAsia="ja-JP" w:bidi="ar-SA"/>
              </w:rPr>
            </w:pPr>
            <w:r w:rsidRPr="006979AF">
              <w:rPr>
                <w:rFonts w:ascii="Lucida Console" w:hAnsi="Lucida Console" w:cs="Lucida Console"/>
                <w:noProof/>
                <w:sz w:val="17"/>
                <w:szCs w:val="17"/>
                <w:lang w:eastAsia="ja-JP" w:bidi="ar-SA"/>
              </w:rPr>
              <w:t>&lt;/s:Envelope&gt;</w:t>
            </w:r>
          </w:p>
        </w:tc>
      </w:tr>
    </w:tbl>
    <w:p w14:paraId="18A50730" w14:textId="77777777" w:rsidR="004804E1" w:rsidRPr="00224137" w:rsidRDefault="004804E1" w:rsidP="004804E1">
      <w:pPr>
        <w:pStyle w:val="Heading4"/>
        <w:numPr>
          <w:ilvl w:val="2"/>
          <w:numId w:val="2"/>
        </w:numPr>
      </w:pPr>
      <w:r w:rsidRPr="00224137">
        <w:t>Response</w:t>
      </w:r>
      <w:r>
        <w:t xml:space="preserve"> Message</w:t>
      </w:r>
    </w:p>
    <w:tbl>
      <w:tblPr>
        <w:tblW w:w="0" w:type="auto"/>
        <w:tblLook w:val="04A0" w:firstRow="1" w:lastRow="0" w:firstColumn="1" w:lastColumn="0" w:noHBand="0" w:noVBand="1"/>
      </w:tblPr>
      <w:tblGrid>
        <w:gridCol w:w="10296"/>
      </w:tblGrid>
      <w:tr w:rsidR="004804E1" w14:paraId="001B3D5F" w14:textId="77777777" w:rsidTr="0079501C">
        <w:tc>
          <w:tcPr>
            <w:tcW w:w="10296" w:type="dxa"/>
          </w:tcPr>
          <w:p w14:paraId="0A8489B1" w14:textId="77777777" w:rsidR="006979AF" w:rsidRPr="006979AF" w:rsidRDefault="006979AF" w:rsidP="003A41C1">
            <w:pPr>
              <w:rPr>
                <w:lang w:eastAsia="ja-JP"/>
              </w:rPr>
            </w:pPr>
            <w:r w:rsidRPr="006979AF">
              <w:rPr>
                <w:lang w:eastAsia="ja-JP"/>
              </w:rPr>
              <w:t>&lt;s:Envelope xmlns:s = "http://schemas.xmlsoap.org/soap/envelope/"&gt;</w:t>
            </w:r>
          </w:p>
          <w:p w14:paraId="19A3035A" w14:textId="77777777" w:rsidR="006979AF" w:rsidRPr="003A41C1" w:rsidRDefault="006979AF" w:rsidP="003A41C1">
            <w:pPr>
              <w:autoSpaceDE w:val="0"/>
              <w:autoSpaceDN w:val="0"/>
              <w:adjustRightInd w:val="0"/>
              <w:spacing w:line="360" w:lineRule="auto"/>
              <w:rPr>
                <w:rFonts w:ascii="Lucida Console" w:hAnsi="Lucida Console" w:cs="Lucida Console"/>
                <w:noProof/>
                <w:sz w:val="17"/>
                <w:szCs w:val="17"/>
                <w:lang w:eastAsia="ja-JP"/>
              </w:rPr>
            </w:pPr>
            <w:r w:rsidRPr="003A41C1">
              <w:rPr>
                <w:rFonts w:ascii="Lucida Console" w:hAnsi="Lucida Console" w:cs="Lucida Console"/>
                <w:noProof/>
                <w:sz w:val="17"/>
                <w:szCs w:val="17"/>
                <w:lang w:eastAsia="ja-JP" w:bidi="ar-SA"/>
              </w:rPr>
              <w:t xml:space="preserve">    &lt;s:Body&gt;</w:t>
            </w:r>
          </w:p>
          <w:p w14:paraId="1DC44214" w14:textId="77777777" w:rsidR="006979AF" w:rsidRPr="003A41C1" w:rsidRDefault="006979AF" w:rsidP="003A41C1">
            <w:pPr>
              <w:autoSpaceDE w:val="0"/>
              <w:autoSpaceDN w:val="0"/>
              <w:adjustRightInd w:val="0"/>
              <w:spacing w:line="360" w:lineRule="auto"/>
              <w:rPr>
                <w:rFonts w:ascii="Lucida Console" w:hAnsi="Lucida Console" w:cs="Lucida Console"/>
                <w:noProof/>
                <w:sz w:val="17"/>
                <w:szCs w:val="17"/>
                <w:lang w:eastAsia="ja-JP"/>
              </w:rPr>
            </w:pPr>
            <w:r w:rsidRPr="003A41C1">
              <w:rPr>
                <w:rFonts w:ascii="Lucida Console" w:hAnsi="Lucida Console" w:cs="Lucida Console"/>
                <w:noProof/>
                <w:sz w:val="17"/>
                <w:szCs w:val="17"/>
                <w:lang w:eastAsia="ja-JP" w:bidi="ar-SA"/>
              </w:rPr>
              <w:t xml:space="preserve">        &lt;GetAddressGeocodeResponse xmlns = "http://www.clicksoftware.com"&gt;</w:t>
            </w:r>
          </w:p>
          <w:p w14:paraId="0D27BD74" w14:textId="77777777" w:rsidR="006979AF" w:rsidRPr="003A41C1" w:rsidRDefault="006979AF" w:rsidP="003A41C1">
            <w:pPr>
              <w:autoSpaceDE w:val="0"/>
              <w:autoSpaceDN w:val="0"/>
              <w:adjustRightInd w:val="0"/>
              <w:spacing w:line="360" w:lineRule="auto"/>
              <w:rPr>
                <w:rFonts w:ascii="Lucida Console" w:hAnsi="Lucida Console" w:cs="Lucida Console"/>
                <w:noProof/>
                <w:sz w:val="17"/>
                <w:szCs w:val="17"/>
                <w:lang w:eastAsia="ja-JP"/>
              </w:rPr>
            </w:pPr>
            <w:r w:rsidRPr="003A41C1">
              <w:rPr>
                <w:rFonts w:ascii="Lucida Console" w:hAnsi="Lucida Console" w:cs="Lucida Console"/>
                <w:noProof/>
                <w:sz w:val="17"/>
                <w:szCs w:val="17"/>
                <w:lang w:eastAsia="ja-JP" w:bidi="ar-SA"/>
              </w:rPr>
              <w:t xml:space="preserve">            &lt;Result&gt;</w:t>
            </w:r>
          </w:p>
          <w:p w14:paraId="489BC9DB" w14:textId="77777777" w:rsidR="006979AF" w:rsidRPr="003A41C1" w:rsidRDefault="006979AF" w:rsidP="003A41C1">
            <w:pPr>
              <w:autoSpaceDE w:val="0"/>
              <w:autoSpaceDN w:val="0"/>
              <w:adjustRightInd w:val="0"/>
              <w:spacing w:line="360" w:lineRule="auto"/>
              <w:rPr>
                <w:rFonts w:ascii="Lucida Console" w:hAnsi="Lucida Console" w:cs="Lucida Console"/>
                <w:noProof/>
                <w:sz w:val="17"/>
                <w:szCs w:val="17"/>
                <w:lang w:eastAsia="ja-JP"/>
              </w:rPr>
            </w:pPr>
            <w:r w:rsidRPr="003A41C1">
              <w:rPr>
                <w:rFonts w:ascii="Lucida Console" w:hAnsi="Lucida Console" w:cs="Lucida Console"/>
                <w:noProof/>
                <w:sz w:val="17"/>
                <w:szCs w:val="17"/>
                <w:lang w:eastAsia="ja-JP" w:bidi="ar-SA"/>
              </w:rPr>
              <w:t xml:space="preserve">                &lt;NumOfMatchesFound&gt;1&lt;/NumOfMatchesFound&gt;</w:t>
            </w:r>
          </w:p>
          <w:p w14:paraId="1B9BB1AD" w14:textId="77777777" w:rsidR="006979AF" w:rsidRPr="003A41C1" w:rsidRDefault="006979AF" w:rsidP="003A41C1">
            <w:pPr>
              <w:autoSpaceDE w:val="0"/>
              <w:autoSpaceDN w:val="0"/>
              <w:adjustRightInd w:val="0"/>
              <w:spacing w:line="360" w:lineRule="auto"/>
              <w:rPr>
                <w:rFonts w:ascii="Lucida Console" w:hAnsi="Lucida Console" w:cs="Lucida Console"/>
                <w:noProof/>
                <w:sz w:val="17"/>
                <w:szCs w:val="17"/>
                <w:lang w:eastAsia="ja-JP"/>
              </w:rPr>
            </w:pPr>
            <w:r w:rsidRPr="003A41C1">
              <w:rPr>
                <w:rFonts w:ascii="Lucida Console" w:hAnsi="Lucida Console" w:cs="Lucida Console"/>
                <w:noProof/>
                <w:sz w:val="17"/>
                <w:szCs w:val="17"/>
                <w:lang w:eastAsia="ja-JP" w:bidi="ar-SA"/>
              </w:rPr>
              <w:t xml:space="preserve">                &lt;Locations&gt;</w:t>
            </w:r>
          </w:p>
          <w:p w14:paraId="3EFBE887" w14:textId="77777777" w:rsidR="006979AF" w:rsidRPr="003A41C1" w:rsidRDefault="006979AF" w:rsidP="003A41C1">
            <w:pPr>
              <w:autoSpaceDE w:val="0"/>
              <w:autoSpaceDN w:val="0"/>
              <w:adjustRightInd w:val="0"/>
              <w:spacing w:line="360" w:lineRule="auto"/>
              <w:rPr>
                <w:rFonts w:ascii="Lucida Console" w:hAnsi="Lucida Console" w:cs="Lucida Console"/>
                <w:noProof/>
                <w:sz w:val="17"/>
                <w:szCs w:val="17"/>
                <w:lang w:eastAsia="ja-JP"/>
              </w:rPr>
            </w:pPr>
            <w:r w:rsidRPr="003A41C1">
              <w:rPr>
                <w:rFonts w:ascii="Lucida Console" w:hAnsi="Lucida Console" w:cs="Lucida Console"/>
                <w:noProof/>
                <w:sz w:val="17"/>
                <w:szCs w:val="17"/>
                <w:lang w:eastAsia="ja-JP" w:bidi="ar-SA"/>
              </w:rPr>
              <w:t xml:space="preserve">                    &lt;Location&gt;</w:t>
            </w:r>
          </w:p>
          <w:p w14:paraId="61146319" w14:textId="77777777" w:rsidR="006979AF" w:rsidRPr="003A41C1" w:rsidRDefault="006979AF" w:rsidP="003A41C1">
            <w:pPr>
              <w:autoSpaceDE w:val="0"/>
              <w:autoSpaceDN w:val="0"/>
              <w:adjustRightInd w:val="0"/>
              <w:spacing w:line="360" w:lineRule="auto"/>
              <w:rPr>
                <w:rFonts w:ascii="Lucida Console" w:hAnsi="Lucida Console" w:cs="Lucida Console"/>
                <w:noProof/>
                <w:sz w:val="17"/>
                <w:szCs w:val="17"/>
                <w:lang w:eastAsia="ja-JP"/>
              </w:rPr>
            </w:pPr>
            <w:r w:rsidRPr="003A41C1">
              <w:rPr>
                <w:rFonts w:ascii="Lucida Console" w:hAnsi="Lucida Console" w:cs="Lucida Console"/>
                <w:noProof/>
                <w:sz w:val="17"/>
                <w:szCs w:val="17"/>
                <w:lang w:eastAsia="ja-JP" w:bidi="ar-SA"/>
              </w:rPr>
              <w:t xml:space="preserve">                        &lt;Street&gt;&lt;/Street&gt;</w:t>
            </w:r>
          </w:p>
          <w:p w14:paraId="662AB10A" w14:textId="77777777" w:rsidR="006979AF" w:rsidRPr="003A41C1" w:rsidRDefault="006979AF" w:rsidP="003A41C1">
            <w:pPr>
              <w:autoSpaceDE w:val="0"/>
              <w:autoSpaceDN w:val="0"/>
              <w:adjustRightInd w:val="0"/>
              <w:spacing w:line="360" w:lineRule="auto"/>
              <w:rPr>
                <w:rFonts w:ascii="Lucida Console" w:hAnsi="Lucida Console" w:cs="Lucida Console"/>
                <w:noProof/>
                <w:sz w:val="17"/>
                <w:szCs w:val="17"/>
                <w:lang w:eastAsia="ja-JP"/>
              </w:rPr>
            </w:pPr>
            <w:r w:rsidRPr="003A41C1">
              <w:rPr>
                <w:rFonts w:ascii="Lucida Console" w:hAnsi="Lucida Console" w:cs="Lucida Console"/>
                <w:noProof/>
                <w:sz w:val="17"/>
                <w:szCs w:val="17"/>
                <w:lang w:eastAsia="ja-JP" w:bidi="ar-SA"/>
              </w:rPr>
              <w:t xml:space="preserve">                        &lt;City&gt;&lt;/City&gt;</w:t>
            </w:r>
          </w:p>
          <w:p w14:paraId="0ED6A93F" w14:textId="77777777" w:rsidR="006979AF" w:rsidRPr="003A41C1" w:rsidRDefault="006979AF" w:rsidP="003A41C1">
            <w:pPr>
              <w:autoSpaceDE w:val="0"/>
              <w:autoSpaceDN w:val="0"/>
              <w:adjustRightInd w:val="0"/>
              <w:spacing w:line="360" w:lineRule="auto"/>
              <w:rPr>
                <w:rFonts w:ascii="Lucida Console" w:hAnsi="Lucida Console" w:cs="Lucida Console"/>
                <w:noProof/>
                <w:sz w:val="17"/>
                <w:szCs w:val="17"/>
                <w:lang w:eastAsia="ja-JP"/>
              </w:rPr>
            </w:pPr>
            <w:r w:rsidRPr="003A41C1">
              <w:rPr>
                <w:rFonts w:ascii="Lucida Console" w:hAnsi="Lucida Console" w:cs="Lucida Console"/>
                <w:noProof/>
                <w:sz w:val="17"/>
                <w:szCs w:val="17"/>
                <w:lang w:eastAsia="ja-JP" w:bidi="ar-SA"/>
              </w:rPr>
              <w:t xml:space="preserve">                        &lt;CitySubdivision&gt;&lt;/CitySubdivision&gt;</w:t>
            </w:r>
          </w:p>
          <w:p w14:paraId="5C279CD8" w14:textId="77777777" w:rsidR="006979AF" w:rsidRPr="003A41C1" w:rsidRDefault="006979AF" w:rsidP="003A41C1">
            <w:pPr>
              <w:autoSpaceDE w:val="0"/>
              <w:autoSpaceDN w:val="0"/>
              <w:adjustRightInd w:val="0"/>
              <w:spacing w:line="360" w:lineRule="auto"/>
              <w:rPr>
                <w:rFonts w:ascii="Lucida Console" w:hAnsi="Lucida Console" w:cs="Lucida Console"/>
                <w:noProof/>
                <w:sz w:val="17"/>
                <w:szCs w:val="17"/>
                <w:lang w:eastAsia="ja-JP"/>
              </w:rPr>
            </w:pPr>
            <w:r w:rsidRPr="003A41C1">
              <w:rPr>
                <w:rFonts w:ascii="Lucida Console" w:hAnsi="Lucida Console" w:cs="Lucida Console"/>
                <w:noProof/>
                <w:sz w:val="17"/>
                <w:szCs w:val="17"/>
                <w:lang w:eastAsia="ja-JP" w:bidi="ar-SA"/>
              </w:rPr>
              <w:t xml:space="preserve">                        &lt;PostCode&gt;TN255AB&lt;/PostCode&gt;</w:t>
            </w:r>
          </w:p>
          <w:p w14:paraId="76B8E4D4" w14:textId="77777777" w:rsidR="006979AF" w:rsidRPr="003A41C1" w:rsidRDefault="006979AF" w:rsidP="003A41C1">
            <w:pPr>
              <w:autoSpaceDE w:val="0"/>
              <w:autoSpaceDN w:val="0"/>
              <w:adjustRightInd w:val="0"/>
              <w:spacing w:line="360" w:lineRule="auto"/>
              <w:rPr>
                <w:rFonts w:ascii="Lucida Console" w:hAnsi="Lucida Console" w:cs="Lucida Console"/>
                <w:noProof/>
                <w:sz w:val="17"/>
                <w:szCs w:val="17"/>
                <w:lang w:eastAsia="ja-JP"/>
              </w:rPr>
            </w:pPr>
            <w:r w:rsidRPr="003A41C1">
              <w:rPr>
                <w:rFonts w:ascii="Lucida Console" w:hAnsi="Lucida Console" w:cs="Lucida Console"/>
                <w:noProof/>
                <w:sz w:val="17"/>
                <w:szCs w:val="17"/>
                <w:lang w:eastAsia="ja-JP" w:bidi="ar-SA"/>
              </w:rPr>
              <w:t xml:space="preserve">                        &lt;State&gt;&lt;/State&gt;</w:t>
            </w:r>
          </w:p>
          <w:p w14:paraId="2E2F9B78" w14:textId="77777777" w:rsidR="006979AF" w:rsidRPr="003A41C1" w:rsidRDefault="006979AF" w:rsidP="003A41C1">
            <w:pPr>
              <w:autoSpaceDE w:val="0"/>
              <w:autoSpaceDN w:val="0"/>
              <w:adjustRightInd w:val="0"/>
              <w:spacing w:line="360" w:lineRule="auto"/>
              <w:rPr>
                <w:rFonts w:ascii="Lucida Console" w:hAnsi="Lucida Console" w:cs="Lucida Console"/>
                <w:noProof/>
                <w:sz w:val="17"/>
                <w:szCs w:val="17"/>
                <w:lang w:eastAsia="ja-JP"/>
              </w:rPr>
            </w:pPr>
            <w:r w:rsidRPr="003A41C1">
              <w:rPr>
                <w:rFonts w:ascii="Lucida Console" w:hAnsi="Lucida Console" w:cs="Lucida Console"/>
                <w:noProof/>
                <w:sz w:val="17"/>
                <w:szCs w:val="17"/>
                <w:lang w:eastAsia="ja-JP" w:bidi="ar-SA"/>
              </w:rPr>
              <w:t xml:space="preserve">                        &lt;StateSubdivision&gt;&lt;/StateSubdivision&gt;</w:t>
            </w:r>
          </w:p>
          <w:p w14:paraId="736C0735" w14:textId="77777777" w:rsidR="006979AF" w:rsidRPr="003A41C1" w:rsidRDefault="006979AF" w:rsidP="003A41C1">
            <w:pPr>
              <w:autoSpaceDE w:val="0"/>
              <w:autoSpaceDN w:val="0"/>
              <w:adjustRightInd w:val="0"/>
              <w:spacing w:line="360" w:lineRule="auto"/>
              <w:rPr>
                <w:rFonts w:ascii="Lucida Console" w:hAnsi="Lucida Console" w:cs="Lucida Console"/>
                <w:noProof/>
                <w:sz w:val="17"/>
                <w:szCs w:val="17"/>
                <w:lang w:eastAsia="ja-JP"/>
              </w:rPr>
            </w:pPr>
            <w:r w:rsidRPr="003A41C1">
              <w:rPr>
                <w:rFonts w:ascii="Lucida Console" w:hAnsi="Lucida Console" w:cs="Lucida Console"/>
                <w:noProof/>
                <w:sz w:val="17"/>
                <w:szCs w:val="17"/>
                <w:lang w:eastAsia="ja-JP" w:bidi="ar-SA"/>
              </w:rPr>
              <w:t xml:space="preserve">                        &lt;Latitude&gt;51194210&lt;/Latitude&gt;</w:t>
            </w:r>
          </w:p>
          <w:p w14:paraId="125D7A70" w14:textId="77777777" w:rsidR="006979AF" w:rsidRPr="003A41C1" w:rsidRDefault="006979AF" w:rsidP="003A41C1">
            <w:pPr>
              <w:autoSpaceDE w:val="0"/>
              <w:autoSpaceDN w:val="0"/>
              <w:adjustRightInd w:val="0"/>
              <w:spacing w:line="360" w:lineRule="auto"/>
              <w:rPr>
                <w:rFonts w:ascii="Lucida Console" w:hAnsi="Lucida Console" w:cs="Lucida Console"/>
                <w:noProof/>
                <w:sz w:val="17"/>
                <w:szCs w:val="17"/>
                <w:lang w:eastAsia="ja-JP"/>
              </w:rPr>
            </w:pPr>
            <w:r w:rsidRPr="003A41C1">
              <w:rPr>
                <w:rFonts w:ascii="Lucida Console" w:hAnsi="Lucida Console" w:cs="Lucida Console"/>
                <w:noProof/>
                <w:sz w:val="17"/>
                <w:szCs w:val="17"/>
                <w:lang w:eastAsia="ja-JP" w:bidi="ar-SA"/>
              </w:rPr>
              <w:t xml:space="preserve">                        &lt;Longitude&gt;918789&lt;/Longitude&gt;</w:t>
            </w:r>
          </w:p>
          <w:p w14:paraId="272EC9AB" w14:textId="77777777" w:rsidR="006979AF" w:rsidRPr="003A41C1" w:rsidRDefault="006979AF" w:rsidP="003A41C1">
            <w:pPr>
              <w:autoSpaceDE w:val="0"/>
              <w:autoSpaceDN w:val="0"/>
              <w:adjustRightInd w:val="0"/>
              <w:spacing w:line="360" w:lineRule="auto"/>
              <w:rPr>
                <w:rFonts w:ascii="Lucida Console" w:hAnsi="Lucida Console" w:cs="Lucida Console"/>
                <w:noProof/>
                <w:sz w:val="17"/>
                <w:szCs w:val="17"/>
                <w:lang w:eastAsia="ja-JP"/>
              </w:rPr>
            </w:pPr>
            <w:r w:rsidRPr="003A41C1">
              <w:rPr>
                <w:rFonts w:ascii="Lucida Console" w:hAnsi="Lucida Console" w:cs="Lucida Console"/>
                <w:noProof/>
                <w:sz w:val="17"/>
                <w:szCs w:val="17"/>
                <w:lang w:eastAsia="ja-JP" w:bidi="ar-SA"/>
              </w:rPr>
              <w:t xml:space="preserve">                        &lt;Country&gt;UNITED KINGDOM&lt;/Country&gt;</w:t>
            </w:r>
          </w:p>
          <w:p w14:paraId="48FB7AB0" w14:textId="77777777" w:rsidR="006979AF" w:rsidRPr="003A41C1" w:rsidRDefault="006979AF" w:rsidP="003A41C1">
            <w:pPr>
              <w:autoSpaceDE w:val="0"/>
              <w:autoSpaceDN w:val="0"/>
              <w:adjustRightInd w:val="0"/>
              <w:spacing w:line="360" w:lineRule="auto"/>
              <w:rPr>
                <w:rFonts w:ascii="Lucida Console" w:hAnsi="Lucida Console" w:cs="Lucida Console"/>
                <w:noProof/>
                <w:sz w:val="17"/>
                <w:szCs w:val="17"/>
                <w:lang w:eastAsia="ja-JP"/>
              </w:rPr>
            </w:pPr>
            <w:r w:rsidRPr="003A41C1">
              <w:rPr>
                <w:rFonts w:ascii="Lucida Console" w:hAnsi="Lucida Console" w:cs="Lucida Console"/>
                <w:noProof/>
                <w:sz w:val="17"/>
                <w:szCs w:val="17"/>
                <w:lang w:eastAsia="ja-JP" w:bidi="ar-SA"/>
              </w:rPr>
              <w:t xml:space="preserve">                        &lt;QualityValues&gt;MEDIUM. Postcode Data, 26,;&lt;/QualityValues&gt;</w:t>
            </w:r>
          </w:p>
          <w:p w14:paraId="729E9C68" w14:textId="77777777" w:rsidR="006979AF" w:rsidRPr="003A41C1" w:rsidRDefault="006979AF" w:rsidP="003A41C1">
            <w:pPr>
              <w:autoSpaceDE w:val="0"/>
              <w:autoSpaceDN w:val="0"/>
              <w:adjustRightInd w:val="0"/>
              <w:spacing w:line="360" w:lineRule="auto"/>
              <w:rPr>
                <w:rFonts w:ascii="Lucida Console" w:hAnsi="Lucida Console" w:cs="Lucida Console"/>
                <w:noProof/>
                <w:sz w:val="17"/>
                <w:szCs w:val="17"/>
                <w:lang w:eastAsia="ja-JP"/>
              </w:rPr>
            </w:pPr>
            <w:r w:rsidRPr="003A41C1">
              <w:rPr>
                <w:rFonts w:ascii="Lucida Console" w:hAnsi="Lucida Console" w:cs="Lucida Console"/>
                <w:noProof/>
                <w:sz w:val="17"/>
                <w:szCs w:val="17"/>
                <w:lang w:eastAsia="ja-JP" w:bidi="ar-SA"/>
              </w:rPr>
              <w:t xml:space="preserve">                        &lt;GISDataSource&gt;12&lt;/GISDataSource&gt;</w:t>
            </w:r>
          </w:p>
          <w:p w14:paraId="49E34641" w14:textId="77777777" w:rsidR="006979AF" w:rsidRPr="003A41C1" w:rsidRDefault="006979AF" w:rsidP="003A41C1">
            <w:pPr>
              <w:autoSpaceDE w:val="0"/>
              <w:autoSpaceDN w:val="0"/>
              <w:adjustRightInd w:val="0"/>
              <w:spacing w:line="360" w:lineRule="auto"/>
              <w:rPr>
                <w:rFonts w:ascii="Lucida Console" w:hAnsi="Lucida Console" w:cs="Lucida Console"/>
                <w:noProof/>
                <w:sz w:val="17"/>
                <w:szCs w:val="17"/>
                <w:lang w:eastAsia="ja-JP"/>
              </w:rPr>
            </w:pPr>
            <w:r w:rsidRPr="003A41C1">
              <w:rPr>
                <w:rFonts w:ascii="Lucida Console" w:hAnsi="Lucida Console" w:cs="Lucida Console"/>
                <w:noProof/>
                <w:sz w:val="17"/>
                <w:szCs w:val="17"/>
                <w:lang w:eastAsia="ja-JP" w:bidi="ar-SA"/>
              </w:rPr>
              <w:lastRenderedPageBreak/>
              <w:t xml:space="preserve">                    &lt;/Location&gt;</w:t>
            </w:r>
          </w:p>
          <w:p w14:paraId="2F0B0AD9" w14:textId="77777777" w:rsidR="006979AF" w:rsidRPr="003A41C1" w:rsidRDefault="006979AF" w:rsidP="003A41C1">
            <w:pPr>
              <w:autoSpaceDE w:val="0"/>
              <w:autoSpaceDN w:val="0"/>
              <w:adjustRightInd w:val="0"/>
              <w:spacing w:line="360" w:lineRule="auto"/>
              <w:rPr>
                <w:rFonts w:ascii="Lucida Console" w:hAnsi="Lucida Console" w:cs="Lucida Console"/>
                <w:noProof/>
                <w:sz w:val="17"/>
                <w:szCs w:val="17"/>
                <w:lang w:eastAsia="ja-JP"/>
              </w:rPr>
            </w:pPr>
            <w:r w:rsidRPr="003A41C1">
              <w:rPr>
                <w:rFonts w:ascii="Lucida Console" w:hAnsi="Lucida Console" w:cs="Lucida Console"/>
                <w:noProof/>
                <w:sz w:val="17"/>
                <w:szCs w:val="17"/>
                <w:lang w:eastAsia="ja-JP" w:bidi="ar-SA"/>
              </w:rPr>
              <w:t xml:space="preserve">                &lt;/Locations&gt;</w:t>
            </w:r>
          </w:p>
          <w:p w14:paraId="55ABFB80" w14:textId="77777777" w:rsidR="006979AF" w:rsidRPr="003A41C1" w:rsidRDefault="006979AF" w:rsidP="003A41C1">
            <w:pPr>
              <w:autoSpaceDE w:val="0"/>
              <w:autoSpaceDN w:val="0"/>
              <w:adjustRightInd w:val="0"/>
              <w:spacing w:line="360" w:lineRule="auto"/>
              <w:rPr>
                <w:rFonts w:ascii="Lucida Console" w:hAnsi="Lucida Console" w:cs="Lucida Console"/>
                <w:noProof/>
                <w:sz w:val="17"/>
                <w:szCs w:val="17"/>
                <w:lang w:eastAsia="ja-JP"/>
              </w:rPr>
            </w:pPr>
            <w:r w:rsidRPr="003A41C1">
              <w:rPr>
                <w:rFonts w:ascii="Lucida Console" w:hAnsi="Lucida Console" w:cs="Lucida Console"/>
                <w:noProof/>
                <w:sz w:val="17"/>
                <w:szCs w:val="17"/>
                <w:lang w:eastAsia="ja-JP" w:bidi="ar-SA"/>
              </w:rPr>
              <w:t xml:space="preserve">            &lt;/Result&gt;</w:t>
            </w:r>
          </w:p>
          <w:p w14:paraId="41DC4114" w14:textId="77777777" w:rsidR="006979AF" w:rsidRPr="003A41C1" w:rsidRDefault="006979AF" w:rsidP="003A41C1">
            <w:pPr>
              <w:autoSpaceDE w:val="0"/>
              <w:autoSpaceDN w:val="0"/>
              <w:adjustRightInd w:val="0"/>
              <w:spacing w:line="360" w:lineRule="auto"/>
              <w:rPr>
                <w:rFonts w:ascii="Lucida Console" w:hAnsi="Lucida Console" w:cs="Lucida Console"/>
                <w:noProof/>
                <w:sz w:val="17"/>
                <w:szCs w:val="17"/>
                <w:lang w:eastAsia="ja-JP"/>
              </w:rPr>
            </w:pPr>
            <w:r w:rsidRPr="003A41C1">
              <w:rPr>
                <w:rFonts w:ascii="Lucida Console" w:hAnsi="Lucida Console" w:cs="Lucida Console"/>
                <w:noProof/>
                <w:sz w:val="17"/>
                <w:szCs w:val="17"/>
                <w:lang w:eastAsia="ja-JP" w:bidi="ar-SA"/>
              </w:rPr>
              <w:t xml:space="preserve">        &lt;/GetAddressGeocodeResponse&gt;</w:t>
            </w:r>
          </w:p>
          <w:p w14:paraId="39B98577" w14:textId="77777777" w:rsidR="006979AF" w:rsidRPr="003A41C1" w:rsidRDefault="006979AF" w:rsidP="003A41C1">
            <w:pPr>
              <w:autoSpaceDE w:val="0"/>
              <w:autoSpaceDN w:val="0"/>
              <w:adjustRightInd w:val="0"/>
              <w:spacing w:line="360" w:lineRule="auto"/>
              <w:rPr>
                <w:rFonts w:ascii="Lucida Console" w:hAnsi="Lucida Console" w:cs="Lucida Console"/>
                <w:noProof/>
                <w:sz w:val="17"/>
                <w:szCs w:val="17"/>
                <w:lang w:eastAsia="ja-JP"/>
              </w:rPr>
            </w:pPr>
            <w:r w:rsidRPr="003A41C1">
              <w:rPr>
                <w:rFonts w:ascii="Lucida Console" w:hAnsi="Lucida Console" w:cs="Lucida Console"/>
                <w:noProof/>
                <w:sz w:val="17"/>
                <w:szCs w:val="17"/>
                <w:lang w:eastAsia="ja-JP" w:bidi="ar-SA"/>
              </w:rPr>
              <w:t xml:space="preserve">    &lt;/s:Body&gt;</w:t>
            </w:r>
          </w:p>
          <w:p w14:paraId="293562C7" w14:textId="511789E5" w:rsidR="004804E1" w:rsidRPr="00512813" w:rsidRDefault="006979AF" w:rsidP="003A41C1">
            <w:pPr>
              <w:rPr>
                <w:lang w:eastAsia="ja-JP" w:bidi="ar-SA"/>
              </w:rPr>
            </w:pPr>
            <w:r w:rsidRPr="003A41C1">
              <w:rPr>
                <w:rFonts w:ascii="Lucida Console" w:hAnsi="Lucida Console" w:cs="Lucida Console"/>
                <w:noProof/>
                <w:sz w:val="17"/>
                <w:szCs w:val="17"/>
                <w:lang w:eastAsia="ja-JP" w:bidi="ar-SA"/>
              </w:rPr>
              <w:t>&lt;/s:Envelope&gt;</w:t>
            </w:r>
          </w:p>
        </w:tc>
      </w:tr>
    </w:tbl>
    <w:p w14:paraId="300E0728" w14:textId="77777777" w:rsidR="004804E1" w:rsidRPr="00F44412" w:rsidRDefault="004804E1" w:rsidP="004804E1">
      <w:pPr>
        <w:pStyle w:val="BodyText2"/>
      </w:pPr>
    </w:p>
    <w:p w14:paraId="0510A65A" w14:textId="0D0EBA1C" w:rsidR="00054B92" w:rsidRPr="00ED6F23" w:rsidRDefault="00054B92" w:rsidP="003C422C">
      <w:pPr>
        <w:pStyle w:val="Heading2"/>
      </w:pPr>
      <w:bookmarkStart w:id="765" w:name="_Ref367263417"/>
      <w:bookmarkStart w:id="766" w:name="_Toc370915668"/>
      <w:r w:rsidRPr="00FE4C21">
        <w:t>ExtendedGetAppointmentsEx2</w:t>
      </w:r>
      <w:bookmarkEnd w:id="765"/>
      <w:bookmarkEnd w:id="766"/>
    </w:p>
    <w:p w14:paraId="6ACA6D4F" w14:textId="77777777" w:rsidR="00054B92" w:rsidRDefault="00054B92" w:rsidP="00DB537E">
      <w:pPr>
        <w:spacing w:line="360" w:lineRule="auto"/>
      </w:pPr>
      <w:commentRangeStart w:id="767"/>
      <w:r w:rsidRPr="00ED6F23">
        <w:t xml:space="preserve">This operation proposes appointment options for a Task. An appointment is a time slot for the Task </w:t>
      </w:r>
      <w:commentRangeEnd w:id="767"/>
      <w:r w:rsidR="00933A88">
        <w:rPr>
          <w:rStyle w:val="CommentReference"/>
          <w:lang w:bidi="ar-SA"/>
        </w:rPr>
        <w:commentReference w:id="767"/>
      </w:r>
      <w:r w:rsidRPr="00ED6F23">
        <w:t>to be scheduled within.</w:t>
      </w:r>
      <w:r>
        <w:t xml:space="preserve">  </w:t>
      </w:r>
      <w:r w:rsidRPr="00ED6F23">
        <w:t>The operation returns the permitted time slots for an appointment. It does not book the appointment in ClickSchedule or store any other information in the database.</w:t>
      </w:r>
    </w:p>
    <w:p w14:paraId="72D06CC0" w14:textId="77777777" w:rsidR="00054B92" w:rsidRDefault="00054B92" w:rsidP="00DB537E">
      <w:pPr>
        <w:spacing w:line="360" w:lineRule="auto"/>
      </w:pPr>
    </w:p>
    <w:p w14:paraId="40E90819" w14:textId="77777777" w:rsidR="00054B92" w:rsidRPr="00ED6F23" w:rsidRDefault="00054B92" w:rsidP="00DB537E">
      <w:pPr>
        <w:spacing w:line="360" w:lineRule="auto"/>
      </w:pPr>
      <w:r>
        <w:t>Once GEHCs Click environment is mature sample messages will be created for this document.</w:t>
      </w:r>
    </w:p>
    <w:p w14:paraId="46E874C8" w14:textId="77777777" w:rsidR="00054B92" w:rsidRPr="00ED6F23" w:rsidRDefault="00054B92" w:rsidP="003C422C">
      <w:pPr>
        <w:pStyle w:val="Heading4"/>
        <w:numPr>
          <w:ilvl w:val="2"/>
          <w:numId w:val="2"/>
        </w:numPr>
      </w:pPr>
      <w:r w:rsidRPr="00ED6F23">
        <w:t xml:space="preserve">Appointment </w:t>
      </w:r>
      <w:r>
        <w:t>Message Fields</w:t>
      </w:r>
    </w:p>
    <w:p w14:paraId="5ED5045B" w14:textId="77777777" w:rsidR="00054B92" w:rsidRPr="00CC7998" w:rsidRDefault="00054B92" w:rsidP="00DB537E">
      <w:pPr>
        <w:pStyle w:val="Caption"/>
        <w:spacing w:line="360" w:lineRule="auto"/>
        <w:jc w:val="left"/>
        <w:rPr>
          <w:bCs w:val="0"/>
          <w:sz w:val="20"/>
          <w:szCs w:val="24"/>
        </w:rPr>
      </w:pPr>
      <w:r w:rsidRPr="00CC7998">
        <w:rPr>
          <w:bCs w:val="0"/>
          <w:sz w:val="20"/>
          <w:szCs w:val="24"/>
        </w:rPr>
        <w:t>ExtendedGetAppointmentsEx2 Elements</w:t>
      </w:r>
      <w:r>
        <w:rPr>
          <w:bCs w:val="0"/>
          <w:sz w:val="20"/>
          <w:szCs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69"/>
        <w:gridCol w:w="3496"/>
        <w:gridCol w:w="3052"/>
      </w:tblGrid>
      <w:tr w:rsidR="00054B92" w:rsidRPr="00ED6F23" w14:paraId="7CFA48A4" w14:textId="77777777" w:rsidTr="008513F0">
        <w:trPr>
          <w:tblHeader/>
        </w:trPr>
        <w:tc>
          <w:tcPr>
            <w:tcW w:w="3369" w:type="dxa"/>
            <w:shd w:val="clear" w:color="auto" w:fill="548DD4"/>
          </w:tcPr>
          <w:p w14:paraId="2D14FFE2" w14:textId="77777777" w:rsidR="00054B92" w:rsidRPr="00CC7998" w:rsidRDefault="00054B92" w:rsidP="00DB537E">
            <w:pPr>
              <w:pStyle w:val="TableHeading"/>
              <w:spacing w:line="360" w:lineRule="auto"/>
              <w:rPr>
                <w:b w:val="0"/>
              </w:rPr>
            </w:pPr>
            <w:r w:rsidRPr="00CC7998">
              <w:rPr>
                <w:b w:val="0"/>
              </w:rPr>
              <w:t>Element</w:t>
            </w:r>
          </w:p>
        </w:tc>
        <w:tc>
          <w:tcPr>
            <w:tcW w:w="3496" w:type="dxa"/>
            <w:shd w:val="clear" w:color="auto" w:fill="548DD4"/>
          </w:tcPr>
          <w:p w14:paraId="19A95F5D" w14:textId="77777777" w:rsidR="00054B92" w:rsidRPr="00CC7998" w:rsidRDefault="00054B92" w:rsidP="00DB537E">
            <w:pPr>
              <w:pStyle w:val="TableHeading"/>
              <w:spacing w:line="360" w:lineRule="auto"/>
              <w:rPr>
                <w:b w:val="0"/>
              </w:rPr>
            </w:pPr>
            <w:r w:rsidRPr="00CC7998">
              <w:rPr>
                <w:b w:val="0"/>
              </w:rPr>
              <w:t>Value</w:t>
            </w:r>
          </w:p>
        </w:tc>
        <w:tc>
          <w:tcPr>
            <w:tcW w:w="3052" w:type="dxa"/>
            <w:shd w:val="clear" w:color="auto" w:fill="548DD4"/>
          </w:tcPr>
          <w:p w14:paraId="11BC3998" w14:textId="77777777" w:rsidR="00054B92" w:rsidRPr="00CC7998" w:rsidRDefault="00054B92" w:rsidP="00DB537E">
            <w:pPr>
              <w:pStyle w:val="TableHeading"/>
              <w:spacing w:line="360" w:lineRule="auto"/>
              <w:rPr>
                <w:b w:val="0"/>
              </w:rPr>
            </w:pPr>
            <w:r w:rsidRPr="00CC7998">
              <w:rPr>
                <w:b w:val="0"/>
              </w:rPr>
              <w:t>Comments</w:t>
            </w:r>
          </w:p>
        </w:tc>
      </w:tr>
      <w:tr w:rsidR="00054B92" w:rsidRPr="00ED6F23" w14:paraId="194E2CD8" w14:textId="77777777" w:rsidTr="008513F0">
        <w:tc>
          <w:tcPr>
            <w:tcW w:w="3369" w:type="dxa"/>
          </w:tcPr>
          <w:p w14:paraId="28C1C646" w14:textId="77777777" w:rsidR="00054B92" w:rsidRPr="00ED6F23" w:rsidRDefault="00054B92" w:rsidP="00DB537E">
            <w:pPr>
              <w:spacing w:line="360" w:lineRule="auto"/>
            </w:pPr>
            <w:r w:rsidRPr="00ED6F23">
              <w:t xml:space="preserve">Task </w:t>
            </w:r>
            <w:r w:rsidRPr="00ED6F23">
              <w:tab/>
              <w:t xml:space="preserve"> </w:t>
            </w:r>
          </w:p>
          <w:p w14:paraId="2CE0274D" w14:textId="77777777" w:rsidR="00054B92" w:rsidRPr="00ED6F23" w:rsidRDefault="00054B92" w:rsidP="00DB537E">
            <w:pPr>
              <w:spacing w:line="360" w:lineRule="auto"/>
            </w:pPr>
          </w:p>
        </w:tc>
        <w:tc>
          <w:tcPr>
            <w:tcW w:w="3496" w:type="dxa"/>
          </w:tcPr>
          <w:p w14:paraId="2E506D78" w14:textId="77777777" w:rsidR="00054B92" w:rsidRPr="00ED6F23" w:rsidRDefault="00054B92" w:rsidP="00DB537E">
            <w:pPr>
              <w:spacing w:line="360" w:lineRule="auto"/>
            </w:pPr>
            <w:r w:rsidRPr="00ED6F23">
              <w:t>Task details</w:t>
            </w:r>
          </w:p>
        </w:tc>
        <w:tc>
          <w:tcPr>
            <w:tcW w:w="3052" w:type="dxa"/>
          </w:tcPr>
          <w:p w14:paraId="5E846CC8" w14:textId="77777777" w:rsidR="00054B92" w:rsidRPr="00ED6F23" w:rsidRDefault="00054B92" w:rsidP="00DB537E">
            <w:pPr>
              <w:spacing w:line="360" w:lineRule="auto"/>
            </w:pPr>
            <w:r w:rsidRPr="00ED6F23">
              <w:t>Contains the task object</w:t>
            </w:r>
          </w:p>
        </w:tc>
      </w:tr>
      <w:tr w:rsidR="00054B92" w:rsidRPr="00ED6F23" w14:paraId="405E7DB0" w14:textId="77777777" w:rsidTr="008513F0">
        <w:tc>
          <w:tcPr>
            <w:tcW w:w="3369" w:type="dxa"/>
          </w:tcPr>
          <w:p w14:paraId="671B1B6E" w14:textId="77777777" w:rsidR="00054B92" w:rsidRPr="00ED6F23" w:rsidRDefault="00054B92" w:rsidP="00DB537E">
            <w:pPr>
              <w:spacing w:line="360" w:lineRule="auto"/>
            </w:pPr>
            <w:r w:rsidRPr="00ED6F23">
              <w:t>SchedulePolicy</w:t>
            </w:r>
            <w:r w:rsidRPr="00ED6F23">
              <w:tab/>
            </w:r>
          </w:p>
          <w:p w14:paraId="15F8374F" w14:textId="77777777" w:rsidR="00054B92" w:rsidRPr="00ED6F23" w:rsidRDefault="00054B92" w:rsidP="00DB537E">
            <w:pPr>
              <w:spacing w:line="360" w:lineRule="auto"/>
            </w:pPr>
          </w:p>
        </w:tc>
        <w:tc>
          <w:tcPr>
            <w:tcW w:w="3496" w:type="dxa"/>
          </w:tcPr>
          <w:p w14:paraId="6E6E9E33" w14:textId="0F11FCC6" w:rsidR="00054B92" w:rsidRPr="00ED6F23" w:rsidRDefault="008513F0" w:rsidP="00DB537E">
            <w:pPr>
              <w:spacing w:line="360" w:lineRule="auto"/>
            </w:pPr>
            <w:r>
              <w:t>Name of the Policy</w:t>
            </w:r>
          </w:p>
        </w:tc>
        <w:tc>
          <w:tcPr>
            <w:tcW w:w="3052" w:type="dxa"/>
          </w:tcPr>
          <w:p w14:paraId="24B7F5D4" w14:textId="401ADE98" w:rsidR="00054B92" w:rsidRPr="00ED6F23" w:rsidRDefault="008513F0" w:rsidP="00DB537E">
            <w:pPr>
              <w:spacing w:line="360" w:lineRule="auto"/>
            </w:pPr>
            <w:r>
              <w:t>“Standard”</w:t>
            </w:r>
          </w:p>
        </w:tc>
      </w:tr>
      <w:tr w:rsidR="00054B92" w:rsidRPr="00ED6F23" w14:paraId="62464D3A" w14:textId="77777777" w:rsidTr="008513F0">
        <w:tc>
          <w:tcPr>
            <w:tcW w:w="3369" w:type="dxa"/>
          </w:tcPr>
          <w:p w14:paraId="0408A135" w14:textId="77777777" w:rsidR="00054B92" w:rsidRPr="00ED6F23" w:rsidRDefault="00054B92" w:rsidP="00DB537E">
            <w:pPr>
              <w:spacing w:line="360" w:lineRule="auto"/>
            </w:pPr>
            <w:r w:rsidRPr="00ED6F23">
              <w:t>TimeIntervals</w:t>
            </w:r>
          </w:p>
        </w:tc>
        <w:tc>
          <w:tcPr>
            <w:tcW w:w="3496" w:type="dxa"/>
          </w:tcPr>
          <w:p w14:paraId="5A1D20AE" w14:textId="77777777" w:rsidR="00054B92" w:rsidRPr="00ED6F23" w:rsidRDefault="00054B92" w:rsidP="00DB537E">
            <w:pPr>
              <w:spacing w:line="360" w:lineRule="auto"/>
            </w:pPr>
            <w:r w:rsidRPr="00ED6F23">
              <w:t>NA</w:t>
            </w:r>
          </w:p>
        </w:tc>
        <w:tc>
          <w:tcPr>
            <w:tcW w:w="3052" w:type="dxa"/>
          </w:tcPr>
          <w:p w14:paraId="2A7B966B" w14:textId="77777777" w:rsidR="00054B92" w:rsidRPr="00ED6F23" w:rsidRDefault="00054B92" w:rsidP="00DB537E">
            <w:pPr>
              <w:spacing w:line="360" w:lineRule="auto"/>
            </w:pPr>
            <w:r w:rsidRPr="00ED6F23">
              <w:t>Not required</w:t>
            </w:r>
          </w:p>
        </w:tc>
      </w:tr>
      <w:tr w:rsidR="00054B92" w:rsidRPr="00ED6F23" w14:paraId="66A86625" w14:textId="77777777" w:rsidTr="008513F0">
        <w:tc>
          <w:tcPr>
            <w:tcW w:w="3369" w:type="dxa"/>
          </w:tcPr>
          <w:p w14:paraId="3E0D996A" w14:textId="77777777" w:rsidR="00054B92" w:rsidRPr="00ED6F23" w:rsidRDefault="00054B92" w:rsidP="00DB537E">
            <w:pPr>
              <w:spacing w:line="360" w:lineRule="auto"/>
            </w:pPr>
            <w:r w:rsidRPr="00ED6F23">
              <w:t>Profile</w:t>
            </w:r>
            <w:r w:rsidRPr="00ED6F23">
              <w:tab/>
            </w:r>
          </w:p>
        </w:tc>
        <w:tc>
          <w:tcPr>
            <w:tcW w:w="3496" w:type="dxa"/>
          </w:tcPr>
          <w:p w14:paraId="2AC34E34" w14:textId="77777777" w:rsidR="00054B92" w:rsidRPr="00ED6F23" w:rsidRDefault="00054B92" w:rsidP="00DB537E">
            <w:pPr>
              <w:spacing w:line="360" w:lineRule="auto"/>
            </w:pPr>
            <w:r w:rsidRPr="00ED6F23">
              <w:t xml:space="preserve">The name of an appointment booking profile </w:t>
            </w:r>
          </w:p>
        </w:tc>
        <w:tc>
          <w:tcPr>
            <w:tcW w:w="3052" w:type="dxa"/>
          </w:tcPr>
          <w:p w14:paraId="219BDA70" w14:textId="77777777" w:rsidR="00054B92" w:rsidRDefault="00054B92" w:rsidP="00DB537E">
            <w:pPr>
              <w:spacing w:line="360" w:lineRule="auto"/>
            </w:pPr>
            <w:r w:rsidRPr="00ED6F23">
              <w:t>Out of the list of AB Profiles in BSS</w:t>
            </w:r>
            <w:r>
              <w:t>:</w:t>
            </w:r>
          </w:p>
          <w:p w14:paraId="7317C158" w14:textId="27EC95FD" w:rsidR="00054B92" w:rsidRDefault="00054B92" w:rsidP="00DB537E">
            <w:pPr>
              <w:spacing w:line="360" w:lineRule="auto"/>
            </w:pPr>
            <w:r>
              <w:t>a.</w:t>
            </w:r>
            <w:r>
              <w:tab/>
              <w:t xml:space="preserve"> ‘</w:t>
            </w:r>
            <w:r w:rsidR="00F64F93" w:rsidRPr="00F64F93">
              <w:t>AM-PM</w:t>
            </w:r>
            <w:r>
              <w:t xml:space="preserve">’ </w:t>
            </w:r>
          </w:p>
          <w:p w14:paraId="716131D2" w14:textId="3A42C6C7" w:rsidR="00054B92" w:rsidRDefault="00054B92" w:rsidP="00DB537E">
            <w:pPr>
              <w:spacing w:line="360" w:lineRule="auto"/>
            </w:pPr>
            <w:r>
              <w:t>b.</w:t>
            </w:r>
            <w:r>
              <w:tab/>
              <w:t>‘</w:t>
            </w:r>
            <w:r w:rsidR="00F64F93" w:rsidRPr="00F64F93">
              <w:t>ONE HOUR</w:t>
            </w:r>
          </w:p>
          <w:p w14:paraId="38C13203" w14:textId="66938B4A" w:rsidR="008513F0" w:rsidRPr="00ED6F23" w:rsidRDefault="00054B92">
            <w:pPr>
              <w:spacing w:line="360" w:lineRule="auto"/>
            </w:pPr>
            <w:r>
              <w:t>c.</w:t>
            </w:r>
            <w:r>
              <w:tab/>
              <w:t>‘</w:t>
            </w:r>
            <w:r w:rsidR="00F64F93" w:rsidRPr="00F64F93">
              <w:t>TWO HOURS</w:t>
            </w:r>
            <w:r>
              <w:t>’</w:t>
            </w:r>
          </w:p>
        </w:tc>
      </w:tr>
      <w:tr w:rsidR="00054B92" w:rsidRPr="00ED6F23" w14:paraId="5265E2E3" w14:textId="77777777" w:rsidTr="008513F0">
        <w:tc>
          <w:tcPr>
            <w:tcW w:w="3369" w:type="dxa"/>
          </w:tcPr>
          <w:p w14:paraId="6563771A" w14:textId="77777777" w:rsidR="00054B92" w:rsidRPr="00ED6F23" w:rsidRDefault="00054B92" w:rsidP="00DB537E">
            <w:pPr>
              <w:spacing w:line="360" w:lineRule="auto"/>
            </w:pPr>
            <w:r w:rsidRPr="00ED6F23">
              <w:t>Period</w:t>
            </w:r>
            <w:r w:rsidRPr="00ED6F23">
              <w:tab/>
            </w:r>
          </w:p>
          <w:p w14:paraId="33DCFC3C" w14:textId="77777777" w:rsidR="00054B92" w:rsidRPr="00ED6F23" w:rsidRDefault="00054B92" w:rsidP="00DB537E">
            <w:pPr>
              <w:spacing w:line="360" w:lineRule="auto"/>
            </w:pPr>
          </w:p>
        </w:tc>
        <w:tc>
          <w:tcPr>
            <w:tcW w:w="3496" w:type="dxa"/>
          </w:tcPr>
          <w:p w14:paraId="3FC550D4" w14:textId="77777777" w:rsidR="00054B92" w:rsidRPr="00ED6F23" w:rsidRDefault="00054B92" w:rsidP="00DB537E">
            <w:pPr>
              <w:spacing w:line="360" w:lineRule="auto"/>
              <w:rPr>
                <w:rFonts w:ascii="Courier New" w:eastAsia="MS Mincho" w:hAnsi="Courier New"/>
                <w:bCs/>
                <w:color w:val="4F81BD" w:themeColor="accent1"/>
                <w:sz w:val="16"/>
                <w:szCs w:val="16"/>
                <w:lang w:eastAsia="ja-JP"/>
              </w:rPr>
            </w:pPr>
            <w:r w:rsidRPr="00ED6F23">
              <w:rPr>
                <w:rFonts w:ascii="Courier New" w:eastAsia="MS Mincho" w:hAnsi="Courier New"/>
                <w:bCs/>
                <w:color w:val="4F81BD" w:themeColor="accent1"/>
                <w:sz w:val="16"/>
                <w:szCs w:val="16"/>
                <w:lang w:eastAsia="ja-JP"/>
              </w:rPr>
              <w:t>&lt;Start&gt;</w:t>
            </w:r>
            <w:r w:rsidRPr="00ED6F23">
              <w:t>[date/time]</w:t>
            </w:r>
            <w:r w:rsidRPr="00ED6F23">
              <w:rPr>
                <w:rFonts w:ascii="Courier New" w:eastAsia="MS Mincho" w:hAnsi="Courier New"/>
                <w:bCs/>
                <w:color w:val="4F81BD" w:themeColor="accent1"/>
                <w:sz w:val="16"/>
                <w:szCs w:val="16"/>
                <w:lang w:eastAsia="ja-JP"/>
              </w:rPr>
              <w:t>&lt;/Start&gt;</w:t>
            </w:r>
          </w:p>
          <w:p w14:paraId="0FBAB65A" w14:textId="77777777" w:rsidR="00054B92" w:rsidRPr="00ED6F23" w:rsidRDefault="00054B92" w:rsidP="00DB537E">
            <w:pPr>
              <w:spacing w:line="360" w:lineRule="auto"/>
            </w:pPr>
            <w:r w:rsidRPr="00ED6F23">
              <w:rPr>
                <w:rFonts w:ascii="Courier New" w:eastAsia="MS Mincho" w:hAnsi="Courier New"/>
                <w:bCs/>
                <w:color w:val="4F81BD" w:themeColor="accent1"/>
                <w:sz w:val="16"/>
                <w:szCs w:val="16"/>
                <w:lang w:eastAsia="ja-JP"/>
              </w:rPr>
              <w:t>&lt;Finish&gt;</w:t>
            </w:r>
            <w:r w:rsidRPr="00ED6F23">
              <w:t>[date/time]</w:t>
            </w:r>
            <w:r w:rsidRPr="00ED6F23">
              <w:rPr>
                <w:rFonts w:ascii="Courier New" w:eastAsia="MS Mincho" w:hAnsi="Courier New"/>
                <w:bCs/>
                <w:color w:val="4F81BD" w:themeColor="accent1"/>
                <w:sz w:val="16"/>
                <w:szCs w:val="16"/>
                <w:lang w:eastAsia="ja-JP"/>
              </w:rPr>
              <w:t>&lt;/Finish&gt;</w:t>
            </w:r>
          </w:p>
        </w:tc>
        <w:tc>
          <w:tcPr>
            <w:tcW w:w="3052" w:type="dxa"/>
          </w:tcPr>
          <w:p w14:paraId="08F24C4D" w14:textId="77777777" w:rsidR="00054B92" w:rsidRPr="00ED6F23" w:rsidRDefault="00054B92" w:rsidP="00DB537E">
            <w:pPr>
              <w:spacing w:line="360" w:lineRule="auto"/>
            </w:pPr>
            <w:r w:rsidRPr="00ED6F23">
              <w:t xml:space="preserve">Contains the customer preference </w:t>
            </w:r>
            <w:r w:rsidRPr="008F7BA8">
              <w:t>&lt;Start&gt;</w:t>
            </w:r>
            <w:r w:rsidRPr="00ED6F23">
              <w:t xml:space="preserve"> and </w:t>
            </w:r>
            <w:r w:rsidRPr="008F7BA8">
              <w:t>&lt;Finish&gt;</w:t>
            </w:r>
            <w:r w:rsidRPr="00ED6F23">
              <w:t xml:space="preserve"> date and time search period for the appointment booking. Assumed to be up to 3</w:t>
            </w:r>
            <w:r>
              <w:t>0</w:t>
            </w:r>
            <w:r w:rsidRPr="00ED6F23">
              <w:t xml:space="preserve"> days duration in total.</w:t>
            </w:r>
          </w:p>
        </w:tc>
      </w:tr>
      <w:tr w:rsidR="00054B92" w:rsidRPr="00ED6F23" w14:paraId="05F51BB9" w14:textId="77777777" w:rsidTr="008513F0">
        <w:tc>
          <w:tcPr>
            <w:tcW w:w="3369" w:type="dxa"/>
          </w:tcPr>
          <w:p w14:paraId="29BE1228" w14:textId="77777777" w:rsidR="00054B92" w:rsidRPr="00ED6F23" w:rsidRDefault="00054B92" w:rsidP="00DB537E">
            <w:pPr>
              <w:spacing w:line="360" w:lineRule="auto"/>
            </w:pPr>
            <w:r w:rsidRPr="00ED6F23">
              <w:lastRenderedPageBreak/>
              <w:t>ExcludeCurrentAppointment</w:t>
            </w:r>
            <w:r w:rsidRPr="00ED6F23">
              <w:tab/>
            </w:r>
          </w:p>
          <w:p w14:paraId="7BCB4D63" w14:textId="77777777" w:rsidR="00054B92" w:rsidRPr="00ED6F23" w:rsidRDefault="00054B92" w:rsidP="00DB537E">
            <w:pPr>
              <w:spacing w:line="360" w:lineRule="auto"/>
            </w:pPr>
          </w:p>
        </w:tc>
        <w:tc>
          <w:tcPr>
            <w:tcW w:w="3496" w:type="dxa"/>
          </w:tcPr>
          <w:p w14:paraId="4164CC65" w14:textId="77777777" w:rsidR="00054B92" w:rsidRPr="00ED6F23" w:rsidRDefault="00054B92" w:rsidP="00DB537E">
            <w:pPr>
              <w:spacing w:line="360" w:lineRule="auto"/>
            </w:pPr>
            <w:r w:rsidRPr="00ED6F23">
              <w:t>Rebooking = true;</w:t>
            </w:r>
          </w:p>
          <w:p w14:paraId="53021B3A" w14:textId="77777777" w:rsidR="00054B92" w:rsidRPr="00ED6F23" w:rsidRDefault="00054B92" w:rsidP="00DB537E">
            <w:pPr>
              <w:spacing w:line="360" w:lineRule="auto"/>
            </w:pPr>
            <w:r w:rsidRPr="00ED6F23">
              <w:t>New appt = false</w:t>
            </w:r>
          </w:p>
        </w:tc>
        <w:tc>
          <w:tcPr>
            <w:tcW w:w="3052" w:type="dxa"/>
          </w:tcPr>
          <w:p w14:paraId="12DB666D" w14:textId="77777777" w:rsidR="00054B92" w:rsidRPr="00ED6F23" w:rsidRDefault="00054B92" w:rsidP="00DB537E">
            <w:pPr>
              <w:spacing w:line="360" w:lineRule="auto"/>
            </w:pPr>
            <w:r w:rsidRPr="00ED6F23">
              <w:t>If "true" and the task already has an appointment slot, the server omits the existing appointment from the response</w:t>
            </w:r>
          </w:p>
        </w:tc>
      </w:tr>
      <w:tr w:rsidR="00054B92" w:rsidRPr="00ED6F23" w14:paraId="6888F316" w14:textId="77777777" w:rsidTr="008513F0">
        <w:tc>
          <w:tcPr>
            <w:tcW w:w="3369" w:type="dxa"/>
          </w:tcPr>
          <w:p w14:paraId="27353D8F" w14:textId="77777777" w:rsidR="00054B92" w:rsidRPr="00ED6F23" w:rsidRDefault="00054B92" w:rsidP="00DB537E">
            <w:pPr>
              <w:spacing w:line="360" w:lineRule="auto"/>
            </w:pPr>
            <w:r w:rsidRPr="00ED6F23">
              <w:t>TimeOut</w:t>
            </w:r>
          </w:p>
        </w:tc>
        <w:tc>
          <w:tcPr>
            <w:tcW w:w="3496" w:type="dxa"/>
          </w:tcPr>
          <w:p w14:paraId="40875703" w14:textId="61DA3C91" w:rsidR="00054B92" w:rsidRPr="00ED6F23" w:rsidRDefault="008513F0" w:rsidP="00DB537E">
            <w:pPr>
              <w:spacing w:line="360" w:lineRule="auto"/>
            </w:pPr>
            <w:r>
              <w:t>6</w:t>
            </w:r>
            <w:r w:rsidR="00054B92">
              <w:t>0</w:t>
            </w:r>
          </w:p>
        </w:tc>
        <w:tc>
          <w:tcPr>
            <w:tcW w:w="3052" w:type="dxa"/>
          </w:tcPr>
          <w:p w14:paraId="2321F38B" w14:textId="77777777" w:rsidR="00054B92" w:rsidRPr="00ED6F23" w:rsidRDefault="00054B92" w:rsidP="00DB537E">
            <w:pPr>
              <w:spacing w:line="360" w:lineRule="auto"/>
            </w:pPr>
            <w:r w:rsidRPr="00ED6F23">
              <w:t>The maximum time, in seconds, that the appointment-booking service should search for appointments. The default is 50 seconds; it is recommended not exceed this time.</w:t>
            </w:r>
            <w:r>
              <w:t xml:space="preserve"> And recommended to specify it.</w:t>
            </w:r>
          </w:p>
        </w:tc>
      </w:tr>
      <w:tr w:rsidR="00054B92" w:rsidRPr="00ED6F23" w14:paraId="52CA666E" w14:textId="77777777" w:rsidTr="008513F0">
        <w:tc>
          <w:tcPr>
            <w:tcW w:w="3369" w:type="dxa"/>
          </w:tcPr>
          <w:p w14:paraId="68E279CB" w14:textId="77777777" w:rsidR="00054B92" w:rsidRPr="00ED6F23" w:rsidRDefault="00054B92" w:rsidP="00DB537E">
            <w:pPr>
              <w:spacing w:line="360" w:lineRule="auto"/>
            </w:pPr>
            <w:r w:rsidRPr="00ED6F23">
              <w:t>GradeAppointments</w:t>
            </w:r>
            <w:r w:rsidRPr="00ED6F23">
              <w:tab/>
            </w:r>
          </w:p>
          <w:p w14:paraId="536742AD" w14:textId="77777777" w:rsidR="00054B92" w:rsidRPr="00ED6F23" w:rsidRDefault="00054B92" w:rsidP="00DB537E">
            <w:pPr>
              <w:spacing w:line="360" w:lineRule="auto"/>
            </w:pPr>
          </w:p>
        </w:tc>
        <w:tc>
          <w:tcPr>
            <w:tcW w:w="3496" w:type="dxa"/>
          </w:tcPr>
          <w:p w14:paraId="3B75D033" w14:textId="77777777" w:rsidR="00054B92" w:rsidRPr="00ED6F23" w:rsidRDefault="00054B92" w:rsidP="00DB537E">
            <w:pPr>
              <w:spacing w:line="360" w:lineRule="auto"/>
            </w:pPr>
            <w:r>
              <w:t>True</w:t>
            </w:r>
          </w:p>
        </w:tc>
        <w:tc>
          <w:tcPr>
            <w:tcW w:w="3052" w:type="dxa"/>
          </w:tcPr>
          <w:p w14:paraId="31C0F6D7" w14:textId="77777777" w:rsidR="00054B92" w:rsidRPr="00ED6F23" w:rsidRDefault="00054B92" w:rsidP="00DB537E">
            <w:pPr>
              <w:spacing w:line="360" w:lineRule="auto"/>
            </w:pPr>
            <w:r>
              <w:t>GEHC will try grading</w:t>
            </w:r>
          </w:p>
        </w:tc>
      </w:tr>
      <w:tr w:rsidR="00054B92" w:rsidRPr="00ED6F23" w14:paraId="7E76A7B8" w14:textId="77777777" w:rsidTr="008513F0">
        <w:tc>
          <w:tcPr>
            <w:tcW w:w="3369" w:type="dxa"/>
          </w:tcPr>
          <w:p w14:paraId="7148CBBA" w14:textId="77777777" w:rsidR="00054B92" w:rsidRPr="00ED6F23" w:rsidRDefault="00054B92" w:rsidP="00DB537E">
            <w:pPr>
              <w:spacing w:line="360" w:lineRule="auto"/>
            </w:pPr>
            <w:r w:rsidRPr="00ED6F23">
              <w:t>RelatedTasks</w:t>
            </w:r>
            <w:r w:rsidRPr="00ED6F23">
              <w:tab/>
            </w:r>
          </w:p>
        </w:tc>
        <w:tc>
          <w:tcPr>
            <w:tcW w:w="3496" w:type="dxa"/>
          </w:tcPr>
          <w:p w14:paraId="10BC957C" w14:textId="0B6B09E1" w:rsidR="00054B92" w:rsidRPr="00ED6F23" w:rsidRDefault="00054B92" w:rsidP="00DB537E">
            <w:pPr>
              <w:spacing w:line="360" w:lineRule="auto"/>
            </w:pPr>
            <w:r w:rsidRPr="00ED6F23">
              <w:t>Details of dependent Tasks if they exist</w:t>
            </w:r>
          </w:p>
        </w:tc>
        <w:tc>
          <w:tcPr>
            <w:tcW w:w="3052" w:type="dxa"/>
          </w:tcPr>
          <w:p w14:paraId="2DBF73B7" w14:textId="77777777" w:rsidR="00054B92" w:rsidRPr="00CC7998" w:rsidRDefault="00054B92" w:rsidP="00DB537E">
            <w:pPr>
              <w:pStyle w:val="TableText"/>
              <w:spacing w:line="360" w:lineRule="auto"/>
              <w:rPr>
                <w:szCs w:val="24"/>
                <w:lang w:bidi="he-IL"/>
              </w:rPr>
            </w:pPr>
            <w:r w:rsidRPr="008F7BA8">
              <w:rPr>
                <w:szCs w:val="24"/>
                <w:lang w:bidi="he-IL"/>
              </w:rPr>
              <w:t xml:space="preserve">For Training tasks it is expected that </w:t>
            </w:r>
            <w:r>
              <w:rPr>
                <w:szCs w:val="24"/>
                <w:lang w:bidi="he-IL"/>
              </w:rPr>
              <w:t>MUST</w:t>
            </w:r>
            <w:r w:rsidRPr="00CC7998">
              <w:rPr>
                <w:szCs w:val="24"/>
                <w:lang w:bidi="he-IL"/>
              </w:rPr>
              <w:t xml:space="preserve"> will send Start to finish time and same engineer relations between the </w:t>
            </w:r>
            <w:r>
              <w:rPr>
                <w:szCs w:val="24"/>
                <w:lang w:bidi="he-IL"/>
              </w:rPr>
              <w:t>primary and the training tasks</w:t>
            </w:r>
            <w:r w:rsidRPr="00CC7998">
              <w:rPr>
                <w:szCs w:val="24"/>
                <w:lang w:bidi="he-IL"/>
              </w:rPr>
              <w:t xml:space="preserve"> to follow.</w:t>
            </w:r>
          </w:p>
          <w:p w14:paraId="24C6F9C4" w14:textId="77777777" w:rsidR="00054B92" w:rsidRDefault="00054B92" w:rsidP="00DB537E">
            <w:pPr>
              <w:spacing w:line="360" w:lineRule="auto"/>
            </w:pPr>
          </w:p>
          <w:p w14:paraId="00689638" w14:textId="77777777" w:rsidR="00054B92" w:rsidRDefault="00054B92" w:rsidP="00DB537E">
            <w:pPr>
              <w:spacing w:line="360" w:lineRule="auto"/>
            </w:pPr>
            <w:r w:rsidRPr="00ED6F23">
              <w:t>Please note that related Tasks must have the same CallID + Different Number as the primary Task.</w:t>
            </w:r>
            <w:r>
              <w:t xml:space="preserve"> </w:t>
            </w:r>
          </w:p>
          <w:p w14:paraId="475796CB" w14:textId="77777777" w:rsidR="00054B92" w:rsidRDefault="00054B92" w:rsidP="00DB537E">
            <w:pPr>
              <w:spacing w:line="360" w:lineRule="auto"/>
            </w:pPr>
          </w:p>
          <w:p w14:paraId="0640C949" w14:textId="77777777" w:rsidR="00054B92" w:rsidRPr="00ED6F23" w:rsidRDefault="00054B92" w:rsidP="00DB537E">
            <w:pPr>
              <w:spacing w:line="360" w:lineRule="auto"/>
            </w:pPr>
            <w:r>
              <w:t xml:space="preserve">In addition the time dependency has to have a Critical Tag, and the </w:t>
            </w:r>
            <w:r>
              <w:lastRenderedPageBreak/>
              <w:t>Engineer dependency doesn’t. See example below.</w:t>
            </w:r>
          </w:p>
        </w:tc>
      </w:tr>
      <w:tr w:rsidR="00054B92" w:rsidRPr="00ED6F23" w14:paraId="222AFC80" w14:textId="77777777" w:rsidTr="008513F0">
        <w:tc>
          <w:tcPr>
            <w:tcW w:w="3369" w:type="dxa"/>
          </w:tcPr>
          <w:p w14:paraId="290D3282" w14:textId="77777777" w:rsidR="00054B92" w:rsidRPr="00ED6F23" w:rsidRDefault="00054B92" w:rsidP="00DB537E">
            <w:pPr>
              <w:spacing w:line="360" w:lineRule="auto"/>
            </w:pPr>
            <w:r w:rsidRPr="00ED6F23">
              <w:lastRenderedPageBreak/>
              <w:t>SameSlotTasks</w:t>
            </w:r>
          </w:p>
        </w:tc>
        <w:tc>
          <w:tcPr>
            <w:tcW w:w="3496" w:type="dxa"/>
          </w:tcPr>
          <w:p w14:paraId="7A577805" w14:textId="543776E3" w:rsidR="00054B92" w:rsidRPr="00ED6F23" w:rsidRDefault="00881008" w:rsidP="00DB537E">
            <w:pPr>
              <w:spacing w:line="360" w:lineRule="auto"/>
            </w:pPr>
            <w:r>
              <w:t>False</w:t>
            </w:r>
          </w:p>
        </w:tc>
        <w:tc>
          <w:tcPr>
            <w:tcW w:w="3052" w:type="dxa"/>
          </w:tcPr>
          <w:p w14:paraId="08A44D02" w14:textId="77777777" w:rsidR="00054B92" w:rsidRPr="00ED6F23" w:rsidRDefault="00054B92" w:rsidP="00DB537E">
            <w:pPr>
              <w:spacing w:line="360" w:lineRule="auto"/>
            </w:pPr>
            <w:r>
              <w:t>Make the resources be at the same place at the same time.</w:t>
            </w:r>
          </w:p>
        </w:tc>
      </w:tr>
      <w:tr w:rsidR="00054B92" w:rsidRPr="00ED6F23" w14:paraId="4FAD2D82" w14:textId="77777777" w:rsidTr="008513F0">
        <w:tc>
          <w:tcPr>
            <w:tcW w:w="3369" w:type="dxa"/>
          </w:tcPr>
          <w:p w14:paraId="15125A1B" w14:textId="77777777" w:rsidR="00054B92" w:rsidRPr="00ED6F23" w:rsidRDefault="00054B92" w:rsidP="00DB537E">
            <w:pPr>
              <w:spacing w:line="360" w:lineRule="auto"/>
            </w:pPr>
            <w:r w:rsidRPr="00ED6F23">
              <w:t>UnScheduleRelatedTasks</w:t>
            </w:r>
          </w:p>
        </w:tc>
        <w:tc>
          <w:tcPr>
            <w:tcW w:w="3496" w:type="dxa"/>
          </w:tcPr>
          <w:p w14:paraId="7C1784FD" w14:textId="77777777" w:rsidR="00054B92" w:rsidRPr="00ED6F23" w:rsidRDefault="00054B92" w:rsidP="00DB537E">
            <w:pPr>
              <w:spacing w:line="360" w:lineRule="auto"/>
            </w:pPr>
            <w:r>
              <w:t>True</w:t>
            </w:r>
          </w:p>
        </w:tc>
        <w:tc>
          <w:tcPr>
            <w:tcW w:w="3052" w:type="dxa"/>
          </w:tcPr>
          <w:p w14:paraId="2D55CD2E" w14:textId="77777777" w:rsidR="00054B92" w:rsidRPr="00ED6F23" w:rsidRDefault="00054B92" w:rsidP="00DB537E">
            <w:pPr>
              <w:spacing w:line="360" w:lineRule="auto"/>
            </w:pPr>
            <w:r>
              <w:t>Always needs to be set</w:t>
            </w:r>
            <w:r w:rsidRPr="00ED6F23">
              <w:t xml:space="preserve"> as true.</w:t>
            </w:r>
          </w:p>
        </w:tc>
      </w:tr>
      <w:tr w:rsidR="00054B92" w:rsidRPr="00ED6F23" w14:paraId="6ED33233" w14:textId="77777777" w:rsidTr="008513F0">
        <w:tc>
          <w:tcPr>
            <w:tcW w:w="3369" w:type="dxa"/>
          </w:tcPr>
          <w:p w14:paraId="2B61B8B6" w14:textId="77777777" w:rsidR="00054B92" w:rsidRPr="00ED6F23" w:rsidRDefault="00054B92" w:rsidP="00DB537E">
            <w:pPr>
              <w:spacing w:line="360" w:lineRule="auto"/>
            </w:pPr>
            <w:r w:rsidRPr="00382DDE">
              <w:t>ErrorOnNonExistingDictionaries</w:t>
            </w:r>
          </w:p>
        </w:tc>
        <w:tc>
          <w:tcPr>
            <w:tcW w:w="3496" w:type="dxa"/>
          </w:tcPr>
          <w:p w14:paraId="5EF7F1CF" w14:textId="0F156779" w:rsidR="00054B92" w:rsidRPr="00ED6F23" w:rsidRDefault="00881008" w:rsidP="00DB537E">
            <w:pPr>
              <w:spacing w:line="360" w:lineRule="auto"/>
            </w:pPr>
            <w:r>
              <w:t>T</w:t>
            </w:r>
            <w:r w:rsidR="00054B92">
              <w:t>rue</w:t>
            </w:r>
          </w:p>
        </w:tc>
        <w:tc>
          <w:tcPr>
            <w:tcW w:w="3052" w:type="dxa"/>
          </w:tcPr>
          <w:p w14:paraId="69048E47" w14:textId="77777777" w:rsidR="00054B92" w:rsidRPr="00ED6F23" w:rsidRDefault="00054B92" w:rsidP="00DB537E">
            <w:pPr>
              <w:spacing w:line="360" w:lineRule="auto"/>
            </w:pPr>
            <w:r>
              <w:t>Always need to be sent as true.</w:t>
            </w:r>
          </w:p>
        </w:tc>
      </w:tr>
    </w:tbl>
    <w:p w14:paraId="3739CAC2" w14:textId="77777777" w:rsidR="00054B92" w:rsidRPr="00ED6F23" w:rsidRDefault="00054B92" w:rsidP="00DB537E">
      <w:pPr>
        <w:spacing w:line="360" w:lineRule="auto"/>
      </w:pPr>
    </w:p>
    <w:p w14:paraId="3F24549C" w14:textId="419778AC" w:rsidR="00054B92" w:rsidRPr="00ED6F23" w:rsidRDefault="00054B92" w:rsidP="00DB537E">
      <w:pPr>
        <w:spacing w:line="360" w:lineRule="auto"/>
        <w:rPr>
          <w:b/>
        </w:rPr>
      </w:pPr>
      <w:r w:rsidRPr="00ED6F23">
        <w:rPr>
          <w:b/>
        </w:rPr>
        <w:t>Appointment for a New Task</w:t>
      </w:r>
      <w:r w:rsidR="003C422C">
        <w:rPr>
          <w:b/>
        </w:rPr>
        <w:t xml:space="preserve"> (MUST to SO)</w:t>
      </w:r>
    </w:p>
    <w:p w14:paraId="6FCEC03B" w14:textId="77777777" w:rsidR="00054B92" w:rsidRPr="00ED6F23" w:rsidRDefault="00054B92" w:rsidP="00DB537E">
      <w:pPr>
        <w:spacing w:line="360" w:lineRule="auto"/>
      </w:pPr>
      <w:r w:rsidRPr="00ED6F23">
        <w:t xml:space="preserve">If the appointment request is for a new Task, the CallID and Number must be unique and cannot be of a Task that exists in the system.  If the CallID specified exists in the system, appointments will be returned based on the details of the existing task.  </w:t>
      </w:r>
    </w:p>
    <w:p w14:paraId="69B19649" w14:textId="301D50BE" w:rsidR="00054B92" w:rsidRPr="00ED6F23" w:rsidRDefault="00054B92" w:rsidP="00DB537E">
      <w:pPr>
        <w:spacing w:line="360" w:lineRule="auto"/>
      </w:pPr>
      <w:r w:rsidRPr="00ED6F23">
        <w:rPr>
          <w:b/>
        </w:rPr>
        <w:t>Appointment for an Existing Task</w:t>
      </w:r>
      <w:r w:rsidR="003C422C">
        <w:rPr>
          <w:b/>
        </w:rPr>
        <w:t xml:space="preserve"> (MUST to SO)</w:t>
      </w:r>
    </w:p>
    <w:p w14:paraId="5CDF5C4A" w14:textId="77777777" w:rsidR="00054B92" w:rsidRPr="00ED6F23" w:rsidRDefault="00054B92" w:rsidP="00DB537E">
      <w:pPr>
        <w:spacing w:line="360" w:lineRule="auto"/>
      </w:pPr>
      <w:r w:rsidRPr="00ED6F23">
        <w:t xml:space="preserve">If the Task exists and a new appointment is being requested, then the CallID and Number should be set to that of the Task for which appointments are requested.  </w:t>
      </w:r>
      <w:r w:rsidRPr="00CC7998">
        <w:t xml:space="preserve">When rebooking, the </w:t>
      </w:r>
      <w:r w:rsidRPr="00ED6F23">
        <w:t>existing appointment slot would be excluded due to the flag ExcludeCurrentAppointment that is set to true.</w:t>
      </w:r>
    </w:p>
    <w:p w14:paraId="7FE460B1" w14:textId="77777777" w:rsidR="00054B92" w:rsidRPr="00CC7998" w:rsidRDefault="00054B92" w:rsidP="00DB537E">
      <w:pPr>
        <w:pStyle w:val="CommentText"/>
        <w:spacing w:line="360" w:lineRule="auto"/>
        <w:rPr>
          <w:sz w:val="20"/>
          <w:szCs w:val="24"/>
          <w:lang w:val="en-US" w:bidi="he-IL"/>
        </w:rPr>
      </w:pPr>
      <w:r w:rsidRPr="00F61405">
        <w:rPr>
          <w:sz w:val="20"/>
          <w:szCs w:val="24"/>
          <w:lang w:val="en-US" w:bidi="he-IL"/>
        </w:rPr>
        <w:t xml:space="preserve">Note: </w:t>
      </w:r>
    </w:p>
    <w:p w14:paraId="775E5006" w14:textId="77777777" w:rsidR="00054B92" w:rsidRPr="00CC7998" w:rsidRDefault="00054B92" w:rsidP="00DB537E">
      <w:pPr>
        <w:pStyle w:val="CommentText"/>
        <w:spacing w:line="360" w:lineRule="auto"/>
        <w:rPr>
          <w:sz w:val="20"/>
          <w:szCs w:val="24"/>
          <w:lang w:val="en-US" w:bidi="he-IL"/>
        </w:rPr>
      </w:pPr>
      <w:r w:rsidRPr="00CC7998">
        <w:rPr>
          <w:sz w:val="20"/>
          <w:szCs w:val="24"/>
          <w:lang w:val="en-US" w:bidi="he-IL"/>
        </w:rPr>
        <w:t>Rebooking does not require all properties to be sent again. If any property in the Task is also updated, then the changed properties should be sent over upon AB request. The change will temporarily be done during the AB process and needs to be sent again upon Task Update (booking).</w:t>
      </w:r>
    </w:p>
    <w:p w14:paraId="7830DB68" w14:textId="1A6BB53C" w:rsidR="00054B92" w:rsidRPr="00ED6F23" w:rsidRDefault="001A2D24" w:rsidP="003C422C">
      <w:pPr>
        <w:pStyle w:val="Heading4"/>
        <w:numPr>
          <w:ilvl w:val="2"/>
          <w:numId w:val="2"/>
        </w:numPr>
      </w:pPr>
      <w:r>
        <w:t xml:space="preserve">Required </w:t>
      </w:r>
      <w:r w:rsidR="00BC0A95">
        <w:t>Task fields for</w:t>
      </w:r>
      <w:r>
        <w:t xml:space="preserve"> </w:t>
      </w:r>
      <w:r w:rsidR="00054B92" w:rsidRPr="00ED6F23">
        <w:t xml:space="preserve">Appointment </w:t>
      </w:r>
      <w:r w:rsidR="00BC0A95">
        <w:t>booking</w:t>
      </w:r>
    </w:p>
    <w:p w14:paraId="68CD891F" w14:textId="45D0535D" w:rsidR="000F7CDE" w:rsidRDefault="00BC0A95" w:rsidP="000F7CDE">
      <w:pPr>
        <w:pStyle w:val="Caption"/>
        <w:spacing w:line="360" w:lineRule="auto"/>
        <w:jc w:val="left"/>
        <w:rPr>
          <w:bCs w:val="0"/>
          <w:sz w:val="20"/>
          <w:szCs w:val="24"/>
        </w:rPr>
      </w:pPr>
      <w:r>
        <w:rPr>
          <w:bCs w:val="0"/>
          <w:sz w:val="20"/>
          <w:szCs w:val="24"/>
        </w:rPr>
        <w:t>For GEHC to return</w:t>
      </w:r>
      <w:r w:rsidR="001A2D24">
        <w:rPr>
          <w:bCs w:val="0"/>
          <w:sz w:val="20"/>
          <w:szCs w:val="24"/>
        </w:rPr>
        <w:t xml:space="preserve"> </w:t>
      </w:r>
      <w:r w:rsidR="000F7CDE">
        <w:rPr>
          <w:bCs w:val="0"/>
          <w:sz w:val="20"/>
          <w:szCs w:val="24"/>
        </w:rPr>
        <w:t xml:space="preserve">the best quality </w:t>
      </w:r>
      <w:r>
        <w:rPr>
          <w:bCs w:val="0"/>
          <w:sz w:val="20"/>
          <w:szCs w:val="24"/>
        </w:rPr>
        <w:t xml:space="preserve">time </w:t>
      </w:r>
      <w:r w:rsidR="001A2D24">
        <w:rPr>
          <w:bCs w:val="0"/>
          <w:sz w:val="20"/>
          <w:szCs w:val="24"/>
        </w:rPr>
        <w:t xml:space="preserve">slots </w:t>
      </w:r>
      <w:r w:rsidR="00246A87">
        <w:rPr>
          <w:bCs w:val="0"/>
          <w:sz w:val="20"/>
          <w:szCs w:val="24"/>
        </w:rPr>
        <w:t xml:space="preserve">Task fields </w:t>
      </w:r>
      <w:r w:rsidR="000F7CDE">
        <w:rPr>
          <w:bCs w:val="0"/>
          <w:sz w:val="20"/>
          <w:szCs w:val="24"/>
        </w:rPr>
        <w:t xml:space="preserve">that affect the schedule should be included, below is a list of the fields which directly affect the scheduling policy.  GEHC should collate and pass these fields where possible to </w:t>
      </w:r>
      <w:r w:rsidR="00054B92" w:rsidRPr="00492F9F">
        <w:rPr>
          <w:bCs w:val="0"/>
          <w:sz w:val="20"/>
          <w:szCs w:val="24"/>
        </w:rPr>
        <w:t>ExtendedGetAppointmentsEx2</w:t>
      </w:r>
      <w:r w:rsidR="000F7CDE">
        <w:rPr>
          <w:bCs w:val="0"/>
          <w:sz w:val="20"/>
          <w:szCs w:val="24"/>
        </w:rPr>
        <w:t>:</w:t>
      </w:r>
    </w:p>
    <w:p w14:paraId="055E0DE9" w14:textId="6809CA2C" w:rsidR="00054B92" w:rsidRPr="00492F9F" w:rsidRDefault="00054B92" w:rsidP="000F7CDE">
      <w:pPr>
        <w:pStyle w:val="Caption"/>
        <w:spacing w:line="360" w:lineRule="auto"/>
        <w:jc w:val="left"/>
        <w:rPr>
          <w:bCs w:val="0"/>
          <w:sz w:val="20"/>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81"/>
        <w:gridCol w:w="5725"/>
      </w:tblGrid>
      <w:tr w:rsidR="00054B92" w:rsidRPr="00ED6F23" w14:paraId="4012BFF6" w14:textId="77777777" w:rsidTr="00B00976">
        <w:trPr>
          <w:tblHeader/>
        </w:trPr>
        <w:tc>
          <w:tcPr>
            <w:tcW w:w="3881" w:type="dxa"/>
            <w:shd w:val="clear" w:color="auto" w:fill="548DD4"/>
          </w:tcPr>
          <w:p w14:paraId="04485121" w14:textId="77777777" w:rsidR="00054B92" w:rsidRPr="00F95C47" w:rsidRDefault="00054B92" w:rsidP="00DB537E">
            <w:pPr>
              <w:pStyle w:val="TableHeading"/>
              <w:spacing w:line="360" w:lineRule="auto"/>
              <w:rPr>
                <w:b w:val="0"/>
              </w:rPr>
            </w:pPr>
            <w:r w:rsidRPr="00CC7998">
              <w:rPr>
                <w:b w:val="0"/>
              </w:rPr>
              <w:t>ClickSchedule Property</w:t>
            </w:r>
          </w:p>
        </w:tc>
        <w:tc>
          <w:tcPr>
            <w:tcW w:w="5725" w:type="dxa"/>
            <w:shd w:val="clear" w:color="auto" w:fill="548DD4"/>
          </w:tcPr>
          <w:p w14:paraId="655D1C47" w14:textId="77777777" w:rsidR="00054B92" w:rsidRPr="00F95C47" w:rsidRDefault="00054B92" w:rsidP="00DB537E">
            <w:pPr>
              <w:pStyle w:val="TableHeading"/>
              <w:spacing w:line="360" w:lineRule="auto"/>
              <w:rPr>
                <w:b w:val="0"/>
              </w:rPr>
            </w:pPr>
            <w:r w:rsidRPr="00CC7998">
              <w:rPr>
                <w:b w:val="0"/>
              </w:rPr>
              <w:t>Comments</w:t>
            </w:r>
          </w:p>
        </w:tc>
      </w:tr>
      <w:tr w:rsidR="00054B92" w:rsidRPr="00ED6F23" w14:paraId="6A6C7830" w14:textId="77777777" w:rsidTr="00B00976">
        <w:tc>
          <w:tcPr>
            <w:tcW w:w="3881" w:type="dxa"/>
            <w:vAlign w:val="bottom"/>
          </w:tcPr>
          <w:p w14:paraId="2A5B16FC" w14:textId="77777777" w:rsidR="00054B92" w:rsidRPr="00CC7998" w:rsidRDefault="00054B92" w:rsidP="00DB537E">
            <w:pPr>
              <w:pStyle w:val="TableText"/>
              <w:spacing w:line="360" w:lineRule="auto"/>
            </w:pPr>
            <w:r w:rsidRPr="00CC7998">
              <w:t>CallID</w:t>
            </w:r>
          </w:p>
        </w:tc>
        <w:tc>
          <w:tcPr>
            <w:tcW w:w="5725" w:type="dxa"/>
          </w:tcPr>
          <w:p w14:paraId="038D9A7E" w14:textId="77777777" w:rsidR="00054B92" w:rsidRPr="00CC7998" w:rsidRDefault="00054B92" w:rsidP="00DB537E">
            <w:pPr>
              <w:pStyle w:val="TableText"/>
              <w:spacing w:line="360" w:lineRule="auto"/>
            </w:pPr>
            <w:r w:rsidRPr="00CC7998">
              <w:t>CallID = WO/Service Order Number</w:t>
            </w:r>
          </w:p>
        </w:tc>
      </w:tr>
      <w:tr w:rsidR="00054B92" w:rsidRPr="00ED6F23" w14:paraId="16CAE719" w14:textId="77777777" w:rsidTr="00B00976">
        <w:tc>
          <w:tcPr>
            <w:tcW w:w="3881" w:type="dxa"/>
            <w:vAlign w:val="bottom"/>
          </w:tcPr>
          <w:p w14:paraId="5E4BADEA" w14:textId="77777777" w:rsidR="00054B92" w:rsidRPr="00CC7998" w:rsidRDefault="00054B92" w:rsidP="00DB537E">
            <w:pPr>
              <w:pStyle w:val="TableText"/>
              <w:spacing w:line="360" w:lineRule="auto"/>
            </w:pPr>
            <w:r w:rsidRPr="00CC7998">
              <w:lastRenderedPageBreak/>
              <w:t>Number</w:t>
            </w:r>
          </w:p>
        </w:tc>
        <w:tc>
          <w:tcPr>
            <w:tcW w:w="5725" w:type="dxa"/>
          </w:tcPr>
          <w:p w14:paraId="185BDA1A" w14:textId="77777777" w:rsidR="00054B92" w:rsidRPr="00CC7998" w:rsidRDefault="00054B92" w:rsidP="00DB537E">
            <w:pPr>
              <w:pStyle w:val="TableText"/>
              <w:spacing w:line="360" w:lineRule="auto"/>
            </w:pPr>
            <w:r w:rsidRPr="00CC7998">
              <w:t>Number = Operation Number</w:t>
            </w:r>
          </w:p>
        </w:tc>
      </w:tr>
      <w:tr w:rsidR="00054B92" w:rsidRPr="00ED6F23" w14:paraId="5F455E73" w14:textId="77777777" w:rsidTr="00B00976">
        <w:tc>
          <w:tcPr>
            <w:tcW w:w="3881" w:type="dxa"/>
            <w:vAlign w:val="bottom"/>
          </w:tcPr>
          <w:p w14:paraId="011060C9" w14:textId="77777777" w:rsidR="00054B92" w:rsidRPr="00CC7998" w:rsidRDefault="00054B92" w:rsidP="00DB537E">
            <w:pPr>
              <w:pStyle w:val="TableText"/>
              <w:spacing w:line="360" w:lineRule="auto"/>
            </w:pPr>
            <w:r w:rsidRPr="00CC7998">
              <w:t>TaskID</w:t>
            </w:r>
          </w:p>
        </w:tc>
        <w:tc>
          <w:tcPr>
            <w:tcW w:w="5725" w:type="dxa"/>
          </w:tcPr>
          <w:p w14:paraId="6C5DA30F" w14:textId="0C526E3B" w:rsidR="00054B92" w:rsidRPr="00CC7998" w:rsidRDefault="00054B92" w:rsidP="00DB537E">
            <w:pPr>
              <w:pStyle w:val="TableText"/>
              <w:spacing w:line="360" w:lineRule="auto"/>
            </w:pPr>
            <w:r w:rsidRPr="00CC7998">
              <w:t xml:space="preserve">GEHC TaskID, needs to be </w:t>
            </w:r>
            <w:r w:rsidR="001B26B0" w:rsidRPr="00CC7998">
              <w:t>unique</w:t>
            </w:r>
          </w:p>
        </w:tc>
      </w:tr>
      <w:tr w:rsidR="00054B92" w:rsidRPr="00ED6F23" w14:paraId="43F28688" w14:textId="77777777" w:rsidTr="00B00976">
        <w:tc>
          <w:tcPr>
            <w:tcW w:w="3881" w:type="dxa"/>
            <w:vAlign w:val="bottom"/>
          </w:tcPr>
          <w:p w14:paraId="03454BA8" w14:textId="77777777" w:rsidR="00054B92" w:rsidRPr="00CC7998" w:rsidRDefault="00054B92" w:rsidP="00DB537E">
            <w:pPr>
              <w:pStyle w:val="TableText"/>
              <w:spacing w:line="360" w:lineRule="auto"/>
            </w:pPr>
            <w:r w:rsidRPr="00CC7998">
              <w:t>MUSTJobNumber</w:t>
            </w:r>
          </w:p>
        </w:tc>
        <w:tc>
          <w:tcPr>
            <w:tcW w:w="5725" w:type="dxa"/>
          </w:tcPr>
          <w:p w14:paraId="14741266" w14:textId="77777777" w:rsidR="00054B92" w:rsidRPr="00CC7998" w:rsidRDefault="00054B92" w:rsidP="00DB537E">
            <w:pPr>
              <w:pStyle w:val="TableText"/>
              <w:spacing w:line="360" w:lineRule="auto"/>
            </w:pPr>
            <w:r w:rsidRPr="00CC7998">
              <w:t xml:space="preserve">The </w:t>
            </w:r>
            <w:r w:rsidRPr="00A80E7E">
              <w:t>MUSTJobNumber</w:t>
            </w:r>
          </w:p>
        </w:tc>
      </w:tr>
      <w:tr w:rsidR="00054B92" w:rsidRPr="00ED6F23" w14:paraId="238D18B1" w14:textId="77777777" w:rsidTr="00B00976">
        <w:tc>
          <w:tcPr>
            <w:tcW w:w="3881" w:type="dxa"/>
            <w:vAlign w:val="bottom"/>
          </w:tcPr>
          <w:p w14:paraId="4A1FF815" w14:textId="77777777" w:rsidR="00054B92" w:rsidRPr="00CC7998" w:rsidRDefault="00054B92" w:rsidP="00DB537E">
            <w:pPr>
              <w:pStyle w:val="TableText"/>
              <w:spacing w:line="360" w:lineRule="auto"/>
            </w:pPr>
            <w:r w:rsidRPr="00CC7998">
              <w:t>TaskType</w:t>
            </w:r>
          </w:p>
        </w:tc>
        <w:tc>
          <w:tcPr>
            <w:tcW w:w="5725" w:type="dxa"/>
          </w:tcPr>
          <w:p w14:paraId="477D0DF4" w14:textId="77777777" w:rsidR="00054B92" w:rsidRPr="00CC7998" w:rsidRDefault="00054B92" w:rsidP="00DB537E">
            <w:pPr>
              <w:pStyle w:val="TableText"/>
              <w:spacing w:line="360" w:lineRule="auto"/>
            </w:pPr>
            <w:r w:rsidRPr="00CC7998">
              <w:t>The tasktype will derive the task duration and priority and skills.</w:t>
            </w:r>
          </w:p>
        </w:tc>
      </w:tr>
      <w:tr w:rsidR="00054B92" w:rsidRPr="00ED6F23" w14:paraId="0BF6A939" w14:textId="77777777" w:rsidTr="00B00976">
        <w:tc>
          <w:tcPr>
            <w:tcW w:w="3881" w:type="dxa"/>
            <w:vAlign w:val="bottom"/>
          </w:tcPr>
          <w:p w14:paraId="6A3E7DD9" w14:textId="77777777" w:rsidR="00054B92" w:rsidRPr="00CC7998" w:rsidRDefault="00054B92" w:rsidP="00DB537E">
            <w:pPr>
              <w:pStyle w:val="TableText"/>
              <w:spacing w:line="360" w:lineRule="auto"/>
            </w:pPr>
            <w:r w:rsidRPr="00CC7998">
              <w:t>EarlyStart</w:t>
            </w:r>
          </w:p>
        </w:tc>
        <w:tc>
          <w:tcPr>
            <w:tcW w:w="5725" w:type="dxa"/>
          </w:tcPr>
          <w:p w14:paraId="7A6EE93C" w14:textId="77777777" w:rsidR="00054B92" w:rsidRPr="00CC7998" w:rsidRDefault="00054B92" w:rsidP="00DB537E">
            <w:pPr>
              <w:pStyle w:val="TableText"/>
              <w:spacing w:line="360" w:lineRule="auto"/>
            </w:pPr>
            <w:r w:rsidRPr="00CC7998">
              <w:t xml:space="preserve">The earliest start time for the task. </w:t>
            </w:r>
          </w:p>
        </w:tc>
      </w:tr>
      <w:tr w:rsidR="00054B92" w:rsidRPr="00ED6F23" w14:paraId="08A13F37" w14:textId="77777777" w:rsidTr="00B00976">
        <w:tc>
          <w:tcPr>
            <w:tcW w:w="3881" w:type="dxa"/>
            <w:vAlign w:val="bottom"/>
          </w:tcPr>
          <w:p w14:paraId="10C69E17" w14:textId="77777777" w:rsidR="00054B92" w:rsidRPr="00CC7998" w:rsidRDefault="00054B92" w:rsidP="00DB537E">
            <w:pPr>
              <w:pStyle w:val="TableText"/>
              <w:spacing w:line="360" w:lineRule="auto"/>
            </w:pPr>
            <w:r w:rsidRPr="00CC7998">
              <w:t>DueDate</w:t>
            </w:r>
          </w:p>
        </w:tc>
        <w:tc>
          <w:tcPr>
            <w:tcW w:w="5725" w:type="dxa"/>
          </w:tcPr>
          <w:p w14:paraId="2EAB9C8B" w14:textId="77777777" w:rsidR="00054B92" w:rsidRPr="00CC7998" w:rsidRDefault="00054B92" w:rsidP="00DB537E">
            <w:pPr>
              <w:pStyle w:val="TableText"/>
              <w:spacing w:line="360" w:lineRule="auto"/>
            </w:pPr>
            <w:r w:rsidRPr="00CC7998">
              <w:t>The date within which the task should get completed</w:t>
            </w:r>
          </w:p>
        </w:tc>
      </w:tr>
      <w:tr w:rsidR="00054B92" w:rsidRPr="00ED6F23" w14:paraId="62DFC5E0" w14:textId="77777777" w:rsidTr="00B00976">
        <w:tc>
          <w:tcPr>
            <w:tcW w:w="3881" w:type="dxa"/>
            <w:vAlign w:val="bottom"/>
          </w:tcPr>
          <w:p w14:paraId="2D02D5BB" w14:textId="2B3DECAF" w:rsidR="00054B92" w:rsidRPr="00CC7998" w:rsidRDefault="001F0AE4" w:rsidP="00DB537E">
            <w:pPr>
              <w:pStyle w:val="TableText"/>
              <w:spacing w:line="360" w:lineRule="auto"/>
            </w:pPr>
            <w:r>
              <w:t>Region</w:t>
            </w:r>
          </w:p>
        </w:tc>
        <w:tc>
          <w:tcPr>
            <w:tcW w:w="5725" w:type="dxa"/>
          </w:tcPr>
          <w:p w14:paraId="60CE3BFA" w14:textId="77777777" w:rsidR="00054B92" w:rsidRPr="00CC7998" w:rsidRDefault="00054B92" w:rsidP="00DB537E">
            <w:pPr>
              <w:pStyle w:val="TableText"/>
              <w:spacing w:line="360" w:lineRule="auto"/>
            </w:pPr>
            <w:r w:rsidRPr="00CC7998">
              <w:t>The lowest level of the navigation tree.</w:t>
            </w:r>
          </w:p>
        </w:tc>
      </w:tr>
      <w:tr w:rsidR="00054B92" w:rsidRPr="00ED6F23" w14:paraId="085102BC" w14:textId="77777777" w:rsidTr="00B00976">
        <w:tc>
          <w:tcPr>
            <w:tcW w:w="3881" w:type="dxa"/>
            <w:vAlign w:val="bottom"/>
          </w:tcPr>
          <w:p w14:paraId="3DB71D55" w14:textId="77777777" w:rsidR="00054B92" w:rsidRPr="00CC7998" w:rsidRDefault="00054B92" w:rsidP="00DB537E">
            <w:pPr>
              <w:pStyle w:val="TableText"/>
              <w:spacing w:line="360" w:lineRule="auto"/>
            </w:pPr>
            <w:r w:rsidRPr="00CC7998">
              <w:t>Postcode</w:t>
            </w:r>
          </w:p>
        </w:tc>
        <w:tc>
          <w:tcPr>
            <w:tcW w:w="5725" w:type="dxa"/>
          </w:tcPr>
          <w:p w14:paraId="34ED227E" w14:textId="77777777" w:rsidR="00054B92" w:rsidRPr="00CC7998" w:rsidRDefault="00054B92" w:rsidP="00DB537E">
            <w:pPr>
              <w:pStyle w:val="TableText"/>
              <w:spacing w:line="360" w:lineRule="auto"/>
            </w:pPr>
            <w:r w:rsidRPr="00CC7998">
              <w:t>The postcode for the task location.</w:t>
            </w:r>
          </w:p>
        </w:tc>
      </w:tr>
      <w:tr w:rsidR="00054B92" w:rsidRPr="00ED6F23" w14:paraId="45ED5C92" w14:textId="77777777" w:rsidTr="00B00976">
        <w:tc>
          <w:tcPr>
            <w:tcW w:w="3881" w:type="dxa"/>
            <w:vAlign w:val="bottom"/>
          </w:tcPr>
          <w:p w14:paraId="26E29A4D" w14:textId="77777777" w:rsidR="00054B92" w:rsidRPr="00CC7998" w:rsidRDefault="00054B92" w:rsidP="00DB537E">
            <w:pPr>
              <w:pStyle w:val="TableText"/>
              <w:spacing w:line="360" w:lineRule="auto"/>
            </w:pPr>
            <w:r w:rsidRPr="00CC7998">
              <w:t>CountryID</w:t>
            </w:r>
          </w:p>
        </w:tc>
        <w:tc>
          <w:tcPr>
            <w:tcW w:w="5725" w:type="dxa"/>
          </w:tcPr>
          <w:p w14:paraId="5E4631B2" w14:textId="77777777" w:rsidR="00054B92" w:rsidRPr="00CC7998" w:rsidRDefault="00054B92" w:rsidP="00DB537E">
            <w:pPr>
              <w:pStyle w:val="TableText"/>
              <w:spacing w:line="360" w:lineRule="auto"/>
            </w:pPr>
            <w:r w:rsidRPr="00CC7998">
              <w:t>Should be "UNITED KINGDOM"</w:t>
            </w:r>
          </w:p>
        </w:tc>
      </w:tr>
      <w:tr w:rsidR="000F7CDE" w:rsidRPr="00ED6F23" w14:paraId="6852F9E5" w14:textId="77777777" w:rsidTr="00B56DBD">
        <w:tc>
          <w:tcPr>
            <w:tcW w:w="3881" w:type="dxa"/>
          </w:tcPr>
          <w:p w14:paraId="73DF5444" w14:textId="18B18EBA" w:rsidR="000F7CDE" w:rsidRPr="00CC7998" w:rsidRDefault="000F7CDE" w:rsidP="00DB537E">
            <w:pPr>
              <w:pStyle w:val="TableText"/>
              <w:spacing w:line="360" w:lineRule="auto"/>
            </w:pPr>
            <w:r w:rsidRPr="003F41E7">
              <w:t xml:space="preserve">DueDate </w:t>
            </w:r>
          </w:p>
        </w:tc>
        <w:tc>
          <w:tcPr>
            <w:tcW w:w="5725" w:type="dxa"/>
          </w:tcPr>
          <w:p w14:paraId="59B0A266" w14:textId="147A6EE7" w:rsidR="000F7CDE" w:rsidRPr="00CC7998" w:rsidRDefault="000F7CDE" w:rsidP="00DB537E">
            <w:pPr>
              <w:pStyle w:val="TableText"/>
              <w:spacing w:line="360" w:lineRule="auto"/>
            </w:pPr>
            <w:r>
              <w:t>When the Task is Due</w:t>
            </w:r>
          </w:p>
        </w:tc>
      </w:tr>
      <w:tr w:rsidR="000F7CDE" w:rsidRPr="00ED6F23" w14:paraId="1C93CCC1" w14:textId="77777777" w:rsidTr="00B56DBD">
        <w:tc>
          <w:tcPr>
            <w:tcW w:w="3881" w:type="dxa"/>
          </w:tcPr>
          <w:p w14:paraId="5E318BF6" w14:textId="6EBD272C" w:rsidR="000F7CDE" w:rsidRPr="00CC7998" w:rsidRDefault="000F7CDE" w:rsidP="00DB537E">
            <w:pPr>
              <w:pStyle w:val="TableText"/>
              <w:spacing w:line="360" w:lineRule="auto"/>
            </w:pPr>
            <w:r w:rsidRPr="003F41E7">
              <w:t xml:space="preserve">Duration </w:t>
            </w:r>
          </w:p>
        </w:tc>
        <w:tc>
          <w:tcPr>
            <w:tcW w:w="5725" w:type="dxa"/>
          </w:tcPr>
          <w:p w14:paraId="2DD341E5" w14:textId="0B52FA11" w:rsidR="000F7CDE" w:rsidRPr="00CC7998" w:rsidRDefault="000F7CDE" w:rsidP="00DB537E">
            <w:pPr>
              <w:pStyle w:val="TableText"/>
              <w:spacing w:line="360" w:lineRule="auto"/>
            </w:pPr>
            <w:r>
              <w:t>How long the task should take</w:t>
            </w:r>
          </w:p>
        </w:tc>
      </w:tr>
      <w:tr w:rsidR="000F7CDE" w:rsidRPr="00ED6F23" w14:paraId="27AC7B85" w14:textId="77777777" w:rsidTr="00B56DBD">
        <w:tc>
          <w:tcPr>
            <w:tcW w:w="3881" w:type="dxa"/>
          </w:tcPr>
          <w:p w14:paraId="67B62087" w14:textId="6994A643" w:rsidR="000F7CDE" w:rsidRPr="00CC7998" w:rsidRDefault="000F7CDE" w:rsidP="00DB537E">
            <w:pPr>
              <w:pStyle w:val="TableText"/>
              <w:spacing w:line="360" w:lineRule="auto"/>
            </w:pPr>
            <w:r w:rsidRPr="003F41E7">
              <w:t>EngineerDependencies</w:t>
            </w:r>
          </w:p>
        </w:tc>
        <w:tc>
          <w:tcPr>
            <w:tcW w:w="5725" w:type="dxa"/>
          </w:tcPr>
          <w:p w14:paraId="510AD57A" w14:textId="37FD4239" w:rsidR="000F7CDE" w:rsidRPr="00CC7998" w:rsidRDefault="000F7CDE" w:rsidP="00DB537E">
            <w:pPr>
              <w:pStyle w:val="TableText"/>
              <w:spacing w:line="360" w:lineRule="auto"/>
            </w:pPr>
            <w:r>
              <w:t>Related tasks</w:t>
            </w:r>
          </w:p>
        </w:tc>
      </w:tr>
      <w:tr w:rsidR="000F7CDE" w:rsidRPr="00ED6F23" w14:paraId="7E82D580" w14:textId="77777777" w:rsidTr="00B56DBD">
        <w:tc>
          <w:tcPr>
            <w:tcW w:w="3881" w:type="dxa"/>
          </w:tcPr>
          <w:p w14:paraId="1966DEB9" w14:textId="06BB4C1C" w:rsidR="000F7CDE" w:rsidRPr="00CC7998" w:rsidRDefault="000F7CDE" w:rsidP="00DB537E">
            <w:pPr>
              <w:pStyle w:val="TableText"/>
              <w:spacing w:line="360" w:lineRule="auto"/>
            </w:pPr>
            <w:r w:rsidRPr="003F41E7">
              <w:t>EngineerRequirements</w:t>
            </w:r>
          </w:p>
        </w:tc>
        <w:tc>
          <w:tcPr>
            <w:tcW w:w="5725" w:type="dxa"/>
          </w:tcPr>
          <w:p w14:paraId="1A7B1289" w14:textId="0B9B2EB3" w:rsidR="000F7CDE" w:rsidRPr="00CC7998" w:rsidRDefault="000F7CDE" w:rsidP="00DB537E">
            <w:pPr>
              <w:pStyle w:val="TableText"/>
              <w:spacing w:line="360" w:lineRule="auto"/>
            </w:pPr>
            <w:r>
              <w:t>Related Engineers</w:t>
            </w:r>
          </w:p>
        </w:tc>
      </w:tr>
      <w:tr w:rsidR="000F7CDE" w:rsidRPr="00ED6F23" w14:paraId="655A451E" w14:textId="77777777" w:rsidTr="00B56DBD">
        <w:tc>
          <w:tcPr>
            <w:tcW w:w="3881" w:type="dxa"/>
          </w:tcPr>
          <w:p w14:paraId="4B7429C7" w14:textId="5A6373A2" w:rsidR="000F7CDE" w:rsidRPr="00CC7998" w:rsidRDefault="000F7CDE" w:rsidP="00DB537E">
            <w:pPr>
              <w:pStyle w:val="TableText"/>
              <w:spacing w:line="360" w:lineRule="auto"/>
            </w:pPr>
            <w:r w:rsidRPr="003F41E7">
              <w:t>EngineerType</w:t>
            </w:r>
          </w:p>
        </w:tc>
        <w:tc>
          <w:tcPr>
            <w:tcW w:w="5725" w:type="dxa"/>
          </w:tcPr>
          <w:p w14:paraId="427388F7" w14:textId="6448BAED" w:rsidR="000F7CDE" w:rsidRPr="00CC7998" w:rsidRDefault="000F7CDE">
            <w:pPr>
              <w:pStyle w:val="TableText"/>
              <w:spacing w:line="360" w:lineRule="auto"/>
            </w:pPr>
            <w:r>
              <w:t>What kind of Engineer is required</w:t>
            </w:r>
          </w:p>
        </w:tc>
      </w:tr>
      <w:tr w:rsidR="000F7CDE" w:rsidRPr="00ED6F23" w14:paraId="25DC03CF" w14:textId="77777777" w:rsidTr="00B56DBD">
        <w:tc>
          <w:tcPr>
            <w:tcW w:w="3881" w:type="dxa"/>
          </w:tcPr>
          <w:p w14:paraId="72D6C63B" w14:textId="34580729" w:rsidR="000F7CDE" w:rsidRPr="00CC7998" w:rsidRDefault="000F7CDE" w:rsidP="00DB537E">
            <w:pPr>
              <w:pStyle w:val="TableText"/>
              <w:spacing w:line="360" w:lineRule="auto"/>
            </w:pPr>
            <w:r w:rsidRPr="003F41E7">
              <w:t>ExcludedEngineers</w:t>
            </w:r>
          </w:p>
        </w:tc>
        <w:tc>
          <w:tcPr>
            <w:tcW w:w="5725" w:type="dxa"/>
          </w:tcPr>
          <w:p w14:paraId="347FCCAE" w14:textId="3EC2C0CE" w:rsidR="000F7CDE" w:rsidRPr="00CC7998" w:rsidRDefault="000F7CDE">
            <w:pPr>
              <w:pStyle w:val="TableText"/>
              <w:spacing w:line="360" w:lineRule="auto"/>
            </w:pPr>
            <w:r>
              <w:t>Which Engineers should be excluded</w:t>
            </w:r>
          </w:p>
        </w:tc>
      </w:tr>
      <w:tr w:rsidR="000F7CDE" w:rsidRPr="00ED6F23" w14:paraId="26991554" w14:textId="77777777" w:rsidTr="00B56DBD">
        <w:tc>
          <w:tcPr>
            <w:tcW w:w="3881" w:type="dxa"/>
          </w:tcPr>
          <w:p w14:paraId="56DAC58B" w14:textId="30178CA8" w:rsidR="000F7CDE" w:rsidRPr="00CC7998" w:rsidRDefault="000F7CDE" w:rsidP="00DB537E">
            <w:pPr>
              <w:pStyle w:val="TableText"/>
              <w:spacing w:line="360" w:lineRule="auto"/>
            </w:pPr>
            <w:r w:rsidRPr="003F41E7">
              <w:t>ExcludedFSEs</w:t>
            </w:r>
          </w:p>
        </w:tc>
        <w:tc>
          <w:tcPr>
            <w:tcW w:w="5725" w:type="dxa"/>
          </w:tcPr>
          <w:p w14:paraId="21D940D6" w14:textId="0214C1B1" w:rsidR="000F7CDE" w:rsidRPr="00B56DBD" w:rsidRDefault="000F7CDE">
            <w:pPr>
              <w:pStyle w:val="TableText"/>
              <w:spacing w:line="360" w:lineRule="auto"/>
              <w:rPr>
                <w:b/>
              </w:rPr>
            </w:pPr>
            <w:r>
              <w:t>List of Engineers to be excluded</w:t>
            </w:r>
          </w:p>
        </w:tc>
      </w:tr>
      <w:tr w:rsidR="000F7CDE" w:rsidRPr="00ED6F23" w14:paraId="0ACD1ABD" w14:textId="77777777" w:rsidTr="00B56DBD">
        <w:tc>
          <w:tcPr>
            <w:tcW w:w="3881" w:type="dxa"/>
          </w:tcPr>
          <w:p w14:paraId="557D714A" w14:textId="127BDDEE" w:rsidR="000F7CDE" w:rsidRPr="00CC7998" w:rsidRDefault="000F7CDE" w:rsidP="00DB537E">
            <w:pPr>
              <w:pStyle w:val="TableText"/>
              <w:spacing w:line="360" w:lineRule="auto"/>
            </w:pPr>
            <w:r w:rsidRPr="003F41E7">
              <w:t>Languages</w:t>
            </w:r>
          </w:p>
        </w:tc>
        <w:tc>
          <w:tcPr>
            <w:tcW w:w="5725" w:type="dxa"/>
          </w:tcPr>
          <w:p w14:paraId="486FF9C0" w14:textId="77777777" w:rsidR="000F7CDE" w:rsidRPr="00CC7998" w:rsidRDefault="000F7CDE" w:rsidP="00DB537E">
            <w:pPr>
              <w:pStyle w:val="TableText"/>
              <w:spacing w:line="360" w:lineRule="auto"/>
            </w:pPr>
          </w:p>
        </w:tc>
      </w:tr>
      <w:tr w:rsidR="000F7CDE" w:rsidRPr="00ED6F23" w14:paraId="6D00C104" w14:textId="77777777" w:rsidTr="00B56DBD">
        <w:tc>
          <w:tcPr>
            <w:tcW w:w="3881" w:type="dxa"/>
          </w:tcPr>
          <w:p w14:paraId="5F2B4B40" w14:textId="34FD9F38" w:rsidR="000F7CDE" w:rsidRPr="00CC7998" w:rsidRDefault="000F7CDE" w:rsidP="00DB537E">
            <w:pPr>
              <w:pStyle w:val="TableText"/>
              <w:spacing w:line="360" w:lineRule="auto"/>
            </w:pPr>
            <w:r w:rsidRPr="003F41E7">
              <w:t>LateStart</w:t>
            </w:r>
          </w:p>
        </w:tc>
        <w:tc>
          <w:tcPr>
            <w:tcW w:w="5725" w:type="dxa"/>
          </w:tcPr>
          <w:p w14:paraId="1AF2BB1B" w14:textId="77777777" w:rsidR="000F7CDE" w:rsidRPr="00CC7998" w:rsidRDefault="000F7CDE" w:rsidP="00DB537E">
            <w:pPr>
              <w:pStyle w:val="TableText"/>
              <w:spacing w:line="360" w:lineRule="auto"/>
            </w:pPr>
          </w:p>
        </w:tc>
      </w:tr>
      <w:tr w:rsidR="000F7CDE" w:rsidRPr="00ED6F23" w14:paraId="79764132" w14:textId="77777777" w:rsidTr="00B56DBD">
        <w:tc>
          <w:tcPr>
            <w:tcW w:w="3881" w:type="dxa"/>
          </w:tcPr>
          <w:p w14:paraId="4A0AFDB8" w14:textId="00D2042F" w:rsidR="000F7CDE" w:rsidRPr="00CC7998" w:rsidRDefault="000F7CDE" w:rsidP="00DB537E">
            <w:pPr>
              <w:pStyle w:val="TableText"/>
              <w:spacing w:line="360" w:lineRule="auto"/>
            </w:pPr>
            <w:r w:rsidRPr="003F41E7">
              <w:t>Latitude</w:t>
            </w:r>
          </w:p>
        </w:tc>
        <w:tc>
          <w:tcPr>
            <w:tcW w:w="5725" w:type="dxa"/>
          </w:tcPr>
          <w:p w14:paraId="22B4498C" w14:textId="50BCE330" w:rsidR="000F7CDE" w:rsidRPr="00CC7998" w:rsidRDefault="000F7CDE" w:rsidP="000E5CD1">
            <w:pPr>
              <w:pStyle w:val="TableText"/>
              <w:spacing w:line="360" w:lineRule="auto"/>
              <w:rPr>
                <w:sz w:val="24"/>
              </w:rPr>
            </w:pPr>
            <w:r>
              <w:t>Location</w:t>
            </w:r>
            <w:r w:rsidR="005B1B21">
              <w:t xml:space="preserve">: If both </w:t>
            </w:r>
            <w:r w:rsidR="005B1B21" w:rsidRPr="003F41E7">
              <w:t>Latitude</w:t>
            </w:r>
            <w:r w:rsidR="005B1B21">
              <w:t xml:space="preserve"> &amp; </w:t>
            </w:r>
            <w:r w:rsidR="005B1B21" w:rsidRPr="003F41E7">
              <w:t>Longitude</w:t>
            </w:r>
            <w:r w:rsidR="005B1B21">
              <w:t xml:space="preserve"> are set to zero “0”, the location will be derived</w:t>
            </w:r>
          </w:p>
        </w:tc>
      </w:tr>
      <w:tr w:rsidR="000F7CDE" w:rsidRPr="00ED6F23" w14:paraId="2D234D85" w14:textId="77777777" w:rsidTr="00B56DBD">
        <w:tc>
          <w:tcPr>
            <w:tcW w:w="3881" w:type="dxa"/>
          </w:tcPr>
          <w:p w14:paraId="47A241AA" w14:textId="13F73493" w:rsidR="000F7CDE" w:rsidRPr="00CC7998" w:rsidRDefault="000F7CDE" w:rsidP="00DB537E">
            <w:pPr>
              <w:pStyle w:val="TableText"/>
              <w:spacing w:line="360" w:lineRule="auto"/>
            </w:pPr>
            <w:r w:rsidRPr="003F41E7">
              <w:t>Longitude</w:t>
            </w:r>
          </w:p>
        </w:tc>
        <w:tc>
          <w:tcPr>
            <w:tcW w:w="5725" w:type="dxa"/>
          </w:tcPr>
          <w:p w14:paraId="3FF35359" w14:textId="142103E0" w:rsidR="000F7CDE" w:rsidRDefault="005B1B21" w:rsidP="00DB537E">
            <w:pPr>
              <w:pStyle w:val="TableText"/>
              <w:spacing w:line="360" w:lineRule="auto"/>
            </w:pPr>
            <w:r>
              <w:t xml:space="preserve">Location: If both </w:t>
            </w:r>
            <w:r w:rsidRPr="003F41E7">
              <w:t>Latitude</w:t>
            </w:r>
            <w:r>
              <w:t xml:space="preserve"> &amp; </w:t>
            </w:r>
            <w:r w:rsidRPr="003F41E7">
              <w:t>Longitude</w:t>
            </w:r>
            <w:r>
              <w:t xml:space="preserve"> are set to zero “0”, the location will be derived</w:t>
            </w:r>
          </w:p>
          <w:p w14:paraId="36BDDF11" w14:textId="4067410E" w:rsidR="00A20BCC" w:rsidRPr="00CC7998" w:rsidRDefault="00A20BCC" w:rsidP="000E5CD1">
            <w:pPr>
              <w:pStyle w:val="TableText"/>
              <w:spacing w:line="360" w:lineRule="auto"/>
              <w:rPr>
                <w:sz w:val="24"/>
              </w:rPr>
            </w:pPr>
            <w:r>
              <w:t>Its assumed that an engineer will never be required off the east cost of Africa.</w:t>
            </w:r>
          </w:p>
        </w:tc>
      </w:tr>
      <w:tr w:rsidR="000F7CDE" w:rsidRPr="00ED6F23" w14:paraId="009B903A" w14:textId="77777777" w:rsidTr="00B56DBD">
        <w:tc>
          <w:tcPr>
            <w:tcW w:w="3881" w:type="dxa"/>
          </w:tcPr>
          <w:p w14:paraId="4321C023" w14:textId="1CDD8D22" w:rsidR="000F7CDE" w:rsidRPr="00CC7998" w:rsidRDefault="000F7CDE" w:rsidP="00DB537E">
            <w:pPr>
              <w:pStyle w:val="TableText"/>
              <w:spacing w:line="360" w:lineRule="auto"/>
            </w:pPr>
            <w:r w:rsidRPr="003F41E7">
              <w:t>RequiredEngineers</w:t>
            </w:r>
          </w:p>
        </w:tc>
        <w:tc>
          <w:tcPr>
            <w:tcW w:w="5725" w:type="dxa"/>
          </w:tcPr>
          <w:p w14:paraId="00D4D928" w14:textId="15B5DF89" w:rsidR="000F7CDE" w:rsidRPr="00CC7998" w:rsidRDefault="0042312F">
            <w:pPr>
              <w:pStyle w:val="TableText"/>
              <w:spacing w:line="360" w:lineRule="auto"/>
            </w:pPr>
            <w:r>
              <w:t>Which Engineers are required</w:t>
            </w:r>
          </w:p>
        </w:tc>
      </w:tr>
      <w:tr w:rsidR="000F7CDE" w:rsidRPr="00ED6F23" w14:paraId="543648E0" w14:textId="77777777" w:rsidTr="00B56DBD">
        <w:tc>
          <w:tcPr>
            <w:tcW w:w="3881" w:type="dxa"/>
          </w:tcPr>
          <w:p w14:paraId="50BA1CD6" w14:textId="7A7C11F9" w:rsidR="000F7CDE" w:rsidRPr="00CC7998" w:rsidRDefault="000F7CDE" w:rsidP="00DB537E">
            <w:pPr>
              <w:pStyle w:val="TableText"/>
              <w:spacing w:line="360" w:lineRule="auto"/>
            </w:pPr>
            <w:r w:rsidRPr="003F41E7">
              <w:t>RequiredFSEs</w:t>
            </w:r>
          </w:p>
        </w:tc>
        <w:tc>
          <w:tcPr>
            <w:tcW w:w="5725" w:type="dxa"/>
          </w:tcPr>
          <w:p w14:paraId="0EF12572" w14:textId="30D50231" w:rsidR="000F7CDE" w:rsidRPr="00CC7998" w:rsidRDefault="0042312F">
            <w:pPr>
              <w:pStyle w:val="TableText"/>
              <w:spacing w:line="360" w:lineRule="auto"/>
            </w:pPr>
            <w:r>
              <w:t>List of required Engineers</w:t>
            </w:r>
          </w:p>
        </w:tc>
      </w:tr>
      <w:tr w:rsidR="000F7CDE" w:rsidRPr="00ED6F23" w14:paraId="72EF425E" w14:textId="77777777" w:rsidTr="00B56DBD">
        <w:tc>
          <w:tcPr>
            <w:tcW w:w="3881" w:type="dxa"/>
          </w:tcPr>
          <w:p w14:paraId="5301259B" w14:textId="04CA83FF" w:rsidR="000F7CDE" w:rsidRPr="00CC7998" w:rsidRDefault="000F7CDE" w:rsidP="00DB537E">
            <w:pPr>
              <w:pStyle w:val="TableText"/>
              <w:spacing w:line="360" w:lineRule="auto"/>
            </w:pPr>
            <w:r w:rsidRPr="003F41E7">
              <w:t>RequiredSkills1</w:t>
            </w:r>
          </w:p>
        </w:tc>
        <w:tc>
          <w:tcPr>
            <w:tcW w:w="5725" w:type="dxa"/>
          </w:tcPr>
          <w:p w14:paraId="6E0C8FA3" w14:textId="76C1EF3C" w:rsidR="000F7CDE" w:rsidRPr="00CC7998" w:rsidRDefault="0042312F" w:rsidP="00DB537E">
            <w:pPr>
              <w:pStyle w:val="TableText"/>
              <w:spacing w:line="360" w:lineRule="auto"/>
            </w:pPr>
            <w:r>
              <w:t>Skill information</w:t>
            </w:r>
          </w:p>
        </w:tc>
      </w:tr>
      <w:tr w:rsidR="000F7CDE" w:rsidRPr="00ED6F23" w14:paraId="6BDFFD85" w14:textId="77777777" w:rsidTr="00B56DBD">
        <w:tc>
          <w:tcPr>
            <w:tcW w:w="3881" w:type="dxa"/>
          </w:tcPr>
          <w:p w14:paraId="4664C808" w14:textId="6836732C" w:rsidR="000F7CDE" w:rsidRPr="00CC7998" w:rsidRDefault="000F7CDE" w:rsidP="00DB537E">
            <w:pPr>
              <w:pStyle w:val="TableText"/>
              <w:spacing w:line="360" w:lineRule="auto"/>
            </w:pPr>
            <w:r w:rsidRPr="003F41E7">
              <w:t>SkillLevel</w:t>
            </w:r>
          </w:p>
        </w:tc>
        <w:tc>
          <w:tcPr>
            <w:tcW w:w="5725" w:type="dxa"/>
          </w:tcPr>
          <w:p w14:paraId="235AC262" w14:textId="2E8FBF47" w:rsidR="000F7CDE" w:rsidRPr="00CC7998" w:rsidRDefault="0042312F" w:rsidP="00DB537E">
            <w:pPr>
              <w:pStyle w:val="TableText"/>
              <w:spacing w:line="360" w:lineRule="auto"/>
            </w:pPr>
            <w:r>
              <w:t>Skill information</w:t>
            </w:r>
          </w:p>
        </w:tc>
      </w:tr>
      <w:tr w:rsidR="000F7CDE" w:rsidRPr="00ED6F23" w14:paraId="233552F7" w14:textId="77777777" w:rsidTr="00B56DBD">
        <w:tc>
          <w:tcPr>
            <w:tcW w:w="3881" w:type="dxa"/>
          </w:tcPr>
          <w:p w14:paraId="043F9396" w14:textId="0BED5F44" w:rsidR="000F7CDE" w:rsidRPr="00CC7998" w:rsidRDefault="000F7CDE" w:rsidP="00DB537E">
            <w:pPr>
              <w:pStyle w:val="TableText"/>
              <w:spacing w:line="360" w:lineRule="auto"/>
            </w:pPr>
            <w:r w:rsidRPr="003F41E7">
              <w:t>TaskLanguages</w:t>
            </w:r>
          </w:p>
        </w:tc>
        <w:tc>
          <w:tcPr>
            <w:tcW w:w="5725" w:type="dxa"/>
          </w:tcPr>
          <w:p w14:paraId="160D9C64" w14:textId="519E77A6" w:rsidR="000F7CDE" w:rsidRPr="00CC7998" w:rsidRDefault="0042312F" w:rsidP="00DB537E">
            <w:pPr>
              <w:pStyle w:val="TableText"/>
              <w:spacing w:line="360" w:lineRule="auto"/>
            </w:pPr>
            <w:r>
              <w:t xml:space="preserve">List of </w:t>
            </w:r>
            <w:r w:rsidR="005F2B40">
              <w:t>Languages</w:t>
            </w:r>
          </w:p>
        </w:tc>
      </w:tr>
      <w:tr w:rsidR="000F7CDE" w:rsidRPr="00ED6F23" w14:paraId="7A0E63C1" w14:textId="77777777" w:rsidTr="00B56DBD">
        <w:tc>
          <w:tcPr>
            <w:tcW w:w="3881" w:type="dxa"/>
          </w:tcPr>
          <w:p w14:paraId="038DFEB3" w14:textId="2C6C65FB" w:rsidR="000F7CDE" w:rsidRPr="00CC7998" w:rsidRDefault="000F7CDE" w:rsidP="00DB537E">
            <w:pPr>
              <w:pStyle w:val="TableText"/>
              <w:spacing w:line="360" w:lineRule="auto"/>
            </w:pPr>
            <w:r w:rsidRPr="003F41E7">
              <w:t>TaskType</w:t>
            </w:r>
          </w:p>
        </w:tc>
        <w:tc>
          <w:tcPr>
            <w:tcW w:w="5725" w:type="dxa"/>
          </w:tcPr>
          <w:p w14:paraId="7970DE55" w14:textId="19AC9BE9" w:rsidR="000F7CDE" w:rsidRPr="00CC7998" w:rsidRDefault="0042312F" w:rsidP="00DB537E">
            <w:pPr>
              <w:pStyle w:val="TableText"/>
              <w:spacing w:line="360" w:lineRule="auto"/>
            </w:pPr>
            <w:r>
              <w:t>Task Type</w:t>
            </w:r>
          </w:p>
        </w:tc>
      </w:tr>
      <w:tr w:rsidR="000F7CDE" w:rsidRPr="00ED6F23" w14:paraId="299BD146" w14:textId="77777777" w:rsidTr="00B56DBD">
        <w:tc>
          <w:tcPr>
            <w:tcW w:w="3881" w:type="dxa"/>
          </w:tcPr>
          <w:p w14:paraId="39DE44B5" w14:textId="55912373" w:rsidR="000F7CDE" w:rsidRPr="00CC7998" w:rsidRDefault="000F7CDE" w:rsidP="00DB537E">
            <w:pPr>
              <w:pStyle w:val="TableText"/>
              <w:spacing w:line="360" w:lineRule="auto"/>
            </w:pPr>
            <w:r w:rsidRPr="003F41E7">
              <w:lastRenderedPageBreak/>
              <w:t>TimeDependencies</w:t>
            </w:r>
          </w:p>
        </w:tc>
        <w:tc>
          <w:tcPr>
            <w:tcW w:w="5725" w:type="dxa"/>
          </w:tcPr>
          <w:p w14:paraId="1EFEA20F" w14:textId="1EC59795" w:rsidR="000F7CDE" w:rsidRPr="00CC7998" w:rsidRDefault="0042312F" w:rsidP="00DB537E">
            <w:pPr>
              <w:pStyle w:val="TableText"/>
              <w:spacing w:line="360" w:lineRule="auto"/>
            </w:pPr>
            <w:r w:rsidRPr="003F41E7">
              <w:t>Time</w:t>
            </w:r>
            <w:r>
              <w:t xml:space="preserve"> </w:t>
            </w:r>
            <w:r w:rsidRPr="003F41E7">
              <w:t>Dependencies</w:t>
            </w:r>
            <w:r>
              <w:t xml:space="preserve"> for MSTs</w:t>
            </w:r>
          </w:p>
        </w:tc>
      </w:tr>
    </w:tbl>
    <w:p w14:paraId="3E051DE3" w14:textId="77777777" w:rsidR="00054B92" w:rsidRPr="00ED6F23" w:rsidRDefault="00054B92" w:rsidP="00DB537E">
      <w:pPr>
        <w:spacing w:line="360" w:lineRule="auto"/>
      </w:pPr>
    </w:p>
    <w:p w14:paraId="655866ED" w14:textId="5A9DF949" w:rsidR="00054B92" w:rsidRPr="00ED6F23" w:rsidRDefault="00054B92" w:rsidP="00DB537E">
      <w:pPr>
        <w:spacing w:line="360" w:lineRule="auto"/>
      </w:pPr>
      <w:r w:rsidRPr="00ED6F23">
        <w:rPr>
          <w:b/>
          <w:bCs/>
        </w:rPr>
        <w:t>Note</w:t>
      </w:r>
      <w:r w:rsidRPr="00ED6F23">
        <w:t xml:space="preserve">: The sample </w:t>
      </w:r>
      <w:r>
        <w:t xml:space="preserve">in section </w:t>
      </w:r>
      <w:r w:rsidR="00126593">
        <w:fldChar w:fldCharType="begin"/>
      </w:r>
      <w:r w:rsidR="00126593">
        <w:instrText xml:space="preserve"> REF _Ref370375931 \r \h </w:instrText>
      </w:r>
      <w:r w:rsidR="00126593">
        <w:fldChar w:fldCharType="separate"/>
      </w:r>
      <w:r w:rsidR="00126593">
        <w:t>3.4.4</w:t>
      </w:r>
      <w:r w:rsidR="00126593">
        <w:fldChar w:fldCharType="end"/>
      </w:r>
      <w:r>
        <w:t xml:space="preserve"> </w:t>
      </w:r>
      <w:r w:rsidRPr="00ED6F23">
        <w:t xml:space="preserve">shows only the mandatory fields for this message.  </w:t>
      </w:r>
      <w:r w:rsidR="00F26E7A">
        <w:t>All available</w:t>
      </w:r>
      <w:r w:rsidR="00F26E7A" w:rsidRPr="00ED6F23">
        <w:t xml:space="preserve"> </w:t>
      </w:r>
      <w:r w:rsidRPr="00ED6F23">
        <w:t xml:space="preserve">task properties </w:t>
      </w:r>
      <w:r w:rsidR="00F26E7A">
        <w:t>should</w:t>
      </w:r>
      <w:r w:rsidR="00F26E7A" w:rsidRPr="00ED6F23">
        <w:t xml:space="preserve"> </w:t>
      </w:r>
      <w:r w:rsidRPr="00ED6F23">
        <w:t>be included, as long as the mandatory fields in the table above are included.</w:t>
      </w:r>
    </w:p>
    <w:p w14:paraId="0B718DA8" w14:textId="77777777" w:rsidR="00054B92" w:rsidRDefault="00054B92" w:rsidP="00DB537E">
      <w:pPr>
        <w:spacing w:line="360" w:lineRule="auto"/>
      </w:pPr>
    </w:p>
    <w:p w14:paraId="400836F5" w14:textId="6A015356" w:rsidR="00F26E7A" w:rsidRPr="00492F9F" w:rsidRDefault="00F26E7A" w:rsidP="00F26E7A">
      <w:pPr>
        <w:pStyle w:val="Caption"/>
        <w:spacing w:line="360" w:lineRule="auto"/>
        <w:jc w:val="left"/>
        <w:rPr>
          <w:bCs w:val="0"/>
          <w:sz w:val="20"/>
          <w:szCs w:val="24"/>
        </w:rPr>
      </w:pPr>
      <w:r>
        <w:rPr>
          <w:bCs w:val="0"/>
          <w:sz w:val="20"/>
          <w:szCs w:val="24"/>
        </w:rPr>
        <w:t xml:space="preserve">Rebooking </w:t>
      </w:r>
      <w:r w:rsidRPr="00492F9F">
        <w:rPr>
          <w:bCs w:val="0"/>
          <w:sz w:val="20"/>
          <w:szCs w:val="24"/>
        </w:rPr>
        <w:t>ExtendedGetAppointmentsEx2 Mandatory Task properties</w:t>
      </w:r>
      <w:r>
        <w:rPr>
          <w:bCs w:val="0"/>
          <w:sz w:val="20"/>
          <w:szCs w:val="24"/>
        </w:rPr>
        <w:t xml:space="preserve"> for a new appointment: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81"/>
        <w:gridCol w:w="5725"/>
      </w:tblGrid>
      <w:tr w:rsidR="00F26E7A" w:rsidRPr="00ED6F23" w14:paraId="4CA52731" w14:textId="77777777" w:rsidTr="005E134B">
        <w:trPr>
          <w:tblHeader/>
        </w:trPr>
        <w:tc>
          <w:tcPr>
            <w:tcW w:w="3881" w:type="dxa"/>
            <w:shd w:val="clear" w:color="auto" w:fill="548DD4"/>
          </w:tcPr>
          <w:p w14:paraId="16313AAF" w14:textId="77777777" w:rsidR="00F26E7A" w:rsidRPr="00F95C47" w:rsidRDefault="00F26E7A" w:rsidP="005E134B">
            <w:pPr>
              <w:pStyle w:val="TableHeading"/>
              <w:spacing w:line="360" w:lineRule="auto"/>
              <w:rPr>
                <w:b w:val="0"/>
              </w:rPr>
            </w:pPr>
            <w:r w:rsidRPr="00CC7998">
              <w:rPr>
                <w:b w:val="0"/>
              </w:rPr>
              <w:t>ClickSchedule Property</w:t>
            </w:r>
          </w:p>
        </w:tc>
        <w:tc>
          <w:tcPr>
            <w:tcW w:w="5725" w:type="dxa"/>
            <w:shd w:val="clear" w:color="auto" w:fill="548DD4"/>
          </w:tcPr>
          <w:p w14:paraId="79A511B4" w14:textId="77777777" w:rsidR="00F26E7A" w:rsidRPr="00F95C47" w:rsidRDefault="00F26E7A" w:rsidP="005E134B">
            <w:pPr>
              <w:pStyle w:val="TableHeading"/>
              <w:spacing w:line="360" w:lineRule="auto"/>
              <w:rPr>
                <w:b w:val="0"/>
              </w:rPr>
            </w:pPr>
            <w:r w:rsidRPr="00CC7998">
              <w:rPr>
                <w:b w:val="0"/>
              </w:rPr>
              <w:t>Comments</w:t>
            </w:r>
          </w:p>
        </w:tc>
      </w:tr>
      <w:tr w:rsidR="00F26E7A" w:rsidRPr="00ED6F23" w14:paraId="537EA83B" w14:textId="77777777" w:rsidTr="005E134B">
        <w:tc>
          <w:tcPr>
            <w:tcW w:w="3881" w:type="dxa"/>
            <w:vAlign w:val="bottom"/>
          </w:tcPr>
          <w:p w14:paraId="76DD65EE" w14:textId="77777777" w:rsidR="00F26E7A" w:rsidRPr="00CC7998" w:rsidRDefault="00F26E7A" w:rsidP="005E134B">
            <w:pPr>
              <w:pStyle w:val="TableText"/>
              <w:spacing w:line="360" w:lineRule="auto"/>
            </w:pPr>
            <w:r w:rsidRPr="00CC7998">
              <w:t>CallID</w:t>
            </w:r>
          </w:p>
        </w:tc>
        <w:tc>
          <w:tcPr>
            <w:tcW w:w="5725" w:type="dxa"/>
          </w:tcPr>
          <w:p w14:paraId="269C4137" w14:textId="77777777" w:rsidR="00F26E7A" w:rsidRPr="00CC7998" w:rsidRDefault="00F26E7A" w:rsidP="005E134B">
            <w:pPr>
              <w:pStyle w:val="TableText"/>
              <w:spacing w:line="360" w:lineRule="auto"/>
            </w:pPr>
            <w:r w:rsidRPr="00CC7998">
              <w:t>CallID = WO/Service Order Number</w:t>
            </w:r>
          </w:p>
        </w:tc>
      </w:tr>
      <w:tr w:rsidR="00F26E7A" w:rsidRPr="00ED6F23" w14:paraId="2BEC31A3" w14:textId="77777777" w:rsidTr="005E134B">
        <w:tc>
          <w:tcPr>
            <w:tcW w:w="3881" w:type="dxa"/>
            <w:vAlign w:val="bottom"/>
          </w:tcPr>
          <w:p w14:paraId="3D08C3B0" w14:textId="77777777" w:rsidR="00F26E7A" w:rsidRPr="00CC7998" w:rsidRDefault="00F26E7A" w:rsidP="005E134B">
            <w:pPr>
              <w:pStyle w:val="TableText"/>
              <w:spacing w:line="360" w:lineRule="auto"/>
            </w:pPr>
            <w:r w:rsidRPr="00CC7998">
              <w:t>Number</w:t>
            </w:r>
          </w:p>
        </w:tc>
        <w:tc>
          <w:tcPr>
            <w:tcW w:w="5725" w:type="dxa"/>
          </w:tcPr>
          <w:p w14:paraId="14481221" w14:textId="77777777" w:rsidR="00F26E7A" w:rsidRPr="00CC7998" w:rsidRDefault="00F26E7A" w:rsidP="005E134B">
            <w:pPr>
              <w:pStyle w:val="TableText"/>
              <w:spacing w:line="360" w:lineRule="auto"/>
            </w:pPr>
            <w:r w:rsidRPr="00CC7998">
              <w:t>Number = Operation Number</w:t>
            </w:r>
          </w:p>
        </w:tc>
      </w:tr>
    </w:tbl>
    <w:p w14:paraId="7B698525" w14:textId="77777777" w:rsidR="00F26E7A" w:rsidRPr="00ED6F23" w:rsidRDefault="00F26E7A" w:rsidP="00DB537E">
      <w:pPr>
        <w:spacing w:line="360" w:lineRule="auto"/>
      </w:pPr>
    </w:p>
    <w:p w14:paraId="1E542DAA" w14:textId="77777777" w:rsidR="00054B92" w:rsidRDefault="00054B92" w:rsidP="003C422C">
      <w:pPr>
        <w:pStyle w:val="Heading4"/>
      </w:pPr>
      <w:r w:rsidRPr="00ED6F23">
        <w:t>Related Tasks</w:t>
      </w:r>
    </w:p>
    <w:p w14:paraId="1E689F1D" w14:textId="0C1675E0" w:rsidR="00054B92" w:rsidRDefault="00054B92" w:rsidP="003C422C">
      <w:pPr>
        <w:pStyle w:val="BodyText"/>
        <w:ind w:left="0"/>
      </w:pPr>
      <w:r>
        <w:t xml:space="preserve">Tasks that require training provision will need AB related Task information to be sent along with the primary task in the </w:t>
      </w:r>
      <w:r w:rsidRPr="00F61405">
        <w:t>ExtendedGetAppointmentsEx2</w:t>
      </w:r>
      <w:r>
        <w:t xml:space="preserve"> message.</w:t>
      </w:r>
      <w:r w:rsidR="008A51AA">
        <w:t xml:space="preserve">  Tasks requiring Related tasks are MST’s a list of these are defined here:</w:t>
      </w:r>
      <w:r w:rsidR="00126593" w:rsidDel="00126593">
        <w:t xml:space="preserve"> </w:t>
      </w:r>
      <w:r w:rsidR="00126593">
        <w:fldChar w:fldCharType="begin"/>
      </w:r>
      <w:r w:rsidR="00126593">
        <w:instrText xml:space="preserve"> REF _Ref370376030 \r \h </w:instrText>
      </w:r>
      <w:r w:rsidR="00126593">
        <w:fldChar w:fldCharType="separate"/>
      </w:r>
      <w:r w:rsidR="00126593">
        <w:t>3.5.3</w:t>
      </w:r>
      <w:r w:rsidR="00126593">
        <w:fldChar w:fldCharType="end"/>
      </w:r>
    </w:p>
    <w:p w14:paraId="578537F0" w14:textId="0789934A" w:rsidR="008A51AA" w:rsidRPr="00CC7998" w:rsidRDefault="008A51AA" w:rsidP="003C422C">
      <w:pPr>
        <w:pStyle w:val="BodyText"/>
        <w:ind w:left="0"/>
      </w:pPr>
      <w:r>
        <w:t xml:space="preserve">The Time </w:t>
      </w:r>
      <w:r w:rsidR="001B26B0">
        <w:t>dependencies</w:t>
      </w:r>
      <w:r>
        <w:t xml:space="preserve"> need to be </w:t>
      </w:r>
      <w:r w:rsidR="001B26B0">
        <w:t>included</w:t>
      </w:r>
      <w:r>
        <w:t xml:space="preserve"> with the tasks as defined in this document per the type of message being created.  For example, Training jobs would have the Training job as a related task to the main task &amp; the Main Task would have the dependency </w:t>
      </w:r>
      <w:r w:rsidR="001B26B0">
        <w:t>in place</w:t>
      </w:r>
      <w:r>
        <w:t>.</w:t>
      </w:r>
    </w:p>
    <w:p w14:paraId="2EACD289" w14:textId="3F8E4770" w:rsidR="00054B92" w:rsidRPr="00ED6F23" w:rsidRDefault="00054B92" w:rsidP="003C422C">
      <w:pPr>
        <w:pStyle w:val="Heading4"/>
      </w:pPr>
      <w:r>
        <w:t>Rebooking</w:t>
      </w:r>
      <w:r w:rsidR="00933A88">
        <w:t xml:space="preserve"> </w:t>
      </w:r>
      <w:r w:rsidR="00933A88">
        <w:rPr>
          <w:b w:val="0"/>
        </w:rPr>
        <w:t>(MUST to SO)</w:t>
      </w:r>
    </w:p>
    <w:p w14:paraId="371591AF" w14:textId="40B0C067" w:rsidR="00054B92" w:rsidRDefault="00BA2217" w:rsidP="00DB537E">
      <w:pPr>
        <w:spacing w:line="360" w:lineRule="auto"/>
      </w:pPr>
      <w:r>
        <w:t xml:space="preserve">GE can </w:t>
      </w:r>
      <w:r w:rsidR="00054B92">
        <w:t xml:space="preserve">manage </w:t>
      </w:r>
      <w:r>
        <w:t>rebooking’s.  The following processes should be used depending on requirements:</w:t>
      </w:r>
      <w:r w:rsidR="00054B92">
        <w:t xml:space="preserve"> </w:t>
      </w:r>
    </w:p>
    <w:p w14:paraId="5182BE17" w14:textId="77777777" w:rsidR="00054B92" w:rsidRDefault="00054B92" w:rsidP="00DB537E">
      <w:pPr>
        <w:spacing w:line="360" w:lineRule="auto"/>
      </w:pPr>
    </w:p>
    <w:p w14:paraId="1FC35831" w14:textId="77777777" w:rsidR="00054B92" w:rsidRDefault="00054B92" w:rsidP="00DB537E">
      <w:pPr>
        <w:pStyle w:val="ListParagraph"/>
        <w:numPr>
          <w:ilvl w:val="0"/>
          <w:numId w:val="107"/>
        </w:numPr>
        <w:spacing w:line="360" w:lineRule="auto"/>
      </w:pPr>
      <w:r>
        <w:t>An actual rebooking using the AB &amp; ProcessTaskEx;</w:t>
      </w:r>
    </w:p>
    <w:p w14:paraId="241B0F7E" w14:textId="77777777" w:rsidR="00054B92" w:rsidRPr="00ED6F23" w:rsidRDefault="00054B92" w:rsidP="00DB537E">
      <w:pPr>
        <w:pStyle w:val="ListParagraph"/>
        <w:numPr>
          <w:ilvl w:val="0"/>
          <w:numId w:val="107"/>
        </w:numPr>
        <w:spacing w:line="360" w:lineRule="auto"/>
      </w:pPr>
      <w:r>
        <w:t>Cancelation of an existing Task and creation of a new task.</w:t>
      </w:r>
    </w:p>
    <w:p w14:paraId="3D2E1763" w14:textId="77777777" w:rsidR="00054B92" w:rsidRPr="00ED6F23" w:rsidRDefault="00054B92" w:rsidP="00DB537E">
      <w:pPr>
        <w:pStyle w:val="SXP"/>
        <w:spacing w:line="360" w:lineRule="auto"/>
      </w:pPr>
    </w:p>
    <w:p w14:paraId="04340155" w14:textId="79ABA3C1" w:rsidR="007A6F56" w:rsidRDefault="007A6F56">
      <w:r>
        <w:br w:type="page"/>
      </w:r>
    </w:p>
    <w:p w14:paraId="2C43F6CD" w14:textId="7E224813" w:rsidR="00054B92" w:rsidRPr="00ED6F23" w:rsidRDefault="00054B92" w:rsidP="003C422C">
      <w:pPr>
        <w:pStyle w:val="Heading4"/>
        <w:numPr>
          <w:ilvl w:val="2"/>
          <w:numId w:val="2"/>
        </w:numPr>
      </w:pPr>
      <w:r>
        <w:lastRenderedPageBreak/>
        <w:t>Request Header</w:t>
      </w:r>
    </w:p>
    <w:p w14:paraId="465FD50A" w14:textId="77777777" w:rsidR="00054B92" w:rsidRDefault="00054B92" w:rsidP="00DB537E">
      <w:pPr>
        <w:pStyle w:val="Caption"/>
        <w:spacing w:line="360" w:lineRule="auto"/>
        <w:jc w:val="left"/>
        <w:rPr>
          <w:bCs w:val="0"/>
          <w:sz w:val="20"/>
          <w:szCs w:val="24"/>
        </w:rPr>
      </w:pPr>
      <w:r w:rsidRPr="00CC7998">
        <w:rPr>
          <w:bCs w:val="0"/>
          <w:sz w:val="20"/>
          <w:szCs w:val="24"/>
        </w:rPr>
        <w:t>ExtendedGetAppointmentsEx2 URL and SOAP Action</w:t>
      </w:r>
      <w:r>
        <w:rPr>
          <w:bCs w:val="0"/>
          <w:sz w:val="20"/>
          <w:szCs w:val="24"/>
        </w:rPr>
        <w:t>:</w:t>
      </w:r>
    </w:p>
    <w:p w14:paraId="657CADCF" w14:textId="77777777" w:rsidR="00054B92" w:rsidRPr="00224137" w:rsidRDefault="00054B92" w:rsidP="00DB537E">
      <w:pPr>
        <w:autoSpaceDE w:val="0"/>
        <w:autoSpaceDN w:val="0"/>
        <w:adjustRightInd w:val="0"/>
        <w:spacing w:line="360"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18"/>
        <w:gridCol w:w="5058"/>
      </w:tblGrid>
      <w:tr w:rsidR="00054B92" w:rsidRPr="00E94158" w14:paraId="73A575B1" w14:textId="77777777" w:rsidTr="00B00976">
        <w:tc>
          <w:tcPr>
            <w:tcW w:w="4518" w:type="dxa"/>
            <w:shd w:val="clear" w:color="auto" w:fill="365F91"/>
          </w:tcPr>
          <w:p w14:paraId="7B24BB7B" w14:textId="77777777" w:rsidR="00054B92" w:rsidRPr="00E94158" w:rsidRDefault="00054B92" w:rsidP="00DB537E">
            <w:pPr>
              <w:pStyle w:val="TableHeading"/>
              <w:spacing w:line="360" w:lineRule="auto"/>
              <w:rPr>
                <w:b w:val="0"/>
              </w:rPr>
            </w:pPr>
            <w:r>
              <w:rPr>
                <w:b w:val="0"/>
              </w:rPr>
              <w:t>URL</w:t>
            </w:r>
          </w:p>
        </w:tc>
        <w:tc>
          <w:tcPr>
            <w:tcW w:w="5058" w:type="dxa"/>
            <w:shd w:val="clear" w:color="auto" w:fill="365F91"/>
          </w:tcPr>
          <w:p w14:paraId="4B39635B" w14:textId="77777777" w:rsidR="00054B92" w:rsidRPr="00E94158" w:rsidRDefault="00054B92" w:rsidP="00DB537E">
            <w:pPr>
              <w:pStyle w:val="TableHeading"/>
              <w:spacing w:line="360" w:lineRule="auto"/>
              <w:rPr>
                <w:b w:val="0"/>
              </w:rPr>
            </w:pPr>
            <w:r>
              <w:rPr>
                <w:b w:val="0"/>
              </w:rPr>
              <w:t>SOAP Action</w:t>
            </w:r>
          </w:p>
        </w:tc>
      </w:tr>
      <w:tr w:rsidR="00054B92" w:rsidRPr="00E94158" w14:paraId="176A7C1C" w14:textId="77777777" w:rsidTr="00B00976">
        <w:trPr>
          <w:trHeight w:val="728"/>
        </w:trPr>
        <w:tc>
          <w:tcPr>
            <w:tcW w:w="4518" w:type="dxa"/>
          </w:tcPr>
          <w:p w14:paraId="2DA10D20" w14:textId="77777777" w:rsidR="00054B92" w:rsidRDefault="003D24BD" w:rsidP="00DB537E">
            <w:pPr>
              <w:spacing w:line="360" w:lineRule="auto"/>
            </w:pPr>
            <w:hyperlink w:history="1">
              <w:r w:rsidR="00054B92" w:rsidRPr="009C0F36">
                <w:rPr>
                  <w:rStyle w:val="Hyperlink"/>
                </w:rPr>
                <w:t>http://&lt;server&gt;/SO/IntegrationServices/ScheduleService.svc/BasicHttpInt</w:t>
              </w:r>
            </w:hyperlink>
          </w:p>
          <w:p w14:paraId="168147FD" w14:textId="77777777" w:rsidR="00054B92" w:rsidRPr="00E94158" w:rsidRDefault="00054B92" w:rsidP="00DB537E">
            <w:pPr>
              <w:pStyle w:val="TableText"/>
              <w:spacing w:line="360" w:lineRule="auto"/>
            </w:pPr>
          </w:p>
        </w:tc>
        <w:tc>
          <w:tcPr>
            <w:tcW w:w="5058" w:type="dxa"/>
          </w:tcPr>
          <w:p w14:paraId="78B373B2" w14:textId="77777777" w:rsidR="00054B92" w:rsidRPr="00E94158" w:rsidRDefault="003D24BD" w:rsidP="00DB537E">
            <w:pPr>
              <w:pStyle w:val="TableText"/>
              <w:spacing w:line="360" w:lineRule="auto"/>
            </w:pPr>
            <w:hyperlink r:id="rId75" w:history="1">
              <w:r w:rsidR="00054B92" w:rsidRPr="00ED6F23">
                <w:rPr>
                  <w:rStyle w:val="Hyperlink"/>
                </w:rPr>
                <w:t>http://www.clicksoftware.com/ScheduleService/ExtendedGetAppointmentsEx2</w:t>
              </w:r>
            </w:hyperlink>
          </w:p>
        </w:tc>
      </w:tr>
    </w:tbl>
    <w:p w14:paraId="4A8E378A" w14:textId="77777777" w:rsidR="00FA1F6C" w:rsidRDefault="00FA1F6C" w:rsidP="00FA1F6C">
      <w:pPr>
        <w:autoSpaceDE w:val="0"/>
        <w:autoSpaceDN w:val="0"/>
        <w:adjustRightInd w:val="0"/>
        <w:spacing w:line="360" w:lineRule="auto"/>
      </w:pPr>
    </w:p>
    <w:p w14:paraId="42A77483" w14:textId="77777777" w:rsidR="00FA1F6C" w:rsidRPr="00CD5EF1" w:rsidRDefault="00FA1F6C" w:rsidP="00FA1F6C">
      <w:pPr>
        <w:autoSpaceDE w:val="0"/>
        <w:autoSpaceDN w:val="0"/>
        <w:adjustRightInd w:val="0"/>
        <w:spacing w:line="360" w:lineRule="auto"/>
      </w:pPr>
      <w:r>
        <w:t>Below is an example SOAP Request Header POST &amp; SOAPAction are the vital in the packet construct:</w:t>
      </w:r>
    </w:p>
    <w:tbl>
      <w:tblPr>
        <w:tblW w:w="0" w:type="auto"/>
        <w:tblLook w:val="04A0" w:firstRow="1" w:lastRow="0" w:firstColumn="1" w:lastColumn="0" w:noHBand="0" w:noVBand="1"/>
      </w:tblPr>
      <w:tblGrid>
        <w:gridCol w:w="10296"/>
      </w:tblGrid>
      <w:tr w:rsidR="007A6F56" w14:paraId="732E2F8F" w14:textId="77777777" w:rsidTr="007A6F56">
        <w:tc>
          <w:tcPr>
            <w:tcW w:w="10296" w:type="dxa"/>
          </w:tcPr>
          <w:p w14:paraId="34EE0DB9" w14:textId="77777777" w:rsidR="0082791F" w:rsidRPr="0082791F" w:rsidRDefault="0082791F" w:rsidP="0082791F">
            <w:pPr>
              <w:pStyle w:val="HTMLPreformatted"/>
              <w:spacing w:line="360" w:lineRule="auto"/>
              <w:rPr>
                <w:b/>
              </w:rPr>
            </w:pPr>
            <w:r w:rsidRPr="0082791F">
              <w:rPr>
                <w:b/>
              </w:rPr>
              <w:t>POST http://localhost/SO/IntegrationServices/ScheduleService.svc/BasicHttpInt HTTP/1.1</w:t>
            </w:r>
          </w:p>
          <w:p w14:paraId="2B91460E" w14:textId="77777777" w:rsidR="0082791F" w:rsidRPr="0082791F" w:rsidRDefault="0082791F" w:rsidP="0082791F">
            <w:pPr>
              <w:pStyle w:val="HTMLPreformatted"/>
              <w:spacing w:line="360" w:lineRule="auto"/>
              <w:rPr>
                <w:b/>
              </w:rPr>
            </w:pPr>
            <w:r w:rsidRPr="0082791F">
              <w:rPr>
                <w:b/>
              </w:rPr>
              <w:t>Content-Type: text/xml; charset=utf-8</w:t>
            </w:r>
          </w:p>
          <w:p w14:paraId="7F394460" w14:textId="77777777" w:rsidR="0082791F" w:rsidRPr="0082791F" w:rsidRDefault="0082791F" w:rsidP="0082791F">
            <w:pPr>
              <w:pStyle w:val="HTMLPreformatted"/>
              <w:spacing w:line="360" w:lineRule="auto"/>
              <w:rPr>
                <w:b/>
              </w:rPr>
            </w:pPr>
            <w:r w:rsidRPr="0082791F">
              <w:rPr>
                <w:b/>
              </w:rPr>
              <w:t>VsDebuggerCausalityData: uIDPoyZwRBA4o+ZIjUJgVKwnisgAAAAAAti4wLNcdU2GFmZTltP1jDZd07W5LWhNkQM7RvKIBe8ACQAA</w:t>
            </w:r>
          </w:p>
          <w:p w14:paraId="5301070B" w14:textId="77777777" w:rsidR="0082791F" w:rsidRPr="0082791F" w:rsidRDefault="0082791F" w:rsidP="0082791F">
            <w:pPr>
              <w:pStyle w:val="HTMLPreformatted"/>
              <w:spacing w:line="360" w:lineRule="auto"/>
              <w:rPr>
                <w:b/>
              </w:rPr>
            </w:pPr>
            <w:r w:rsidRPr="0082791F">
              <w:rPr>
                <w:b/>
              </w:rPr>
              <w:t>SOAPAction: "http://www.clicksoftware.com/ScheduleService/ExtendedGetAppointmentsEx2"</w:t>
            </w:r>
          </w:p>
          <w:p w14:paraId="697807B0" w14:textId="77777777" w:rsidR="0082791F" w:rsidRPr="0082791F" w:rsidRDefault="0082791F" w:rsidP="0082791F">
            <w:pPr>
              <w:pStyle w:val="HTMLPreformatted"/>
              <w:spacing w:line="360" w:lineRule="auto"/>
              <w:rPr>
                <w:b/>
              </w:rPr>
            </w:pPr>
            <w:r w:rsidRPr="0082791F">
              <w:rPr>
                <w:b/>
              </w:rPr>
              <w:t>Host: localhost</w:t>
            </w:r>
          </w:p>
          <w:p w14:paraId="3CCBCAD9" w14:textId="77777777" w:rsidR="0082791F" w:rsidRPr="0082791F" w:rsidRDefault="0082791F" w:rsidP="0082791F">
            <w:pPr>
              <w:pStyle w:val="HTMLPreformatted"/>
              <w:spacing w:line="360" w:lineRule="auto"/>
              <w:rPr>
                <w:b/>
              </w:rPr>
            </w:pPr>
            <w:r w:rsidRPr="0082791F">
              <w:rPr>
                <w:b/>
              </w:rPr>
              <w:t>Content-Length: 8246</w:t>
            </w:r>
          </w:p>
          <w:p w14:paraId="7131AD7D" w14:textId="77777777" w:rsidR="0082791F" w:rsidRPr="0082791F" w:rsidRDefault="0082791F" w:rsidP="0082791F">
            <w:pPr>
              <w:pStyle w:val="HTMLPreformatted"/>
              <w:spacing w:line="360" w:lineRule="auto"/>
              <w:rPr>
                <w:b/>
              </w:rPr>
            </w:pPr>
            <w:r w:rsidRPr="0082791F">
              <w:rPr>
                <w:b/>
              </w:rPr>
              <w:t>Expect: 100-continue</w:t>
            </w:r>
          </w:p>
          <w:p w14:paraId="010D381C" w14:textId="19D97944" w:rsidR="007A6F56" w:rsidRDefault="0082791F" w:rsidP="003A41C1">
            <w:pPr>
              <w:pStyle w:val="HTMLPreformatted"/>
              <w:spacing w:line="360" w:lineRule="auto"/>
            </w:pPr>
            <w:r w:rsidRPr="0082791F">
              <w:rPr>
                <w:b/>
              </w:rPr>
              <w:t>Accept-Encoding: gzip, deflate</w:t>
            </w:r>
          </w:p>
        </w:tc>
      </w:tr>
    </w:tbl>
    <w:p w14:paraId="7ADC76BE" w14:textId="77777777" w:rsidR="007A6F56" w:rsidRPr="007A6F56" w:rsidRDefault="007A6F56" w:rsidP="003A41C1">
      <w:pPr>
        <w:pStyle w:val="BodyText"/>
        <w:ind w:left="0"/>
      </w:pPr>
    </w:p>
    <w:p w14:paraId="7ADACC05" w14:textId="77777777" w:rsidR="00054B92" w:rsidRPr="00ED6F23" w:rsidRDefault="00054B92" w:rsidP="003C422C">
      <w:pPr>
        <w:pStyle w:val="Heading4"/>
        <w:numPr>
          <w:ilvl w:val="2"/>
          <w:numId w:val="2"/>
        </w:numPr>
      </w:pPr>
      <w:bookmarkStart w:id="768" w:name="_Ref370375931"/>
      <w:r>
        <w:t>Request Message</w:t>
      </w:r>
      <w:bookmarkEnd w:id="768"/>
    </w:p>
    <w:p w14:paraId="7978B879" w14:textId="54AF337D" w:rsidR="00054B92" w:rsidRDefault="00054B92" w:rsidP="00DB537E">
      <w:pPr>
        <w:spacing w:line="360" w:lineRule="auto"/>
      </w:pPr>
      <w:r w:rsidRPr="00ED6F23">
        <w:t xml:space="preserve">The following is a sample </w:t>
      </w:r>
      <w:r>
        <w:t xml:space="preserve">SOAP </w:t>
      </w:r>
      <w:r w:rsidRPr="00ED6F23">
        <w:t xml:space="preserve">message for </w:t>
      </w:r>
      <w:r w:rsidR="0082791F">
        <w:t>an AB three man job.</w:t>
      </w:r>
      <w:r w:rsidR="00C64AAE">
        <w:t xml:space="preserve">  </w:t>
      </w:r>
      <w:r w:rsidR="0082791F">
        <w:t xml:space="preserve">As per the scenario spesifications </w:t>
      </w:r>
      <w:r w:rsidRPr="000047C7">
        <w:t>Dependencies</w:t>
      </w:r>
      <w:r>
        <w:t xml:space="preserve"> </w:t>
      </w:r>
      <w:r w:rsidR="0082791F">
        <w:t>are always added to the Main task</w:t>
      </w:r>
      <w:r w:rsidR="00C64AAE">
        <w:t xml:space="preserve"> (see bold text)</w:t>
      </w:r>
      <w:r w:rsidR="0082791F">
        <w:t>, MST’s are added to the RelatedTasks node.</w:t>
      </w:r>
    </w:p>
    <w:p w14:paraId="2749F6B7" w14:textId="77777777" w:rsidR="00054B92" w:rsidRDefault="00054B92" w:rsidP="00DB537E">
      <w:pPr>
        <w:pStyle w:val="HTMLPreformatted"/>
        <w:spacing w:line="360" w:lineRule="auto"/>
      </w:pPr>
    </w:p>
    <w:tbl>
      <w:tblPr>
        <w:tblW w:w="0" w:type="auto"/>
        <w:tblLook w:val="04A0" w:firstRow="1" w:lastRow="0" w:firstColumn="1" w:lastColumn="0" w:noHBand="0" w:noVBand="1"/>
      </w:tblPr>
      <w:tblGrid>
        <w:gridCol w:w="10296"/>
      </w:tblGrid>
      <w:tr w:rsidR="00054B92" w14:paraId="4D2660CE" w14:textId="77777777" w:rsidTr="00B00976">
        <w:tc>
          <w:tcPr>
            <w:tcW w:w="10296" w:type="dxa"/>
          </w:tcPr>
          <w:p w14:paraId="7A0B8A4D"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&lt;s:Envelope xmlns:s = "http://schemas.xmlsoap.org/soap/envelope/"&gt;</w:t>
            </w:r>
          </w:p>
          <w:p w14:paraId="27C59433"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&lt;s:Header&gt;</w:t>
            </w:r>
          </w:p>
          <w:p w14:paraId="61D3357A"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&lt;h:OptionalParameters</w:t>
            </w:r>
          </w:p>
          <w:p w14:paraId="7EB77810"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xmlns:h = "http://www.clicksoftware.com/OptionalParameters"</w:t>
            </w:r>
          </w:p>
          <w:p w14:paraId="5F85E97C"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xmlns = "http://www.clicksoftware.com/OptionalParameters"</w:t>
            </w:r>
          </w:p>
          <w:p w14:paraId="2F5B14A3"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xmlns:xsi = "http://www.w3.org/2001/XMLSchema-instance"</w:t>
            </w:r>
          </w:p>
          <w:p w14:paraId="54337BD8"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xmlns:xsd = "http://www.w3.org/2001/XMLSchema"&gt;</w:t>
            </w:r>
          </w:p>
          <w:p w14:paraId="5622E403"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&lt;CallerIdentity&gt;MUST&lt;/CallerIdentity&gt;</w:t>
            </w:r>
          </w:p>
          <w:p w14:paraId="13921910"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lastRenderedPageBreak/>
              <w:t xml:space="preserve">            &lt;ErrorOnNonExistingDictionaries&gt;false&lt;/ErrorOnNonExistingDictionaries&gt;</w:t>
            </w:r>
          </w:p>
          <w:p w14:paraId="66D849B6"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&lt;/h:OptionalParameters&gt;</w:t>
            </w:r>
          </w:p>
          <w:p w14:paraId="1290AF39"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&lt;/s:Header&gt;</w:t>
            </w:r>
          </w:p>
          <w:p w14:paraId="539EEAF5"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&lt;s:Body xmlns:xsi = "http://www.w3.org/2001/XMLSchema-instance" xmlns:xsd = "http://www.w3.org/2001/XMLSchema"&gt;</w:t>
            </w:r>
          </w:p>
          <w:p w14:paraId="12A89D43"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&lt;ExtendedGetAppointmentsEx2 xmlns = "http://www.clicksoftware.com"&gt;</w:t>
            </w:r>
          </w:p>
          <w:p w14:paraId="69A5C829"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&lt;Task&gt;</w:t>
            </w:r>
          </w:p>
          <w:p w14:paraId="17FCCF46" w14:textId="5B34DF2D"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w:t>
            </w:r>
            <w:del w:id="769" w:author="Duncan Hardie" w:date="2014-04-15T10:26:00Z">
              <w:r w:rsidRPr="0082791F" w:rsidDel="00AA61B2">
                <w:rPr>
                  <w:rFonts w:ascii="Lucida Console" w:hAnsi="Lucida Console" w:cs="Lucida Console"/>
                  <w:sz w:val="17"/>
                  <w:szCs w:val="17"/>
                  <w:lang w:eastAsia="ja-JP"/>
                </w:rPr>
                <w:delText>&lt;CallID&gt;</w:delText>
              </w:r>
            </w:del>
            <w:ins w:id="770" w:author="Duncan Hardie" w:date="2014-04-15T10:26:00Z">
              <w:r w:rsidR="00AA61B2">
                <w:rPr>
                  <w:rFonts w:ascii="Lucida Console" w:hAnsi="Lucida Console" w:cs="Lucida Console"/>
                  <w:sz w:val="17"/>
                  <w:szCs w:val="17"/>
                  <w:lang w:eastAsia="ja-JP"/>
                </w:rPr>
                <w:t>&lt;CallID&gt;GB-</w:t>
              </w:r>
            </w:ins>
            <w:r w:rsidRPr="0082791F">
              <w:rPr>
                <w:rFonts w:ascii="Lucida Console" w:hAnsi="Lucida Console" w:cs="Lucida Console"/>
                <w:sz w:val="17"/>
                <w:szCs w:val="17"/>
                <w:lang w:eastAsia="ja-JP"/>
              </w:rPr>
              <w:t>A1234579</w:t>
            </w:r>
            <w:del w:id="771" w:author="Duncan Hardie" w:date="2014-04-15T10:26:00Z">
              <w:r w:rsidRPr="0082791F" w:rsidDel="00AA61B2">
                <w:rPr>
                  <w:rFonts w:ascii="Lucida Console" w:hAnsi="Lucida Console" w:cs="Lucida Console"/>
                  <w:sz w:val="17"/>
                  <w:szCs w:val="17"/>
                  <w:lang w:eastAsia="ja-JP"/>
                </w:rPr>
                <w:delText>&lt;/CallID&gt;</w:delText>
              </w:r>
            </w:del>
            <w:ins w:id="772" w:author="Duncan Hardie" w:date="2014-04-15T10:26:00Z">
              <w:r w:rsidR="00AA61B2">
                <w:rPr>
                  <w:rFonts w:ascii="Lucida Console" w:hAnsi="Lucida Console" w:cs="Lucida Console"/>
                  <w:sz w:val="17"/>
                  <w:szCs w:val="17"/>
                  <w:lang w:eastAsia="ja-JP"/>
                </w:rPr>
                <w:t>-1&lt;/CallID&gt;</w:t>
              </w:r>
            </w:ins>
          </w:p>
          <w:p w14:paraId="58A86601"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&lt;Number&gt;1&lt;/Number&gt;</w:t>
            </w:r>
          </w:p>
          <w:p w14:paraId="4F5E0955"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&lt;EarlyStart&gt;2013-09-25T04:13:25.9936565-04:00&lt;/EarlyStart&gt;</w:t>
            </w:r>
          </w:p>
          <w:p w14:paraId="6598DAF7"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&lt;DueDate&gt;2013-10-09T04:13:25.9936565-04:00&lt;/DueDate&gt;</w:t>
            </w:r>
          </w:p>
          <w:p w14:paraId="341534CF"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&lt;LateStart&gt;2013-10-09T03:13:25.9936565-04:00&lt;/LateStart&gt;</w:t>
            </w:r>
          </w:p>
          <w:p w14:paraId="2C97C570"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&lt;Priority&gt;10&lt;/Priority&gt;</w:t>
            </w:r>
          </w:p>
          <w:p w14:paraId="420E7BAC" w14:textId="0C8603E2" w:rsidR="0082791F" w:rsidRPr="0082791F" w:rsidRDefault="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&lt;Customer&gt;Cristina Hardie&lt;/Customer&gt;</w:t>
            </w:r>
          </w:p>
          <w:p w14:paraId="40AB3A45"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&lt;District&gt;</w:t>
            </w:r>
          </w:p>
          <w:p w14:paraId="03E7392B"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&lt;Name&gt;UK South&lt;/Name&gt;</w:t>
            </w:r>
          </w:p>
          <w:p w14:paraId="5888E0C4"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&lt;/District&gt;</w:t>
            </w:r>
          </w:p>
          <w:p w14:paraId="1623973F"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&lt;Postcode&gt;TN25 5AB&lt;/Postcode&gt;</w:t>
            </w:r>
          </w:p>
          <w:p w14:paraId="6E6E0FC5"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&lt;OpenDate&gt;2013-09-25T04:13:25.9936565-04:00&lt;/OpenDate&gt;</w:t>
            </w:r>
          </w:p>
          <w:p w14:paraId="0F5FE823"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&lt;TaskType&gt;</w:t>
            </w:r>
          </w:p>
          <w:p w14:paraId="6D594C05" w14:textId="0C4FA6C8"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&lt;Name&gt;</w:t>
            </w:r>
            <w:r w:rsidR="00F438E4">
              <w:rPr>
                <w:rFonts w:ascii="Lucida Console" w:hAnsi="Lucida Console" w:cs="Lucida Console"/>
                <w:sz w:val="17"/>
                <w:szCs w:val="17"/>
                <w:lang w:eastAsia="ja-JP"/>
              </w:rPr>
              <w:t>Installation</w:t>
            </w:r>
            <w:r w:rsidRPr="0082791F">
              <w:rPr>
                <w:rFonts w:ascii="Lucida Console" w:hAnsi="Lucida Console" w:cs="Lucida Console"/>
                <w:sz w:val="17"/>
                <w:szCs w:val="17"/>
                <w:lang w:eastAsia="ja-JP"/>
              </w:rPr>
              <w:t>&lt;/Name&gt;</w:t>
            </w:r>
          </w:p>
          <w:p w14:paraId="15C65CB2"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&lt;/TaskType&gt;</w:t>
            </w:r>
          </w:p>
          <w:p w14:paraId="75DEDC52"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&lt;Duration&gt;900&lt;/Duration&gt;</w:t>
            </w:r>
          </w:p>
          <w:p w14:paraId="01B736D2" w14:textId="77777777" w:rsidR="0082791F" w:rsidRPr="003A41C1" w:rsidRDefault="0082791F" w:rsidP="0082791F">
            <w:pPr>
              <w:pStyle w:val="HTMLPreformatted"/>
              <w:spacing w:line="360" w:lineRule="auto"/>
              <w:rPr>
                <w:rFonts w:ascii="Lucida Console" w:hAnsi="Lucida Console" w:cs="Lucida Console"/>
                <w:b/>
                <w:sz w:val="17"/>
                <w:szCs w:val="17"/>
                <w:lang w:eastAsia="ja-JP"/>
              </w:rPr>
            </w:pPr>
            <w:r w:rsidRPr="0082791F">
              <w:rPr>
                <w:rFonts w:ascii="Lucida Console" w:hAnsi="Lucida Console" w:cs="Lucida Console"/>
                <w:sz w:val="17"/>
                <w:szCs w:val="17"/>
                <w:lang w:eastAsia="ja-JP"/>
              </w:rPr>
              <w:t xml:space="preserve">                &lt;NumberOfRequiredEngineers&gt;1&lt;/NumberOfRequiredEngineers&gt;</w:t>
            </w:r>
          </w:p>
          <w:p w14:paraId="6CBEC1AC" w14:textId="77777777" w:rsidR="0082791F" w:rsidRPr="003A41C1" w:rsidRDefault="0082791F" w:rsidP="0082791F">
            <w:pPr>
              <w:pStyle w:val="HTMLPreformatted"/>
              <w:spacing w:line="360" w:lineRule="auto"/>
              <w:rPr>
                <w:rFonts w:ascii="Lucida Console" w:hAnsi="Lucida Console" w:cs="Lucida Console"/>
                <w:b/>
                <w:sz w:val="17"/>
                <w:szCs w:val="17"/>
                <w:lang w:eastAsia="ja-JP"/>
              </w:rPr>
            </w:pPr>
            <w:r w:rsidRPr="003A41C1">
              <w:rPr>
                <w:rFonts w:ascii="Lucida Console" w:hAnsi="Lucida Console" w:cs="Lucida Console"/>
                <w:b/>
                <w:sz w:val="17"/>
                <w:szCs w:val="17"/>
                <w:lang w:eastAsia="ja-JP"/>
              </w:rPr>
              <w:t xml:space="preserve">                &lt;TimeDependencies&gt;</w:t>
            </w:r>
          </w:p>
          <w:p w14:paraId="6D18C3D8" w14:textId="77777777" w:rsidR="0082791F" w:rsidRPr="003A41C1" w:rsidRDefault="0082791F" w:rsidP="0082791F">
            <w:pPr>
              <w:pStyle w:val="HTMLPreformatted"/>
              <w:spacing w:line="360" w:lineRule="auto"/>
              <w:rPr>
                <w:rFonts w:ascii="Lucida Console" w:hAnsi="Lucida Console" w:cs="Lucida Console"/>
                <w:b/>
                <w:sz w:val="17"/>
                <w:szCs w:val="17"/>
                <w:lang w:eastAsia="ja-JP"/>
              </w:rPr>
            </w:pPr>
            <w:r w:rsidRPr="003A41C1">
              <w:rPr>
                <w:rFonts w:ascii="Lucida Console" w:hAnsi="Lucida Console" w:cs="Lucida Console"/>
                <w:b/>
                <w:sz w:val="17"/>
                <w:szCs w:val="17"/>
                <w:lang w:eastAsia="ja-JP"/>
              </w:rPr>
              <w:t xml:space="preserve">                    &lt;TaskTimeDependency&gt;</w:t>
            </w:r>
          </w:p>
          <w:p w14:paraId="6A1E16A6" w14:textId="77777777" w:rsidR="0082791F" w:rsidRPr="003A41C1" w:rsidRDefault="0082791F" w:rsidP="0082791F">
            <w:pPr>
              <w:pStyle w:val="HTMLPreformatted"/>
              <w:spacing w:line="360" w:lineRule="auto"/>
              <w:rPr>
                <w:rFonts w:ascii="Lucida Console" w:hAnsi="Lucida Console" w:cs="Lucida Console"/>
                <w:b/>
                <w:sz w:val="17"/>
                <w:szCs w:val="17"/>
                <w:lang w:eastAsia="ja-JP"/>
              </w:rPr>
            </w:pPr>
            <w:r w:rsidRPr="003A41C1">
              <w:rPr>
                <w:rFonts w:ascii="Lucida Console" w:hAnsi="Lucida Console" w:cs="Lucida Console"/>
                <w:b/>
                <w:sz w:val="17"/>
                <w:szCs w:val="17"/>
                <w:lang w:eastAsia="ja-JP"/>
              </w:rPr>
              <w:t xml:space="preserve">                        &lt;TaskKey&gt;</w:t>
            </w:r>
          </w:p>
          <w:p w14:paraId="1F57CEC6" w14:textId="1662A933" w:rsidR="0082791F" w:rsidRPr="003A41C1" w:rsidRDefault="0082791F" w:rsidP="0082791F">
            <w:pPr>
              <w:pStyle w:val="HTMLPreformatted"/>
              <w:spacing w:line="360" w:lineRule="auto"/>
              <w:rPr>
                <w:rFonts w:ascii="Lucida Console" w:hAnsi="Lucida Console" w:cs="Lucida Console"/>
                <w:b/>
                <w:sz w:val="17"/>
                <w:szCs w:val="17"/>
                <w:lang w:eastAsia="ja-JP"/>
              </w:rPr>
            </w:pPr>
            <w:r w:rsidRPr="003A41C1">
              <w:rPr>
                <w:rFonts w:ascii="Lucida Console" w:hAnsi="Lucida Console" w:cs="Lucida Console"/>
                <w:b/>
                <w:sz w:val="17"/>
                <w:szCs w:val="17"/>
                <w:lang w:eastAsia="ja-JP"/>
              </w:rPr>
              <w:t xml:space="preserve">                            </w:t>
            </w:r>
            <w:del w:id="773" w:author="Duncan Hardie" w:date="2014-04-15T10:26:00Z">
              <w:r w:rsidRPr="003A41C1" w:rsidDel="00AA61B2">
                <w:rPr>
                  <w:rFonts w:ascii="Lucida Console" w:hAnsi="Lucida Console" w:cs="Lucida Console"/>
                  <w:b/>
                  <w:sz w:val="17"/>
                  <w:szCs w:val="17"/>
                  <w:lang w:eastAsia="ja-JP"/>
                </w:rPr>
                <w:delText>&lt;CallID&gt;</w:delText>
              </w:r>
            </w:del>
            <w:ins w:id="774" w:author="Duncan Hardie" w:date="2014-04-15T10:26:00Z">
              <w:r w:rsidR="00AA61B2">
                <w:rPr>
                  <w:rFonts w:ascii="Lucida Console" w:hAnsi="Lucida Console" w:cs="Lucida Console"/>
                  <w:b/>
                  <w:sz w:val="17"/>
                  <w:szCs w:val="17"/>
                  <w:lang w:eastAsia="ja-JP"/>
                </w:rPr>
                <w:t>&lt;CallID&gt;GB-</w:t>
              </w:r>
            </w:ins>
            <w:r w:rsidRPr="003A41C1">
              <w:rPr>
                <w:rFonts w:ascii="Lucida Console" w:hAnsi="Lucida Console" w:cs="Lucida Console"/>
                <w:b/>
                <w:sz w:val="17"/>
                <w:szCs w:val="17"/>
                <w:lang w:eastAsia="ja-JP"/>
              </w:rPr>
              <w:t>A1234579</w:t>
            </w:r>
            <w:del w:id="775" w:author="Duncan Hardie" w:date="2014-04-15T10:26:00Z">
              <w:r w:rsidRPr="003A41C1" w:rsidDel="00AA61B2">
                <w:rPr>
                  <w:rFonts w:ascii="Lucida Console" w:hAnsi="Lucida Console" w:cs="Lucida Console"/>
                  <w:b/>
                  <w:sz w:val="17"/>
                  <w:szCs w:val="17"/>
                  <w:lang w:eastAsia="ja-JP"/>
                </w:rPr>
                <w:delText>&lt;/CallID&gt;</w:delText>
              </w:r>
            </w:del>
            <w:ins w:id="776" w:author="Duncan Hardie" w:date="2014-04-15T10:26:00Z">
              <w:r w:rsidR="00AA61B2">
                <w:rPr>
                  <w:rFonts w:ascii="Lucida Console" w:hAnsi="Lucida Console" w:cs="Lucida Console"/>
                  <w:b/>
                  <w:sz w:val="17"/>
                  <w:szCs w:val="17"/>
                  <w:lang w:eastAsia="ja-JP"/>
                </w:rPr>
                <w:t>-1&lt;/CallID&gt;</w:t>
              </w:r>
            </w:ins>
          </w:p>
          <w:p w14:paraId="06A44E10" w14:textId="77777777" w:rsidR="0082791F" w:rsidRPr="003A41C1" w:rsidRDefault="0082791F" w:rsidP="0082791F">
            <w:pPr>
              <w:pStyle w:val="HTMLPreformatted"/>
              <w:spacing w:line="360" w:lineRule="auto"/>
              <w:rPr>
                <w:rFonts w:ascii="Lucida Console" w:hAnsi="Lucida Console" w:cs="Lucida Console"/>
                <w:b/>
                <w:sz w:val="17"/>
                <w:szCs w:val="17"/>
                <w:lang w:eastAsia="ja-JP"/>
              </w:rPr>
            </w:pPr>
            <w:r w:rsidRPr="003A41C1">
              <w:rPr>
                <w:rFonts w:ascii="Lucida Console" w:hAnsi="Lucida Console" w:cs="Lucida Console"/>
                <w:b/>
                <w:sz w:val="17"/>
                <w:szCs w:val="17"/>
                <w:lang w:eastAsia="ja-JP"/>
              </w:rPr>
              <w:t xml:space="preserve">                            &lt;Number&gt;2&lt;/Number&gt;</w:t>
            </w:r>
          </w:p>
          <w:p w14:paraId="68535DE7" w14:textId="77777777" w:rsidR="0082791F" w:rsidRPr="003A41C1" w:rsidRDefault="0082791F" w:rsidP="0082791F">
            <w:pPr>
              <w:pStyle w:val="HTMLPreformatted"/>
              <w:spacing w:line="360" w:lineRule="auto"/>
              <w:rPr>
                <w:rFonts w:ascii="Lucida Console" w:hAnsi="Lucida Console" w:cs="Lucida Console"/>
                <w:b/>
                <w:sz w:val="17"/>
                <w:szCs w:val="17"/>
                <w:lang w:eastAsia="ja-JP" w:bidi="he-IL"/>
              </w:rPr>
            </w:pPr>
            <w:r w:rsidRPr="003A41C1">
              <w:rPr>
                <w:rFonts w:ascii="Lucida Console" w:hAnsi="Lucida Console" w:cs="Lucida Console"/>
                <w:b/>
                <w:sz w:val="17"/>
                <w:szCs w:val="17"/>
                <w:lang w:eastAsia="ja-JP"/>
              </w:rPr>
              <w:t xml:space="preserve">                        &lt;/TaskKey&gt;</w:t>
            </w:r>
          </w:p>
          <w:p w14:paraId="6146598E" w14:textId="77777777" w:rsidR="0082791F" w:rsidRPr="003A41C1" w:rsidRDefault="0082791F" w:rsidP="0082791F">
            <w:pPr>
              <w:pStyle w:val="HTMLPreformatted"/>
              <w:spacing w:line="360" w:lineRule="auto"/>
              <w:rPr>
                <w:rFonts w:ascii="Lucida Console" w:hAnsi="Lucida Console" w:cs="Lucida Console"/>
                <w:b/>
                <w:sz w:val="17"/>
                <w:szCs w:val="17"/>
                <w:lang w:eastAsia="ja-JP" w:bidi="he-IL"/>
              </w:rPr>
            </w:pPr>
            <w:r w:rsidRPr="003A41C1">
              <w:rPr>
                <w:rFonts w:ascii="Lucida Console" w:hAnsi="Lucida Console" w:cs="Lucida Console"/>
                <w:b/>
                <w:sz w:val="17"/>
                <w:szCs w:val="17"/>
                <w:lang w:eastAsia="ja-JP" w:bidi="he-IL"/>
              </w:rPr>
              <w:t xml:space="preserve">                        &lt;RelationType&gt;1&lt;/RelationType&gt;</w:t>
            </w:r>
          </w:p>
          <w:p w14:paraId="3538DAE3" w14:textId="77777777" w:rsidR="000E5CD1" w:rsidRPr="000E5CD1" w:rsidRDefault="0082791F" w:rsidP="000E5CD1">
            <w:pPr>
              <w:autoSpaceDE w:val="0"/>
              <w:autoSpaceDN w:val="0"/>
              <w:adjustRightInd w:val="0"/>
              <w:spacing w:line="360" w:lineRule="auto"/>
              <w:rPr>
                <w:ins w:id="777" w:author="Duncan Hardie" w:date="2014-02-05T13:36:00Z"/>
                <w:rFonts w:ascii="Lucida Console" w:hAnsi="Lucida Console" w:cs="Lucida Console"/>
                <w:b/>
                <w:sz w:val="17"/>
                <w:szCs w:val="17"/>
                <w:lang w:eastAsia="ja-JP"/>
                <w:rPrChange w:id="778" w:author="Duncan Hardie" w:date="2014-02-05T13:36:00Z">
                  <w:rPr>
                    <w:ins w:id="779" w:author="Duncan Hardie" w:date="2014-02-05T13:36:00Z"/>
                    <w:rFonts w:ascii="Lucida Console" w:hAnsi="Lucida Console" w:cs="Lucida Console"/>
                    <w:sz w:val="17"/>
                    <w:szCs w:val="17"/>
                    <w:lang w:eastAsia="ja-JP"/>
                  </w:rPr>
                </w:rPrChange>
              </w:rPr>
            </w:pPr>
            <w:r w:rsidRPr="003A41C1">
              <w:rPr>
                <w:rFonts w:ascii="Lucida Console" w:hAnsi="Lucida Console" w:cs="Lucida Console"/>
                <w:b/>
                <w:sz w:val="17"/>
                <w:szCs w:val="17"/>
                <w:lang w:eastAsia="ja-JP"/>
              </w:rPr>
              <w:t xml:space="preserve">                        &lt;RelationOperator&gt;2&lt;/RelationOperator&gt;</w:t>
            </w:r>
          </w:p>
          <w:p w14:paraId="613202D1" w14:textId="42147444" w:rsidR="000E5CD1" w:rsidRPr="000E5CD1" w:rsidRDefault="000E5CD1" w:rsidP="000E5CD1">
            <w:pPr>
              <w:autoSpaceDE w:val="0"/>
              <w:autoSpaceDN w:val="0"/>
              <w:adjustRightInd w:val="0"/>
              <w:spacing w:line="360" w:lineRule="auto"/>
              <w:rPr>
                <w:ins w:id="780" w:author="Duncan Hardie" w:date="2014-02-05T13:36:00Z"/>
                <w:rFonts w:ascii="Lucida Console" w:hAnsi="Lucida Console" w:cs="Lucida Console"/>
                <w:b/>
                <w:sz w:val="17"/>
                <w:szCs w:val="17"/>
                <w:lang w:eastAsia="ja-JP"/>
                <w:rPrChange w:id="781" w:author="Duncan Hardie" w:date="2014-02-05T13:36:00Z">
                  <w:rPr>
                    <w:ins w:id="782" w:author="Duncan Hardie" w:date="2014-02-05T13:36:00Z"/>
                    <w:rFonts w:ascii="Lucida Console" w:hAnsi="Lucida Console" w:cs="Lucida Console"/>
                    <w:sz w:val="17"/>
                    <w:szCs w:val="17"/>
                    <w:lang w:eastAsia="ja-JP"/>
                  </w:rPr>
                </w:rPrChange>
              </w:rPr>
            </w:pPr>
            <w:ins w:id="783" w:author="Duncan Hardie" w:date="2014-02-05T13:36:00Z">
              <w:r w:rsidRPr="003A41C1">
                <w:rPr>
                  <w:rFonts w:ascii="Lucida Console" w:hAnsi="Lucida Console" w:cs="Lucida Console"/>
                  <w:b/>
                  <w:sz w:val="17"/>
                  <w:szCs w:val="17"/>
                  <w:lang w:eastAsia="ja-JP"/>
                </w:rPr>
                <w:t xml:space="preserve">                        </w:t>
              </w:r>
              <w:r w:rsidRPr="000E5CD1">
                <w:rPr>
                  <w:rFonts w:ascii="Lucida Console" w:hAnsi="Lucida Console" w:cs="Lucida Console"/>
                  <w:b/>
                  <w:sz w:val="17"/>
                  <w:szCs w:val="17"/>
                  <w:lang w:eastAsia="ja-JP"/>
                  <w:rPrChange w:id="784" w:author="Duncan Hardie" w:date="2014-02-05T13:36:00Z">
                    <w:rPr>
                      <w:rFonts w:ascii="Lucida Console" w:hAnsi="Lucida Console" w:cs="Lucida Console"/>
                      <w:sz w:val="17"/>
                      <w:szCs w:val="17"/>
                      <w:lang w:eastAsia="ja-JP"/>
                    </w:rPr>
                  </w:rPrChange>
                </w:rPr>
                <w:t>&lt;UpperBound&gt;0&lt;/UpperBound&gt;</w:t>
              </w:r>
            </w:ins>
          </w:p>
          <w:p w14:paraId="62E69957" w14:textId="62AA2A6B" w:rsidR="0082791F" w:rsidRPr="00F00FFD" w:rsidRDefault="000E5CD1">
            <w:pPr>
              <w:autoSpaceDE w:val="0"/>
              <w:autoSpaceDN w:val="0"/>
              <w:adjustRightInd w:val="0"/>
              <w:spacing w:line="360" w:lineRule="auto"/>
              <w:rPr>
                <w:rFonts w:ascii="Lucida Console" w:hAnsi="Lucida Console" w:cs="Lucida Console"/>
                <w:b/>
                <w:sz w:val="17"/>
                <w:szCs w:val="17"/>
                <w:lang w:eastAsia="ja-JP"/>
              </w:rPr>
              <w:pPrChange w:id="785" w:author="Duncan Hardie" w:date="2014-02-05T13:36:00Z">
                <w:pPr>
                  <w:pStyle w:val="HTMLPreformatted"/>
                  <w:spacing w:line="360" w:lineRule="auto"/>
                </w:pPr>
              </w:pPrChange>
            </w:pPr>
            <w:ins w:id="786" w:author="Duncan Hardie" w:date="2014-02-05T13:36:00Z">
              <w:r w:rsidRPr="003A41C1">
                <w:rPr>
                  <w:rFonts w:ascii="Lucida Console" w:hAnsi="Lucida Console" w:cs="Lucida Console"/>
                  <w:b/>
                  <w:sz w:val="17"/>
                  <w:szCs w:val="17"/>
                  <w:lang w:eastAsia="ja-JP"/>
                </w:rPr>
                <w:t xml:space="preserve">                        </w:t>
              </w:r>
              <w:r w:rsidRPr="000E5CD1">
                <w:rPr>
                  <w:rFonts w:ascii="Lucida Console" w:hAnsi="Lucida Console" w:cs="Lucida Console"/>
                  <w:b/>
                  <w:sz w:val="17"/>
                  <w:szCs w:val="17"/>
                  <w:lang w:eastAsia="ja-JP"/>
                  <w:rPrChange w:id="787" w:author="Duncan Hardie" w:date="2014-02-05T13:36:00Z">
                    <w:rPr>
                      <w:rFonts w:ascii="Lucida Console" w:hAnsi="Lucida Console" w:cs="Lucida Console"/>
                      <w:sz w:val="17"/>
                      <w:szCs w:val="17"/>
                      <w:lang w:eastAsia="ja-JP"/>
                    </w:rPr>
                  </w:rPrChange>
                </w:rPr>
                <w:t>&lt;LowerBound&gt;0&lt;/LowerBound&gt;</w:t>
              </w:r>
            </w:ins>
          </w:p>
          <w:p w14:paraId="43958901" w14:textId="77777777" w:rsidR="0082791F" w:rsidRPr="003A41C1" w:rsidRDefault="0082791F" w:rsidP="0082791F">
            <w:pPr>
              <w:pStyle w:val="HTMLPreformatted"/>
              <w:spacing w:line="360" w:lineRule="auto"/>
              <w:rPr>
                <w:rFonts w:ascii="Lucida Console" w:hAnsi="Lucida Console" w:cs="Lucida Console"/>
                <w:b/>
                <w:sz w:val="17"/>
                <w:szCs w:val="17"/>
                <w:lang w:eastAsia="ja-JP"/>
              </w:rPr>
            </w:pPr>
            <w:r w:rsidRPr="003A41C1">
              <w:rPr>
                <w:rFonts w:ascii="Lucida Console" w:hAnsi="Lucida Console" w:cs="Lucida Console"/>
                <w:b/>
                <w:sz w:val="17"/>
                <w:szCs w:val="17"/>
                <w:lang w:eastAsia="ja-JP"/>
              </w:rPr>
              <w:t xml:space="preserve">                        &lt;Critical&gt;true&lt;/Critical&gt;</w:t>
            </w:r>
          </w:p>
          <w:p w14:paraId="5AB5C281" w14:textId="77777777" w:rsidR="0082791F" w:rsidRPr="003A41C1" w:rsidRDefault="0082791F" w:rsidP="0082791F">
            <w:pPr>
              <w:pStyle w:val="HTMLPreformatted"/>
              <w:spacing w:line="360" w:lineRule="auto"/>
              <w:rPr>
                <w:rFonts w:ascii="Lucida Console" w:hAnsi="Lucida Console" w:cs="Lucida Console"/>
                <w:b/>
                <w:sz w:val="17"/>
                <w:szCs w:val="17"/>
                <w:lang w:eastAsia="ja-JP"/>
              </w:rPr>
            </w:pPr>
            <w:r w:rsidRPr="003A41C1">
              <w:rPr>
                <w:rFonts w:ascii="Lucida Console" w:hAnsi="Lucida Console" w:cs="Lucida Console"/>
                <w:b/>
                <w:sz w:val="17"/>
                <w:szCs w:val="17"/>
                <w:lang w:eastAsia="ja-JP"/>
              </w:rPr>
              <w:t xml:space="preserve">                    &lt;/TaskTimeDependency&gt;</w:t>
            </w:r>
          </w:p>
          <w:p w14:paraId="09F3B239" w14:textId="77777777" w:rsidR="0082791F" w:rsidRPr="003A41C1" w:rsidRDefault="0082791F" w:rsidP="0082791F">
            <w:pPr>
              <w:pStyle w:val="HTMLPreformatted"/>
              <w:spacing w:line="360" w:lineRule="auto"/>
              <w:rPr>
                <w:rFonts w:ascii="Lucida Console" w:hAnsi="Lucida Console" w:cs="Lucida Console"/>
                <w:b/>
                <w:sz w:val="17"/>
                <w:szCs w:val="17"/>
                <w:lang w:eastAsia="ja-JP"/>
              </w:rPr>
            </w:pPr>
            <w:r w:rsidRPr="003A41C1">
              <w:rPr>
                <w:rFonts w:ascii="Lucida Console" w:hAnsi="Lucida Console" w:cs="Lucida Console"/>
                <w:b/>
                <w:sz w:val="17"/>
                <w:szCs w:val="17"/>
                <w:lang w:eastAsia="ja-JP"/>
              </w:rPr>
              <w:t xml:space="preserve">                    &lt;TaskTimeDependency&gt;</w:t>
            </w:r>
          </w:p>
          <w:p w14:paraId="6508E2A3" w14:textId="77777777" w:rsidR="0082791F" w:rsidRPr="003A41C1" w:rsidRDefault="0082791F" w:rsidP="0082791F">
            <w:pPr>
              <w:pStyle w:val="HTMLPreformatted"/>
              <w:spacing w:line="360" w:lineRule="auto"/>
              <w:rPr>
                <w:rFonts w:ascii="Lucida Console" w:hAnsi="Lucida Console" w:cs="Lucida Console"/>
                <w:b/>
                <w:sz w:val="17"/>
                <w:szCs w:val="17"/>
                <w:lang w:eastAsia="ja-JP"/>
              </w:rPr>
            </w:pPr>
            <w:r w:rsidRPr="003A41C1">
              <w:rPr>
                <w:rFonts w:ascii="Lucida Console" w:hAnsi="Lucida Console" w:cs="Lucida Console"/>
                <w:b/>
                <w:sz w:val="17"/>
                <w:szCs w:val="17"/>
                <w:lang w:eastAsia="ja-JP"/>
              </w:rPr>
              <w:t xml:space="preserve">                        &lt;TaskKey&gt;</w:t>
            </w:r>
          </w:p>
          <w:p w14:paraId="20EB6E52" w14:textId="6201D9EC" w:rsidR="0082791F" w:rsidRPr="003A41C1" w:rsidRDefault="0082791F" w:rsidP="0082791F">
            <w:pPr>
              <w:pStyle w:val="HTMLPreformatted"/>
              <w:spacing w:line="360" w:lineRule="auto"/>
              <w:rPr>
                <w:rFonts w:ascii="Lucida Console" w:hAnsi="Lucida Console" w:cs="Lucida Console"/>
                <w:b/>
                <w:sz w:val="17"/>
                <w:szCs w:val="17"/>
                <w:lang w:eastAsia="ja-JP"/>
              </w:rPr>
            </w:pPr>
            <w:r w:rsidRPr="003A41C1">
              <w:rPr>
                <w:rFonts w:ascii="Lucida Console" w:hAnsi="Lucida Console" w:cs="Lucida Console"/>
                <w:b/>
                <w:sz w:val="17"/>
                <w:szCs w:val="17"/>
                <w:lang w:eastAsia="ja-JP"/>
              </w:rPr>
              <w:t xml:space="preserve">                            </w:t>
            </w:r>
            <w:del w:id="788" w:author="Duncan Hardie" w:date="2014-04-15T10:26:00Z">
              <w:r w:rsidRPr="003A41C1" w:rsidDel="00AA61B2">
                <w:rPr>
                  <w:rFonts w:ascii="Lucida Console" w:hAnsi="Lucida Console" w:cs="Lucida Console"/>
                  <w:b/>
                  <w:sz w:val="17"/>
                  <w:szCs w:val="17"/>
                  <w:lang w:eastAsia="ja-JP"/>
                </w:rPr>
                <w:delText>&lt;CallID&gt;</w:delText>
              </w:r>
            </w:del>
            <w:ins w:id="789" w:author="Duncan Hardie" w:date="2014-04-15T10:26:00Z">
              <w:r w:rsidR="00AA61B2">
                <w:rPr>
                  <w:rFonts w:ascii="Lucida Console" w:hAnsi="Lucida Console" w:cs="Lucida Console"/>
                  <w:b/>
                  <w:sz w:val="17"/>
                  <w:szCs w:val="17"/>
                  <w:lang w:eastAsia="ja-JP"/>
                </w:rPr>
                <w:t>&lt;CallID&gt;GB-</w:t>
              </w:r>
            </w:ins>
            <w:r w:rsidRPr="003A41C1">
              <w:rPr>
                <w:rFonts w:ascii="Lucida Console" w:hAnsi="Lucida Console" w:cs="Lucida Console"/>
                <w:b/>
                <w:sz w:val="17"/>
                <w:szCs w:val="17"/>
                <w:lang w:eastAsia="ja-JP"/>
              </w:rPr>
              <w:t>A1234579</w:t>
            </w:r>
            <w:del w:id="790" w:author="Duncan Hardie" w:date="2014-04-15T10:26:00Z">
              <w:r w:rsidRPr="003A41C1" w:rsidDel="00AA61B2">
                <w:rPr>
                  <w:rFonts w:ascii="Lucida Console" w:hAnsi="Lucida Console" w:cs="Lucida Console"/>
                  <w:b/>
                  <w:sz w:val="17"/>
                  <w:szCs w:val="17"/>
                  <w:lang w:eastAsia="ja-JP"/>
                </w:rPr>
                <w:delText>&lt;/CallID&gt;</w:delText>
              </w:r>
            </w:del>
            <w:ins w:id="791" w:author="Duncan Hardie" w:date="2014-04-15T10:26:00Z">
              <w:r w:rsidR="00AA61B2">
                <w:rPr>
                  <w:rFonts w:ascii="Lucida Console" w:hAnsi="Lucida Console" w:cs="Lucida Console"/>
                  <w:b/>
                  <w:sz w:val="17"/>
                  <w:szCs w:val="17"/>
                  <w:lang w:eastAsia="ja-JP"/>
                </w:rPr>
                <w:t>-1&lt;/CallID&gt;</w:t>
              </w:r>
            </w:ins>
          </w:p>
          <w:p w14:paraId="02F3F0DF" w14:textId="77777777" w:rsidR="0082791F" w:rsidRPr="003A41C1" w:rsidRDefault="0082791F" w:rsidP="0082791F">
            <w:pPr>
              <w:pStyle w:val="HTMLPreformatted"/>
              <w:spacing w:line="360" w:lineRule="auto"/>
              <w:rPr>
                <w:rFonts w:ascii="Lucida Console" w:hAnsi="Lucida Console" w:cs="Lucida Console"/>
                <w:b/>
                <w:sz w:val="17"/>
                <w:szCs w:val="17"/>
                <w:lang w:eastAsia="ja-JP"/>
              </w:rPr>
            </w:pPr>
            <w:r w:rsidRPr="003A41C1">
              <w:rPr>
                <w:rFonts w:ascii="Lucida Console" w:hAnsi="Lucida Console" w:cs="Lucida Console"/>
                <w:b/>
                <w:sz w:val="17"/>
                <w:szCs w:val="17"/>
                <w:lang w:eastAsia="ja-JP"/>
              </w:rPr>
              <w:t xml:space="preserve">                            &lt;Number&gt;3&lt;/Number&gt;</w:t>
            </w:r>
          </w:p>
          <w:p w14:paraId="636C4D83" w14:textId="77777777" w:rsidR="0082791F" w:rsidRPr="003A41C1" w:rsidRDefault="0082791F" w:rsidP="0082791F">
            <w:pPr>
              <w:pStyle w:val="HTMLPreformatted"/>
              <w:spacing w:line="360" w:lineRule="auto"/>
              <w:rPr>
                <w:rFonts w:ascii="Lucida Console" w:hAnsi="Lucida Console" w:cs="Lucida Console"/>
                <w:b/>
                <w:sz w:val="17"/>
                <w:szCs w:val="17"/>
                <w:lang w:eastAsia="ja-JP"/>
              </w:rPr>
            </w:pPr>
            <w:r w:rsidRPr="003A41C1">
              <w:rPr>
                <w:rFonts w:ascii="Lucida Console" w:hAnsi="Lucida Console" w:cs="Lucida Console"/>
                <w:b/>
                <w:sz w:val="17"/>
                <w:szCs w:val="17"/>
                <w:lang w:eastAsia="ja-JP"/>
              </w:rPr>
              <w:t xml:space="preserve">                        &lt;/TaskKey&gt;</w:t>
            </w:r>
          </w:p>
          <w:p w14:paraId="4CE684C4" w14:textId="77777777" w:rsidR="0082791F" w:rsidRPr="003A41C1" w:rsidRDefault="0082791F" w:rsidP="0082791F">
            <w:pPr>
              <w:pStyle w:val="HTMLPreformatted"/>
              <w:spacing w:line="360" w:lineRule="auto"/>
              <w:rPr>
                <w:rFonts w:ascii="Lucida Console" w:hAnsi="Lucida Console" w:cs="Lucida Console"/>
                <w:b/>
                <w:sz w:val="17"/>
                <w:szCs w:val="17"/>
                <w:lang w:eastAsia="ja-JP"/>
              </w:rPr>
            </w:pPr>
            <w:r w:rsidRPr="003A41C1">
              <w:rPr>
                <w:rFonts w:ascii="Lucida Console" w:hAnsi="Lucida Console" w:cs="Lucida Console"/>
                <w:b/>
                <w:sz w:val="17"/>
                <w:szCs w:val="17"/>
                <w:lang w:eastAsia="ja-JP"/>
              </w:rPr>
              <w:t xml:space="preserve">                        &lt;RelationType&gt;1&lt;/RelationType&gt;</w:t>
            </w:r>
          </w:p>
          <w:p w14:paraId="73A496F4" w14:textId="77777777" w:rsidR="000E5CD1" w:rsidRPr="001D5EA1" w:rsidRDefault="0082791F" w:rsidP="000E5CD1">
            <w:pPr>
              <w:autoSpaceDE w:val="0"/>
              <w:autoSpaceDN w:val="0"/>
              <w:adjustRightInd w:val="0"/>
              <w:spacing w:line="360" w:lineRule="auto"/>
              <w:rPr>
                <w:ins w:id="792" w:author="Duncan Hardie" w:date="2014-02-05T13:37:00Z"/>
                <w:rFonts w:ascii="Lucida Console" w:hAnsi="Lucida Console" w:cs="Lucida Console"/>
                <w:b/>
                <w:sz w:val="17"/>
                <w:szCs w:val="17"/>
                <w:lang w:eastAsia="ja-JP"/>
              </w:rPr>
            </w:pPr>
            <w:r w:rsidRPr="003A41C1">
              <w:rPr>
                <w:rFonts w:ascii="Lucida Console" w:hAnsi="Lucida Console" w:cs="Lucida Console"/>
                <w:b/>
                <w:sz w:val="17"/>
                <w:szCs w:val="17"/>
                <w:lang w:eastAsia="ja-JP"/>
              </w:rPr>
              <w:t xml:space="preserve">                        &lt;RelationOperator&gt;2&lt;/RelationOperator&gt;</w:t>
            </w:r>
          </w:p>
          <w:p w14:paraId="0C400721" w14:textId="77777777" w:rsidR="000E5CD1" w:rsidRPr="001D5EA1" w:rsidRDefault="000E5CD1" w:rsidP="000E5CD1">
            <w:pPr>
              <w:autoSpaceDE w:val="0"/>
              <w:autoSpaceDN w:val="0"/>
              <w:adjustRightInd w:val="0"/>
              <w:spacing w:line="360" w:lineRule="auto"/>
              <w:rPr>
                <w:ins w:id="793" w:author="Duncan Hardie" w:date="2014-02-05T13:37:00Z"/>
                <w:rFonts w:ascii="Lucida Console" w:hAnsi="Lucida Console" w:cs="Lucida Console"/>
                <w:b/>
                <w:sz w:val="17"/>
                <w:szCs w:val="17"/>
                <w:lang w:eastAsia="ja-JP"/>
              </w:rPr>
            </w:pPr>
            <w:ins w:id="794" w:author="Duncan Hardie" w:date="2014-02-05T13:37:00Z">
              <w:r w:rsidRPr="003A41C1">
                <w:rPr>
                  <w:rFonts w:ascii="Lucida Console" w:hAnsi="Lucida Console" w:cs="Lucida Console"/>
                  <w:b/>
                  <w:sz w:val="17"/>
                  <w:szCs w:val="17"/>
                  <w:lang w:eastAsia="ja-JP"/>
                </w:rPr>
                <w:t xml:space="preserve">                        </w:t>
              </w:r>
              <w:r w:rsidRPr="001D5EA1">
                <w:rPr>
                  <w:rFonts w:ascii="Lucida Console" w:hAnsi="Lucida Console" w:cs="Lucida Console"/>
                  <w:b/>
                  <w:sz w:val="17"/>
                  <w:szCs w:val="17"/>
                  <w:lang w:eastAsia="ja-JP"/>
                </w:rPr>
                <w:t>&lt;UpperBound&gt;0&lt;/UpperBound&gt;</w:t>
              </w:r>
            </w:ins>
          </w:p>
          <w:p w14:paraId="42802C71" w14:textId="2BE911BB" w:rsidR="0082791F" w:rsidRPr="003A41C1" w:rsidRDefault="000E5CD1">
            <w:pPr>
              <w:autoSpaceDE w:val="0"/>
              <w:autoSpaceDN w:val="0"/>
              <w:adjustRightInd w:val="0"/>
              <w:spacing w:line="360" w:lineRule="auto"/>
              <w:rPr>
                <w:rFonts w:ascii="Lucida Console" w:hAnsi="Lucida Console" w:cs="Lucida Console"/>
                <w:b/>
                <w:sz w:val="17"/>
                <w:szCs w:val="17"/>
                <w:lang w:eastAsia="ja-JP"/>
              </w:rPr>
              <w:pPrChange w:id="795" w:author="Duncan Hardie" w:date="2014-02-05T13:37:00Z">
                <w:pPr>
                  <w:pStyle w:val="HTMLPreformatted"/>
                  <w:spacing w:line="360" w:lineRule="auto"/>
                </w:pPr>
              </w:pPrChange>
            </w:pPr>
            <w:ins w:id="796" w:author="Duncan Hardie" w:date="2014-02-05T13:37:00Z">
              <w:r w:rsidRPr="003A41C1">
                <w:rPr>
                  <w:rFonts w:ascii="Lucida Console" w:hAnsi="Lucida Console" w:cs="Lucida Console"/>
                  <w:b/>
                  <w:sz w:val="17"/>
                  <w:szCs w:val="17"/>
                  <w:lang w:eastAsia="ja-JP"/>
                </w:rPr>
                <w:t xml:space="preserve">                        </w:t>
              </w:r>
              <w:r w:rsidRPr="001D5EA1">
                <w:rPr>
                  <w:rFonts w:ascii="Lucida Console" w:hAnsi="Lucida Console" w:cs="Lucida Console"/>
                  <w:b/>
                  <w:sz w:val="17"/>
                  <w:szCs w:val="17"/>
                  <w:lang w:eastAsia="ja-JP"/>
                </w:rPr>
                <w:t>&lt;LowerBound&gt;0&lt;/LowerBound&gt;</w:t>
              </w:r>
            </w:ins>
          </w:p>
          <w:p w14:paraId="4A35D1B4" w14:textId="77777777" w:rsidR="0082791F" w:rsidRPr="003A41C1" w:rsidRDefault="0082791F" w:rsidP="0082791F">
            <w:pPr>
              <w:pStyle w:val="HTMLPreformatted"/>
              <w:spacing w:line="360" w:lineRule="auto"/>
              <w:rPr>
                <w:rFonts w:ascii="Lucida Console" w:hAnsi="Lucida Console" w:cs="Lucida Console"/>
                <w:b/>
                <w:sz w:val="17"/>
                <w:szCs w:val="17"/>
                <w:lang w:eastAsia="ja-JP"/>
              </w:rPr>
            </w:pPr>
            <w:r w:rsidRPr="003A41C1">
              <w:rPr>
                <w:rFonts w:ascii="Lucida Console" w:hAnsi="Lucida Console" w:cs="Lucida Console"/>
                <w:b/>
                <w:sz w:val="17"/>
                <w:szCs w:val="17"/>
                <w:lang w:eastAsia="ja-JP"/>
              </w:rPr>
              <w:t xml:space="preserve">                        &lt;Critical&gt;true&lt;/Critical&gt;</w:t>
            </w:r>
          </w:p>
          <w:p w14:paraId="0DBABA63" w14:textId="77777777" w:rsidR="0082791F" w:rsidRPr="003A41C1" w:rsidRDefault="0082791F" w:rsidP="0082791F">
            <w:pPr>
              <w:pStyle w:val="HTMLPreformatted"/>
              <w:spacing w:line="360" w:lineRule="auto"/>
              <w:rPr>
                <w:rFonts w:ascii="Lucida Console" w:hAnsi="Lucida Console" w:cs="Lucida Console"/>
                <w:b/>
                <w:sz w:val="17"/>
                <w:szCs w:val="17"/>
                <w:lang w:eastAsia="ja-JP"/>
              </w:rPr>
            </w:pPr>
            <w:r w:rsidRPr="003A41C1">
              <w:rPr>
                <w:rFonts w:ascii="Lucida Console" w:hAnsi="Lucida Console" w:cs="Lucida Console"/>
                <w:b/>
                <w:sz w:val="17"/>
                <w:szCs w:val="17"/>
                <w:lang w:eastAsia="ja-JP"/>
              </w:rPr>
              <w:t xml:space="preserve">                    &lt;/TaskTimeDependency&gt;</w:t>
            </w:r>
          </w:p>
          <w:p w14:paraId="4F8D3331" w14:textId="77777777" w:rsidR="0082791F" w:rsidRPr="003A41C1" w:rsidRDefault="0082791F" w:rsidP="0082791F">
            <w:pPr>
              <w:pStyle w:val="HTMLPreformatted"/>
              <w:spacing w:line="360" w:lineRule="auto"/>
              <w:rPr>
                <w:rFonts w:ascii="Lucida Console" w:hAnsi="Lucida Console" w:cs="Lucida Console"/>
                <w:b/>
                <w:sz w:val="17"/>
                <w:szCs w:val="17"/>
                <w:lang w:eastAsia="ja-JP"/>
              </w:rPr>
            </w:pPr>
            <w:r w:rsidRPr="003A41C1">
              <w:rPr>
                <w:rFonts w:ascii="Lucida Console" w:hAnsi="Lucida Console" w:cs="Lucida Console"/>
                <w:b/>
                <w:sz w:val="17"/>
                <w:szCs w:val="17"/>
                <w:lang w:eastAsia="ja-JP"/>
              </w:rPr>
              <w:t xml:space="preserve">                &lt;/TimeDependencies&gt;</w:t>
            </w:r>
          </w:p>
          <w:p w14:paraId="76F1C6B9" w14:textId="77777777" w:rsidR="0082791F" w:rsidRPr="003A41C1" w:rsidRDefault="0082791F" w:rsidP="0082791F">
            <w:pPr>
              <w:pStyle w:val="HTMLPreformatted"/>
              <w:spacing w:line="360" w:lineRule="auto"/>
              <w:rPr>
                <w:rFonts w:ascii="Lucida Console" w:hAnsi="Lucida Console" w:cs="Lucida Console"/>
                <w:b/>
                <w:sz w:val="17"/>
                <w:szCs w:val="17"/>
                <w:lang w:eastAsia="ja-JP"/>
              </w:rPr>
            </w:pPr>
            <w:r w:rsidRPr="003A41C1">
              <w:rPr>
                <w:rFonts w:ascii="Lucida Console" w:hAnsi="Lucida Console" w:cs="Lucida Console"/>
                <w:b/>
                <w:sz w:val="17"/>
                <w:szCs w:val="17"/>
                <w:lang w:eastAsia="ja-JP"/>
              </w:rPr>
              <w:lastRenderedPageBreak/>
              <w:t xml:space="preserve">                &lt;EngineerDependencies&gt;</w:t>
            </w:r>
          </w:p>
          <w:p w14:paraId="3461A4F0" w14:textId="77777777" w:rsidR="0082791F" w:rsidRPr="003A41C1" w:rsidRDefault="0082791F" w:rsidP="0082791F">
            <w:pPr>
              <w:pStyle w:val="HTMLPreformatted"/>
              <w:spacing w:line="360" w:lineRule="auto"/>
              <w:rPr>
                <w:rFonts w:ascii="Lucida Console" w:hAnsi="Lucida Console" w:cs="Lucida Console"/>
                <w:b/>
                <w:sz w:val="17"/>
                <w:szCs w:val="17"/>
                <w:lang w:eastAsia="ja-JP"/>
              </w:rPr>
            </w:pPr>
            <w:r w:rsidRPr="003A41C1">
              <w:rPr>
                <w:rFonts w:ascii="Lucida Console" w:hAnsi="Lucida Console" w:cs="Lucida Console"/>
                <w:b/>
                <w:sz w:val="17"/>
                <w:szCs w:val="17"/>
                <w:lang w:eastAsia="ja-JP"/>
              </w:rPr>
              <w:t xml:space="preserve">                    &lt;TaskEngineerDependency&gt;</w:t>
            </w:r>
          </w:p>
          <w:p w14:paraId="21015D3C" w14:textId="77777777" w:rsidR="0082791F" w:rsidRPr="003A41C1" w:rsidRDefault="0082791F" w:rsidP="0082791F">
            <w:pPr>
              <w:pStyle w:val="HTMLPreformatted"/>
              <w:spacing w:line="360" w:lineRule="auto"/>
              <w:rPr>
                <w:rFonts w:ascii="Lucida Console" w:hAnsi="Lucida Console" w:cs="Lucida Console"/>
                <w:b/>
                <w:sz w:val="17"/>
                <w:szCs w:val="17"/>
                <w:lang w:eastAsia="ja-JP"/>
              </w:rPr>
            </w:pPr>
            <w:r w:rsidRPr="003A41C1">
              <w:rPr>
                <w:rFonts w:ascii="Lucida Console" w:hAnsi="Lucida Console" w:cs="Lucida Console"/>
                <w:b/>
                <w:sz w:val="17"/>
                <w:szCs w:val="17"/>
                <w:lang w:eastAsia="ja-JP"/>
              </w:rPr>
              <w:t xml:space="preserve">                        &lt;TaskKey&gt;</w:t>
            </w:r>
          </w:p>
          <w:p w14:paraId="4C629CAA" w14:textId="7C122F1D" w:rsidR="0082791F" w:rsidRPr="003A41C1" w:rsidRDefault="0082791F" w:rsidP="0082791F">
            <w:pPr>
              <w:pStyle w:val="HTMLPreformatted"/>
              <w:spacing w:line="360" w:lineRule="auto"/>
              <w:rPr>
                <w:rFonts w:ascii="Lucida Console" w:hAnsi="Lucida Console" w:cs="Lucida Console"/>
                <w:b/>
                <w:sz w:val="17"/>
                <w:szCs w:val="17"/>
                <w:lang w:eastAsia="ja-JP"/>
              </w:rPr>
            </w:pPr>
            <w:r w:rsidRPr="003A41C1">
              <w:rPr>
                <w:rFonts w:ascii="Lucida Console" w:hAnsi="Lucida Console" w:cs="Lucida Console"/>
                <w:b/>
                <w:sz w:val="17"/>
                <w:szCs w:val="17"/>
                <w:lang w:eastAsia="ja-JP"/>
              </w:rPr>
              <w:t xml:space="preserve">                            </w:t>
            </w:r>
            <w:del w:id="797" w:author="Duncan Hardie" w:date="2014-04-15T10:26:00Z">
              <w:r w:rsidRPr="003A41C1" w:rsidDel="00AA61B2">
                <w:rPr>
                  <w:rFonts w:ascii="Lucida Console" w:hAnsi="Lucida Console" w:cs="Lucida Console"/>
                  <w:b/>
                  <w:sz w:val="17"/>
                  <w:szCs w:val="17"/>
                  <w:lang w:eastAsia="ja-JP"/>
                </w:rPr>
                <w:delText>&lt;CallID&gt;</w:delText>
              </w:r>
            </w:del>
            <w:ins w:id="798" w:author="Duncan Hardie" w:date="2014-04-15T10:26:00Z">
              <w:r w:rsidR="00AA61B2">
                <w:rPr>
                  <w:rFonts w:ascii="Lucida Console" w:hAnsi="Lucida Console" w:cs="Lucida Console"/>
                  <w:b/>
                  <w:sz w:val="17"/>
                  <w:szCs w:val="17"/>
                  <w:lang w:eastAsia="ja-JP"/>
                </w:rPr>
                <w:t>&lt;CallID&gt;GB-</w:t>
              </w:r>
            </w:ins>
            <w:r w:rsidRPr="003A41C1">
              <w:rPr>
                <w:rFonts w:ascii="Lucida Console" w:hAnsi="Lucida Console" w:cs="Lucida Console"/>
                <w:b/>
                <w:sz w:val="17"/>
                <w:szCs w:val="17"/>
                <w:lang w:eastAsia="ja-JP"/>
              </w:rPr>
              <w:t>A1234579</w:t>
            </w:r>
            <w:del w:id="799" w:author="Duncan Hardie" w:date="2014-04-15T10:26:00Z">
              <w:r w:rsidRPr="003A41C1" w:rsidDel="00AA61B2">
                <w:rPr>
                  <w:rFonts w:ascii="Lucida Console" w:hAnsi="Lucida Console" w:cs="Lucida Console"/>
                  <w:b/>
                  <w:sz w:val="17"/>
                  <w:szCs w:val="17"/>
                  <w:lang w:eastAsia="ja-JP"/>
                </w:rPr>
                <w:delText>&lt;/CallID&gt;</w:delText>
              </w:r>
            </w:del>
            <w:ins w:id="800" w:author="Duncan Hardie" w:date="2014-04-15T10:26:00Z">
              <w:r w:rsidR="00AA61B2">
                <w:rPr>
                  <w:rFonts w:ascii="Lucida Console" w:hAnsi="Lucida Console" w:cs="Lucida Console"/>
                  <w:b/>
                  <w:sz w:val="17"/>
                  <w:szCs w:val="17"/>
                  <w:lang w:eastAsia="ja-JP"/>
                </w:rPr>
                <w:t>-1&lt;/CallID&gt;</w:t>
              </w:r>
            </w:ins>
          </w:p>
          <w:p w14:paraId="7E2105BD" w14:textId="77777777" w:rsidR="0082791F" w:rsidRPr="003A41C1" w:rsidRDefault="0082791F" w:rsidP="0082791F">
            <w:pPr>
              <w:pStyle w:val="HTMLPreformatted"/>
              <w:spacing w:line="360" w:lineRule="auto"/>
              <w:rPr>
                <w:rFonts w:ascii="Lucida Console" w:hAnsi="Lucida Console" w:cs="Lucida Console"/>
                <w:b/>
                <w:sz w:val="17"/>
                <w:szCs w:val="17"/>
                <w:lang w:eastAsia="ja-JP"/>
              </w:rPr>
            </w:pPr>
            <w:r w:rsidRPr="003A41C1">
              <w:rPr>
                <w:rFonts w:ascii="Lucida Console" w:hAnsi="Lucida Console" w:cs="Lucida Console"/>
                <w:b/>
                <w:sz w:val="17"/>
                <w:szCs w:val="17"/>
                <w:lang w:eastAsia="ja-JP"/>
              </w:rPr>
              <w:t xml:space="preserve">                            &lt;Number&gt;2&lt;/Number&gt;</w:t>
            </w:r>
          </w:p>
          <w:p w14:paraId="53E617A6" w14:textId="77777777" w:rsidR="0082791F" w:rsidRPr="003A41C1" w:rsidRDefault="0082791F" w:rsidP="0082791F">
            <w:pPr>
              <w:pStyle w:val="HTMLPreformatted"/>
              <w:spacing w:line="360" w:lineRule="auto"/>
              <w:rPr>
                <w:rFonts w:ascii="Lucida Console" w:hAnsi="Lucida Console" w:cs="Lucida Console"/>
                <w:b/>
                <w:sz w:val="17"/>
                <w:szCs w:val="17"/>
                <w:lang w:eastAsia="ja-JP"/>
              </w:rPr>
            </w:pPr>
            <w:r w:rsidRPr="003A41C1">
              <w:rPr>
                <w:rFonts w:ascii="Lucida Console" w:hAnsi="Lucida Console" w:cs="Lucida Console"/>
                <w:b/>
                <w:sz w:val="17"/>
                <w:szCs w:val="17"/>
                <w:lang w:eastAsia="ja-JP"/>
              </w:rPr>
              <w:t xml:space="preserve">                        &lt;/TaskKey&gt;</w:t>
            </w:r>
          </w:p>
          <w:p w14:paraId="3D261C0A" w14:textId="77777777" w:rsidR="0082791F" w:rsidRPr="003A41C1" w:rsidRDefault="0082791F" w:rsidP="0082791F">
            <w:pPr>
              <w:pStyle w:val="HTMLPreformatted"/>
              <w:spacing w:line="360" w:lineRule="auto"/>
              <w:rPr>
                <w:rFonts w:ascii="Lucida Console" w:hAnsi="Lucida Console" w:cs="Lucida Console"/>
                <w:b/>
                <w:sz w:val="17"/>
                <w:szCs w:val="17"/>
                <w:lang w:eastAsia="ja-JP"/>
              </w:rPr>
            </w:pPr>
            <w:r w:rsidRPr="003A41C1">
              <w:rPr>
                <w:rFonts w:ascii="Lucida Console" w:hAnsi="Lucida Console" w:cs="Lucida Console"/>
                <w:b/>
                <w:sz w:val="17"/>
                <w:szCs w:val="17"/>
                <w:lang w:eastAsia="ja-JP"/>
              </w:rPr>
              <w:t xml:space="preserve">                        &lt;RelationType&gt;2&lt;/RelationType&gt;</w:t>
            </w:r>
          </w:p>
          <w:p w14:paraId="7A0E7236" w14:textId="77777777" w:rsidR="0082791F" w:rsidRPr="003A41C1" w:rsidRDefault="0082791F" w:rsidP="0082791F">
            <w:pPr>
              <w:pStyle w:val="HTMLPreformatted"/>
              <w:spacing w:line="360" w:lineRule="auto"/>
              <w:rPr>
                <w:rFonts w:ascii="Lucida Console" w:hAnsi="Lucida Console" w:cs="Lucida Console"/>
                <w:b/>
                <w:sz w:val="17"/>
                <w:szCs w:val="17"/>
                <w:lang w:eastAsia="ja-JP"/>
              </w:rPr>
            </w:pPr>
            <w:r w:rsidRPr="003A41C1">
              <w:rPr>
                <w:rFonts w:ascii="Lucida Console" w:hAnsi="Lucida Console" w:cs="Lucida Console"/>
                <w:b/>
                <w:sz w:val="17"/>
                <w:szCs w:val="17"/>
                <w:lang w:eastAsia="ja-JP"/>
              </w:rPr>
              <w:t xml:space="preserve">                    &lt;/TaskEngineerDependency&gt;</w:t>
            </w:r>
          </w:p>
          <w:p w14:paraId="174085DE" w14:textId="77777777" w:rsidR="0082791F" w:rsidRPr="003A41C1" w:rsidRDefault="0082791F" w:rsidP="0082791F">
            <w:pPr>
              <w:pStyle w:val="HTMLPreformatted"/>
              <w:spacing w:line="360" w:lineRule="auto"/>
              <w:rPr>
                <w:rFonts w:ascii="Lucida Console" w:hAnsi="Lucida Console" w:cs="Lucida Console"/>
                <w:b/>
                <w:sz w:val="17"/>
                <w:szCs w:val="17"/>
                <w:lang w:eastAsia="ja-JP"/>
              </w:rPr>
            </w:pPr>
            <w:r w:rsidRPr="003A41C1">
              <w:rPr>
                <w:rFonts w:ascii="Lucida Console" w:hAnsi="Lucida Console" w:cs="Lucida Console"/>
                <w:b/>
                <w:sz w:val="17"/>
                <w:szCs w:val="17"/>
                <w:lang w:eastAsia="ja-JP"/>
              </w:rPr>
              <w:t xml:space="preserve">                    &lt;TaskEngineerDependency&gt;</w:t>
            </w:r>
          </w:p>
          <w:p w14:paraId="215C600E" w14:textId="77777777" w:rsidR="0082791F" w:rsidRPr="003A41C1" w:rsidRDefault="0082791F" w:rsidP="0082791F">
            <w:pPr>
              <w:pStyle w:val="HTMLPreformatted"/>
              <w:spacing w:line="360" w:lineRule="auto"/>
              <w:rPr>
                <w:rFonts w:ascii="Lucida Console" w:hAnsi="Lucida Console" w:cs="Lucida Console"/>
                <w:b/>
                <w:sz w:val="17"/>
                <w:szCs w:val="17"/>
                <w:lang w:eastAsia="ja-JP"/>
              </w:rPr>
            </w:pPr>
            <w:r w:rsidRPr="003A41C1">
              <w:rPr>
                <w:rFonts w:ascii="Lucida Console" w:hAnsi="Lucida Console" w:cs="Lucida Console"/>
                <w:b/>
                <w:sz w:val="17"/>
                <w:szCs w:val="17"/>
                <w:lang w:eastAsia="ja-JP"/>
              </w:rPr>
              <w:t xml:space="preserve">                        &lt;TaskKey&gt;</w:t>
            </w:r>
          </w:p>
          <w:p w14:paraId="6FDDBAB8" w14:textId="60A65974" w:rsidR="0082791F" w:rsidRPr="003A41C1" w:rsidRDefault="0082791F" w:rsidP="0082791F">
            <w:pPr>
              <w:pStyle w:val="HTMLPreformatted"/>
              <w:spacing w:line="360" w:lineRule="auto"/>
              <w:rPr>
                <w:rFonts w:ascii="Lucida Console" w:hAnsi="Lucida Console" w:cs="Lucida Console"/>
                <w:b/>
                <w:sz w:val="17"/>
                <w:szCs w:val="17"/>
                <w:lang w:eastAsia="ja-JP"/>
              </w:rPr>
            </w:pPr>
            <w:r w:rsidRPr="003A41C1">
              <w:rPr>
                <w:rFonts w:ascii="Lucida Console" w:hAnsi="Lucida Console" w:cs="Lucida Console"/>
                <w:b/>
                <w:sz w:val="17"/>
                <w:szCs w:val="17"/>
                <w:lang w:eastAsia="ja-JP"/>
              </w:rPr>
              <w:t xml:space="preserve">                            </w:t>
            </w:r>
            <w:del w:id="801" w:author="Duncan Hardie" w:date="2014-04-15T10:26:00Z">
              <w:r w:rsidRPr="003A41C1" w:rsidDel="00AA61B2">
                <w:rPr>
                  <w:rFonts w:ascii="Lucida Console" w:hAnsi="Lucida Console" w:cs="Lucida Console"/>
                  <w:b/>
                  <w:sz w:val="17"/>
                  <w:szCs w:val="17"/>
                  <w:lang w:eastAsia="ja-JP"/>
                </w:rPr>
                <w:delText>&lt;CallID&gt;</w:delText>
              </w:r>
            </w:del>
            <w:ins w:id="802" w:author="Duncan Hardie" w:date="2014-04-15T10:26:00Z">
              <w:r w:rsidR="00AA61B2">
                <w:rPr>
                  <w:rFonts w:ascii="Lucida Console" w:hAnsi="Lucida Console" w:cs="Lucida Console"/>
                  <w:b/>
                  <w:sz w:val="17"/>
                  <w:szCs w:val="17"/>
                  <w:lang w:eastAsia="ja-JP"/>
                </w:rPr>
                <w:t>&lt;CallID&gt;GB-</w:t>
              </w:r>
            </w:ins>
            <w:r w:rsidRPr="003A41C1">
              <w:rPr>
                <w:rFonts w:ascii="Lucida Console" w:hAnsi="Lucida Console" w:cs="Lucida Console"/>
                <w:b/>
                <w:sz w:val="17"/>
                <w:szCs w:val="17"/>
                <w:lang w:eastAsia="ja-JP"/>
              </w:rPr>
              <w:t>A1234579</w:t>
            </w:r>
            <w:del w:id="803" w:author="Duncan Hardie" w:date="2014-04-15T10:26:00Z">
              <w:r w:rsidRPr="003A41C1" w:rsidDel="00AA61B2">
                <w:rPr>
                  <w:rFonts w:ascii="Lucida Console" w:hAnsi="Lucida Console" w:cs="Lucida Console"/>
                  <w:b/>
                  <w:sz w:val="17"/>
                  <w:szCs w:val="17"/>
                  <w:lang w:eastAsia="ja-JP"/>
                </w:rPr>
                <w:delText>&lt;/CallID&gt;</w:delText>
              </w:r>
            </w:del>
            <w:ins w:id="804" w:author="Duncan Hardie" w:date="2014-04-15T10:26:00Z">
              <w:r w:rsidR="00AA61B2">
                <w:rPr>
                  <w:rFonts w:ascii="Lucida Console" w:hAnsi="Lucida Console" w:cs="Lucida Console"/>
                  <w:b/>
                  <w:sz w:val="17"/>
                  <w:szCs w:val="17"/>
                  <w:lang w:eastAsia="ja-JP"/>
                </w:rPr>
                <w:t>-1&lt;/CallID&gt;</w:t>
              </w:r>
            </w:ins>
          </w:p>
          <w:p w14:paraId="2851298B" w14:textId="77777777" w:rsidR="0082791F" w:rsidRPr="003A41C1" w:rsidRDefault="0082791F" w:rsidP="0082791F">
            <w:pPr>
              <w:pStyle w:val="HTMLPreformatted"/>
              <w:spacing w:line="360" w:lineRule="auto"/>
              <w:rPr>
                <w:rFonts w:ascii="Lucida Console" w:hAnsi="Lucida Console" w:cs="Lucida Console"/>
                <w:b/>
                <w:sz w:val="17"/>
                <w:szCs w:val="17"/>
                <w:lang w:eastAsia="ja-JP"/>
              </w:rPr>
            </w:pPr>
            <w:r w:rsidRPr="003A41C1">
              <w:rPr>
                <w:rFonts w:ascii="Lucida Console" w:hAnsi="Lucida Console" w:cs="Lucida Console"/>
                <w:b/>
                <w:sz w:val="17"/>
                <w:szCs w:val="17"/>
                <w:lang w:eastAsia="ja-JP"/>
              </w:rPr>
              <w:t xml:space="preserve">                            &lt;Number&gt;3&lt;/Number&gt;</w:t>
            </w:r>
          </w:p>
          <w:p w14:paraId="4CB38759" w14:textId="77777777" w:rsidR="0082791F" w:rsidRPr="003A41C1" w:rsidRDefault="0082791F" w:rsidP="0082791F">
            <w:pPr>
              <w:pStyle w:val="HTMLPreformatted"/>
              <w:spacing w:line="360" w:lineRule="auto"/>
              <w:rPr>
                <w:rFonts w:ascii="Lucida Console" w:hAnsi="Lucida Console" w:cs="Lucida Console"/>
                <w:b/>
                <w:sz w:val="17"/>
                <w:szCs w:val="17"/>
                <w:lang w:eastAsia="ja-JP"/>
              </w:rPr>
            </w:pPr>
            <w:r w:rsidRPr="003A41C1">
              <w:rPr>
                <w:rFonts w:ascii="Lucida Console" w:hAnsi="Lucida Console" w:cs="Lucida Console"/>
                <w:b/>
                <w:sz w:val="17"/>
                <w:szCs w:val="17"/>
                <w:lang w:eastAsia="ja-JP"/>
              </w:rPr>
              <w:t xml:space="preserve">                        &lt;/TaskKey&gt;</w:t>
            </w:r>
          </w:p>
          <w:p w14:paraId="1E5C309C" w14:textId="77777777" w:rsidR="0082791F" w:rsidRPr="003A41C1" w:rsidRDefault="0082791F" w:rsidP="0082791F">
            <w:pPr>
              <w:pStyle w:val="HTMLPreformatted"/>
              <w:spacing w:line="360" w:lineRule="auto"/>
              <w:rPr>
                <w:rFonts w:ascii="Lucida Console" w:hAnsi="Lucida Console" w:cs="Lucida Console"/>
                <w:b/>
                <w:sz w:val="17"/>
                <w:szCs w:val="17"/>
                <w:lang w:eastAsia="ja-JP"/>
              </w:rPr>
            </w:pPr>
            <w:r w:rsidRPr="003A41C1">
              <w:rPr>
                <w:rFonts w:ascii="Lucida Console" w:hAnsi="Lucida Console" w:cs="Lucida Console"/>
                <w:b/>
                <w:sz w:val="17"/>
                <w:szCs w:val="17"/>
                <w:lang w:eastAsia="ja-JP"/>
              </w:rPr>
              <w:t xml:space="preserve">                        &lt;RelationType&gt;2&lt;/RelationType&gt;</w:t>
            </w:r>
          </w:p>
          <w:p w14:paraId="51C18AE4" w14:textId="77777777" w:rsidR="0082791F" w:rsidRPr="003A41C1" w:rsidRDefault="0082791F" w:rsidP="0082791F">
            <w:pPr>
              <w:pStyle w:val="HTMLPreformatted"/>
              <w:spacing w:line="360" w:lineRule="auto"/>
              <w:rPr>
                <w:rFonts w:ascii="Lucida Console" w:hAnsi="Lucida Console" w:cs="Lucida Console"/>
                <w:b/>
                <w:sz w:val="17"/>
                <w:szCs w:val="17"/>
                <w:lang w:eastAsia="ja-JP"/>
              </w:rPr>
            </w:pPr>
            <w:r w:rsidRPr="003A41C1">
              <w:rPr>
                <w:rFonts w:ascii="Lucida Console" w:hAnsi="Lucida Console" w:cs="Lucida Console"/>
                <w:b/>
                <w:sz w:val="17"/>
                <w:szCs w:val="17"/>
                <w:lang w:eastAsia="ja-JP"/>
              </w:rPr>
              <w:t xml:space="preserve">                    &lt;/TaskEngineerDependency&gt;</w:t>
            </w:r>
          </w:p>
          <w:p w14:paraId="7A58B297" w14:textId="2F3F10A7" w:rsidR="0082791F" w:rsidRPr="0082791F" w:rsidRDefault="0082791F" w:rsidP="00246A87">
            <w:pPr>
              <w:pStyle w:val="HTMLPreformatted"/>
              <w:spacing w:line="360" w:lineRule="auto"/>
              <w:rPr>
                <w:rFonts w:ascii="Lucida Console" w:hAnsi="Lucida Console" w:cs="Lucida Console"/>
                <w:sz w:val="17"/>
                <w:szCs w:val="17"/>
                <w:lang w:eastAsia="ja-JP"/>
              </w:rPr>
            </w:pPr>
            <w:r w:rsidRPr="003A41C1">
              <w:rPr>
                <w:rFonts w:ascii="Lucida Console" w:hAnsi="Lucida Console" w:cs="Lucida Console"/>
                <w:b/>
                <w:sz w:val="17"/>
                <w:szCs w:val="17"/>
                <w:lang w:eastAsia="ja-JP"/>
              </w:rPr>
              <w:t xml:space="preserve">                &lt;/EngineerDependencies&gt;</w:t>
            </w:r>
          </w:p>
          <w:p w14:paraId="37C832EF"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&lt;ContactPhoneNumber&gt;+447720449438&lt;/ContactPhoneNumber&gt;</w:t>
            </w:r>
          </w:p>
          <w:p w14:paraId="1656C561"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&lt;Latitude&gt;51194268&lt;/Latitude&gt;</w:t>
            </w:r>
          </w:p>
          <w:p w14:paraId="19DEE9D1"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&lt;Longitude&gt;918754&lt;/Longitude&gt;</w:t>
            </w:r>
          </w:p>
          <w:p w14:paraId="17BCA6A8"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&lt;Street&gt;Kent&lt;/Street&gt;</w:t>
            </w:r>
          </w:p>
          <w:p w14:paraId="3B52498F"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&lt;City&gt;Ashford&lt;/City&gt;</w:t>
            </w:r>
          </w:p>
          <w:p w14:paraId="5EDCB436"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&lt;CountryID&gt;</w:t>
            </w:r>
          </w:p>
          <w:p w14:paraId="53FA5D79"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&lt;Name&gt;UNITED KINGDOM&lt;/Name&gt;</w:t>
            </w:r>
          </w:p>
          <w:p w14:paraId="46E0CD56"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&lt;/CountryID&gt;</w:t>
            </w:r>
          </w:p>
          <w:p w14:paraId="3932490A"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&lt;CustomerEmail&gt;dhardie@gmail.com&lt;/CustomerEmail&gt;</w:t>
            </w:r>
          </w:p>
          <w:p w14:paraId="5928D495"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&lt;TaskSubType&gt;</w:t>
            </w:r>
          </w:p>
          <w:p w14:paraId="0E702AB4"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&lt;Name&gt;MRI&lt;/Name&gt;</w:t>
            </w:r>
          </w:p>
          <w:p w14:paraId="0022F550"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&lt;/TaskSubType&gt;</w:t>
            </w:r>
          </w:p>
          <w:p w14:paraId="5829C132" w14:textId="2A8CDF88"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w:t>
            </w:r>
            <w:del w:id="805" w:author="Duncan Hardie" w:date="2014-04-15T10:31:00Z">
              <w:r w:rsidRPr="0082791F" w:rsidDel="00AA61B2">
                <w:rPr>
                  <w:rFonts w:ascii="Lucida Console" w:hAnsi="Lucida Console" w:cs="Lucida Console"/>
                  <w:sz w:val="17"/>
                  <w:szCs w:val="17"/>
                  <w:lang w:eastAsia="ja-JP"/>
                </w:rPr>
                <w:delText>&lt;TaskID&gt;FR-A1234579_</w:delText>
              </w:r>
            </w:del>
            <w:ins w:id="806" w:author="Duncan Hardie" w:date="2014-04-15T10:31:00Z">
              <w:r w:rsidR="00AA61B2">
                <w:rPr>
                  <w:rFonts w:ascii="Lucida Console" w:hAnsi="Lucida Console" w:cs="Lucida Console"/>
                  <w:sz w:val="17"/>
                  <w:szCs w:val="17"/>
                  <w:lang w:eastAsia="ja-JP"/>
                </w:rPr>
                <w:t>&lt;TaskID&gt;FR-A1234579-1_</w:t>
              </w:r>
            </w:ins>
            <w:r w:rsidRPr="0082791F">
              <w:rPr>
                <w:rFonts w:ascii="Lucida Console" w:hAnsi="Lucida Console" w:cs="Lucida Console"/>
                <w:sz w:val="17"/>
                <w:szCs w:val="17"/>
                <w:lang w:eastAsia="ja-JP"/>
              </w:rPr>
              <w:t>D4_20130925T041325&lt;/TaskID&gt;</w:t>
            </w:r>
          </w:p>
          <w:p w14:paraId="54E591C7"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&lt;MUSTJobNumber&gt;A1234579&lt;/MUSTJobNumber&gt;</w:t>
            </w:r>
          </w:p>
          <w:p w14:paraId="061655C4"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&lt;SystemID&gt;</w:t>
            </w:r>
          </w:p>
          <w:p w14:paraId="21E4E4D8"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&lt;ID&gt;SystemID001&lt;/ID&gt;</w:t>
            </w:r>
          </w:p>
          <w:p w14:paraId="652C057D"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&lt;/SystemID&gt;</w:t>
            </w:r>
          </w:p>
          <w:p w14:paraId="64DB7023"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&lt;IsSafety&gt;false&lt;/IsSafety&gt;</w:t>
            </w:r>
          </w:p>
          <w:p w14:paraId="5169E5DA"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&lt;CustomerExpectation&gt;The Customer Expectation&lt;/CustomerExpectation&gt;</w:t>
            </w:r>
          </w:p>
          <w:p w14:paraId="66A3AEB0"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&lt;UseDistrictCalendar&gt;false&lt;/UseDistrictCalendar&gt;</w:t>
            </w:r>
          </w:p>
          <w:p w14:paraId="108595A9" w14:textId="6243A19F" w:rsidR="0082791F" w:rsidRPr="0082791F" w:rsidRDefault="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&lt;ContractOfferingFamily&gt;Gold&lt;/ContractOfferingFamily&gt;</w:t>
            </w:r>
          </w:p>
          <w:p w14:paraId="6FCB1DE7" w14:textId="21E97045"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&lt;PreferredFSEs&gt;FHollande;NSarkozy&lt;/PreferredFSEs&gt;</w:t>
            </w:r>
          </w:p>
          <w:p w14:paraId="5E4718E2" w14:textId="211F1E5B"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&lt;ExcludedFSEs&gt;</w:t>
            </w:r>
            <w:r w:rsidR="00390FE9">
              <w:rPr>
                <w:rFonts w:ascii="Lucida Console" w:hAnsi="Lucida Console" w:cs="Lucida Console"/>
                <w:sz w:val="17"/>
                <w:szCs w:val="17"/>
                <w:lang w:eastAsia="ja-JP"/>
              </w:rPr>
              <w:t>JChirac</w:t>
            </w:r>
            <w:r w:rsidRPr="0082791F">
              <w:rPr>
                <w:rFonts w:ascii="Lucida Console" w:hAnsi="Lucida Console" w:cs="Lucida Console"/>
                <w:sz w:val="17"/>
                <w:szCs w:val="17"/>
                <w:lang w:eastAsia="ja-JP"/>
              </w:rPr>
              <w:t>;</w:t>
            </w:r>
            <w:r w:rsidR="00390FE9">
              <w:rPr>
                <w:rFonts w:ascii="Lucida Console" w:hAnsi="Lucida Console" w:cs="Lucida Console"/>
                <w:sz w:val="17"/>
                <w:szCs w:val="17"/>
                <w:lang w:eastAsia="ja-JP"/>
              </w:rPr>
              <w:t>FMitterrand</w:t>
            </w:r>
            <w:r w:rsidRPr="0082791F">
              <w:rPr>
                <w:rFonts w:ascii="Lucida Console" w:hAnsi="Lucida Console" w:cs="Lucida Console"/>
                <w:sz w:val="17"/>
                <w:szCs w:val="17"/>
                <w:lang w:eastAsia="ja-JP"/>
              </w:rPr>
              <w:t>;</w:t>
            </w:r>
            <w:r w:rsidR="00390FE9">
              <w:rPr>
                <w:rFonts w:ascii="Lucida Console" w:hAnsi="Lucida Console" w:cs="Lucida Console"/>
                <w:sz w:val="17"/>
                <w:szCs w:val="17"/>
                <w:lang w:eastAsia="ja-JP"/>
              </w:rPr>
              <w:t>Vd’Estaing</w:t>
            </w:r>
            <w:r w:rsidRPr="0082791F">
              <w:rPr>
                <w:rFonts w:ascii="Lucida Console" w:hAnsi="Lucida Console" w:cs="Lucida Console"/>
                <w:sz w:val="17"/>
                <w:szCs w:val="17"/>
                <w:lang w:eastAsia="ja-JP"/>
              </w:rPr>
              <w:t>&lt;/ExcludedFSEs&gt;</w:t>
            </w:r>
          </w:p>
          <w:p w14:paraId="68927A94" w14:textId="41DC5988"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&lt;RequiredFSEs&gt;</w:t>
            </w:r>
            <w:r w:rsidR="00390FE9">
              <w:rPr>
                <w:rFonts w:ascii="Lucida Console" w:hAnsi="Lucida Console" w:cs="Lucida Console"/>
                <w:sz w:val="17"/>
                <w:szCs w:val="17"/>
                <w:lang w:eastAsia="ja-JP"/>
              </w:rPr>
              <w:t>FHollande</w:t>
            </w:r>
            <w:r w:rsidRPr="0082791F">
              <w:rPr>
                <w:rFonts w:ascii="Lucida Console" w:hAnsi="Lucida Console" w:cs="Lucida Console"/>
                <w:sz w:val="17"/>
                <w:szCs w:val="17"/>
                <w:lang w:eastAsia="ja-JP"/>
              </w:rPr>
              <w:t>&lt;/RequiredFSEs&gt;</w:t>
            </w:r>
          </w:p>
          <w:p w14:paraId="56756FDB"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&lt;SkillLevel&gt;1&lt;/SkillLevel&gt;</w:t>
            </w:r>
          </w:p>
          <w:p w14:paraId="72511A91"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&lt;OwnerName&gt;Charles de Gaulle&lt;/OwnerName&gt;</w:t>
            </w:r>
          </w:p>
          <w:p w14:paraId="2C75301A"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&lt;OwnerSSO&gt;Charles de Gaulle&lt;/OwnerSSO&gt;</w:t>
            </w:r>
          </w:p>
          <w:p w14:paraId="26C32000"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&lt;CRMSystemName&gt;</w:t>
            </w:r>
          </w:p>
          <w:p w14:paraId="26AF6F93"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&lt;Name&gt;CRMSystem001&lt;/Name&gt;</w:t>
            </w:r>
          </w:p>
          <w:p w14:paraId="3358307F"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&lt;/CRMSystemName&gt;</w:t>
            </w:r>
          </w:p>
          <w:p w14:paraId="594946A9"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&lt;PartDeliveryType&gt;In the back of a van&lt;/PartDeliveryType&gt;</w:t>
            </w:r>
          </w:p>
          <w:p w14:paraId="6B28A905"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&lt;PartComment&gt;Bend your knees when you pick it up, its heavy!&lt;/PartComment&gt;</w:t>
            </w:r>
          </w:p>
          <w:p w14:paraId="11E906AD"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lastRenderedPageBreak/>
              <w:t xml:space="preserve">                &lt;PartEstimatedDeliveryDate&gt;2013-09-25T04:13:25.9936565-04:00&lt;/PartEstimatedDeliveryDate&gt;</w:t>
            </w:r>
          </w:p>
          <w:p w14:paraId="33B1D704"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&lt;ReactivationDate&gt;2013-09-25T04:13:25.9936565-04:00&lt;/ReactivationDate&gt;</w:t>
            </w:r>
          </w:p>
          <w:p w14:paraId="489288D2"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&lt;MacroVersion&gt;MacroVersion001&lt;/MacroVersion&gt;</w:t>
            </w:r>
          </w:p>
          <w:p w14:paraId="3897CE5C" w14:textId="3D639365"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&lt;TaskLanguages&gt;</w:t>
            </w:r>
            <w:r w:rsidR="009C47AD">
              <w:rPr>
                <w:rFonts w:ascii="Lucida Console" w:hAnsi="Lucida Console" w:cs="Lucida Console"/>
                <w:sz w:val="17"/>
                <w:szCs w:val="17"/>
                <w:lang w:eastAsia="ja-JP"/>
              </w:rPr>
              <w:t>English;French</w:t>
            </w:r>
            <w:r w:rsidRPr="0082791F">
              <w:rPr>
                <w:rFonts w:ascii="Lucida Console" w:hAnsi="Lucida Console" w:cs="Lucida Console"/>
                <w:sz w:val="17"/>
                <w:szCs w:val="17"/>
                <w:lang w:eastAsia="ja-JP"/>
              </w:rPr>
              <w:t>&lt;/TaskLanguages&gt;</w:t>
            </w:r>
          </w:p>
          <w:p w14:paraId="32D472BE"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&lt;/Task&gt;</w:t>
            </w:r>
          </w:p>
          <w:p w14:paraId="1B42BC44"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&lt;SchedulePolicy&gt;Standard&lt;/SchedulePolicy&gt;</w:t>
            </w:r>
          </w:p>
          <w:p w14:paraId="6A3D3CFD" w14:textId="216E9E74"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&lt;Profile&gt;</w:t>
            </w:r>
            <w:r w:rsidR="00F64F93" w:rsidRPr="00F64F93">
              <w:rPr>
                <w:rFonts w:ascii="Lucida Console" w:hAnsi="Lucida Console" w:cs="Lucida Console"/>
                <w:sz w:val="17"/>
                <w:szCs w:val="17"/>
                <w:lang w:eastAsia="ja-JP"/>
              </w:rPr>
              <w:t>TWO HOURS</w:t>
            </w:r>
            <w:r w:rsidRPr="0082791F">
              <w:rPr>
                <w:rFonts w:ascii="Lucida Console" w:hAnsi="Lucida Console" w:cs="Lucida Console"/>
                <w:sz w:val="17"/>
                <w:szCs w:val="17"/>
                <w:lang w:eastAsia="ja-JP"/>
              </w:rPr>
              <w:t>&lt;/Profile&gt;</w:t>
            </w:r>
          </w:p>
          <w:p w14:paraId="4A59B045"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&lt;Period&gt;</w:t>
            </w:r>
          </w:p>
          <w:p w14:paraId="6DCC124B"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&lt;Start&gt;2013-09-26T04:13:26.1986375-04:00&lt;/Start&gt;</w:t>
            </w:r>
          </w:p>
          <w:p w14:paraId="48E6AF2C"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&lt;Finish&gt;2013-10-09T04:13:26.1976614-04:00&lt;/Finish&gt;</w:t>
            </w:r>
          </w:p>
          <w:p w14:paraId="54DB026D"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&lt;/Period&gt;</w:t>
            </w:r>
          </w:p>
          <w:p w14:paraId="70F8E876"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&lt;ExcludeCurrentAppointment&gt;false&lt;/ExcludeCurrentAppointment&gt;</w:t>
            </w:r>
          </w:p>
          <w:p w14:paraId="17FAE10B"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&lt;TimeOut&gt;60&lt;/TimeOut&gt;</w:t>
            </w:r>
          </w:p>
          <w:p w14:paraId="0E982550"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&lt;GradeAppointments&gt;false&lt;/GradeAppointments&gt;</w:t>
            </w:r>
          </w:p>
          <w:p w14:paraId="7DDC1805"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&lt;RelatedTasks&gt;</w:t>
            </w:r>
          </w:p>
          <w:p w14:paraId="7F926D3A"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&lt;Task&gt;</w:t>
            </w:r>
          </w:p>
          <w:p w14:paraId="2F753C30" w14:textId="68C2A2F6"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w:t>
            </w:r>
            <w:del w:id="807" w:author="Duncan Hardie" w:date="2014-04-15T10:26:00Z">
              <w:r w:rsidRPr="0082791F" w:rsidDel="00AA61B2">
                <w:rPr>
                  <w:rFonts w:ascii="Lucida Console" w:hAnsi="Lucida Console" w:cs="Lucida Console"/>
                  <w:sz w:val="17"/>
                  <w:szCs w:val="17"/>
                  <w:lang w:eastAsia="ja-JP"/>
                </w:rPr>
                <w:delText>&lt;CallID&gt;</w:delText>
              </w:r>
            </w:del>
            <w:ins w:id="808" w:author="Duncan Hardie" w:date="2014-04-15T10:26:00Z">
              <w:r w:rsidR="00AA61B2">
                <w:rPr>
                  <w:rFonts w:ascii="Lucida Console" w:hAnsi="Lucida Console" w:cs="Lucida Console"/>
                  <w:sz w:val="17"/>
                  <w:szCs w:val="17"/>
                  <w:lang w:eastAsia="ja-JP"/>
                </w:rPr>
                <w:t>&lt;CallID&gt;GB-</w:t>
              </w:r>
            </w:ins>
            <w:r w:rsidRPr="0082791F">
              <w:rPr>
                <w:rFonts w:ascii="Lucida Console" w:hAnsi="Lucida Console" w:cs="Lucida Console"/>
                <w:sz w:val="17"/>
                <w:szCs w:val="17"/>
                <w:lang w:eastAsia="ja-JP"/>
              </w:rPr>
              <w:t>A1234579</w:t>
            </w:r>
            <w:del w:id="809" w:author="Duncan Hardie" w:date="2014-04-15T10:26:00Z">
              <w:r w:rsidRPr="0082791F" w:rsidDel="00AA61B2">
                <w:rPr>
                  <w:rFonts w:ascii="Lucida Console" w:hAnsi="Lucida Console" w:cs="Lucida Console"/>
                  <w:sz w:val="17"/>
                  <w:szCs w:val="17"/>
                  <w:lang w:eastAsia="ja-JP"/>
                </w:rPr>
                <w:delText>&lt;/CallID&gt;</w:delText>
              </w:r>
            </w:del>
            <w:ins w:id="810" w:author="Duncan Hardie" w:date="2014-04-15T10:26:00Z">
              <w:r w:rsidR="00AA61B2">
                <w:rPr>
                  <w:rFonts w:ascii="Lucida Console" w:hAnsi="Lucida Console" w:cs="Lucida Console"/>
                  <w:sz w:val="17"/>
                  <w:szCs w:val="17"/>
                  <w:lang w:eastAsia="ja-JP"/>
                </w:rPr>
                <w:t>-1&lt;/CallID&gt;</w:t>
              </w:r>
            </w:ins>
          </w:p>
          <w:p w14:paraId="3F92C97D"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&lt;Number&gt;2&lt;/Number&gt;</w:t>
            </w:r>
          </w:p>
          <w:p w14:paraId="7D48A842"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&lt;EarlyStart&gt;2013-09-25T04:13:25.9936565-04:00&lt;/EarlyStart&gt;</w:t>
            </w:r>
          </w:p>
          <w:p w14:paraId="676BE2BC"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&lt;DueDate&gt;2013-10-09T04:13:25.9936565-04:00&lt;/DueDate&gt;</w:t>
            </w:r>
          </w:p>
          <w:p w14:paraId="30E642C1"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&lt;LateStart&gt;2013-10-09T03:13:25.9936565-04:00&lt;/LateStart&gt;</w:t>
            </w:r>
          </w:p>
          <w:p w14:paraId="0C9BB4A4"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&lt;Priority&gt;10&lt;/Priority&gt;</w:t>
            </w:r>
          </w:p>
          <w:p w14:paraId="05582830" w14:textId="426EA8D1" w:rsidR="0082791F" w:rsidRPr="0082791F" w:rsidRDefault="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&lt;Customer&gt;Cristina Hardie&lt;/Customer&gt;</w:t>
            </w:r>
          </w:p>
          <w:p w14:paraId="220A6306"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&lt;District&gt;</w:t>
            </w:r>
          </w:p>
          <w:p w14:paraId="0385AFC1"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&lt;Name&gt;UK South&lt;/Name&gt;</w:t>
            </w:r>
          </w:p>
          <w:p w14:paraId="3AB43909"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&lt;/District&gt;</w:t>
            </w:r>
          </w:p>
          <w:p w14:paraId="2EFCD168"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&lt;Postcode&gt;TN25 5AB&lt;/Postcode&gt;</w:t>
            </w:r>
          </w:p>
          <w:p w14:paraId="33FA5308"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&lt;OpenDate&gt;2013-09-25T04:13:25.9936565-04:00&lt;/OpenDate&gt;</w:t>
            </w:r>
          </w:p>
          <w:p w14:paraId="255021FD"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&lt;TaskType&gt;</w:t>
            </w:r>
          </w:p>
          <w:p w14:paraId="0E34B6B6" w14:textId="2A4F327E"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&lt;Name&gt;</w:t>
            </w:r>
            <w:r w:rsidR="00F438E4">
              <w:rPr>
                <w:rFonts w:ascii="Lucida Console" w:hAnsi="Lucida Console" w:cs="Lucida Console"/>
                <w:sz w:val="17"/>
                <w:szCs w:val="17"/>
                <w:lang w:eastAsia="ja-JP"/>
              </w:rPr>
              <w:t>Installation</w:t>
            </w:r>
            <w:r w:rsidRPr="0082791F">
              <w:rPr>
                <w:rFonts w:ascii="Lucida Console" w:hAnsi="Lucida Console" w:cs="Lucida Console"/>
                <w:sz w:val="17"/>
                <w:szCs w:val="17"/>
                <w:lang w:eastAsia="ja-JP"/>
              </w:rPr>
              <w:t>&lt;/Name&gt;</w:t>
            </w:r>
          </w:p>
          <w:p w14:paraId="175228C1"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&lt;/TaskType&gt;</w:t>
            </w:r>
          </w:p>
          <w:p w14:paraId="45F23646"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&lt;Duration&gt;900&lt;/Duration&gt;</w:t>
            </w:r>
          </w:p>
          <w:p w14:paraId="1EB8615E" w14:textId="52A32071" w:rsidR="0082791F" w:rsidRPr="0082791F" w:rsidRDefault="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&lt;NumberOfRequiredEngineers&gt;1&lt;/NumberOfRequiredEngineers&gt;</w:t>
            </w:r>
          </w:p>
          <w:p w14:paraId="227C263F"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&lt;ContactPhoneNumber&gt;+447720449438&lt;/ContactPhoneNumber&gt;</w:t>
            </w:r>
          </w:p>
          <w:p w14:paraId="0FD40339"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&lt;Latitude&gt;51194268&lt;/Latitude&gt;</w:t>
            </w:r>
          </w:p>
          <w:p w14:paraId="538C6E5C"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&lt;Longitude&gt;918754&lt;/Longitude&gt;</w:t>
            </w:r>
          </w:p>
          <w:p w14:paraId="4D72924B"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&lt;Street&gt;Kent&lt;/Street&gt;</w:t>
            </w:r>
          </w:p>
          <w:p w14:paraId="3F631D0A"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&lt;City&gt;Ashford&lt;/City&gt;</w:t>
            </w:r>
          </w:p>
          <w:p w14:paraId="585DE1A5"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&lt;CountryID&gt;</w:t>
            </w:r>
          </w:p>
          <w:p w14:paraId="24A66F0E"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&lt;Name&gt;UNITED KINGDOM&lt;/Name&gt;</w:t>
            </w:r>
          </w:p>
          <w:p w14:paraId="1FFF2615"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&lt;/CountryID&gt;</w:t>
            </w:r>
          </w:p>
          <w:p w14:paraId="1A64BDBC"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&lt;CustomerEmail&gt;dhardie@gmail.com&lt;/CustomerEmail&gt;</w:t>
            </w:r>
          </w:p>
          <w:p w14:paraId="25CFA16D"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&lt;TaskSubType&gt;</w:t>
            </w:r>
          </w:p>
          <w:p w14:paraId="29709B0E"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&lt;Name&gt;MRI&lt;/Name&gt;</w:t>
            </w:r>
          </w:p>
          <w:p w14:paraId="5FF9345C"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&lt;/TaskSubType&gt;</w:t>
            </w:r>
          </w:p>
          <w:p w14:paraId="765AAA2D" w14:textId="79681FF9"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w:t>
            </w:r>
            <w:del w:id="811" w:author="Duncan Hardie" w:date="2014-04-15T10:31:00Z">
              <w:r w:rsidRPr="0082791F" w:rsidDel="00AA61B2">
                <w:rPr>
                  <w:rFonts w:ascii="Lucida Console" w:hAnsi="Lucida Console" w:cs="Lucida Console"/>
                  <w:sz w:val="17"/>
                  <w:szCs w:val="17"/>
                  <w:lang w:eastAsia="ja-JP"/>
                </w:rPr>
                <w:delText>&lt;TaskID&gt;FR-A1234579_</w:delText>
              </w:r>
            </w:del>
            <w:ins w:id="812" w:author="Duncan Hardie" w:date="2014-04-15T10:31:00Z">
              <w:r w:rsidR="00AA61B2">
                <w:rPr>
                  <w:rFonts w:ascii="Lucida Console" w:hAnsi="Lucida Console" w:cs="Lucida Console"/>
                  <w:sz w:val="17"/>
                  <w:szCs w:val="17"/>
                  <w:lang w:eastAsia="ja-JP"/>
                </w:rPr>
                <w:t>&lt;TaskID&gt;FR-A1234579-1_</w:t>
              </w:r>
            </w:ins>
            <w:r w:rsidRPr="0082791F">
              <w:rPr>
                <w:rFonts w:ascii="Lucida Console" w:hAnsi="Lucida Console" w:cs="Lucida Console"/>
                <w:sz w:val="17"/>
                <w:szCs w:val="17"/>
                <w:lang w:eastAsia="ja-JP"/>
              </w:rPr>
              <w:t>D4_20130925T041425&lt;/TaskID&gt;</w:t>
            </w:r>
          </w:p>
          <w:p w14:paraId="0F3F6AC0"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&lt;MUSTJobNumber&gt;A1234579&lt;/MUSTJobNumber&gt;</w:t>
            </w:r>
          </w:p>
          <w:p w14:paraId="0EEEF888"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lastRenderedPageBreak/>
              <w:t xml:space="preserve">                    &lt;SystemID&gt;</w:t>
            </w:r>
          </w:p>
          <w:p w14:paraId="00C13667"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&lt;ID&gt;SystemID001&lt;/ID&gt;</w:t>
            </w:r>
          </w:p>
          <w:p w14:paraId="0F50BB5A"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&lt;/SystemID&gt;</w:t>
            </w:r>
          </w:p>
          <w:p w14:paraId="27302C70"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&lt;IsSafety&gt;false&lt;/IsSafety&gt;</w:t>
            </w:r>
          </w:p>
          <w:p w14:paraId="7E258143"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&lt;CustomerExpectation&gt;The Customer Expectation&lt;/CustomerExpectation&gt;</w:t>
            </w:r>
          </w:p>
          <w:p w14:paraId="7FDCF537"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&lt;UseDistrictCalendar&gt;false&lt;/UseDistrictCalendar&gt;</w:t>
            </w:r>
          </w:p>
          <w:p w14:paraId="6620E511" w14:textId="101193C3" w:rsidR="0082791F" w:rsidRPr="0082791F" w:rsidRDefault="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&lt;ContractOfferingFamily&gt;Gold&lt;/ContractOfferingFamily&gt;</w:t>
            </w:r>
          </w:p>
          <w:p w14:paraId="17009B24" w14:textId="0D5E6CCB"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&lt;PreferredFSEs&gt;</w:t>
            </w:r>
            <w:r w:rsidR="00390FE9">
              <w:rPr>
                <w:rFonts w:ascii="Lucida Console" w:hAnsi="Lucida Console" w:cs="Lucida Console"/>
                <w:sz w:val="17"/>
                <w:szCs w:val="17"/>
                <w:lang w:eastAsia="ja-JP"/>
              </w:rPr>
              <w:t>FHollande</w:t>
            </w:r>
            <w:r w:rsidRPr="0082791F">
              <w:rPr>
                <w:rFonts w:ascii="Lucida Console" w:hAnsi="Lucida Console" w:cs="Lucida Console"/>
                <w:sz w:val="17"/>
                <w:szCs w:val="17"/>
                <w:lang w:eastAsia="ja-JP"/>
              </w:rPr>
              <w:t>;Nicolas Sarkozy&lt;/PreferredFSEs&gt;</w:t>
            </w:r>
          </w:p>
          <w:p w14:paraId="0D4C5F04" w14:textId="761CD42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&lt;ExcludedFSEs&gt;</w:t>
            </w:r>
            <w:r w:rsidR="00390FE9">
              <w:rPr>
                <w:rFonts w:ascii="Lucida Console" w:hAnsi="Lucida Console" w:cs="Lucida Console"/>
                <w:sz w:val="17"/>
                <w:szCs w:val="17"/>
                <w:lang w:eastAsia="ja-JP"/>
              </w:rPr>
              <w:t>JChirac</w:t>
            </w:r>
            <w:r w:rsidRPr="0082791F">
              <w:rPr>
                <w:rFonts w:ascii="Lucida Console" w:hAnsi="Lucida Console" w:cs="Lucida Console"/>
                <w:sz w:val="17"/>
                <w:szCs w:val="17"/>
                <w:lang w:eastAsia="ja-JP"/>
              </w:rPr>
              <w:t>;</w:t>
            </w:r>
            <w:r w:rsidR="00390FE9">
              <w:rPr>
                <w:rFonts w:ascii="Lucida Console" w:hAnsi="Lucida Console" w:cs="Lucida Console"/>
                <w:sz w:val="17"/>
                <w:szCs w:val="17"/>
                <w:lang w:eastAsia="ja-JP"/>
              </w:rPr>
              <w:t>FMitterrand</w:t>
            </w:r>
            <w:r w:rsidRPr="0082791F">
              <w:rPr>
                <w:rFonts w:ascii="Lucida Console" w:hAnsi="Lucida Console" w:cs="Lucida Console"/>
                <w:sz w:val="17"/>
                <w:szCs w:val="17"/>
                <w:lang w:eastAsia="ja-JP"/>
              </w:rPr>
              <w:t>;</w:t>
            </w:r>
            <w:r w:rsidR="00390FE9">
              <w:rPr>
                <w:rFonts w:ascii="Lucida Console" w:hAnsi="Lucida Console" w:cs="Lucida Console"/>
                <w:sz w:val="17"/>
                <w:szCs w:val="17"/>
                <w:lang w:eastAsia="ja-JP"/>
              </w:rPr>
              <w:t>Vd’Estaing</w:t>
            </w:r>
            <w:r w:rsidRPr="0082791F">
              <w:rPr>
                <w:rFonts w:ascii="Lucida Console" w:hAnsi="Lucida Console" w:cs="Lucida Console"/>
                <w:sz w:val="17"/>
                <w:szCs w:val="17"/>
                <w:lang w:eastAsia="ja-JP"/>
              </w:rPr>
              <w:t>&lt;/ExcludedFSEs&gt;</w:t>
            </w:r>
          </w:p>
          <w:p w14:paraId="45E5D300" w14:textId="4B03D913"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&lt;RequiredFSEs&gt;</w:t>
            </w:r>
            <w:r w:rsidR="00390FE9">
              <w:rPr>
                <w:rFonts w:ascii="Lucida Console" w:hAnsi="Lucida Console" w:cs="Lucida Console"/>
                <w:sz w:val="17"/>
                <w:szCs w:val="17"/>
                <w:lang w:eastAsia="ja-JP"/>
              </w:rPr>
              <w:t>FHollande</w:t>
            </w:r>
            <w:r w:rsidRPr="0082791F">
              <w:rPr>
                <w:rFonts w:ascii="Lucida Console" w:hAnsi="Lucida Console" w:cs="Lucida Console"/>
                <w:sz w:val="17"/>
                <w:szCs w:val="17"/>
                <w:lang w:eastAsia="ja-JP"/>
              </w:rPr>
              <w:t>&lt;/RequiredFSEs&gt;</w:t>
            </w:r>
          </w:p>
          <w:p w14:paraId="1CDC89D5"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&lt;SkillLevel&gt;1&lt;/SkillLevel&gt;</w:t>
            </w:r>
          </w:p>
          <w:p w14:paraId="53A07A42"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&lt;OwnerName&gt;Charles de Gaulle&lt;/OwnerName&gt;</w:t>
            </w:r>
          </w:p>
          <w:p w14:paraId="4E7F1390"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&lt;OwnerSSO&gt;Charles de Gaulle&lt;/OwnerSSO&gt;</w:t>
            </w:r>
          </w:p>
          <w:p w14:paraId="7C1E5021"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&lt;CRMSystemName&gt;</w:t>
            </w:r>
          </w:p>
          <w:p w14:paraId="31F4F381"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&lt;Name&gt;CRMSystem001&lt;/Name&gt;</w:t>
            </w:r>
          </w:p>
          <w:p w14:paraId="1D2E7CE6"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&lt;/CRMSystemName&gt;</w:t>
            </w:r>
          </w:p>
          <w:p w14:paraId="1B7A3FA6"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&lt;PartDeliveryType&gt;In the back of a van&lt;/PartDeliveryType&gt;</w:t>
            </w:r>
          </w:p>
          <w:p w14:paraId="3BE890B5"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&lt;PartComment&gt;Bend your knees when you pick it up, its heavy!&lt;/PartComment&gt;</w:t>
            </w:r>
          </w:p>
          <w:p w14:paraId="64043B94"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&lt;PartEstimatedDeliveryDate&gt;2013-09-25T04:13:25.9936565-04:00&lt;/PartEstimatedDeliveryDate&gt;</w:t>
            </w:r>
          </w:p>
          <w:p w14:paraId="116E9614"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&lt;ReactivationDate&gt;2013-09-25T04:13:25.9936565-04:00&lt;/ReactivationDate&gt;</w:t>
            </w:r>
          </w:p>
          <w:p w14:paraId="5A8033AA"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&lt;MacroVersion&gt;MacroVersion001&lt;/MacroVersion&gt;</w:t>
            </w:r>
          </w:p>
          <w:p w14:paraId="034AD5A8" w14:textId="6DAB7FF2"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&lt;TaskLanguages&gt;</w:t>
            </w:r>
            <w:r w:rsidR="009C47AD">
              <w:rPr>
                <w:rFonts w:ascii="Lucida Console" w:hAnsi="Lucida Console" w:cs="Lucida Console"/>
                <w:sz w:val="17"/>
                <w:szCs w:val="17"/>
                <w:lang w:eastAsia="ja-JP"/>
              </w:rPr>
              <w:t>English;French</w:t>
            </w:r>
            <w:r w:rsidRPr="0082791F">
              <w:rPr>
                <w:rFonts w:ascii="Lucida Console" w:hAnsi="Lucida Console" w:cs="Lucida Console"/>
                <w:sz w:val="17"/>
                <w:szCs w:val="17"/>
                <w:lang w:eastAsia="ja-JP"/>
              </w:rPr>
              <w:t>&lt;/TaskLanguages&gt;</w:t>
            </w:r>
          </w:p>
          <w:p w14:paraId="68F339CA"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&lt;/Task&gt;</w:t>
            </w:r>
          </w:p>
          <w:p w14:paraId="55FCD738"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&lt;Task&gt;</w:t>
            </w:r>
          </w:p>
          <w:p w14:paraId="5FD97235" w14:textId="0DF29FD2"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w:t>
            </w:r>
            <w:del w:id="813" w:author="Duncan Hardie" w:date="2014-04-15T10:26:00Z">
              <w:r w:rsidRPr="0082791F" w:rsidDel="00AA61B2">
                <w:rPr>
                  <w:rFonts w:ascii="Lucida Console" w:hAnsi="Lucida Console" w:cs="Lucida Console"/>
                  <w:sz w:val="17"/>
                  <w:szCs w:val="17"/>
                  <w:lang w:eastAsia="ja-JP"/>
                </w:rPr>
                <w:delText>&lt;CallID&gt;</w:delText>
              </w:r>
            </w:del>
            <w:ins w:id="814" w:author="Duncan Hardie" w:date="2014-04-15T10:26:00Z">
              <w:r w:rsidR="00AA61B2">
                <w:rPr>
                  <w:rFonts w:ascii="Lucida Console" w:hAnsi="Lucida Console" w:cs="Lucida Console"/>
                  <w:sz w:val="17"/>
                  <w:szCs w:val="17"/>
                  <w:lang w:eastAsia="ja-JP"/>
                </w:rPr>
                <w:t>&lt;CallID&gt;GB-</w:t>
              </w:r>
            </w:ins>
            <w:r w:rsidRPr="0082791F">
              <w:rPr>
                <w:rFonts w:ascii="Lucida Console" w:hAnsi="Lucida Console" w:cs="Lucida Console"/>
                <w:sz w:val="17"/>
                <w:szCs w:val="17"/>
                <w:lang w:eastAsia="ja-JP"/>
              </w:rPr>
              <w:t>A1234579</w:t>
            </w:r>
            <w:del w:id="815" w:author="Duncan Hardie" w:date="2014-04-15T10:26:00Z">
              <w:r w:rsidRPr="0082791F" w:rsidDel="00AA61B2">
                <w:rPr>
                  <w:rFonts w:ascii="Lucida Console" w:hAnsi="Lucida Console" w:cs="Lucida Console"/>
                  <w:sz w:val="17"/>
                  <w:szCs w:val="17"/>
                  <w:lang w:eastAsia="ja-JP"/>
                </w:rPr>
                <w:delText>&lt;/CallID&gt;</w:delText>
              </w:r>
            </w:del>
            <w:ins w:id="816" w:author="Duncan Hardie" w:date="2014-04-15T10:26:00Z">
              <w:r w:rsidR="00AA61B2">
                <w:rPr>
                  <w:rFonts w:ascii="Lucida Console" w:hAnsi="Lucida Console" w:cs="Lucida Console"/>
                  <w:sz w:val="17"/>
                  <w:szCs w:val="17"/>
                  <w:lang w:eastAsia="ja-JP"/>
                </w:rPr>
                <w:t>-1&lt;/CallID&gt;</w:t>
              </w:r>
            </w:ins>
          </w:p>
          <w:p w14:paraId="33FF468D"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&lt;Number&gt;3&lt;/Number&gt;</w:t>
            </w:r>
          </w:p>
          <w:p w14:paraId="63426D41"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&lt;EarlyStart&gt;2013-09-25T04:13:25.9936565-04:00&lt;/EarlyStart&gt;</w:t>
            </w:r>
          </w:p>
          <w:p w14:paraId="0666553F"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&lt;DueDate&gt;2013-10-09T04:13:25.9936565-04:00&lt;/DueDate&gt;</w:t>
            </w:r>
          </w:p>
          <w:p w14:paraId="1EE10451"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&lt;LateStart&gt;2013-10-09T03:13:25.9936565-04:00&lt;/LateStart&gt;</w:t>
            </w:r>
          </w:p>
          <w:p w14:paraId="396F5445"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&lt;Priority&gt;10&lt;/Priority&gt;</w:t>
            </w:r>
          </w:p>
          <w:p w14:paraId="00424F28" w14:textId="3A6A286C" w:rsidR="0082791F" w:rsidRPr="0082791F" w:rsidRDefault="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&lt;Customer&gt;Cristina Hardie&lt;/Customer&gt;</w:t>
            </w:r>
          </w:p>
          <w:p w14:paraId="0AE36FF3"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&lt;District&gt;</w:t>
            </w:r>
          </w:p>
          <w:p w14:paraId="524A7C84"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&lt;Name&gt;UK South&lt;/Name&gt;</w:t>
            </w:r>
          </w:p>
          <w:p w14:paraId="0E97C7DC"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&lt;/District&gt;</w:t>
            </w:r>
          </w:p>
          <w:p w14:paraId="6FDB0D66"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&lt;Postcode&gt;TN25 5AB&lt;/Postcode&gt;</w:t>
            </w:r>
          </w:p>
          <w:p w14:paraId="419DF106"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&lt;OpenDate&gt;2013-09-25T04:13:25.9936565-04:00&lt;/OpenDate&gt;</w:t>
            </w:r>
          </w:p>
          <w:p w14:paraId="63344D77"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&lt;TaskType&gt;</w:t>
            </w:r>
          </w:p>
          <w:p w14:paraId="688CC9B6" w14:textId="159D81A4"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&lt;Name&gt;</w:t>
            </w:r>
            <w:r w:rsidR="00F438E4">
              <w:rPr>
                <w:rFonts w:ascii="Lucida Console" w:hAnsi="Lucida Console" w:cs="Lucida Console"/>
                <w:sz w:val="17"/>
                <w:szCs w:val="17"/>
                <w:lang w:eastAsia="ja-JP"/>
              </w:rPr>
              <w:t>Installation</w:t>
            </w:r>
            <w:r w:rsidRPr="0082791F">
              <w:rPr>
                <w:rFonts w:ascii="Lucida Console" w:hAnsi="Lucida Console" w:cs="Lucida Console"/>
                <w:sz w:val="17"/>
                <w:szCs w:val="17"/>
                <w:lang w:eastAsia="ja-JP"/>
              </w:rPr>
              <w:t>&lt;/Name&gt;</w:t>
            </w:r>
          </w:p>
          <w:p w14:paraId="7C233224"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&lt;/TaskType&gt;</w:t>
            </w:r>
          </w:p>
          <w:p w14:paraId="6D4785E9"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&lt;Duration&gt;900&lt;/Duration&gt;</w:t>
            </w:r>
          </w:p>
          <w:p w14:paraId="1927D264" w14:textId="426577DF" w:rsidR="0082791F" w:rsidRPr="0082791F" w:rsidRDefault="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&lt;NumberOfRequiredEngineers&gt;1&lt;/NumberOfRequiredEngineers&gt;</w:t>
            </w:r>
          </w:p>
          <w:p w14:paraId="27BF0199"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&lt;ContactPhoneNumber&gt;+447720449438&lt;/ContactPhoneNumber&gt;</w:t>
            </w:r>
          </w:p>
          <w:p w14:paraId="65AD180E"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&lt;Latitude&gt;51194268&lt;/Latitude&gt;</w:t>
            </w:r>
          </w:p>
          <w:p w14:paraId="3C80CA3F"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&lt;Longitude&gt;918754&lt;/Longitude&gt;</w:t>
            </w:r>
          </w:p>
          <w:p w14:paraId="33DBA1B6"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&lt;Street&gt;Kent&lt;/Street&gt;</w:t>
            </w:r>
          </w:p>
          <w:p w14:paraId="0BD7A042"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&lt;City&gt;Ashford&lt;/City&gt;</w:t>
            </w:r>
          </w:p>
          <w:p w14:paraId="6A2BAEFC"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&lt;CountryID&gt;</w:t>
            </w:r>
          </w:p>
          <w:p w14:paraId="28E4DD6E"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lastRenderedPageBreak/>
              <w:t xml:space="preserve">                        &lt;Name&gt;UNITED KINGDOM&lt;/Name&gt;</w:t>
            </w:r>
          </w:p>
          <w:p w14:paraId="6F0F7D4E"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&lt;/CountryID&gt;</w:t>
            </w:r>
          </w:p>
          <w:p w14:paraId="404709F4"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&lt;CustomerEmail&gt;dhardie@gmail.com&lt;/CustomerEmail&gt;</w:t>
            </w:r>
          </w:p>
          <w:p w14:paraId="0055AFC9"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&lt;TaskSubType&gt;</w:t>
            </w:r>
          </w:p>
          <w:p w14:paraId="724552D6"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&lt;Name&gt;MRI&lt;/Name&gt;</w:t>
            </w:r>
          </w:p>
          <w:p w14:paraId="6887CB03"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&lt;/TaskSubType&gt;</w:t>
            </w:r>
          </w:p>
          <w:p w14:paraId="3C841046" w14:textId="2A9F7CCF"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w:t>
            </w:r>
            <w:del w:id="817" w:author="Duncan Hardie" w:date="2014-04-15T10:31:00Z">
              <w:r w:rsidRPr="0082791F" w:rsidDel="00AA61B2">
                <w:rPr>
                  <w:rFonts w:ascii="Lucida Console" w:hAnsi="Lucida Console" w:cs="Lucida Console"/>
                  <w:sz w:val="17"/>
                  <w:szCs w:val="17"/>
                  <w:lang w:eastAsia="ja-JP"/>
                </w:rPr>
                <w:delText>&lt;TaskID&gt;FR-A1234579_</w:delText>
              </w:r>
            </w:del>
            <w:ins w:id="818" w:author="Duncan Hardie" w:date="2014-04-15T10:31:00Z">
              <w:r w:rsidR="00AA61B2">
                <w:rPr>
                  <w:rFonts w:ascii="Lucida Console" w:hAnsi="Lucida Console" w:cs="Lucida Console"/>
                  <w:sz w:val="17"/>
                  <w:szCs w:val="17"/>
                  <w:lang w:eastAsia="ja-JP"/>
                </w:rPr>
                <w:t>&lt;TaskID&gt;FR-A1234579-1_</w:t>
              </w:r>
            </w:ins>
            <w:r w:rsidRPr="0082791F">
              <w:rPr>
                <w:rFonts w:ascii="Lucida Console" w:hAnsi="Lucida Console" w:cs="Lucida Console"/>
                <w:sz w:val="17"/>
                <w:szCs w:val="17"/>
                <w:lang w:eastAsia="ja-JP"/>
              </w:rPr>
              <w:t>D4_20130925T041525&lt;/TaskID&gt;</w:t>
            </w:r>
          </w:p>
          <w:p w14:paraId="317133A2"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&lt;MUSTJobNumber&gt;A1234579&lt;/MUSTJobNumber&gt;</w:t>
            </w:r>
          </w:p>
          <w:p w14:paraId="5ED69E66"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&lt;SystemID&gt;</w:t>
            </w:r>
          </w:p>
          <w:p w14:paraId="6A879302"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&lt;ID&gt;SystemID001&lt;/ID&gt;</w:t>
            </w:r>
          </w:p>
          <w:p w14:paraId="6E1F9967"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&lt;/SystemID&gt;</w:t>
            </w:r>
          </w:p>
          <w:p w14:paraId="4D4CF0EA"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&lt;IsSafety&gt;false&lt;/IsSafety&gt;</w:t>
            </w:r>
          </w:p>
          <w:p w14:paraId="1BC31B73"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&lt;CustomerExpectation&gt;The Customer Expectation&lt;/CustomerExpectation&gt;</w:t>
            </w:r>
          </w:p>
          <w:p w14:paraId="2700C779"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&lt;UseDistrictCalendar&gt;false&lt;/UseDistrictCalendar&gt;</w:t>
            </w:r>
          </w:p>
          <w:p w14:paraId="3533CB76" w14:textId="0EE94D46" w:rsidR="0082791F" w:rsidRPr="0082791F" w:rsidRDefault="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&lt;ContractOfferingFamily&gt;Gold&lt;/ContractOfferingFamily&gt;</w:t>
            </w:r>
          </w:p>
          <w:p w14:paraId="1F1143D0" w14:textId="27462F4D"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&lt;PreferredFSEs&gt;</w:t>
            </w:r>
            <w:r w:rsidR="00390FE9">
              <w:rPr>
                <w:rFonts w:ascii="Lucida Console" w:hAnsi="Lucida Console" w:cs="Lucida Console"/>
                <w:sz w:val="17"/>
                <w:szCs w:val="17"/>
                <w:lang w:eastAsia="ja-JP"/>
              </w:rPr>
              <w:t>FHollande</w:t>
            </w:r>
            <w:r w:rsidRPr="0082791F">
              <w:rPr>
                <w:rFonts w:ascii="Lucida Console" w:hAnsi="Lucida Console" w:cs="Lucida Console"/>
                <w:sz w:val="17"/>
                <w:szCs w:val="17"/>
                <w:lang w:eastAsia="ja-JP"/>
              </w:rPr>
              <w:t>;Nicolas Sarkozy&lt;/PreferredFSEs&gt;</w:t>
            </w:r>
          </w:p>
          <w:p w14:paraId="74634326" w14:textId="42F7DBBB"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&lt;ExcludedFSEs&gt;</w:t>
            </w:r>
            <w:r w:rsidR="00390FE9">
              <w:rPr>
                <w:rFonts w:ascii="Lucida Console" w:hAnsi="Lucida Console" w:cs="Lucida Console"/>
                <w:sz w:val="17"/>
                <w:szCs w:val="17"/>
                <w:lang w:eastAsia="ja-JP"/>
              </w:rPr>
              <w:t>JChirac</w:t>
            </w:r>
            <w:r w:rsidRPr="0082791F">
              <w:rPr>
                <w:rFonts w:ascii="Lucida Console" w:hAnsi="Lucida Console" w:cs="Lucida Console"/>
                <w:sz w:val="17"/>
                <w:szCs w:val="17"/>
                <w:lang w:eastAsia="ja-JP"/>
              </w:rPr>
              <w:t>;</w:t>
            </w:r>
            <w:r w:rsidR="00390FE9">
              <w:rPr>
                <w:rFonts w:ascii="Lucida Console" w:hAnsi="Lucida Console" w:cs="Lucida Console"/>
                <w:sz w:val="17"/>
                <w:szCs w:val="17"/>
                <w:lang w:eastAsia="ja-JP"/>
              </w:rPr>
              <w:t>FMitterrand</w:t>
            </w:r>
            <w:r w:rsidRPr="0082791F">
              <w:rPr>
                <w:rFonts w:ascii="Lucida Console" w:hAnsi="Lucida Console" w:cs="Lucida Console"/>
                <w:sz w:val="17"/>
                <w:szCs w:val="17"/>
                <w:lang w:eastAsia="ja-JP"/>
              </w:rPr>
              <w:t>;</w:t>
            </w:r>
            <w:r w:rsidR="00390FE9">
              <w:rPr>
                <w:rFonts w:ascii="Lucida Console" w:hAnsi="Lucida Console" w:cs="Lucida Console"/>
                <w:sz w:val="17"/>
                <w:szCs w:val="17"/>
                <w:lang w:eastAsia="ja-JP"/>
              </w:rPr>
              <w:t>Vd’Estaing</w:t>
            </w:r>
            <w:r w:rsidRPr="0082791F">
              <w:rPr>
                <w:rFonts w:ascii="Lucida Console" w:hAnsi="Lucida Console" w:cs="Lucida Console"/>
                <w:sz w:val="17"/>
                <w:szCs w:val="17"/>
                <w:lang w:eastAsia="ja-JP"/>
              </w:rPr>
              <w:t>&lt;/ExcludedFSEs&gt;</w:t>
            </w:r>
          </w:p>
          <w:p w14:paraId="1F13F8AD" w14:textId="39B56FAC"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&lt;RequiredFSEs&gt;</w:t>
            </w:r>
            <w:r w:rsidR="00390FE9">
              <w:rPr>
                <w:rFonts w:ascii="Lucida Console" w:hAnsi="Lucida Console" w:cs="Lucida Console"/>
                <w:sz w:val="17"/>
                <w:szCs w:val="17"/>
                <w:lang w:eastAsia="ja-JP"/>
              </w:rPr>
              <w:t>FHollande</w:t>
            </w:r>
            <w:r w:rsidRPr="0082791F">
              <w:rPr>
                <w:rFonts w:ascii="Lucida Console" w:hAnsi="Lucida Console" w:cs="Lucida Console"/>
                <w:sz w:val="17"/>
                <w:szCs w:val="17"/>
                <w:lang w:eastAsia="ja-JP"/>
              </w:rPr>
              <w:t>&lt;/RequiredFSEs&gt;</w:t>
            </w:r>
          </w:p>
          <w:p w14:paraId="5C37BFAA"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&lt;SkillLevel&gt;1&lt;/SkillLevel&gt;</w:t>
            </w:r>
          </w:p>
          <w:p w14:paraId="61C0CD26"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&lt;OwnerName&gt;Charles de Gaulle&lt;/OwnerName&gt;</w:t>
            </w:r>
          </w:p>
          <w:p w14:paraId="3C8B1654"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&lt;OwnerSSO&gt;Charles de Gaulle&lt;/OwnerSSO&gt;</w:t>
            </w:r>
          </w:p>
          <w:p w14:paraId="3EE46118"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&lt;CRMSystemName&gt;</w:t>
            </w:r>
          </w:p>
          <w:p w14:paraId="5A6DA19F"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&lt;Name&gt;CRMSystem001&lt;/Name&gt;</w:t>
            </w:r>
          </w:p>
          <w:p w14:paraId="3ADE2AAD"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&lt;/CRMSystemName&gt;</w:t>
            </w:r>
          </w:p>
          <w:p w14:paraId="7818077C"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&lt;PartDeliveryType&gt;In the back of a van&lt;/PartDeliveryType&gt;</w:t>
            </w:r>
          </w:p>
          <w:p w14:paraId="4CE41BAE"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&lt;PartComment&gt;Bend your knees when you pick it up, its heavy!&lt;/PartComment&gt;</w:t>
            </w:r>
          </w:p>
          <w:p w14:paraId="6606B0F5"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&lt;PartEstimatedDeliveryDate&gt;2013-09-25T04:13:25.9936565-04:00&lt;/PartEstimatedDeliveryDate&gt;</w:t>
            </w:r>
          </w:p>
          <w:p w14:paraId="29BFA389"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&lt;ReactivationDate&gt;2013-09-25T04:13:25.9936565-04:00&lt;/ReactivationDate&gt;</w:t>
            </w:r>
          </w:p>
          <w:p w14:paraId="37F19443"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&lt;MacroVersion&gt;MacroVersion001&lt;/MacroVersion&gt;</w:t>
            </w:r>
          </w:p>
          <w:p w14:paraId="49D1B1D8" w14:textId="0089F20E"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&lt;TaskLanguages&gt;</w:t>
            </w:r>
            <w:r w:rsidR="009C47AD">
              <w:rPr>
                <w:rFonts w:ascii="Lucida Console" w:hAnsi="Lucida Console" w:cs="Lucida Console"/>
                <w:sz w:val="17"/>
                <w:szCs w:val="17"/>
                <w:lang w:eastAsia="ja-JP"/>
              </w:rPr>
              <w:t>English;French</w:t>
            </w:r>
            <w:r w:rsidRPr="0082791F">
              <w:rPr>
                <w:rFonts w:ascii="Lucida Console" w:hAnsi="Lucida Console" w:cs="Lucida Console"/>
                <w:sz w:val="17"/>
                <w:szCs w:val="17"/>
                <w:lang w:eastAsia="ja-JP"/>
              </w:rPr>
              <w:t>&lt;/TaskLanguages&gt;</w:t>
            </w:r>
          </w:p>
          <w:p w14:paraId="0CA08DB4"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&lt;/Task&gt;</w:t>
            </w:r>
          </w:p>
          <w:p w14:paraId="0668EAE4"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&lt;/RelatedTasks&gt;</w:t>
            </w:r>
          </w:p>
          <w:p w14:paraId="0207DEA9"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&lt;UnScheduleRelatedTasks&gt;false&lt;/UnScheduleRelatedTasks&gt;</w:t>
            </w:r>
          </w:p>
          <w:p w14:paraId="02F5A4DB"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&lt;SuggestCandidateResources&gt;false&lt;/SuggestCandidateResources&gt;</w:t>
            </w:r>
          </w:p>
          <w:p w14:paraId="24C22687"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&lt;ParallelFactor&gt;0&lt;/ParallelFactor&gt;</w:t>
            </w:r>
          </w:p>
          <w:p w14:paraId="474CBFA9"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&lt;UseSLRCache&gt;false&lt;/UseSLRCache&gt;</w:t>
            </w:r>
          </w:p>
          <w:p w14:paraId="6661988C"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&lt;UsePartitionControl&gt;false&lt;/UsePartitionControl&gt;</w:t>
            </w:r>
          </w:p>
          <w:p w14:paraId="4926311D"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&lt;/ExtendedGetAppointmentsEx2&gt;</w:t>
            </w:r>
          </w:p>
          <w:p w14:paraId="593701D8" w14:textId="77777777" w:rsidR="0082791F" w:rsidRPr="0082791F" w:rsidRDefault="0082791F" w:rsidP="0082791F">
            <w:pPr>
              <w:pStyle w:val="HTMLPreformatted"/>
              <w:spacing w:line="360" w:lineRule="auto"/>
              <w:rPr>
                <w:rFonts w:ascii="Lucida Console" w:hAnsi="Lucida Console" w:cs="Lucida Console"/>
                <w:sz w:val="17"/>
                <w:szCs w:val="17"/>
                <w:lang w:eastAsia="ja-JP"/>
              </w:rPr>
            </w:pPr>
            <w:r w:rsidRPr="0082791F">
              <w:rPr>
                <w:rFonts w:ascii="Lucida Console" w:hAnsi="Lucida Console" w:cs="Lucida Console"/>
                <w:sz w:val="17"/>
                <w:szCs w:val="17"/>
                <w:lang w:eastAsia="ja-JP"/>
              </w:rPr>
              <w:t xml:space="preserve">    &lt;/s:Body&gt;</w:t>
            </w:r>
          </w:p>
          <w:p w14:paraId="501EEAE6" w14:textId="625C1998" w:rsidR="00054B92" w:rsidRDefault="0082791F" w:rsidP="00DB537E">
            <w:pPr>
              <w:autoSpaceDE w:val="0"/>
              <w:autoSpaceDN w:val="0"/>
              <w:adjustRightInd w:val="0"/>
              <w:spacing w:line="360" w:lineRule="auto"/>
            </w:pPr>
            <w:r w:rsidRPr="0082791F">
              <w:rPr>
                <w:rFonts w:ascii="Lucida Console" w:hAnsi="Lucida Console" w:cs="Lucida Console"/>
                <w:sz w:val="17"/>
                <w:szCs w:val="17"/>
                <w:lang w:eastAsia="ja-JP"/>
              </w:rPr>
              <w:t>&lt;/s:Envelope&gt;</w:t>
            </w:r>
          </w:p>
        </w:tc>
      </w:tr>
    </w:tbl>
    <w:p w14:paraId="545CA437" w14:textId="77777777" w:rsidR="00054B92" w:rsidRPr="00ED6F23" w:rsidRDefault="00054B92" w:rsidP="00DB537E">
      <w:pPr>
        <w:pStyle w:val="HTMLPreformatted"/>
        <w:spacing w:line="360" w:lineRule="auto"/>
      </w:pPr>
    </w:p>
    <w:p w14:paraId="0114A29C" w14:textId="77777777" w:rsidR="00054B92" w:rsidRPr="00F61405" w:rsidRDefault="00054B92" w:rsidP="00DB537E">
      <w:pPr>
        <w:spacing w:line="360" w:lineRule="auto"/>
      </w:pPr>
      <w:r w:rsidRPr="00CC7998">
        <w:t>Note: The related Tasks and the Primary should have the same CallID (same job number) and a different Number (different Task Number). This setting will be considered in ClickSchedule as dependent Tasks.</w:t>
      </w:r>
    </w:p>
    <w:p w14:paraId="41C29E35" w14:textId="77777777" w:rsidR="00054B92" w:rsidRPr="008F7BA8" w:rsidRDefault="00054B92" w:rsidP="003C422C">
      <w:pPr>
        <w:pStyle w:val="Heading4"/>
        <w:numPr>
          <w:ilvl w:val="2"/>
          <w:numId w:val="2"/>
        </w:numPr>
        <w:rPr>
          <w:i w:val="0"/>
        </w:rPr>
      </w:pPr>
      <w:r w:rsidRPr="00146B4B">
        <w:lastRenderedPageBreak/>
        <w:t>Response Message</w:t>
      </w:r>
    </w:p>
    <w:p w14:paraId="623C2943" w14:textId="77777777" w:rsidR="00054B92" w:rsidRDefault="00054B92" w:rsidP="00DB537E">
      <w:pPr>
        <w:tabs>
          <w:tab w:val="left" w:pos="6279"/>
        </w:tabs>
        <w:spacing w:line="360" w:lineRule="auto"/>
      </w:pPr>
    </w:p>
    <w:p w14:paraId="3907D4F1" w14:textId="77777777" w:rsidR="00054B92" w:rsidRDefault="00054B92" w:rsidP="00DB537E">
      <w:pPr>
        <w:tabs>
          <w:tab w:val="left" w:pos="6279"/>
        </w:tabs>
        <w:spacing w:line="360" w:lineRule="auto"/>
      </w:pPr>
      <w:r w:rsidRPr="00ED6F23">
        <w:t>The following responses indicate that the appointment request was processed.  The server will return all valid appointment slots found.  There are therefore two possible responses – either the server finds appointments, or finds no valid appointments.</w:t>
      </w:r>
    </w:p>
    <w:p w14:paraId="7C810713" w14:textId="77777777" w:rsidR="00054B92" w:rsidRDefault="00054B92" w:rsidP="00DB537E">
      <w:pPr>
        <w:tabs>
          <w:tab w:val="left" w:pos="6279"/>
        </w:tabs>
        <w:spacing w:line="360" w:lineRule="auto"/>
      </w:pPr>
    </w:p>
    <w:p w14:paraId="7CF968D2" w14:textId="77777777" w:rsidR="00054B92" w:rsidRDefault="00054B92" w:rsidP="00DB537E">
      <w:pPr>
        <w:tabs>
          <w:tab w:val="left" w:pos="6279"/>
        </w:tabs>
        <w:spacing w:line="360" w:lineRule="auto"/>
      </w:pPr>
      <w:r>
        <w:t>Appointment with no slot:</w:t>
      </w:r>
    </w:p>
    <w:tbl>
      <w:tblPr>
        <w:tblW w:w="0" w:type="auto"/>
        <w:tblLook w:val="04A0" w:firstRow="1" w:lastRow="0" w:firstColumn="1" w:lastColumn="0" w:noHBand="0" w:noVBand="1"/>
      </w:tblPr>
      <w:tblGrid>
        <w:gridCol w:w="10296"/>
      </w:tblGrid>
      <w:tr w:rsidR="00054B92" w14:paraId="2E89F06F" w14:textId="77777777" w:rsidTr="00B00976">
        <w:tc>
          <w:tcPr>
            <w:tcW w:w="10296" w:type="dxa"/>
          </w:tcPr>
          <w:p w14:paraId="0737497D" w14:textId="216EA654" w:rsidR="00054B92" w:rsidRPr="00CC7998" w:rsidRDefault="00C64AAE" w:rsidP="00DB537E">
            <w:pPr>
              <w:autoSpaceDE w:val="0"/>
              <w:autoSpaceDN w:val="0"/>
              <w:adjustRightInd w:val="0"/>
              <w:spacing w:line="360" w:lineRule="auto"/>
              <w:rPr>
                <w:rFonts w:ascii="Lucida Console" w:hAnsi="Lucida Console" w:cs="Lucida Console"/>
                <w:sz w:val="17"/>
                <w:szCs w:val="17"/>
                <w:lang w:eastAsia="ja-JP" w:bidi="ar-SA"/>
              </w:rPr>
            </w:pPr>
            <w:r w:rsidRPr="00C64AAE">
              <w:rPr>
                <w:rFonts w:ascii="Lucida Console" w:hAnsi="Lucida Console" w:cs="Lucida Console"/>
                <w:sz w:val="17"/>
                <w:szCs w:val="17"/>
                <w:lang w:eastAsia="ja-JP" w:bidi="ar-SA"/>
              </w:rPr>
              <w:t>&lt;ExtendedGetAppointmentsEx2Response xmlns = "http://www.clicksoftware.com"&gt;</w:t>
            </w:r>
            <w:r w:rsidR="00054B92" w:rsidRPr="00CC7998">
              <w:rPr>
                <w:rFonts w:ascii="Lucida Console" w:hAnsi="Lucida Console" w:cs="Lucida Console"/>
                <w:sz w:val="17"/>
                <w:szCs w:val="17"/>
                <w:lang w:eastAsia="ja-JP" w:bidi="ar-SA"/>
              </w:rPr>
              <w:t xml:space="preserve"> </w:t>
            </w:r>
          </w:p>
          <w:p w14:paraId="6F0AE400" w14:textId="77777777" w:rsidR="00054B92" w:rsidRPr="00CC7998" w:rsidRDefault="00054B92" w:rsidP="00DB537E">
            <w:pPr>
              <w:autoSpaceDE w:val="0"/>
              <w:autoSpaceDN w:val="0"/>
              <w:adjustRightInd w:val="0"/>
              <w:spacing w:line="360" w:lineRule="auto"/>
              <w:rPr>
                <w:rFonts w:ascii="Lucida Console" w:hAnsi="Lucida Console" w:cs="Lucida Console"/>
                <w:sz w:val="17"/>
                <w:szCs w:val="17"/>
                <w:lang w:eastAsia="ja-JP" w:bidi="ar-SA"/>
              </w:rPr>
            </w:pPr>
            <w:r w:rsidRPr="00CC7998">
              <w:rPr>
                <w:rFonts w:ascii="Lucida Console" w:hAnsi="Lucida Console" w:cs="Lucida Console"/>
                <w:sz w:val="17"/>
                <w:szCs w:val="17"/>
                <w:lang w:eastAsia="ja-JP" w:bidi="ar-SA"/>
              </w:rPr>
              <w:t xml:space="preserve">     &lt;OptionalAppointments/&gt;</w:t>
            </w:r>
          </w:p>
          <w:p w14:paraId="0FD9B88F" w14:textId="77777777" w:rsidR="00054B92" w:rsidRDefault="00054B92" w:rsidP="00DB537E">
            <w:pPr>
              <w:autoSpaceDE w:val="0"/>
              <w:autoSpaceDN w:val="0"/>
              <w:adjustRightInd w:val="0"/>
              <w:spacing w:line="360" w:lineRule="auto"/>
            </w:pPr>
            <w:r w:rsidRPr="00CC7998">
              <w:rPr>
                <w:rFonts w:ascii="Lucida Console" w:hAnsi="Lucida Console" w:cs="Lucida Console"/>
                <w:sz w:val="17"/>
                <w:szCs w:val="17"/>
                <w:lang w:eastAsia="ja-JP" w:bidi="ar-SA"/>
              </w:rPr>
              <w:t>&lt;/ExtendedGetAppointmentsEx2Response&gt;</w:t>
            </w:r>
          </w:p>
        </w:tc>
      </w:tr>
    </w:tbl>
    <w:p w14:paraId="7CD9ABC9" w14:textId="77777777" w:rsidR="00054B92" w:rsidRPr="00ED6F23" w:rsidRDefault="00054B92" w:rsidP="00DB537E">
      <w:pPr>
        <w:tabs>
          <w:tab w:val="left" w:pos="6279"/>
        </w:tabs>
        <w:spacing w:line="360" w:lineRule="auto"/>
      </w:pPr>
    </w:p>
    <w:p w14:paraId="45A03994" w14:textId="77777777" w:rsidR="00054B92" w:rsidRPr="00ED6F23" w:rsidRDefault="00054B92" w:rsidP="00DB537E">
      <w:pPr>
        <w:tabs>
          <w:tab w:val="left" w:pos="6279"/>
        </w:tabs>
        <w:spacing w:line="360" w:lineRule="auto"/>
        <w:rPr>
          <w:b/>
        </w:rPr>
      </w:pPr>
    </w:p>
    <w:p w14:paraId="2ECDAA79" w14:textId="4717AB06" w:rsidR="00054B92" w:rsidRPr="00CC7998" w:rsidRDefault="00054B92" w:rsidP="00DB537E">
      <w:pPr>
        <w:tabs>
          <w:tab w:val="left" w:pos="6279"/>
        </w:tabs>
        <w:spacing w:line="360" w:lineRule="auto"/>
      </w:pPr>
      <w:r>
        <w:t>Appointments with slots:</w:t>
      </w:r>
    </w:p>
    <w:tbl>
      <w:tblPr>
        <w:tblW w:w="0" w:type="auto"/>
        <w:tblLook w:val="04A0" w:firstRow="1" w:lastRow="0" w:firstColumn="1" w:lastColumn="0" w:noHBand="0" w:noVBand="1"/>
      </w:tblPr>
      <w:tblGrid>
        <w:gridCol w:w="10296"/>
      </w:tblGrid>
      <w:tr w:rsidR="00054B92" w14:paraId="12FB5F49" w14:textId="77777777" w:rsidTr="00B00976">
        <w:tc>
          <w:tcPr>
            <w:tcW w:w="10296" w:type="dxa"/>
          </w:tcPr>
          <w:p w14:paraId="55815716" w14:textId="77777777" w:rsidR="00C64AAE" w:rsidRPr="00C64AAE" w:rsidRDefault="00C64AAE" w:rsidP="00C64AAE">
            <w:pPr>
              <w:tabs>
                <w:tab w:val="left" w:pos="6279"/>
              </w:tabs>
              <w:spacing w:line="360" w:lineRule="auto"/>
              <w:rPr>
                <w:rFonts w:ascii="Lucida Console" w:hAnsi="Lucida Console" w:cs="Lucida Console"/>
                <w:sz w:val="17"/>
                <w:szCs w:val="17"/>
                <w:lang w:eastAsia="ja-JP" w:bidi="ar-SA"/>
              </w:rPr>
            </w:pPr>
            <w:r w:rsidRPr="00C64AAE">
              <w:rPr>
                <w:rFonts w:ascii="Lucida Console" w:hAnsi="Lucida Console" w:cs="Lucida Console"/>
                <w:sz w:val="17"/>
                <w:szCs w:val="17"/>
                <w:lang w:eastAsia="ja-JP" w:bidi="ar-SA"/>
              </w:rPr>
              <w:t>&lt;s:Envelope xmlns:s = "http://schemas.xmlsoap.org/soap/envelope/"&gt;</w:t>
            </w:r>
          </w:p>
          <w:p w14:paraId="5DF6B7F3" w14:textId="77777777" w:rsidR="00C64AAE" w:rsidRPr="00C64AAE" w:rsidRDefault="00C64AAE" w:rsidP="00C64AAE">
            <w:pPr>
              <w:tabs>
                <w:tab w:val="left" w:pos="6279"/>
              </w:tabs>
              <w:spacing w:line="360" w:lineRule="auto"/>
              <w:rPr>
                <w:rFonts w:ascii="Lucida Console" w:hAnsi="Lucida Console" w:cs="Lucida Console"/>
                <w:sz w:val="17"/>
                <w:szCs w:val="17"/>
                <w:lang w:eastAsia="ja-JP" w:bidi="ar-SA"/>
              </w:rPr>
            </w:pPr>
            <w:r w:rsidRPr="00C64AAE">
              <w:rPr>
                <w:rFonts w:ascii="Lucida Console" w:hAnsi="Lucida Console" w:cs="Lucida Console"/>
                <w:sz w:val="17"/>
                <w:szCs w:val="17"/>
                <w:lang w:eastAsia="ja-JP" w:bidi="ar-SA"/>
              </w:rPr>
              <w:t xml:space="preserve">    &lt;s:Body&gt;</w:t>
            </w:r>
          </w:p>
          <w:p w14:paraId="5CFBDC69" w14:textId="77777777" w:rsidR="00C64AAE" w:rsidRPr="00C64AAE" w:rsidRDefault="00C64AAE" w:rsidP="00C64AAE">
            <w:pPr>
              <w:tabs>
                <w:tab w:val="left" w:pos="6279"/>
              </w:tabs>
              <w:spacing w:line="360" w:lineRule="auto"/>
              <w:rPr>
                <w:rFonts w:ascii="Lucida Console" w:hAnsi="Lucida Console" w:cs="Lucida Console"/>
                <w:sz w:val="17"/>
                <w:szCs w:val="17"/>
                <w:lang w:eastAsia="ja-JP" w:bidi="ar-SA"/>
              </w:rPr>
            </w:pPr>
            <w:r w:rsidRPr="00C64AAE">
              <w:rPr>
                <w:rFonts w:ascii="Lucida Console" w:hAnsi="Lucida Console" w:cs="Lucida Console"/>
                <w:sz w:val="17"/>
                <w:szCs w:val="17"/>
                <w:lang w:eastAsia="ja-JP" w:bidi="ar-SA"/>
              </w:rPr>
              <w:t xml:space="preserve">        &lt;ExtendedGetAppointmentsEx2Response xmlns = "http://www.clicksoftware.com"&gt;</w:t>
            </w:r>
          </w:p>
          <w:p w14:paraId="4543A101" w14:textId="77777777" w:rsidR="00C64AAE" w:rsidRPr="00C64AAE" w:rsidRDefault="00C64AAE" w:rsidP="00C64AAE">
            <w:pPr>
              <w:tabs>
                <w:tab w:val="left" w:pos="6279"/>
              </w:tabs>
              <w:spacing w:line="360" w:lineRule="auto"/>
              <w:rPr>
                <w:rFonts w:ascii="Lucida Console" w:hAnsi="Lucida Console" w:cs="Lucida Console"/>
                <w:sz w:val="17"/>
                <w:szCs w:val="17"/>
                <w:lang w:eastAsia="ja-JP" w:bidi="ar-SA"/>
              </w:rPr>
            </w:pPr>
            <w:r w:rsidRPr="00C64AAE">
              <w:rPr>
                <w:rFonts w:ascii="Lucida Console" w:hAnsi="Lucida Console" w:cs="Lucida Console"/>
                <w:sz w:val="17"/>
                <w:szCs w:val="17"/>
                <w:lang w:eastAsia="ja-JP" w:bidi="ar-SA"/>
              </w:rPr>
              <w:t xml:space="preserve">            &lt;OptionalAppointments&gt;</w:t>
            </w:r>
          </w:p>
          <w:p w14:paraId="4E847CAD" w14:textId="77777777" w:rsidR="00C64AAE" w:rsidRPr="00C64AAE" w:rsidRDefault="00C64AAE" w:rsidP="00C64AAE">
            <w:pPr>
              <w:tabs>
                <w:tab w:val="left" w:pos="6279"/>
              </w:tabs>
              <w:spacing w:line="360" w:lineRule="auto"/>
              <w:rPr>
                <w:rFonts w:ascii="Lucida Console" w:hAnsi="Lucida Console" w:cs="Lucida Console"/>
                <w:sz w:val="17"/>
                <w:szCs w:val="17"/>
                <w:lang w:eastAsia="ja-JP" w:bidi="ar-SA"/>
              </w:rPr>
            </w:pPr>
            <w:r w:rsidRPr="00C64AAE">
              <w:rPr>
                <w:rFonts w:ascii="Lucida Console" w:hAnsi="Lucida Console" w:cs="Lucida Console"/>
                <w:sz w:val="17"/>
                <w:szCs w:val="17"/>
                <w:lang w:eastAsia="ja-JP" w:bidi="ar-SA"/>
              </w:rPr>
              <w:t xml:space="preserve">                &lt;TimeInterval&gt;</w:t>
            </w:r>
          </w:p>
          <w:p w14:paraId="4BAFE678" w14:textId="77777777" w:rsidR="00C64AAE" w:rsidRPr="00C64AAE" w:rsidRDefault="00C64AAE" w:rsidP="00C64AAE">
            <w:pPr>
              <w:tabs>
                <w:tab w:val="left" w:pos="6279"/>
              </w:tabs>
              <w:spacing w:line="360" w:lineRule="auto"/>
              <w:rPr>
                <w:rFonts w:ascii="Lucida Console" w:hAnsi="Lucida Console" w:cs="Lucida Console"/>
                <w:sz w:val="17"/>
                <w:szCs w:val="17"/>
                <w:lang w:eastAsia="ja-JP" w:bidi="ar-SA"/>
              </w:rPr>
            </w:pPr>
            <w:r w:rsidRPr="00C64AAE">
              <w:rPr>
                <w:rFonts w:ascii="Lucida Console" w:hAnsi="Lucida Console" w:cs="Lucida Console"/>
                <w:sz w:val="17"/>
                <w:szCs w:val="17"/>
                <w:lang w:eastAsia="ja-JP" w:bidi="ar-SA"/>
              </w:rPr>
              <w:t xml:space="preserve">                    &lt;Start&gt;2013-09-26T08:00:00&lt;/Start&gt;</w:t>
            </w:r>
          </w:p>
          <w:p w14:paraId="36295978" w14:textId="77777777" w:rsidR="00C64AAE" w:rsidRPr="00C64AAE" w:rsidRDefault="00C64AAE" w:rsidP="00C64AAE">
            <w:pPr>
              <w:tabs>
                <w:tab w:val="left" w:pos="6279"/>
              </w:tabs>
              <w:spacing w:line="360" w:lineRule="auto"/>
              <w:rPr>
                <w:rFonts w:ascii="Lucida Console" w:hAnsi="Lucida Console" w:cs="Lucida Console"/>
                <w:sz w:val="17"/>
                <w:szCs w:val="17"/>
                <w:lang w:eastAsia="ja-JP" w:bidi="ar-SA"/>
              </w:rPr>
            </w:pPr>
            <w:r w:rsidRPr="00C64AAE">
              <w:rPr>
                <w:rFonts w:ascii="Lucida Console" w:hAnsi="Lucida Console" w:cs="Lucida Console"/>
                <w:sz w:val="17"/>
                <w:szCs w:val="17"/>
                <w:lang w:eastAsia="ja-JP" w:bidi="ar-SA"/>
              </w:rPr>
              <w:t xml:space="preserve">                    &lt;Finish&gt;2013-09-26T18:00:00&lt;/Finish&gt;</w:t>
            </w:r>
          </w:p>
          <w:p w14:paraId="6B5A1C32" w14:textId="77777777" w:rsidR="00C64AAE" w:rsidRPr="00C64AAE" w:rsidRDefault="00C64AAE" w:rsidP="00C64AAE">
            <w:pPr>
              <w:tabs>
                <w:tab w:val="left" w:pos="6279"/>
              </w:tabs>
              <w:spacing w:line="360" w:lineRule="auto"/>
              <w:rPr>
                <w:rFonts w:ascii="Lucida Console" w:hAnsi="Lucida Console" w:cs="Lucida Console"/>
                <w:sz w:val="17"/>
                <w:szCs w:val="17"/>
                <w:lang w:eastAsia="ja-JP" w:bidi="ar-SA"/>
              </w:rPr>
            </w:pPr>
            <w:r w:rsidRPr="00C64AAE">
              <w:rPr>
                <w:rFonts w:ascii="Lucida Console" w:hAnsi="Lucida Console" w:cs="Lucida Console"/>
                <w:sz w:val="17"/>
                <w:szCs w:val="17"/>
                <w:lang w:eastAsia="ja-JP" w:bidi="ar-SA"/>
              </w:rPr>
              <w:t xml:space="preserve">                    &lt;Grade&gt;0&lt;/Grade&gt;</w:t>
            </w:r>
          </w:p>
          <w:p w14:paraId="7AF88E91" w14:textId="77777777" w:rsidR="00C64AAE" w:rsidRPr="00C64AAE" w:rsidRDefault="00C64AAE" w:rsidP="00C64AAE">
            <w:pPr>
              <w:tabs>
                <w:tab w:val="left" w:pos="6279"/>
              </w:tabs>
              <w:spacing w:line="360" w:lineRule="auto"/>
              <w:rPr>
                <w:rFonts w:ascii="Lucida Console" w:hAnsi="Lucida Console" w:cs="Lucida Console"/>
                <w:sz w:val="17"/>
                <w:szCs w:val="17"/>
                <w:lang w:eastAsia="ja-JP" w:bidi="ar-SA"/>
              </w:rPr>
            </w:pPr>
            <w:r w:rsidRPr="00C64AAE">
              <w:rPr>
                <w:rFonts w:ascii="Lucida Console" w:hAnsi="Lucida Console" w:cs="Lucida Console"/>
                <w:sz w:val="17"/>
                <w:szCs w:val="17"/>
                <w:lang w:eastAsia="ja-JP" w:bidi="ar-SA"/>
              </w:rPr>
              <w:t xml:space="preserve">                &lt;/TimeInterval&gt;</w:t>
            </w:r>
          </w:p>
          <w:p w14:paraId="2C8239CD" w14:textId="77777777" w:rsidR="00C64AAE" w:rsidRPr="00C64AAE" w:rsidRDefault="00C64AAE" w:rsidP="00C64AAE">
            <w:pPr>
              <w:tabs>
                <w:tab w:val="left" w:pos="6279"/>
              </w:tabs>
              <w:spacing w:line="360" w:lineRule="auto"/>
              <w:rPr>
                <w:rFonts w:ascii="Lucida Console" w:hAnsi="Lucida Console" w:cs="Lucida Console"/>
                <w:sz w:val="17"/>
                <w:szCs w:val="17"/>
                <w:lang w:eastAsia="ja-JP" w:bidi="ar-SA"/>
              </w:rPr>
            </w:pPr>
            <w:r w:rsidRPr="00C64AAE">
              <w:rPr>
                <w:rFonts w:ascii="Lucida Console" w:hAnsi="Lucida Console" w:cs="Lucida Console"/>
                <w:sz w:val="17"/>
                <w:szCs w:val="17"/>
                <w:lang w:eastAsia="ja-JP" w:bidi="ar-SA"/>
              </w:rPr>
              <w:t xml:space="preserve">                &lt;TimeInterval&gt;</w:t>
            </w:r>
          </w:p>
          <w:p w14:paraId="1AF04152" w14:textId="77777777" w:rsidR="00C64AAE" w:rsidRPr="00C64AAE" w:rsidRDefault="00C64AAE" w:rsidP="00C64AAE">
            <w:pPr>
              <w:tabs>
                <w:tab w:val="left" w:pos="6279"/>
              </w:tabs>
              <w:spacing w:line="360" w:lineRule="auto"/>
              <w:rPr>
                <w:rFonts w:ascii="Lucida Console" w:hAnsi="Lucida Console" w:cs="Lucida Console"/>
                <w:sz w:val="17"/>
                <w:szCs w:val="17"/>
                <w:lang w:eastAsia="ja-JP" w:bidi="ar-SA"/>
              </w:rPr>
            </w:pPr>
            <w:r w:rsidRPr="00C64AAE">
              <w:rPr>
                <w:rFonts w:ascii="Lucida Console" w:hAnsi="Lucida Console" w:cs="Lucida Console"/>
                <w:sz w:val="17"/>
                <w:szCs w:val="17"/>
                <w:lang w:eastAsia="ja-JP" w:bidi="ar-SA"/>
              </w:rPr>
              <w:t xml:space="preserve">                    &lt;Start&gt;2013-09-27T08:00:00&lt;/Start&gt;</w:t>
            </w:r>
          </w:p>
          <w:p w14:paraId="0E06A415" w14:textId="77777777" w:rsidR="00C64AAE" w:rsidRPr="00C64AAE" w:rsidRDefault="00C64AAE" w:rsidP="00C64AAE">
            <w:pPr>
              <w:tabs>
                <w:tab w:val="left" w:pos="6279"/>
              </w:tabs>
              <w:spacing w:line="360" w:lineRule="auto"/>
              <w:rPr>
                <w:rFonts w:ascii="Lucida Console" w:hAnsi="Lucida Console" w:cs="Lucida Console"/>
                <w:sz w:val="17"/>
                <w:szCs w:val="17"/>
                <w:lang w:eastAsia="ja-JP" w:bidi="ar-SA"/>
              </w:rPr>
            </w:pPr>
            <w:r w:rsidRPr="00C64AAE">
              <w:rPr>
                <w:rFonts w:ascii="Lucida Console" w:hAnsi="Lucida Console" w:cs="Lucida Console"/>
                <w:sz w:val="17"/>
                <w:szCs w:val="17"/>
                <w:lang w:eastAsia="ja-JP" w:bidi="ar-SA"/>
              </w:rPr>
              <w:t xml:space="preserve">                    &lt;Finish&gt;2013-09-27T18:00:00&lt;/Finish&gt;</w:t>
            </w:r>
          </w:p>
          <w:p w14:paraId="2FD1836F" w14:textId="77777777" w:rsidR="00C64AAE" w:rsidRPr="00C64AAE" w:rsidRDefault="00C64AAE" w:rsidP="00C64AAE">
            <w:pPr>
              <w:tabs>
                <w:tab w:val="left" w:pos="6279"/>
              </w:tabs>
              <w:spacing w:line="360" w:lineRule="auto"/>
              <w:rPr>
                <w:rFonts w:ascii="Lucida Console" w:hAnsi="Lucida Console" w:cs="Lucida Console"/>
                <w:sz w:val="17"/>
                <w:szCs w:val="17"/>
                <w:lang w:eastAsia="ja-JP" w:bidi="ar-SA"/>
              </w:rPr>
            </w:pPr>
            <w:r w:rsidRPr="00C64AAE">
              <w:rPr>
                <w:rFonts w:ascii="Lucida Console" w:hAnsi="Lucida Console" w:cs="Lucida Console"/>
                <w:sz w:val="17"/>
                <w:szCs w:val="17"/>
                <w:lang w:eastAsia="ja-JP" w:bidi="ar-SA"/>
              </w:rPr>
              <w:t xml:space="preserve">                    &lt;Grade&gt;0&lt;/Grade&gt;</w:t>
            </w:r>
          </w:p>
          <w:p w14:paraId="13AC0FF2" w14:textId="77777777" w:rsidR="00C64AAE" w:rsidRPr="00C64AAE" w:rsidRDefault="00C64AAE" w:rsidP="00C64AAE">
            <w:pPr>
              <w:tabs>
                <w:tab w:val="left" w:pos="6279"/>
              </w:tabs>
              <w:spacing w:line="360" w:lineRule="auto"/>
              <w:rPr>
                <w:rFonts w:ascii="Lucida Console" w:hAnsi="Lucida Console" w:cs="Lucida Console"/>
                <w:sz w:val="17"/>
                <w:szCs w:val="17"/>
                <w:lang w:eastAsia="ja-JP" w:bidi="ar-SA"/>
              </w:rPr>
            </w:pPr>
            <w:r w:rsidRPr="00C64AAE">
              <w:rPr>
                <w:rFonts w:ascii="Lucida Console" w:hAnsi="Lucida Console" w:cs="Lucida Console"/>
                <w:sz w:val="17"/>
                <w:szCs w:val="17"/>
                <w:lang w:eastAsia="ja-JP" w:bidi="ar-SA"/>
              </w:rPr>
              <w:t xml:space="preserve">                &lt;/TimeInterval&gt;</w:t>
            </w:r>
          </w:p>
          <w:p w14:paraId="4AEC697E" w14:textId="77777777" w:rsidR="00C64AAE" w:rsidRPr="00C64AAE" w:rsidRDefault="00C64AAE" w:rsidP="00C64AAE">
            <w:pPr>
              <w:tabs>
                <w:tab w:val="left" w:pos="6279"/>
              </w:tabs>
              <w:spacing w:line="360" w:lineRule="auto"/>
              <w:rPr>
                <w:rFonts w:ascii="Lucida Console" w:hAnsi="Lucida Console" w:cs="Lucida Console"/>
                <w:sz w:val="17"/>
                <w:szCs w:val="17"/>
                <w:lang w:eastAsia="ja-JP" w:bidi="ar-SA"/>
              </w:rPr>
            </w:pPr>
            <w:r w:rsidRPr="00C64AAE">
              <w:rPr>
                <w:rFonts w:ascii="Lucida Console" w:hAnsi="Lucida Console" w:cs="Lucida Console"/>
                <w:sz w:val="17"/>
                <w:szCs w:val="17"/>
                <w:lang w:eastAsia="ja-JP" w:bidi="ar-SA"/>
              </w:rPr>
              <w:t xml:space="preserve">                &lt;TimeInterval&gt;</w:t>
            </w:r>
          </w:p>
          <w:p w14:paraId="6A97D18D" w14:textId="77777777" w:rsidR="00C64AAE" w:rsidRPr="00C64AAE" w:rsidRDefault="00C64AAE" w:rsidP="00C64AAE">
            <w:pPr>
              <w:tabs>
                <w:tab w:val="left" w:pos="6279"/>
              </w:tabs>
              <w:spacing w:line="360" w:lineRule="auto"/>
              <w:rPr>
                <w:rFonts w:ascii="Lucida Console" w:hAnsi="Lucida Console" w:cs="Lucida Console"/>
                <w:sz w:val="17"/>
                <w:szCs w:val="17"/>
                <w:lang w:eastAsia="ja-JP" w:bidi="ar-SA"/>
              </w:rPr>
            </w:pPr>
            <w:r w:rsidRPr="00C64AAE">
              <w:rPr>
                <w:rFonts w:ascii="Lucida Console" w:hAnsi="Lucida Console" w:cs="Lucida Console"/>
                <w:sz w:val="17"/>
                <w:szCs w:val="17"/>
                <w:lang w:eastAsia="ja-JP" w:bidi="ar-SA"/>
              </w:rPr>
              <w:t xml:space="preserve">                    &lt;Start&gt;2013-09-30T08:00:00&lt;/Start&gt;</w:t>
            </w:r>
          </w:p>
          <w:p w14:paraId="5D4EF2B3" w14:textId="77777777" w:rsidR="00C64AAE" w:rsidRPr="00C64AAE" w:rsidRDefault="00C64AAE" w:rsidP="00C64AAE">
            <w:pPr>
              <w:tabs>
                <w:tab w:val="left" w:pos="6279"/>
              </w:tabs>
              <w:spacing w:line="360" w:lineRule="auto"/>
              <w:rPr>
                <w:rFonts w:ascii="Lucida Console" w:hAnsi="Lucida Console" w:cs="Lucida Console"/>
                <w:sz w:val="17"/>
                <w:szCs w:val="17"/>
                <w:lang w:eastAsia="ja-JP" w:bidi="ar-SA"/>
              </w:rPr>
            </w:pPr>
            <w:r w:rsidRPr="00C64AAE">
              <w:rPr>
                <w:rFonts w:ascii="Lucida Console" w:hAnsi="Lucida Console" w:cs="Lucida Console"/>
                <w:sz w:val="17"/>
                <w:szCs w:val="17"/>
                <w:lang w:eastAsia="ja-JP" w:bidi="ar-SA"/>
              </w:rPr>
              <w:t xml:space="preserve">                    &lt;Finish&gt;2013-09-30T18:00:00&lt;/Finish&gt;</w:t>
            </w:r>
          </w:p>
          <w:p w14:paraId="38C1AD1F" w14:textId="77777777" w:rsidR="00C64AAE" w:rsidRPr="00C64AAE" w:rsidRDefault="00C64AAE" w:rsidP="00C64AAE">
            <w:pPr>
              <w:tabs>
                <w:tab w:val="left" w:pos="6279"/>
              </w:tabs>
              <w:spacing w:line="360" w:lineRule="auto"/>
              <w:rPr>
                <w:rFonts w:ascii="Lucida Console" w:hAnsi="Lucida Console" w:cs="Lucida Console"/>
                <w:sz w:val="17"/>
                <w:szCs w:val="17"/>
                <w:lang w:eastAsia="ja-JP" w:bidi="ar-SA"/>
              </w:rPr>
            </w:pPr>
            <w:r w:rsidRPr="00C64AAE">
              <w:rPr>
                <w:rFonts w:ascii="Lucida Console" w:hAnsi="Lucida Console" w:cs="Lucida Console"/>
                <w:sz w:val="17"/>
                <w:szCs w:val="17"/>
                <w:lang w:eastAsia="ja-JP" w:bidi="ar-SA"/>
              </w:rPr>
              <w:t xml:space="preserve">                    &lt;Grade&gt;0&lt;/Grade&gt;</w:t>
            </w:r>
          </w:p>
          <w:p w14:paraId="791B4DE8" w14:textId="77777777" w:rsidR="00C64AAE" w:rsidRPr="00C64AAE" w:rsidRDefault="00C64AAE" w:rsidP="00C64AAE">
            <w:pPr>
              <w:tabs>
                <w:tab w:val="left" w:pos="6279"/>
              </w:tabs>
              <w:spacing w:line="360" w:lineRule="auto"/>
              <w:rPr>
                <w:rFonts w:ascii="Lucida Console" w:hAnsi="Lucida Console" w:cs="Lucida Console"/>
                <w:sz w:val="17"/>
                <w:szCs w:val="17"/>
                <w:lang w:eastAsia="ja-JP" w:bidi="ar-SA"/>
              </w:rPr>
            </w:pPr>
            <w:r w:rsidRPr="00C64AAE">
              <w:rPr>
                <w:rFonts w:ascii="Lucida Console" w:hAnsi="Lucida Console" w:cs="Lucida Console"/>
                <w:sz w:val="17"/>
                <w:szCs w:val="17"/>
                <w:lang w:eastAsia="ja-JP" w:bidi="ar-SA"/>
              </w:rPr>
              <w:t xml:space="preserve">                &lt;/TimeInterval&gt;</w:t>
            </w:r>
          </w:p>
          <w:p w14:paraId="2788C0B5" w14:textId="77777777" w:rsidR="00C64AAE" w:rsidRPr="00C64AAE" w:rsidRDefault="00C64AAE" w:rsidP="00C64AAE">
            <w:pPr>
              <w:tabs>
                <w:tab w:val="left" w:pos="6279"/>
              </w:tabs>
              <w:spacing w:line="360" w:lineRule="auto"/>
              <w:rPr>
                <w:rFonts w:ascii="Lucida Console" w:hAnsi="Lucida Console" w:cs="Lucida Console"/>
                <w:sz w:val="17"/>
                <w:szCs w:val="17"/>
                <w:lang w:eastAsia="ja-JP" w:bidi="ar-SA"/>
              </w:rPr>
            </w:pPr>
            <w:r w:rsidRPr="00C64AAE">
              <w:rPr>
                <w:rFonts w:ascii="Lucida Console" w:hAnsi="Lucida Console" w:cs="Lucida Console"/>
                <w:sz w:val="17"/>
                <w:szCs w:val="17"/>
                <w:lang w:eastAsia="ja-JP" w:bidi="ar-SA"/>
              </w:rPr>
              <w:t xml:space="preserve">                &lt;TimeInterval&gt;</w:t>
            </w:r>
          </w:p>
          <w:p w14:paraId="4455AA4F" w14:textId="77777777" w:rsidR="00C64AAE" w:rsidRPr="00C64AAE" w:rsidRDefault="00C64AAE" w:rsidP="00C64AAE">
            <w:pPr>
              <w:tabs>
                <w:tab w:val="left" w:pos="6279"/>
              </w:tabs>
              <w:spacing w:line="360" w:lineRule="auto"/>
              <w:rPr>
                <w:rFonts w:ascii="Lucida Console" w:hAnsi="Lucida Console" w:cs="Lucida Console"/>
                <w:sz w:val="17"/>
                <w:szCs w:val="17"/>
                <w:lang w:eastAsia="ja-JP" w:bidi="ar-SA"/>
              </w:rPr>
            </w:pPr>
            <w:r w:rsidRPr="00C64AAE">
              <w:rPr>
                <w:rFonts w:ascii="Lucida Console" w:hAnsi="Lucida Console" w:cs="Lucida Console"/>
                <w:sz w:val="17"/>
                <w:szCs w:val="17"/>
                <w:lang w:eastAsia="ja-JP" w:bidi="ar-SA"/>
              </w:rPr>
              <w:t xml:space="preserve">                    &lt;Start&gt;2013-10-01T08:00:00&lt;/Start&gt;</w:t>
            </w:r>
          </w:p>
          <w:p w14:paraId="25736846" w14:textId="77777777" w:rsidR="00C64AAE" w:rsidRPr="00C64AAE" w:rsidRDefault="00C64AAE" w:rsidP="00C64AAE">
            <w:pPr>
              <w:tabs>
                <w:tab w:val="left" w:pos="6279"/>
              </w:tabs>
              <w:spacing w:line="360" w:lineRule="auto"/>
              <w:rPr>
                <w:rFonts w:ascii="Lucida Console" w:hAnsi="Lucida Console" w:cs="Lucida Console"/>
                <w:sz w:val="17"/>
                <w:szCs w:val="17"/>
                <w:lang w:eastAsia="ja-JP" w:bidi="ar-SA"/>
              </w:rPr>
            </w:pPr>
            <w:r w:rsidRPr="00C64AAE">
              <w:rPr>
                <w:rFonts w:ascii="Lucida Console" w:hAnsi="Lucida Console" w:cs="Lucida Console"/>
                <w:sz w:val="17"/>
                <w:szCs w:val="17"/>
                <w:lang w:eastAsia="ja-JP" w:bidi="ar-SA"/>
              </w:rPr>
              <w:t xml:space="preserve">                    &lt;Finish&gt;2013-10-01T18:00:00&lt;/Finish&gt;</w:t>
            </w:r>
          </w:p>
          <w:p w14:paraId="57741B85" w14:textId="77777777" w:rsidR="00C64AAE" w:rsidRPr="00C64AAE" w:rsidRDefault="00C64AAE" w:rsidP="00C64AAE">
            <w:pPr>
              <w:tabs>
                <w:tab w:val="left" w:pos="6279"/>
              </w:tabs>
              <w:spacing w:line="360" w:lineRule="auto"/>
              <w:rPr>
                <w:rFonts w:ascii="Lucida Console" w:hAnsi="Lucida Console" w:cs="Lucida Console"/>
                <w:sz w:val="17"/>
                <w:szCs w:val="17"/>
                <w:lang w:eastAsia="ja-JP" w:bidi="ar-SA"/>
              </w:rPr>
            </w:pPr>
            <w:r w:rsidRPr="00C64AAE">
              <w:rPr>
                <w:rFonts w:ascii="Lucida Console" w:hAnsi="Lucida Console" w:cs="Lucida Console"/>
                <w:sz w:val="17"/>
                <w:szCs w:val="17"/>
                <w:lang w:eastAsia="ja-JP" w:bidi="ar-SA"/>
              </w:rPr>
              <w:t xml:space="preserve">                    &lt;Grade&gt;0&lt;/Grade&gt;</w:t>
            </w:r>
          </w:p>
          <w:p w14:paraId="1C50B235" w14:textId="77777777" w:rsidR="00C64AAE" w:rsidRPr="00C64AAE" w:rsidRDefault="00C64AAE" w:rsidP="00C64AAE">
            <w:pPr>
              <w:tabs>
                <w:tab w:val="left" w:pos="6279"/>
              </w:tabs>
              <w:spacing w:line="360" w:lineRule="auto"/>
              <w:rPr>
                <w:rFonts w:ascii="Lucida Console" w:hAnsi="Lucida Console" w:cs="Lucida Console"/>
                <w:sz w:val="17"/>
                <w:szCs w:val="17"/>
                <w:lang w:eastAsia="ja-JP" w:bidi="ar-SA"/>
              </w:rPr>
            </w:pPr>
            <w:r w:rsidRPr="00C64AAE">
              <w:rPr>
                <w:rFonts w:ascii="Lucida Console" w:hAnsi="Lucida Console" w:cs="Lucida Console"/>
                <w:sz w:val="17"/>
                <w:szCs w:val="17"/>
                <w:lang w:eastAsia="ja-JP" w:bidi="ar-SA"/>
              </w:rPr>
              <w:t xml:space="preserve">                &lt;/TimeInterval&gt;</w:t>
            </w:r>
          </w:p>
          <w:p w14:paraId="5ED15C84" w14:textId="77777777" w:rsidR="00C64AAE" w:rsidRPr="00C64AAE" w:rsidRDefault="00C64AAE" w:rsidP="00C64AAE">
            <w:pPr>
              <w:tabs>
                <w:tab w:val="left" w:pos="6279"/>
              </w:tabs>
              <w:spacing w:line="360" w:lineRule="auto"/>
              <w:rPr>
                <w:rFonts w:ascii="Lucida Console" w:hAnsi="Lucida Console" w:cs="Lucida Console"/>
                <w:sz w:val="17"/>
                <w:szCs w:val="17"/>
                <w:lang w:eastAsia="ja-JP" w:bidi="ar-SA"/>
              </w:rPr>
            </w:pPr>
            <w:r w:rsidRPr="00C64AAE">
              <w:rPr>
                <w:rFonts w:ascii="Lucida Console" w:hAnsi="Lucida Console" w:cs="Lucida Console"/>
                <w:sz w:val="17"/>
                <w:szCs w:val="17"/>
                <w:lang w:eastAsia="ja-JP" w:bidi="ar-SA"/>
              </w:rPr>
              <w:t xml:space="preserve">                &lt;TimeInterval&gt;</w:t>
            </w:r>
          </w:p>
          <w:p w14:paraId="20D715D0" w14:textId="77777777" w:rsidR="00C64AAE" w:rsidRPr="00C64AAE" w:rsidRDefault="00C64AAE" w:rsidP="00C64AAE">
            <w:pPr>
              <w:tabs>
                <w:tab w:val="left" w:pos="6279"/>
              </w:tabs>
              <w:spacing w:line="360" w:lineRule="auto"/>
              <w:rPr>
                <w:rFonts w:ascii="Lucida Console" w:hAnsi="Lucida Console" w:cs="Lucida Console"/>
                <w:sz w:val="17"/>
                <w:szCs w:val="17"/>
                <w:lang w:eastAsia="ja-JP" w:bidi="ar-SA"/>
              </w:rPr>
            </w:pPr>
            <w:r w:rsidRPr="00C64AAE">
              <w:rPr>
                <w:rFonts w:ascii="Lucida Console" w:hAnsi="Lucida Console" w:cs="Lucida Console"/>
                <w:sz w:val="17"/>
                <w:szCs w:val="17"/>
                <w:lang w:eastAsia="ja-JP" w:bidi="ar-SA"/>
              </w:rPr>
              <w:t xml:space="preserve">                    &lt;Start&gt;2013-10-02T08:00:00&lt;/Start&gt;</w:t>
            </w:r>
          </w:p>
          <w:p w14:paraId="766C8894" w14:textId="77777777" w:rsidR="00C64AAE" w:rsidRPr="00C64AAE" w:rsidRDefault="00C64AAE" w:rsidP="00C64AAE">
            <w:pPr>
              <w:tabs>
                <w:tab w:val="left" w:pos="6279"/>
              </w:tabs>
              <w:spacing w:line="360" w:lineRule="auto"/>
              <w:rPr>
                <w:rFonts w:ascii="Lucida Console" w:hAnsi="Lucida Console" w:cs="Lucida Console"/>
                <w:sz w:val="17"/>
                <w:szCs w:val="17"/>
                <w:lang w:eastAsia="ja-JP" w:bidi="ar-SA"/>
              </w:rPr>
            </w:pPr>
            <w:r w:rsidRPr="00C64AAE">
              <w:rPr>
                <w:rFonts w:ascii="Lucida Console" w:hAnsi="Lucida Console" w:cs="Lucida Console"/>
                <w:sz w:val="17"/>
                <w:szCs w:val="17"/>
                <w:lang w:eastAsia="ja-JP" w:bidi="ar-SA"/>
              </w:rPr>
              <w:t xml:space="preserve">                    &lt;Finish&gt;2013-10-02T18:00:00&lt;/Finish&gt;</w:t>
            </w:r>
          </w:p>
          <w:p w14:paraId="3CC08290" w14:textId="77777777" w:rsidR="00C64AAE" w:rsidRPr="00C64AAE" w:rsidRDefault="00C64AAE" w:rsidP="00C64AAE">
            <w:pPr>
              <w:tabs>
                <w:tab w:val="left" w:pos="6279"/>
              </w:tabs>
              <w:spacing w:line="360" w:lineRule="auto"/>
              <w:rPr>
                <w:rFonts w:ascii="Lucida Console" w:hAnsi="Lucida Console" w:cs="Lucida Console"/>
                <w:sz w:val="17"/>
                <w:szCs w:val="17"/>
                <w:lang w:eastAsia="ja-JP" w:bidi="ar-SA"/>
              </w:rPr>
            </w:pPr>
            <w:r w:rsidRPr="00C64AAE">
              <w:rPr>
                <w:rFonts w:ascii="Lucida Console" w:hAnsi="Lucida Console" w:cs="Lucida Console"/>
                <w:sz w:val="17"/>
                <w:szCs w:val="17"/>
                <w:lang w:eastAsia="ja-JP" w:bidi="ar-SA"/>
              </w:rPr>
              <w:t xml:space="preserve">                    &lt;Grade&gt;0&lt;/Grade&gt;</w:t>
            </w:r>
          </w:p>
          <w:p w14:paraId="405D9E43" w14:textId="77777777" w:rsidR="00C64AAE" w:rsidRPr="00C64AAE" w:rsidRDefault="00C64AAE" w:rsidP="00C64AAE">
            <w:pPr>
              <w:tabs>
                <w:tab w:val="left" w:pos="6279"/>
              </w:tabs>
              <w:spacing w:line="360" w:lineRule="auto"/>
              <w:rPr>
                <w:rFonts w:ascii="Lucida Console" w:hAnsi="Lucida Console" w:cs="Lucida Console"/>
                <w:sz w:val="17"/>
                <w:szCs w:val="17"/>
                <w:lang w:eastAsia="ja-JP" w:bidi="ar-SA"/>
              </w:rPr>
            </w:pPr>
            <w:r w:rsidRPr="00C64AAE">
              <w:rPr>
                <w:rFonts w:ascii="Lucida Console" w:hAnsi="Lucida Console" w:cs="Lucida Console"/>
                <w:sz w:val="17"/>
                <w:szCs w:val="17"/>
                <w:lang w:eastAsia="ja-JP" w:bidi="ar-SA"/>
              </w:rPr>
              <w:t xml:space="preserve">                &lt;/TimeInterval&gt;</w:t>
            </w:r>
          </w:p>
          <w:p w14:paraId="628D42E9" w14:textId="77777777" w:rsidR="00C64AAE" w:rsidRPr="00C64AAE" w:rsidRDefault="00C64AAE" w:rsidP="00C64AAE">
            <w:pPr>
              <w:tabs>
                <w:tab w:val="left" w:pos="6279"/>
              </w:tabs>
              <w:spacing w:line="360" w:lineRule="auto"/>
              <w:rPr>
                <w:rFonts w:ascii="Lucida Console" w:hAnsi="Lucida Console" w:cs="Lucida Console"/>
                <w:sz w:val="17"/>
                <w:szCs w:val="17"/>
                <w:lang w:eastAsia="ja-JP" w:bidi="ar-SA"/>
              </w:rPr>
            </w:pPr>
            <w:r w:rsidRPr="00C64AAE">
              <w:rPr>
                <w:rFonts w:ascii="Lucida Console" w:hAnsi="Lucida Console" w:cs="Lucida Console"/>
                <w:sz w:val="17"/>
                <w:szCs w:val="17"/>
                <w:lang w:eastAsia="ja-JP" w:bidi="ar-SA"/>
              </w:rPr>
              <w:t xml:space="preserve">                &lt;TimeInterval&gt;</w:t>
            </w:r>
          </w:p>
          <w:p w14:paraId="604CC4ED" w14:textId="77777777" w:rsidR="00C64AAE" w:rsidRPr="00C64AAE" w:rsidRDefault="00C64AAE" w:rsidP="00C64AAE">
            <w:pPr>
              <w:tabs>
                <w:tab w:val="left" w:pos="6279"/>
              </w:tabs>
              <w:spacing w:line="360" w:lineRule="auto"/>
              <w:rPr>
                <w:rFonts w:ascii="Lucida Console" w:hAnsi="Lucida Console" w:cs="Lucida Console"/>
                <w:sz w:val="17"/>
                <w:szCs w:val="17"/>
                <w:lang w:eastAsia="ja-JP" w:bidi="ar-SA"/>
              </w:rPr>
            </w:pPr>
            <w:r w:rsidRPr="00C64AAE">
              <w:rPr>
                <w:rFonts w:ascii="Lucida Console" w:hAnsi="Lucida Console" w:cs="Lucida Console"/>
                <w:sz w:val="17"/>
                <w:szCs w:val="17"/>
                <w:lang w:eastAsia="ja-JP" w:bidi="ar-SA"/>
              </w:rPr>
              <w:lastRenderedPageBreak/>
              <w:t xml:space="preserve">                    &lt;Start&gt;2013-10-03T08:00:00&lt;/Start&gt;</w:t>
            </w:r>
          </w:p>
          <w:p w14:paraId="7C2BA198" w14:textId="77777777" w:rsidR="00C64AAE" w:rsidRPr="00C64AAE" w:rsidRDefault="00C64AAE" w:rsidP="00C64AAE">
            <w:pPr>
              <w:tabs>
                <w:tab w:val="left" w:pos="6279"/>
              </w:tabs>
              <w:spacing w:line="360" w:lineRule="auto"/>
              <w:rPr>
                <w:rFonts w:ascii="Lucida Console" w:hAnsi="Lucida Console" w:cs="Lucida Console"/>
                <w:sz w:val="17"/>
                <w:szCs w:val="17"/>
                <w:lang w:eastAsia="ja-JP" w:bidi="ar-SA"/>
              </w:rPr>
            </w:pPr>
            <w:r w:rsidRPr="00C64AAE">
              <w:rPr>
                <w:rFonts w:ascii="Lucida Console" w:hAnsi="Lucida Console" w:cs="Lucida Console"/>
                <w:sz w:val="17"/>
                <w:szCs w:val="17"/>
                <w:lang w:eastAsia="ja-JP" w:bidi="ar-SA"/>
              </w:rPr>
              <w:t xml:space="preserve">                    &lt;Finish&gt;2013-10-03T18:00:00&lt;/Finish&gt;</w:t>
            </w:r>
          </w:p>
          <w:p w14:paraId="30E33AD5" w14:textId="77777777" w:rsidR="00C64AAE" w:rsidRPr="00C64AAE" w:rsidRDefault="00C64AAE" w:rsidP="00C64AAE">
            <w:pPr>
              <w:tabs>
                <w:tab w:val="left" w:pos="6279"/>
              </w:tabs>
              <w:spacing w:line="360" w:lineRule="auto"/>
              <w:rPr>
                <w:rFonts w:ascii="Lucida Console" w:hAnsi="Lucida Console" w:cs="Lucida Console"/>
                <w:sz w:val="17"/>
                <w:szCs w:val="17"/>
                <w:lang w:eastAsia="ja-JP" w:bidi="ar-SA"/>
              </w:rPr>
            </w:pPr>
            <w:r w:rsidRPr="00C64AAE">
              <w:rPr>
                <w:rFonts w:ascii="Lucida Console" w:hAnsi="Lucida Console" w:cs="Lucida Console"/>
                <w:sz w:val="17"/>
                <w:szCs w:val="17"/>
                <w:lang w:eastAsia="ja-JP" w:bidi="ar-SA"/>
              </w:rPr>
              <w:t xml:space="preserve">                    &lt;Grade&gt;0&lt;/Grade&gt;</w:t>
            </w:r>
          </w:p>
          <w:p w14:paraId="1854C58A" w14:textId="77777777" w:rsidR="00C64AAE" w:rsidRPr="00C64AAE" w:rsidRDefault="00C64AAE" w:rsidP="00C64AAE">
            <w:pPr>
              <w:tabs>
                <w:tab w:val="left" w:pos="6279"/>
              </w:tabs>
              <w:spacing w:line="360" w:lineRule="auto"/>
              <w:rPr>
                <w:rFonts w:ascii="Lucida Console" w:hAnsi="Lucida Console" w:cs="Lucida Console"/>
                <w:sz w:val="17"/>
                <w:szCs w:val="17"/>
                <w:lang w:eastAsia="ja-JP" w:bidi="ar-SA"/>
              </w:rPr>
            </w:pPr>
            <w:r w:rsidRPr="00C64AAE">
              <w:rPr>
                <w:rFonts w:ascii="Lucida Console" w:hAnsi="Lucida Console" w:cs="Lucida Console"/>
                <w:sz w:val="17"/>
                <w:szCs w:val="17"/>
                <w:lang w:eastAsia="ja-JP" w:bidi="ar-SA"/>
              </w:rPr>
              <w:t xml:space="preserve">                &lt;/TimeInterval&gt;</w:t>
            </w:r>
          </w:p>
          <w:p w14:paraId="072AEF8A" w14:textId="77777777" w:rsidR="00C64AAE" w:rsidRPr="00C64AAE" w:rsidRDefault="00C64AAE" w:rsidP="00C64AAE">
            <w:pPr>
              <w:tabs>
                <w:tab w:val="left" w:pos="6279"/>
              </w:tabs>
              <w:spacing w:line="360" w:lineRule="auto"/>
              <w:rPr>
                <w:rFonts w:ascii="Lucida Console" w:hAnsi="Lucida Console" w:cs="Lucida Console"/>
                <w:sz w:val="17"/>
                <w:szCs w:val="17"/>
                <w:lang w:eastAsia="ja-JP" w:bidi="ar-SA"/>
              </w:rPr>
            </w:pPr>
            <w:r w:rsidRPr="00C64AAE">
              <w:rPr>
                <w:rFonts w:ascii="Lucida Console" w:hAnsi="Lucida Console" w:cs="Lucida Console"/>
                <w:sz w:val="17"/>
                <w:szCs w:val="17"/>
                <w:lang w:eastAsia="ja-JP" w:bidi="ar-SA"/>
              </w:rPr>
              <w:t xml:space="preserve">                &lt;TimeInterval&gt;</w:t>
            </w:r>
          </w:p>
          <w:p w14:paraId="153441A6" w14:textId="77777777" w:rsidR="00C64AAE" w:rsidRPr="00C64AAE" w:rsidRDefault="00C64AAE" w:rsidP="00C64AAE">
            <w:pPr>
              <w:tabs>
                <w:tab w:val="left" w:pos="6279"/>
              </w:tabs>
              <w:spacing w:line="360" w:lineRule="auto"/>
              <w:rPr>
                <w:rFonts w:ascii="Lucida Console" w:hAnsi="Lucida Console" w:cs="Lucida Console"/>
                <w:sz w:val="17"/>
                <w:szCs w:val="17"/>
                <w:lang w:eastAsia="ja-JP" w:bidi="ar-SA"/>
              </w:rPr>
            </w:pPr>
            <w:r w:rsidRPr="00C64AAE">
              <w:rPr>
                <w:rFonts w:ascii="Lucida Console" w:hAnsi="Lucida Console" w:cs="Lucida Console"/>
                <w:sz w:val="17"/>
                <w:szCs w:val="17"/>
                <w:lang w:eastAsia="ja-JP" w:bidi="ar-SA"/>
              </w:rPr>
              <w:t xml:space="preserve">                    &lt;Start&gt;2013-10-04T08:00:00&lt;/Start&gt;</w:t>
            </w:r>
          </w:p>
          <w:p w14:paraId="10C73FD8" w14:textId="77777777" w:rsidR="00C64AAE" w:rsidRPr="00C64AAE" w:rsidRDefault="00C64AAE" w:rsidP="00C64AAE">
            <w:pPr>
              <w:tabs>
                <w:tab w:val="left" w:pos="6279"/>
              </w:tabs>
              <w:spacing w:line="360" w:lineRule="auto"/>
              <w:rPr>
                <w:rFonts w:ascii="Lucida Console" w:hAnsi="Lucida Console" w:cs="Lucida Console"/>
                <w:sz w:val="17"/>
                <w:szCs w:val="17"/>
                <w:lang w:eastAsia="ja-JP" w:bidi="ar-SA"/>
              </w:rPr>
            </w:pPr>
            <w:r w:rsidRPr="00C64AAE">
              <w:rPr>
                <w:rFonts w:ascii="Lucida Console" w:hAnsi="Lucida Console" w:cs="Lucida Console"/>
                <w:sz w:val="17"/>
                <w:szCs w:val="17"/>
                <w:lang w:eastAsia="ja-JP" w:bidi="ar-SA"/>
              </w:rPr>
              <w:t xml:space="preserve">                    &lt;Finish&gt;2013-10-04T18:00:00&lt;/Finish&gt;</w:t>
            </w:r>
          </w:p>
          <w:p w14:paraId="46E90055" w14:textId="77777777" w:rsidR="00C64AAE" w:rsidRPr="00C64AAE" w:rsidRDefault="00C64AAE" w:rsidP="00C64AAE">
            <w:pPr>
              <w:tabs>
                <w:tab w:val="left" w:pos="6279"/>
              </w:tabs>
              <w:spacing w:line="360" w:lineRule="auto"/>
              <w:rPr>
                <w:rFonts w:ascii="Lucida Console" w:hAnsi="Lucida Console" w:cs="Lucida Console"/>
                <w:sz w:val="17"/>
                <w:szCs w:val="17"/>
                <w:lang w:eastAsia="ja-JP" w:bidi="ar-SA"/>
              </w:rPr>
            </w:pPr>
            <w:r w:rsidRPr="00C64AAE">
              <w:rPr>
                <w:rFonts w:ascii="Lucida Console" w:hAnsi="Lucida Console" w:cs="Lucida Console"/>
                <w:sz w:val="17"/>
                <w:szCs w:val="17"/>
                <w:lang w:eastAsia="ja-JP" w:bidi="ar-SA"/>
              </w:rPr>
              <w:t xml:space="preserve">                    &lt;Grade&gt;0&lt;/Grade&gt;</w:t>
            </w:r>
          </w:p>
          <w:p w14:paraId="73BEA5ED" w14:textId="77777777" w:rsidR="00C64AAE" w:rsidRPr="00C64AAE" w:rsidRDefault="00C64AAE" w:rsidP="00C64AAE">
            <w:pPr>
              <w:tabs>
                <w:tab w:val="left" w:pos="6279"/>
              </w:tabs>
              <w:spacing w:line="360" w:lineRule="auto"/>
              <w:rPr>
                <w:rFonts w:ascii="Lucida Console" w:hAnsi="Lucida Console" w:cs="Lucida Console"/>
                <w:sz w:val="17"/>
                <w:szCs w:val="17"/>
                <w:lang w:eastAsia="ja-JP" w:bidi="ar-SA"/>
              </w:rPr>
            </w:pPr>
            <w:r w:rsidRPr="00C64AAE">
              <w:rPr>
                <w:rFonts w:ascii="Lucida Console" w:hAnsi="Lucida Console" w:cs="Lucida Console"/>
                <w:sz w:val="17"/>
                <w:szCs w:val="17"/>
                <w:lang w:eastAsia="ja-JP" w:bidi="ar-SA"/>
              </w:rPr>
              <w:t xml:space="preserve">                &lt;/TimeInterval&gt;</w:t>
            </w:r>
          </w:p>
          <w:p w14:paraId="73F06842" w14:textId="77777777" w:rsidR="00C64AAE" w:rsidRPr="00C64AAE" w:rsidRDefault="00C64AAE" w:rsidP="00C64AAE">
            <w:pPr>
              <w:tabs>
                <w:tab w:val="left" w:pos="6279"/>
              </w:tabs>
              <w:spacing w:line="360" w:lineRule="auto"/>
              <w:rPr>
                <w:rFonts w:ascii="Lucida Console" w:hAnsi="Lucida Console" w:cs="Lucida Console"/>
                <w:sz w:val="17"/>
                <w:szCs w:val="17"/>
                <w:lang w:eastAsia="ja-JP" w:bidi="ar-SA"/>
              </w:rPr>
            </w:pPr>
            <w:r w:rsidRPr="00C64AAE">
              <w:rPr>
                <w:rFonts w:ascii="Lucida Console" w:hAnsi="Lucida Console" w:cs="Lucida Console"/>
                <w:sz w:val="17"/>
                <w:szCs w:val="17"/>
                <w:lang w:eastAsia="ja-JP" w:bidi="ar-SA"/>
              </w:rPr>
              <w:t xml:space="preserve">                &lt;TimeInterval&gt;</w:t>
            </w:r>
          </w:p>
          <w:p w14:paraId="68DCB338" w14:textId="77777777" w:rsidR="00C64AAE" w:rsidRPr="00C64AAE" w:rsidRDefault="00C64AAE" w:rsidP="00C64AAE">
            <w:pPr>
              <w:tabs>
                <w:tab w:val="left" w:pos="6279"/>
              </w:tabs>
              <w:spacing w:line="360" w:lineRule="auto"/>
              <w:rPr>
                <w:rFonts w:ascii="Lucida Console" w:hAnsi="Lucida Console" w:cs="Lucida Console"/>
                <w:sz w:val="17"/>
                <w:szCs w:val="17"/>
                <w:lang w:eastAsia="ja-JP" w:bidi="ar-SA"/>
              </w:rPr>
            </w:pPr>
            <w:r w:rsidRPr="00C64AAE">
              <w:rPr>
                <w:rFonts w:ascii="Lucida Console" w:hAnsi="Lucida Console" w:cs="Lucida Console"/>
                <w:sz w:val="17"/>
                <w:szCs w:val="17"/>
                <w:lang w:eastAsia="ja-JP" w:bidi="ar-SA"/>
              </w:rPr>
              <w:t xml:space="preserve">                    &lt;Start&gt;2013-10-07T08:00:00&lt;/Start&gt;</w:t>
            </w:r>
          </w:p>
          <w:p w14:paraId="75D4664C" w14:textId="77777777" w:rsidR="00C64AAE" w:rsidRPr="00C64AAE" w:rsidRDefault="00C64AAE" w:rsidP="00C64AAE">
            <w:pPr>
              <w:tabs>
                <w:tab w:val="left" w:pos="6279"/>
              </w:tabs>
              <w:spacing w:line="360" w:lineRule="auto"/>
              <w:rPr>
                <w:rFonts w:ascii="Lucida Console" w:hAnsi="Lucida Console" w:cs="Lucida Console"/>
                <w:sz w:val="17"/>
                <w:szCs w:val="17"/>
                <w:lang w:eastAsia="ja-JP" w:bidi="ar-SA"/>
              </w:rPr>
            </w:pPr>
            <w:r w:rsidRPr="00C64AAE">
              <w:rPr>
                <w:rFonts w:ascii="Lucida Console" w:hAnsi="Lucida Console" w:cs="Lucida Console"/>
                <w:sz w:val="17"/>
                <w:szCs w:val="17"/>
                <w:lang w:eastAsia="ja-JP" w:bidi="ar-SA"/>
              </w:rPr>
              <w:t xml:space="preserve">                    &lt;Finish&gt;2013-10-07T18:00:00&lt;/Finish&gt;</w:t>
            </w:r>
          </w:p>
          <w:p w14:paraId="70657495" w14:textId="77777777" w:rsidR="00C64AAE" w:rsidRPr="00C64AAE" w:rsidRDefault="00C64AAE" w:rsidP="00C64AAE">
            <w:pPr>
              <w:tabs>
                <w:tab w:val="left" w:pos="6279"/>
              </w:tabs>
              <w:spacing w:line="360" w:lineRule="auto"/>
              <w:rPr>
                <w:rFonts w:ascii="Lucida Console" w:hAnsi="Lucida Console" w:cs="Lucida Console"/>
                <w:sz w:val="17"/>
                <w:szCs w:val="17"/>
                <w:lang w:eastAsia="ja-JP" w:bidi="ar-SA"/>
              </w:rPr>
            </w:pPr>
            <w:r w:rsidRPr="00C64AAE">
              <w:rPr>
                <w:rFonts w:ascii="Lucida Console" w:hAnsi="Lucida Console" w:cs="Lucida Console"/>
                <w:sz w:val="17"/>
                <w:szCs w:val="17"/>
                <w:lang w:eastAsia="ja-JP" w:bidi="ar-SA"/>
              </w:rPr>
              <w:t xml:space="preserve">                    &lt;Grade&gt;0&lt;/Grade&gt;</w:t>
            </w:r>
          </w:p>
          <w:p w14:paraId="7F366572" w14:textId="77777777" w:rsidR="00C64AAE" w:rsidRPr="00C64AAE" w:rsidRDefault="00C64AAE" w:rsidP="00C64AAE">
            <w:pPr>
              <w:tabs>
                <w:tab w:val="left" w:pos="6279"/>
              </w:tabs>
              <w:spacing w:line="360" w:lineRule="auto"/>
              <w:rPr>
                <w:rFonts w:ascii="Lucida Console" w:hAnsi="Lucida Console" w:cs="Lucida Console"/>
                <w:sz w:val="17"/>
                <w:szCs w:val="17"/>
                <w:lang w:eastAsia="ja-JP" w:bidi="ar-SA"/>
              </w:rPr>
            </w:pPr>
            <w:r w:rsidRPr="00C64AAE">
              <w:rPr>
                <w:rFonts w:ascii="Lucida Console" w:hAnsi="Lucida Console" w:cs="Lucida Console"/>
                <w:sz w:val="17"/>
                <w:szCs w:val="17"/>
                <w:lang w:eastAsia="ja-JP" w:bidi="ar-SA"/>
              </w:rPr>
              <w:t xml:space="preserve">                &lt;/TimeInterval&gt;</w:t>
            </w:r>
          </w:p>
          <w:p w14:paraId="64DEC737" w14:textId="77777777" w:rsidR="00C64AAE" w:rsidRPr="00C64AAE" w:rsidRDefault="00C64AAE" w:rsidP="00C64AAE">
            <w:pPr>
              <w:tabs>
                <w:tab w:val="left" w:pos="6279"/>
              </w:tabs>
              <w:spacing w:line="360" w:lineRule="auto"/>
              <w:rPr>
                <w:rFonts w:ascii="Lucida Console" w:hAnsi="Lucida Console" w:cs="Lucida Console"/>
                <w:sz w:val="17"/>
                <w:szCs w:val="17"/>
                <w:lang w:eastAsia="ja-JP" w:bidi="ar-SA"/>
              </w:rPr>
            </w:pPr>
            <w:r w:rsidRPr="00C64AAE">
              <w:rPr>
                <w:rFonts w:ascii="Lucida Console" w:hAnsi="Lucida Console" w:cs="Lucida Console"/>
                <w:sz w:val="17"/>
                <w:szCs w:val="17"/>
                <w:lang w:eastAsia="ja-JP" w:bidi="ar-SA"/>
              </w:rPr>
              <w:t xml:space="preserve">                &lt;TimeInterval&gt;</w:t>
            </w:r>
          </w:p>
          <w:p w14:paraId="518D6C1C" w14:textId="77777777" w:rsidR="00C64AAE" w:rsidRPr="00C64AAE" w:rsidRDefault="00C64AAE" w:rsidP="00C64AAE">
            <w:pPr>
              <w:tabs>
                <w:tab w:val="left" w:pos="6279"/>
              </w:tabs>
              <w:spacing w:line="360" w:lineRule="auto"/>
              <w:rPr>
                <w:rFonts w:ascii="Lucida Console" w:hAnsi="Lucida Console" w:cs="Lucida Console"/>
                <w:sz w:val="17"/>
                <w:szCs w:val="17"/>
                <w:lang w:eastAsia="ja-JP" w:bidi="ar-SA"/>
              </w:rPr>
            </w:pPr>
            <w:r w:rsidRPr="00C64AAE">
              <w:rPr>
                <w:rFonts w:ascii="Lucida Console" w:hAnsi="Lucida Console" w:cs="Lucida Console"/>
                <w:sz w:val="17"/>
                <w:szCs w:val="17"/>
                <w:lang w:eastAsia="ja-JP" w:bidi="ar-SA"/>
              </w:rPr>
              <w:t xml:space="preserve">                    &lt;Start&gt;2013-10-08T08:00:00&lt;/Start&gt;</w:t>
            </w:r>
          </w:p>
          <w:p w14:paraId="397953ED" w14:textId="77777777" w:rsidR="00C64AAE" w:rsidRPr="00C64AAE" w:rsidRDefault="00C64AAE" w:rsidP="00C64AAE">
            <w:pPr>
              <w:tabs>
                <w:tab w:val="left" w:pos="6279"/>
              </w:tabs>
              <w:spacing w:line="360" w:lineRule="auto"/>
              <w:rPr>
                <w:rFonts w:ascii="Lucida Console" w:hAnsi="Lucida Console" w:cs="Lucida Console"/>
                <w:sz w:val="17"/>
                <w:szCs w:val="17"/>
                <w:lang w:eastAsia="ja-JP" w:bidi="ar-SA"/>
              </w:rPr>
            </w:pPr>
            <w:r w:rsidRPr="00C64AAE">
              <w:rPr>
                <w:rFonts w:ascii="Lucida Console" w:hAnsi="Lucida Console" w:cs="Lucida Console"/>
                <w:sz w:val="17"/>
                <w:szCs w:val="17"/>
                <w:lang w:eastAsia="ja-JP" w:bidi="ar-SA"/>
              </w:rPr>
              <w:t xml:space="preserve">                    &lt;Finish&gt;2013-10-08T18:00:00&lt;/Finish&gt;</w:t>
            </w:r>
          </w:p>
          <w:p w14:paraId="7E957832" w14:textId="77777777" w:rsidR="00C64AAE" w:rsidRPr="00C64AAE" w:rsidRDefault="00C64AAE" w:rsidP="00C64AAE">
            <w:pPr>
              <w:tabs>
                <w:tab w:val="left" w:pos="6279"/>
              </w:tabs>
              <w:spacing w:line="360" w:lineRule="auto"/>
              <w:rPr>
                <w:rFonts w:ascii="Lucida Console" w:hAnsi="Lucida Console" w:cs="Lucida Console"/>
                <w:sz w:val="17"/>
                <w:szCs w:val="17"/>
                <w:lang w:eastAsia="ja-JP" w:bidi="ar-SA"/>
              </w:rPr>
            </w:pPr>
            <w:r w:rsidRPr="00C64AAE">
              <w:rPr>
                <w:rFonts w:ascii="Lucida Console" w:hAnsi="Lucida Console" w:cs="Lucida Console"/>
                <w:sz w:val="17"/>
                <w:szCs w:val="17"/>
                <w:lang w:eastAsia="ja-JP" w:bidi="ar-SA"/>
              </w:rPr>
              <w:t xml:space="preserve">                    &lt;Grade&gt;0&lt;/Grade&gt;</w:t>
            </w:r>
          </w:p>
          <w:p w14:paraId="473112D8" w14:textId="77777777" w:rsidR="00C64AAE" w:rsidRPr="00C64AAE" w:rsidRDefault="00C64AAE" w:rsidP="00C64AAE">
            <w:pPr>
              <w:tabs>
                <w:tab w:val="left" w:pos="6279"/>
              </w:tabs>
              <w:spacing w:line="360" w:lineRule="auto"/>
              <w:rPr>
                <w:rFonts w:ascii="Lucida Console" w:hAnsi="Lucida Console" w:cs="Lucida Console"/>
                <w:sz w:val="17"/>
                <w:szCs w:val="17"/>
                <w:lang w:eastAsia="ja-JP" w:bidi="ar-SA"/>
              </w:rPr>
            </w:pPr>
            <w:r w:rsidRPr="00C64AAE">
              <w:rPr>
                <w:rFonts w:ascii="Lucida Console" w:hAnsi="Lucida Console" w:cs="Lucida Console"/>
                <w:sz w:val="17"/>
                <w:szCs w:val="17"/>
                <w:lang w:eastAsia="ja-JP" w:bidi="ar-SA"/>
              </w:rPr>
              <w:t xml:space="preserve">                &lt;/TimeInterval&gt;</w:t>
            </w:r>
          </w:p>
          <w:p w14:paraId="40ACCBE6" w14:textId="77777777" w:rsidR="00C64AAE" w:rsidRPr="00C64AAE" w:rsidRDefault="00C64AAE" w:rsidP="00C64AAE">
            <w:pPr>
              <w:tabs>
                <w:tab w:val="left" w:pos="6279"/>
              </w:tabs>
              <w:spacing w:line="360" w:lineRule="auto"/>
              <w:rPr>
                <w:rFonts w:ascii="Lucida Console" w:hAnsi="Lucida Console" w:cs="Lucida Console"/>
                <w:sz w:val="17"/>
                <w:szCs w:val="17"/>
                <w:lang w:eastAsia="ja-JP" w:bidi="ar-SA"/>
              </w:rPr>
            </w:pPr>
            <w:r w:rsidRPr="00C64AAE">
              <w:rPr>
                <w:rFonts w:ascii="Lucida Console" w:hAnsi="Lucida Console" w:cs="Lucida Console"/>
                <w:sz w:val="17"/>
                <w:szCs w:val="17"/>
                <w:lang w:eastAsia="ja-JP" w:bidi="ar-SA"/>
              </w:rPr>
              <w:t xml:space="preserve">            &lt;/OptionalAppointments&gt;</w:t>
            </w:r>
          </w:p>
          <w:p w14:paraId="401711D1" w14:textId="77777777" w:rsidR="00C64AAE" w:rsidRPr="00C64AAE" w:rsidRDefault="00C64AAE" w:rsidP="00C64AAE">
            <w:pPr>
              <w:tabs>
                <w:tab w:val="left" w:pos="6279"/>
              </w:tabs>
              <w:spacing w:line="360" w:lineRule="auto"/>
              <w:rPr>
                <w:rFonts w:ascii="Lucida Console" w:hAnsi="Lucida Console" w:cs="Lucida Console"/>
                <w:sz w:val="17"/>
                <w:szCs w:val="17"/>
                <w:lang w:eastAsia="ja-JP" w:bidi="ar-SA"/>
              </w:rPr>
            </w:pPr>
            <w:r w:rsidRPr="00C64AAE">
              <w:rPr>
                <w:rFonts w:ascii="Lucida Console" w:hAnsi="Lucida Console" w:cs="Lucida Console"/>
                <w:sz w:val="17"/>
                <w:szCs w:val="17"/>
                <w:lang w:eastAsia="ja-JP" w:bidi="ar-SA"/>
              </w:rPr>
              <w:t xml:space="preserve">        &lt;/ExtendedGetAppointmentsEx2Response&gt;</w:t>
            </w:r>
          </w:p>
          <w:p w14:paraId="501361E8" w14:textId="77777777" w:rsidR="00C64AAE" w:rsidRPr="00C64AAE" w:rsidRDefault="00C64AAE" w:rsidP="00C64AAE">
            <w:pPr>
              <w:tabs>
                <w:tab w:val="left" w:pos="6279"/>
              </w:tabs>
              <w:spacing w:line="360" w:lineRule="auto"/>
              <w:rPr>
                <w:rFonts w:ascii="Lucida Console" w:hAnsi="Lucida Console" w:cs="Lucida Console"/>
                <w:sz w:val="17"/>
                <w:szCs w:val="17"/>
                <w:lang w:eastAsia="ja-JP" w:bidi="ar-SA"/>
              </w:rPr>
            </w:pPr>
            <w:r w:rsidRPr="00C64AAE">
              <w:rPr>
                <w:rFonts w:ascii="Lucida Console" w:hAnsi="Lucida Console" w:cs="Lucida Console"/>
                <w:sz w:val="17"/>
                <w:szCs w:val="17"/>
                <w:lang w:eastAsia="ja-JP" w:bidi="ar-SA"/>
              </w:rPr>
              <w:t xml:space="preserve">    &lt;/s:Body&gt;</w:t>
            </w:r>
          </w:p>
          <w:p w14:paraId="14A4D7E6" w14:textId="34B517F1" w:rsidR="00054B92" w:rsidRDefault="00C64AAE" w:rsidP="00DB537E">
            <w:pPr>
              <w:autoSpaceDE w:val="0"/>
              <w:autoSpaceDN w:val="0"/>
              <w:adjustRightInd w:val="0"/>
              <w:spacing w:line="360" w:lineRule="auto"/>
            </w:pPr>
            <w:r w:rsidRPr="00C64AAE">
              <w:rPr>
                <w:rFonts w:ascii="Lucida Console" w:hAnsi="Lucida Console" w:cs="Lucida Console"/>
                <w:sz w:val="17"/>
                <w:szCs w:val="17"/>
                <w:lang w:eastAsia="ja-JP" w:bidi="ar-SA"/>
              </w:rPr>
              <w:t>&lt;/s:Envelope&gt;</w:t>
            </w:r>
          </w:p>
        </w:tc>
      </w:tr>
    </w:tbl>
    <w:p w14:paraId="2E8B387C" w14:textId="77777777" w:rsidR="00023410" w:rsidRDefault="00023410">
      <w:pPr>
        <w:rPr>
          <w:rFonts w:cs="Arial"/>
          <w:b/>
          <w:sz w:val="22"/>
          <w:szCs w:val="20"/>
          <w:lang w:bidi="ar-SA"/>
        </w:rPr>
      </w:pPr>
      <w:bookmarkStart w:id="819" w:name="_Ref366833449"/>
      <w:bookmarkStart w:id="820" w:name="_Ref366835865"/>
      <w:r>
        <w:lastRenderedPageBreak/>
        <w:br w:type="page"/>
      </w:r>
    </w:p>
    <w:p w14:paraId="77E568C2" w14:textId="66859AA9" w:rsidR="00C7175F" w:rsidRPr="00DA63C5" w:rsidRDefault="00C7175F" w:rsidP="003C422C">
      <w:pPr>
        <w:pStyle w:val="Heading2"/>
      </w:pPr>
      <w:bookmarkStart w:id="821" w:name="_Toc370915669"/>
      <w:r>
        <w:lastRenderedPageBreak/>
        <w:t>Process</w:t>
      </w:r>
      <w:r w:rsidRPr="00224137">
        <w:t>Task</w:t>
      </w:r>
      <w:r>
        <w:t>Ex</w:t>
      </w:r>
      <w:bookmarkEnd w:id="819"/>
      <w:bookmarkEnd w:id="820"/>
      <w:bookmarkEnd w:id="821"/>
      <w:r w:rsidRPr="00DA63C5">
        <w:t xml:space="preserve"> </w:t>
      </w:r>
    </w:p>
    <w:bookmarkEnd w:id="764"/>
    <w:p w14:paraId="6B5876F4" w14:textId="0FEACAF7" w:rsidR="00721807" w:rsidRDefault="003E745F" w:rsidP="003C422C">
      <w:pPr>
        <w:pStyle w:val="BodyText2"/>
        <w:ind w:left="0"/>
        <w:rPr>
          <w:color w:val="auto"/>
          <w:lang w:val="en-US"/>
        </w:rPr>
      </w:pPr>
      <w:r w:rsidRPr="00E94158">
        <w:t xml:space="preserve">This </w:t>
      </w:r>
      <w:r>
        <w:t>operation</w:t>
      </w:r>
      <w:r w:rsidRPr="00E94158">
        <w:t xml:space="preserve"> </w:t>
      </w:r>
      <w:r>
        <w:t xml:space="preserve">is used to </w:t>
      </w:r>
      <w:r w:rsidR="00721807">
        <w:t xml:space="preserve">process </w:t>
      </w:r>
      <w:r w:rsidR="008046AC">
        <w:t>a task</w:t>
      </w:r>
      <w:r>
        <w:t xml:space="preserve"> in the ClickSchedule repository</w:t>
      </w:r>
      <w:r w:rsidR="00721807">
        <w:t>.</w:t>
      </w:r>
      <w:r>
        <w:t xml:space="preserve"> </w:t>
      </w:r>
      <w:r w:rsidR="00721807">
        <w:rPr>
          <w:color w:val="auto"/>
          <w:lang w:val="en-US"/>
        </w:rPr>
        <w:t>This operation can handle both the creation and update of tasks in SO</w:t>
      </w:r>
      <w:bookmarkStart w:id="822" w:name="pID0E0A3E0HA"/>
      <w:r w:rsidR="00721807" w:rsidRPr="00460572">
        <w:rPr>
          <w:color w:val="auto"/>
          <w:lang w:val="en-US"/>
        </w:rPr>
        <w:t>.</w:t>
      </w:r>
      <w:bookmarkEnd w:id="822"/>
      <w:r w:rsidR="00721807">
        <w:rPr>
          <w:color w:val="auto"/>
          <w:lang w:val="en-US"/>
        </w:rPr>
        <w:t xml:space="preserve"> The sender doesn’t need to know if the task already exists in the CKSW repository or not. In case the task exists (identified by its object reference) SO will update it, otherwise it will create a new task. </w:t>
      </w:r>
    </w:p>
    <w:p w14:paraId="3C51D611" w14:textId="77777777" w:rsidR="006A4EB4" w:rsidRPr="006A4EB4" w:rsidRDefault="006A4EB4" w:rsidP="003C422C">
      <w:pPr>
        <w:pStyle w:val="BodyText2"/>
        <w:ind w:left="0"/>
        <w:rPr>
          <w:color w:val="auto"/>
          <w:lang w:val="en-US"/>
        </w:rPr>
      </w:pPr>
      <w:r w:rsidRPr="006A4EB4">
        <w:rPr>
          <w:color w:val="auto"/>
          <w:lang w:val="en-US"/>
        </w:rPr>
        <w:t>This web operation processes a task object in the following ways:</w:t>
      </w:r>
    </w:p>
    <w:p w14:paraId="2A75BA36" w14:textId="07E6CCE6" w:rsidR="006A4EB4" w:rsidRPr="006A4EB4" w:rsidRDefault="006A4EB4" w:rsidP="003C422C">
      <w:pPr>
        <w:pStyle w:val="BodyText2"/>
        <w:numPr>
          <w:ilvl w:val="0"/>
          <w:numId w:val="108"/>
        </w:numPr>
        <w:rPr>
          <w:color w:val="auto"/>
          <w:lang w:val="en-US"/>
        </w:rPr>
      </w:pPr>
      <w:r w:rsidRPr="006A4EB4">
        <w:rPr>
          <w:color w:val="auto"/>
          <w:lang w:val="en-US"/>
        </w:rPr>
        <w:t>The operation adds a new task to the database, or it updates an existing task</w:t>
      </w:r>
      <w:r>
        <w:rPr>
          <w:color w:val="auto"/>
          <w:lang w:val="en-US"/>
        </w:rPr>
        <w:t>;</w:t>
      </w:r>
      <w:r w:rsidRPr="006A4EB4">
        <w:rPr>
          <w:color w:val="auto"/>
          <w:lang w:val="en-US"/>
        </w:rPr>
        <w:t xml:space="preserve"> </w:t>
      </w:r>
    </w:p>
    <w:p w14:paraId="13B6F763" w14:textId="6BCC769A" w:rsidR="006A4EB4" w:rsidRPr="006A4EB4" w:rsidRDefault="006A4EB4" w:rsidP="003C422C">
      <w:pPr>
        <w:pStyle w:val="BodyText2"/>
        <w:numPr>
          <w:ilvl w:val="0"/>
          <w:numId w:val="108"/>
        </w:numPr>
        <w:rPr>
          <w:color w:val="auto"/>
          <w:lang w:val="en-US"/>
        </w:rPr>
      </w:pPr>
      <w:r w:rsidRPr="006A4EB4">
        <w:rPr>
          <w:color w:val="auto"/>
          <w:lang w:val="en-US"/>
        </w:rPr>
        <w:t>It can run the scheduling-workflow logic service to assign the task</w:t>
      </w:r>
      <w:r>
        <w:rPr>
          <w:color w:val="auto"/>
          <w:lang w:val="en-US"/>
        </w:rPr>
        <w:t>;</w:t>
      </w:r>
    </w:p>
    <w:p w14:paraId="634C36A7" w14:textId="7F0473D5" w:rsidR="006A4EB4" w:rsidRPr="006A4EB4" w:rsidRDefault="006A4EB4" w:rsidP="003C422C">
      <w:pPr>
        <w:pStyle w:val="BodyText2"/>
        <w:numPr>
          <w:ilvl w:val="0"/>
          <w:numId w:val="108"/>
        </w:numPr>
        <w:rPr>
          <w:color w:val="auto"/>
          <w:lang w:val="en-US"/>
        </w:rPr>
      </w:pPr>
      <w:r w:rsidRPr="006A4EB4">
        <w:rPr>
          <w:color w:val="auto"/>
          <w:lang w:val="en-US"/>
        </w:rPr>
        <w:t>It can run the schedule-update logic service if particular task properties have been updated</w:t>
      </w:r>
      <w:r>
        <w:rPr>
          <w:color w:val="auto"/>
          <w:lang w:val="en-US"/>
        </w:rPr>
        <w:t>;</w:t>
      </w:r>
    </w:p>
    <w:p w14:paraId="1E43F6F7" w14:textId="419F1929" w:rsidR="006A4EB4" w:rsidRPr="006A4EB4" w:rsidRDefault="006A4EB4" w:rsidP="003C422C">
      <w:pPr>
        <w:pStyle w:val="BodyText2"/>
        <w:numPr>
          <w:ilvl w:val="0"/>
          <w:numId w:val="108"/>
        </w:numPr>
        <w:rPr>
          <w:color w:val="auto"/>
          <w:lang w:val="en-US"/>
        </w:rPr>
      </w:pPr>
      <w:r w:rsidRPr="006A4EB4">
        <w:rPr>
          <w:color w:val="auto"/>
          <w:lang w:val="en-US"/>
        </w:rPr>
        <w:t>It can run different scheduling-workflow or schedule-update configura</w:t>
      </w:r>
      <w:r>
        <w:rPr>
          <w:color w:val="auto"/>
          <w:lang w:val="en-US"/>
        </w:rPr>
        <w:t>tions for different task groups;</w:t>
      </w:r>
      <w:r w:rsidRPr="006A4EB4">
        <w:rPr>
          <w:color w:val="auto"/>
          <w:lang w:val="en-US"/>
        </w:rPr>
        <w:t xml:space="preserve"> </w:t>
      </w:r>
    </w:p>
    <w:p w14:paraId="5BD1AFAD" w14:textId="166A6C6D" w:rsidR="006A4EB4" w:rsidRPr="006A4EB4" w:rsidRDefault="006A4EB4" w:rsidP="003C422C">
      <w:pPr>
        <w:pStyle w:val="BodyText2"/>
        <w:numPr>
          <w:ilvl w:val="0"/>
          <w:numId w:val="108"/>
        </w:numPr>
        <w:rPr>
          <w:color w:val="auto"/>
          <w:lang w:val="en-US"/>
        </w:rPr>
      </w:pPr>
      <w:r w:rsidRPr="006A4EB4">
        <w:rPr>
          <w:color w:val="auto"/>
          <w:lang w:val="en-US"/>
        </w:rPr>
        <w:t>It can send multistage task directives</w:t>
      </w:r>
      <w:r>
        <w:rPr>
          <w:color w:val="auto"/>
          <w:lang w:val="en-US"/>
        </w:rPr>
        <w:t xml:space="preserve"> in a single web operation call;</w:t>
      </w:r>
      <w:r w:rsidRPr="006A4EB4">
        <w:rPr>
          <w:color w:val="auto"/>
          <w:lang w:val="en-US"/>
        </w:rPr>
        <w:t xml:space="preserve"> </w:t>
      </w:r>
    </w:p>
    <w:p w14:paraId="164D7051" w14:textId="51F8D0AD" w:rsidR="006A4EB4" w:rsidRPr="006A4EB4" w:rsidRDefault="006A4EB4" w:rsidP="003C422C">
      <w:pPr>
        <w:pStyle w:val="BodyText2"/>
        <w:numPr>
          <w:ilvl w:val="0"/>
          <w:numId w:val="108"/>
        </w:numPr>
        <w:rPr>
          <w:color w:val="auto"/>
          <w:lang w:val="en-US"/>
        </w:rPr>
      </w:pPr>
      <w:r w:rsidRPr="006A4EB4">
        <w:rPr>
          <w:color w:val="auto"/>
          <w:lang w:val="en-US"/>
        </w:rPr>
        <w:t>It can block invalid or</w:t>
      </w:r>
      <w:r>
        <w:rPr>
          <w:color w:val="auto"/>
          <w:lang w:val="en-US"/>
        </w:rPr>
        <w:t xml:space="preserve"> undesired task status updates;</w:t>
      </w:r>
    </w:p>
    <w:p w14:paraId="4FB3AA88" w14:textId="77777777" w:rsidR="00721807" w:rsidRDefault="00721807" w:rsidP="00DB537E">
      <w:pPr>
        <w:spacing w:line="360" w:lineRule="auto"/>
      </w:pPr>
    </w:p>
    <w:p w14:paraId="60FD2491" w14:textId="2795E462" w:rsidR="003E745F" w:rsidRDefault="006A4EB4" w:rsidP="00DB537E">
      <w:pPr>
        <w:spacing w:line="360" w:lineRule="auto"/>
      </w:pPr>
      <w:r>
        <w:t xml:space="preserve">When creating a new task the </w:t>
      </w:r>
      <w:r w:rsidR="003E745F">
        <w:t>message should include all mandatory task properties as described in the table below.</w:t>
      </w:r>
    </w:p>
    <w:p w14:paraId="10F41DAC" w14:textId="77777777" w:rsidR="00920947" w:rsidRDefault="00920947" w:rsidP="00DB537E">
      <w:pPr>
        <w:spacing w:line="360" w:lineRule="auto"/>
      </w:pPr>
    </w:p>
    <w:p w14:paraId="0022F900" w14:textId="77777777" w:rsidR="00920947" w:rsidRDefault="00920947" w:rsidP="00DB537E">
      <w:pPr>
        <w:spacing w:line="360" w:lineRule="auto"/>
      </w:pPr>
    </w:p>
    <w:p w14:paraId="567660D9" w14:textId="77777777" w:rsidR="000539AF" w:rsidRDefault="000539AF" w:rsidP="00DB537E">
      <w:pPr>
        <w:spacing w:line="360" w:lineRule="auto"/>
        <w:rPr>
          <w:b/>
          <w:i/>
          <w:szCs w:val="20"/>
          <w:lang w:bidi="ar-SA"/>
        </w:rPr>
      </w:pPr>
      <w:bookmarkStart w:id="823" w:name="_Ref366240115"/>
      <w:r>
        <w:br w:type="page"/>
      </w:r>
    </w:p>
    <w:p w14:paraId="6ADDE003" w14:textId="2237EC71" w:rsidR="004A7AF2" w:rsidRDefault="006A4EB4" w:rsidP="003C422C">
      <w:pPr>
        <w:pStyle w:val="Heading4"/>
        <w:numPr>
          <w:ilvl w:val="2"/>
          <w:numId w:val="2"/>
        </w:numPr>
      </w:pPr>
      <w:commentRangeStart w:id="824"/>
      <w:r>
        <w:lastRenderedPageBreak/>
        <w:t xml:space="preserve">New </w:t>
      </w:r>
      <w:r w:rsidR="004A7AF2">
        <w:t xml:space="preserve">Task </w:t>
      </w:r>
      <w:r w:rsidR="004A7AF2" w:rsidRPr="00534A8B">
        <w:t>Message Fields</w:t>
      </w:r>
      <w:bookmarkEnd w:id="823"/>
      <w:commentRangeEnd w:id="824"/>
      <w:r w:rsidR="006360FF">
        <w:rPr>
          <w:rStyle w:val="CommentReference"/>
          <w:b w:val="0"/>
          <w:i w:val="0"/>
        </w:rPr>
        <w:commentReference w:id="824"/>
      </w:r>
    </w:p>
    <w:p w14:paraId="5CE7D397" w14:textId="03D1FC98" w:rsidR="004A7AF2" w:rsidRDefault="004A7AF2" w:rsidP="00DB537E">
      <w:pPr>
        <w:spacing w:line="360" w:lineRule="auto"/>
        <w:rPr>
          <w:i/>
        </w:rPr>
      </w:pPr>
      <w:r w:rsidRPr="003272EE">
        <w:t xml:space="preserve">Following is the task information that shall be passed through the integration and the </w:t>
      </w:r>
      <w:commentRangeStart w:id="825"/>
      <w:r w:rsidRPr="003272EE">
        <w:t>corresponding</w:t>
      </w:r>
      <w:r w:rsidR="00125C85">
        <w:t xml:space="preserve"> </w:t>
      </w:r>
      <w:r w:rsidRPr="003272EE">
        <w:t xml:space="preserve">fields on the MUST side. </w:t>
      </w:r>
      <w:commentRangeEnd w:id="825"/>
      <w:r w:rsidR="00EA3557">
        <w:rPr>
          <w:rStyle w:val="CommentReference"/>
          <w:lang w:bidi="ar-SA"/>
        </w:rPr>
        <w:commentReference w:id="825"/>
      </w:r>
      <w:r w:rsidR="00125C85">
        <w:t xml:space="preserve"> </w:t>
      </w:r>
    </w:p>
    <w:tbl>
      <w:tblPr>
        <w:tblW w:w="0" w:type="auto"/>
        <w:tblInd w:w="108"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1763"/>
        <w:gridCol w:w="80"/>
        <w:gridCol w:w="1291"/>
        <w:gridCol w:w="2267"/>
        <w:gridCol w:w="1152"/>
        <w:gridCol w:w="1120"/>
        <w:gridCol w:w="789"/>
        <w:gridCol w:w="55"/>
        <w:gridCol w:w="1272"/>
      </w:tblGrid>
      <w:tr w:rsidR="00673C9A" w:rsidRPr="004517E7" w14:paraId="07AAED1A" w14:textId="77777777" w:rsidTr="00673C9A">
        <w:trPr>
          <w:cantSplit/>
          <w:tblHeader/>
        </w:trPr>
        <w:tc>
          <w:tcPr>
            <w:tcW w:w="1763" w:type="dxa"/>
            <w:shd w:val="clear" w:color="auto" w:fill="1F497D" w:themeFill="text2"/>
          </w:tcPr>
          <w:p w14:paraId="4496FE43" w14:textId="77777777" w:rsidR="00673C9A" w:rsidRPr="004517E7" w:rsidRDefault="00673C9A" w:rsidP="00673C9A">
            <w:pPr>
              <w:pStyle w:val="TableHeading"/>
              <w:tabs>
                <w:tab w:val="left" w:pos="1305"/>
              </w:tabs>
              <w:rPr>
                <w:bCs/>
                <w:szCs w:val="21"/>
              </w:rPr>
            </w:pPr>
            <w:r w:rsidRPr="004517E7">
              <w:rPr>
                <w:bCs/>
                <w:szCs w:val="21"/>
              </w:rPr>
              <w:t>Property</w:t>
            </w:r>
            <w:r w:rsidRPr="004517E7">
              <w:rPr>
                <w:bCs/>
                <w:szCs w:val="21"/>
              </w:rPr>
              <w:tab/>
            </w:r>
          </w:p>
        </w:tc>
        <w:tc>
          <w:tcPr>
            <w:tcW w:w="1371" w:type="dxa"/>
            <w:gridSpan w:val="2"/>
            <w:shd w:val="clear" w:color="auto" w:fill="1F497D" w:themeFill="text2"/>
          </w:tcPr>
          <w:p w14:paraId="6FA51DBD" w14:textId="77777777" w:rsidR="00673C9A" w:rsidRPr="004517E7" w:rsidRDefault="00673C9A" w:rsidP="00673C9A">
            <w:pPr>
              <w:pStyle w:val="TableHeading"/>
              <w:rPr>
                <w:bCs/>
                <w:szCs w:val="21"/>
              </w:rPr>
            </w:pPr>
            <w:r w:rsidRPr="004517E7">
              <w:rPr>
                <w:bCs/>
                <w:szCs w:val="21"/>
              </w:rPr>
              <w:t>Visible Name</w:t>
            </w:r>
          </w:p>
        </w:tc>
        <w:tc>
          <w:tcPr>
            <w:tcW w:w="2267" w:type="dxa"/>
            <w:shd w:val="clear" w:color="auto" w:fill="1F497D" w:themeFill="text2"/>
          </w:tcPr>
          <w:p w14:paraId="2C72CDDA" w14:textId="77777777" w:rsidR="00673C9A" w:rsidRPr="004517E7" w:rsidRDefault="00673C9A" w:rsidP="00673C9A">
            <w:pPr>
              <w:pStyle w:val="TableHeading"/>
              <w:rPr>
                <w:bCs/>
                <w:szCs w:val="21"/>
              </w:rPr>
            </w:pPr>
            <w:r w:rsidRPr="004517E7">
              <w:rPr>
                <w:bCs/>
                <w:szCs w:val="21"/>
              </w:rPr>
              <w:t>Description</w:t>
            </w:r>
          </w:p>
        </w:tc>
        <w:tc>
          <w:tcPr>
            <w:tcW w:w="1152" w:type="dxa"/>
            <w:shd w:val="clear" w:color="auto" w:fill="1F497D" w:themeFill="text2"/>
          </w:tcPr>
          <w:p w14:paraId="4B4FF724" w14:textId="77777777" w:rsidR="00673C9A" w:rsidRPr="004517E7" w:rsidRDefault="00673C9A" w:rsidP="00673C9A">
            <w:pPr>
              <w:pStyle w:val="TableHeading"/>
              <w:rPr>
                <w:bCs/>
                <w:szCs w:val="21"/>
              </w:rPr>
            </w:pPr>
            <w:r w:rsidRPr="004517E7">
              <w:rPr>
                <w:bCs/>
                <w:szCs w:val="21"/>
              </w:rPr>
              <w:t>Type</w:t>
            </w:r>
          </w:p>
        </w:tc>
        <w:tc>
          <w:tcPr>
            <w:tcW w:w="1120" w:type="dxa"/>
            <w:shd w:val="clear" w:color="auto" w:fill="1F497D" w:themeFill="text2"/>
          </w:tcPr>
          <w:p w14:paraId="55C8FCD7" w14:textId="77777777" w:rsidR="00673C9A" w:rsidRPr="004517E7" w:rsidRDefault="00673C9A" w:rsidP="00673C9A">
            <w:pPr>
              <w:pStyle w:val="TableHeading"/>
              <w:rPr>
                <w:bCs/>
                <w:szCs w:val="21"/>
              </w:rPr>
            </w:pPr>
            <w:r w:rsidRPr="004517E7">
              <w:rPr>
                <w:bCs/>
                <w:szCs w:val="21"/>
              </w:rPr>
              <w:t>Access</w:t>
            </w:r>
          </w:p>
        </w:tc>
        <w:tc>
          <w:tcPr>
            <w:tcW w:w="789" w:type="dxa"/>
            <w:shd w:val="clear" w:color="auto" w:fill="1F497D" w:themeFill="text2"/>
          </w:tcPr>
          <w:p w14:paraId="1A989900" w14:textId="77777777" w:rsidR="00673C9A" w:rsidRPr="004517E7" w:rsidRDefault="00673C9A" w:rsidP="00673C9A">
            <w:pPr>
              <w:pStyle w:val="TableHeading"/>
              <w:rPr>
                <w:bCs/>
                <w:szCs w:val="21"/>
              </w:rPr>
            </w:pPr>
            <w:r w:rsidRPr="004517E7">
              <w:rPr>
                <w:bCs/>
                <w:szCs w:val="21"/>
              </w:rPr>
              <w:t>Owner</w:t>
            </w:r>
          </w:p>
        </w:tc>
        <w:tc>
          <w:tcPr>
            <w:tcW w:w="1327" w:type="dxa"/>
            <w:gridSpan w:val="2"/>
            <w:shd w:val="clear" w:color="auto" w:fill="1F497D" w:themeFill="text2"/>
          </w:tcPr>
          <w:p w14:paraId="6B32671E" w14:textId="77777777" w:rsidR="00673C9A" w:rsidRPr="004517E7" w:rsidRDefault="00673C9A" w:rsidP="00673C9A">
            <w:pPr>
              <w:pStyle w:val="TableHeading"/>
              <w:rPr>
                <w:bCs/>
                <w:szCs w:val="21"/>
              </w:rPr>
            </w:pPr>
            <w:r w:rsidRPr="004517E7">
              <w:rPr>
                <w:bCs/>
                <w:szCs w:val="21"/>
              </w:rPr>
              <w:t>Mandatory?</w:t>
            </w:r>
          </w:p>
        </w:tc>
      </w:tr>
      <w:tr w:rsidR="00673C9A" w:rsidRPr="004517E7" w14:paraId="7044F8C8" w14:textId="77777777" w:rsidTr="00673C9A">
        <w:trPr>
          <w:cantSplit/>
        </w:trPr>
        <w:tc>
          <w:tcPr>
            <w:tcW w:w="9789" w:type="dxa"/>
            <w:gridSpan w:val="9"/>
          </w:tcPr>
          <w:p w14:paraId="4356B405" w14:textId="77777777" w:rsidR="00673C9A" w:rsidRPr="004517E7" w:rsidRDefault="00673C9A" w:rsidP="00673C9A">
            <w:pPr>
              <w:pStyle w:val="TableText"/>
              <w:rPr>
                <w:rFonts w:cs="Arial"/>
                <w:b/>
                <w:bCs/>
                <w:color w:val="FF0000"/>
                <w:szCs w:val="21"/>
              </w:rPr>
            </w:pPr>
            <w:r w:rsidRPr="004517E7">
              <w:rPr>
                <w:rFonts w:cs="Arial"/>
                <w:b/>
                <w:bCs/>
                <w:szCs w:val="21"/>
              </w:rPr>
              <w:t>General</w:t>
            </w:r>
          </w:p>
        </w:tc>
      </w:tr>
      <w:tr w:rsidR="00673C9A" w:rsidRPr="004517E7" w14:paraId="125A7261" w14:textId="77777777" w:rsidTr="00673C9A">
        <w:trPr>
          <w:cantSplit/>
        </w:trPr>
        <w:tc>
          <w:tcPr>
            <w:tcW w:w="1763" w:type="dxa"/>
          </w:tcPr>
          <w:p w14:paraId="2109101D" w14:textId="77777777" w:rsidR="00673C9A" w:rsidRPr="004517E7" w:rsidRDefault="00673C9A" w:rsidP="00673C9A">
            <w:pPr>
              <w:pStyle w:val="TableText"/>
              <w:rPr>
                <w:rFonts w:cs="Arial"/>
                <w:szCs w:val="21"/>
              </w:rPr>
            </w:pPr>
            <w:r>
              <w:rPr>
                <w:rFonts w:cs="Arial"/>
                <w:szCs w:val="21"/>
              </w:rPr>
              <w:t>Call</w:t>
            </w:r>
            <w:r w:rsidRPr="004517E7">
              <w:rPr>
                <w:rFonts w:cs="Arial"/>
                <w:szCs w:val="21"/>
              </w:rPr>
              <w:t xml:space="preserve">ID </w:t>
            </w:r>
          </w:p>
        </w:tc>
        <w:tc>
          <w:tcPr>
            <w:tcW w:w="1371" w:type="dxa"/>
            <w:gridSpan w:val="2"/>
          </w:tcPr>
          <w:p w14:paraId="73BBDAF6" w14:textId="77777777" w:rsidR="00673C9A" w:rsidRPr="004517E7" w:rsidRDefault="00673C9A" w:rsidP="00673C9A">
            <w:pPr>
              <w:pStyle w:val="TableText"/>
              <w:rPr>
                <w:rFonts w:cs="Arial"/>
                <w:szCs w:val="21"/>
              </w:rPr>
            </w:pPr>
            <w:r>
              <w:rPr>
                <w:rFonts w:cs="Arial"/>
                <w:szCs w:val="21"/>
              </w:rPr>
              <w:t>Call ID</w:t>
            </w:r>
          </w:p>
        </w:tc>
        <w:tc>
          <w:tcPr>
            <w:tcW w:w="2267" w:type="dxa"/>
            <w:vMerge w:val="restart"/>
          </w:tcPr>
          <w:p w14:paraId="08CBF293" w14:textId="77777777" w:rsidR="00673C9A" w:rsidRPr="004517E7" w:rsidRDefault="00673C9A" w:rsidP="00673C9A">
            <w:pPr>
              <w:pStyle w:val="TableText"/>
              <w:rPr>
                <w:rFonts w:cs="Arial"/>
                <w:szCs w:val="21"/>
              </w:rPr>
            </w:pPr>
            <w:r>
              <w:rPr>
                <w:rFonts w:cs="Arial"/>
                <w:szCs w:val="21"/>
              </w:rPr>
              <w:t xml:space="preserve">These values form </w:t>
            </w:r>
            <w:r w:rsidRPr="004517E7">
              <w:rPr>
                <w:rFonts w:cs="Arial"/>
                <w:szCs w:val="21"/>
              </w:rPr>
              <w:t xml:space="preserve">the unique identifier </w:t>
            </w:r>
            <w:r>
              <w:rPr>
                <w:rFonts w:cs="Arial"/>
                <w:szCs w:val="21"/>
              </w:rPr>
              <w:t>for</w:t>
            </w:r>
            <w:r w:rsidRPr="004517E7">
              <w:rPr>
                <w:rFonts w:cs="Arial"/>
                <w:szCs w:val="21"/>
              </w:rPr>
              <w:t xml:space="preserve"> the task in ClickSchedule</w:t>
            </w:r>
            <w:r>
              <w:rPr>
                <w:rFonts w:cs="Arial"/>
                <w:szCs w:val="21"/>
              </w:rPr>
              <w:t>. The CallID is defaulted to the MUST Job Number, while the Number is defaulted to 1, but can be different (e.g. when creating dependencies between “primary” and associated “training” or pickup tasks). The TaskID is created initially by MUST and subsequently managed and synchronized between both systems in order to define a value that can be consistently derived over time by MUST in order to identify a unique visit.</w:t>
            </w:r>
          </w:p>
        </w:tc>
        <w:tc>
          <w:tcPr>
            <w:tcW w:w="1152" w:type="dxa"/>
          </w:tcPr>
          <w:p w14:paraId="1325B7C3" w14:textId="77777777" w:rsidR="00673C9A" w:rsidRPr="004517E7" w:rsidRDefault="00673C9A" w:rsidP="00673C9A">
            <w:pPr>
              <w:pStyle w:val="TableText"/>
              <w:rPr>
                <w:rFonts w:cs="Arial"/>
                <w:szCs w:val="21"/>
              </w:rPr>
            </w:pPr>
            <w:r w:rsidRPr="004517E7">
              <w:rPr>
                <w:rFonts w:cs="Arial"/>
                <w:szCs w:val="21"/>
              </w:rPr>
              <w:t>String (64)</w:t>
            </w:r>
          </w:p>
        </w:tc>
        <w:tc>
          <w:tcPr>
            <w:tcW w:w="1120" w:type="dxa"/>
          </w:tcPr>
          <w:p w14:paraId="29077CD2" w14:textId="77777777" w:rsidR="00673C9A" w:rsidRPr="004517E7" w:rsidRDefault="00673C9A" w:rsidP="00673C9A">
            <w:pPr>
              <w:pStyle w:val="TableText"/>
              <w:rPr>
                <w:rFonts w:cs="Arial"/>
                <w:szCs w:val="21"/>
              </w:rPr>
            </w:pPr>
            <w:r w:rsidRPr="004517E7">
              <w:rPr>
                <w:rFonts w:cs="Arial"/>
                <w:szCs w:val="21"/>
              </w:rPr>
              <w:t>Editable</w:t>
            </w:r>
          </w:p>
        </w:tc>
        <w:tc>
          <w:tcPr>
            <w:tcW w:w="789" w:type="dxa"/>
          </w:tcPr>
          <w:p w14:paraId="1F4C5AFC" w14:textId="77777777" w:rsidR="00673C9A" w:rsidRPr="004517E7" w:rsidRDefault="00673C9A" w:rsidP="00673C9A">
            <w:pPr>
              <w:pStyle w:val="TableText"/>
              <w:rPr>
                <w:rFonts w:cs="Arial"/>
                <w:szCs w:val="21"/>
              </w:rPr>
            </w:pPr>
            <w:r>
              <w:rPr>
                <w:rFonts w:cs="Arial"/>
                <w:szCs w:val="21"/>
              </w:rPr>
              <w:t>GEHC</w:t>
            </w:r>
          </w:p>
        </w:tc>
        <w:tc>
          <w:tcPr>
            <w:tcW w:w="1327" w:type="dxa"/>
            <w:gridSpan w:val="2"/>
            <w:vMerge w:val="restart"/>
            <w:vAlign w:val="center"/>
          </w:tcPr>
          <w:p w14:paraId="4F4B2F17" w14:textId="77777777" w:rsidR="00673C9A" w:rsidRPr="004517E7" w:rsidRDefault="00673C9A" w:rsidP="00673C9A">
            <w:pPr>
              <w:pStyle w:val="TableText"/>
              <w:rPr>
                <w:rFonts w:cs="Arial"/>
                <w:szCs w:val="21"/>
              </w:rPr>
            </w:pPr>
            <w:r w:rsidRPr="004517E7">
              <w:rPr>
                <w:rFonts w:cs="Arial"/>
                <w:szCs w:val="21"/>
              </w:rPr>
              <w:t>Yes</w:t>
            </w:r>
          </w:p>
        </w:tc>
      </w:tr>
      <w:tr w:rsidR="00673C9A" w:rsidRPr="004517E7" w14:paraId="3C7A9F1D" w14:textId="77777777" w:rsidTr="00673C9A">
        <w:trPr>
          <w:cantSplit/>
        </w:trPr>
        <w:tc>
          <w:tcPr>
            <w:tcW w:w="1763" w:type="dxa"/>
          </w:tcPr>
          <w:p w14:paraId="32E2B1BB" w14:textId="77777777" w:rsidR="00673C9A" w:rsidRDefault="00673C9A" w:rsidP="00673C9A">
            <w:pPr>
              <w:pStyle w:val="TableText"/>
              <w:rPr>
                <w:rFonts w:cs="Arial"/>
                <w:szCs w:val="21"/>
              </w:rPr>
            </w:pPr>
            <w:r>
              <w:rPr>
                <w:rFonts w:cs="Arial"/>
                <w:szCs w:val="21"/>
              </w:rPr>
              <w:t>Number</w:t>
            </w:r>
          </w:p>
        </w:tc>
        <w:tc>
          <w:tcPr>
            <w:tcW w:w="1371" w:type="dxa"/>
            <w:gridSpan w:val="2"/>
          </w:tcPr>
          <w:p w14:paraId="3DC91924" w14:textId="77777777" w:rsidR="00673C9A" w:rsidRDefault="00673C9A" w:rsidP="00673C9A">
            <w:pPr>
              <w:pStyle w:val="TableText"/>
              <w:rPr>
                <w:rFonts w:cs="Arial"/>
                <w:szCs w:val="21"/>
              </w:rPr>
            </w:pPr>
            <w:r>
              <w:rPr>
                <w:rFonts w:cs="Arial"/>
                <w:szCs w:val="21"/>
              </w:rPr>
              <w:t>Number</w:t>
            </w:r>
          </w:p>
        </w:tc>
        <w:tc>
          <w:tcPr>
            <w:tcW w:w="2267" w:type="dxa"/>
            <w:vMerge/>
          </w:tcPr>
          <w:p w14:paraId="66D65B7C" w14:textId="77777777" w:rsidR="00673C9A" w:rsidRDefault="00673C9A" w:rsidP="00673C9A">
            <w:pPr>
              <w:pStyle w:val="TableText"/>
              <w:rPr>
                <w:rFonts w:cs="Arial"/>
                <w:szCs w:val="21"/>
              </w:rPr>
            </w:pPr>
          </w:p>
        </w:tc>
        <w:tc>
          <w:tcPr>
            <w:tcW w:w="1152" w:type="dxa"/>
          </w:tcPr>
          <w:p w14:paraId="488082FB" w14:textId="77777777" w:rsidR="00673C9A" w:rsidRPr="004517E7" w:rsidRDefault="00673C9A" w:rsidP="00673C9A">
            <w:pPr>
              <w:pStyle w:val="TableText"/>
              <w:rPr>
                <w:rFonts w:cs="Arial"/>
                <w:szCs w:val="21"/>
              </w:rPr>
            </w:pPr>
            <w:r>
              <w:rPr>
                <w:rFonts w:cs="Arial"/>
                <w:szCs w:val="21"/>
              </w:rPr>
              <w:t>Number</w:t>
            </w:r>
          </w:p>
        </w:tc>
        <w:tc>
          <w:tcPr>
            <w:tcW w:w="1120" w:type="dxa"/>
          </w:tcPr>
          <w:p w14:paraId="052DB659" w14:textId="77777777" w:rsidR="00673C9A" w:rsidRPr="004517E7" w:rsidDel="00A93A24" w:rsidRDefault="00673C9A" w:rsidP="00673C9A">
            <w:pPr>
              <w:pStyle w:val="TableText"/>
              <w:rPr>
                <w:rFonts w:cs="Arial"/>
                <w:szCs w:val="21"/>
              </w:rPr>
            </w:pPr>
            <w:r>
              <w:rPr>
                <w:rFonts w:cs="Arial"/>
                <w:szCs w:val="21"/>
              </w:rPr>
              <w:t>Editable</w:t>
            </w:r>
          </w:p>
        </w:tc>
        <w:tc>
          <w:tcPr>
            <w:tcW w:w="789" w:type="dxa"/>
          </w:tcPr>
          <w:p w14:paraId="45B91BAB" w14:textId="77777777" w:rsidR="00673C9A" w:rsidRDefault="00673C9A" w:rsidP="00673C9A">
            <w:pPr>
              <w:pStyle w:val="TableText"/>
              <w:rPr>
                <w:rFonts w:cs="Arial"/>
                <w:szCs w:val="21"/>
              </w:rPr>
            </w:pPr>
            <w:r>
              <w:rPr>
                <w:rFonts w:cs="Arial"/>
                <w:szCs w:val="21"/>
              </w:rPr>
              <w:t>GEHC</w:t>
            </w:r>
          </w:p>
        </w:tc>
        <w:tc>
          <w:tcPr>
            <w:tcW w:w="1327" w:type="dxa"/>
            <w:gridSpan w:val="2"/>
            <w:vMerge/>
            <w:vAlign w:val="center"/>
          </w:tcPr>
          <w:p w14:paraId="696756D2" w14:textId="77777777" w:rsidR="00673C9A" w:rsidRPr="004517E7" w:rsidRDefault="00673C9A" w:rsidP="00673C9A">
            <w:pPr>
              <w:pStyle w:val="TableText"/>
              <w:rPr>
                <w:rFonts w:cs="Arial"/>
                <w:szCs w:val="21"/>
              </w:rPr>
            </w:pPr>
          </w:p>
        </w:tc>
      </w:tr>
      <w:tr w:rsidR="00673C9A" w:rsidRPr="004517E7" w14:paraId="03C7C8BF" w14:textId="77777777" w:rsidTr="00673C9A">
        <w:trPr>
          <w:cantSplit/>
        </w:trPr>
        <w:tc>
          <w:tcPr>
            <w:tcW w:w="1763" w:type="dxa"/>
          </w:tcPr>
          <w:p w14:paraId="4736F9CB" w14:textId="77777777" w:rsidR="00673C9A" w:rsidRDefault="00673C9A" w:rsidP="00673C9A">
            <w:pPr>
              <w:pStyle w:val="TableText"/>
              <w:rPr>
                <w:rFonts w:cs="Arial"/>
                <w:szCs w:val="21"/>
              </w:rPr>
            </w:pPr>
            <w:r>
              <w:rPr>
                <w:rFonts w:cs="Arial"/>
                <w:szCs w:val="21"/>
              </w:rPr>
              <w:t>TaskID</w:t>
            </w:r>
          </w:p>
        </w:tc>
        <w:tc>
          <w:tcPr>
            <w:tcW w:w="1371" w:type="dxa"/>
            <w:gridSpan w:val="2"/>
          </w:tcPr>
          <w:p w14:paraId="2319CDEB" w14:textId="77777777" w:rsidR="00673C9A" w:rsidRDefault="00673C9A" w:rsidP="00673C9A">
            <w:pPr>
              <w:pStyle w:val="TableText"/>
              <w:rPr>
                <w:rFonts w:cs="Arial"/>
                <w:szCs w:val="21"/>
              </w:rPr>
            </w:pPr>
            <w:r>
              <w:rPr>
                <w:rFonts w:cs="Arial"/>
                <w:szCs w:val="21"/>
              </w:rPr>
              <w:t>Task ID</w:t>
            </w:r>
          </w:p>
        </w:tc>
        <w:tc>
          <w:tcPr>
            <w:tcW w:w="2267" w:type="dxa"/>
            <w:vMerge/>
          </w:tcPr>
          <w:p w14:paraId="2FFD7CCD" w14:textId="77777777" w:rsidR="00673C9A" w:rsidRDefault="00673C9A" w:rsidP="00673C9A">
            <w:pPr>
              <w:pStyle w:val="TableText"/>
              <w:rPr>
                <w:rFonts w:cs="Arial"/>
                <w:szCs w:val="21"/>
              </w:rPr>
            </w:pPr>
          </w:p>
        </w:tc>
        <w:tc>
          <w:tcPr>
            <w:tcW w:w="1152" w:type="dxa"/>
          </w:tcPr>
          <w:p w14:paraId="2AA98271" w14:textId="77777777" w:rsidR="00673C9A" w:rsidRPr="004517E7" w:rsidRDefault="00673C9A" w:rsidP="00673C9A">
            <w:pPr>
              <w:pStyle w:val="TableText"/>
              <w:rPr>
                <w:rFonts w:cs="Arial"/>
                <w:szCs w:val="21"/>
              </w:rPr>
            </w:pPr>
            <w:r>
              <w:rPr>
                <w:rFonts w:cs="Arial"/>
                <w:szCs w:val="21"/>
              </w:rPr>
              <w:t>String (64)</w:t>
            </w:r>
          </w:p>
        </w:tc>
        <w:tc>
          <w:tcPr>
            <w:tcW w:w="1120" w:type="dxa"/>
          </w:tcPr>
          <w:p w14:paraId="43FDE4D8" w14:textId="77777777" w:rsidR="00673C9A" w:rsidRPr="004517E7" w:rsidRDefault="00673C9A" w:rsidP="00673C9A">
            <w:pPr>
              <w:pStyle w:val="TableText"/>
              <w:rPr>
                <w:rFonts w:cs="Arial"/>
                <w:szCs w:val="21"/>
              </w:rPr>
            </w:pPr>
            <w:r>
              <w:rPr>
                <w:rFonts w:cs="Arial"/>
                <w:szCs w:val="21"/>
              </w:rPr>
              <w:t>Non-Editable</w:t>
            </w:r>
          </w:p>
        </w:tc>
        <w:tc>
          <w:tcPr>
            <w:tcW w:w="789" w:type="dxa"/>
          </w:tcPr>
          <w:p w14:paraId="7E410A5B" w14:textId="77777777" w:rsidR="00673C9A" w:rsidRPr="004517E7" w:rsidRDefault="00673C9A" w:rsidP="00673C9A">
            <w:pPr>
              <w:pStyle w:val="TableText"/>
              <w:rPr>
                <w:rFonts w:cs="Arial"/>
                <w:szCs w:val="21"/>
              </w:rPr>
            </w:pPr>
            <w:r>
              <w:rPr>
                <w:rFonts w:cs="Arial"/>
                <w:szCs w:val="21"/>
              </w:rPr>
              <w:t>GEHC</w:t>
            </w:r>
          </w:p>
        </w:tc>
        <w:tc>
          <w:tcPr>
            <w:tcW w:w="1327" w:type="dxa"/>
            <w:gridSpan w:val="2"/>
            <w:vMerge/>
          </w:tcPr>
          <w:p w14:paraId="203747BC" w14:textId="77777777" w:rsidR="00673C9A" w:rsidRPr="004517E7" w:rsidRDefault="00673C9A" w:rsidP="00673C9A">
            <w:pPr>
              <w:pStyle w:val="TableText"/>
              <w:rPr>
                <w:rFonts w:cs="Arial"/>
                <w:szCs w:val="21"/>
              </w:rPr>
            </w:pPr>
          </w:p>
        </w:tc>
      </w:tr>
      <w:tr w:rsidR="00673C9A" w:rsidRPr="004517E7" w14:paraId="30B429F3" w14:textId="77777777" w:rsidTr="00673C9A">
        <w:trPr>
          <w:cantSplit/>
        </w:trPr>
        <w:tc>
          <w:tcPr>
            <w:tcW w:w="1763" w:type="dxa"/>
          </w:tcPr>
          <w:p w14:paraId="226D0BE0" w14:textId="77777777" w:rsidR="00673C9A" w:rsidRDefault="00673C9A" w:rsidP="00673C9A">
            <w:pPr>
              <w:pStyle w:val="TableText"/>
              <w:rPr>
                <w:rFonts w:cs="Arial"/>
                <w:szCs w:val="21"/>
              </w:rPr>
            </w:pPr>
            <w:r>
              <w:rPr>
                <w:rFonts w:cs="Arial"/>
                <w:szCs w:val="21"/>
              </w:rPr>
              <w:t>MUSTJobNumber</w:t>
            </w:r>
          </w:p>
        </w:tc>
        <w:tc>
          <w:tcPr>
            <w:tcW w:w="1371" w:type="dxa"/>
            <w:gridSpan w:val="2"/>
          </w:tcPr>
          <w:p w14:paraId="4C6D4499" w14:textId="77777777" w:rsidR="00673C9A" w:rsidRDefault="00673C9A" w:rsidP="00673C9A">
            <w:pPr>
              <w:pStyle w:val="TableText"/>
              <w:rPr>
                <w:rFonts w:cs="Arial"/>
                <w:szCs w:val="21"/>
              </w:rPr>
            </w:pPr>
            <w:r>
              <w:rPr>
                <w:rFonts w:cs="Arial"/>
                <w:szCs w:val="21"/>
              </w:rPr>
              <w:t>MUST Job Number</w:t>
            </w:r>
          </w:p>
        </w:tc>
        <w:tc>
          <w:tcPr>
            <w:tcW w:w="2267" w:type="dxa"/>
          </w:tcPr>
          <w:p w14:paraId="16ED9294" w14:textId="77777777" w:rsidR="00673C9A" w:rsidRDefault="00673C9A" w:rsidP="00673C9A">
            <w:pPr>
              <w:pStyle w:val="TableText"/>
              <w:rPr>
                <w:rFonts w:cs="Arial"/>
                <w:szCs w:val="21"/>
              </w:rPr>
            </w:pPr>
            <w:r>
              <w:rPr>
                <w:rFonts w:cs="Arial"/>
                <w:szCs w:val="21"/>
              </w:rPr>
              <w:t>The ID that uniquely identifies the associated job in MUST.</w:t>
            </w:r>
          </w:p>
        </w:tc>
        <w:tc>
          <w:tcPr>
            <w:tcW w:w="1152" w:type="dxa"/>
          </w:tcPr>
          <w:p w14:paraId="331CE7F2" w14:textId="77777777" w:rsidR="00673C9A" w:rsidRDefault="00673C9A" w:rsidP="00673C9A">
            <w:pPr>
              <w:pStyle w:val="TableText"/>
              <w:rPr>
                <w:rFonts w:cs="Arial"/>
                <w:szCs w:val="21"/>
              </w:rPr>
            </w:pPr>
            <w:r>
              <w:rPr>
                <w:rFonts w:cs="Arial"/>
                <w:szCs w:val="21"/>
              </w:rPr>
              <w:t>String (64)</w:t>
            </w:r>
          </w:p>
        </w:tc>
        <w:tc>
          <w:tcPr>
            <w:tcW w:w="1120" w:type="dxa"/>
          </w:tcPr>
          <w:p w14:paraId="76FB00E2" w14:textId="77777777" w:rsidR="00673C9A" w:rsidRPr="004517E7" w:rsidRDefault="00673C9A" w:rsidP="00673C9A">
            <w:pPr>
              <w:pStyle w:val="TableText"/>
              <w:rPr>
                <w:rFonts w:cs="Arial"/>
                <w:szCs w:val="21"/>
              </w:rPr>
            </w:pPr>
            <w:r>
              <w:rPr>
                <w:rFonts w:cs="Arial"/>
                <w:szCs w:val="21"/>
              </w:rPr>
              <w:t>Non-Editable</w:t>
            </w:r>
          </w:p>
        </w:tc>
        <w:tc>
          <w:tcPr>
            <w:tcW w:w="789" w:type="dxa"/>
          </w:tcPr>
          <w:p w14:paraId="165DD35E" w14:textId="77777777" w:rsidR="00673C9A" w:rsidRDefault="00673C9A" w:rsidP="00673C9A">
            <w:pPr>
              <w:pStyle w:val="TableText"/>
              <w:rPr>
                <w:rFonts w:cs="Arial"/>
                <w:szCs w:val="21"/>
              </w:rPr>
            </w:pPr>
            <w:r>
              <w:rPr>
                <w:rFonts w:cs="Arial"/>
                <w:szCs w:val="21"/>
              </w:rPr>
              <w:t>GEHC</w:t>
            </w:r>
          </w:p>
        </w:tc>
        <w:tc>
          <w:tcPr>
            <w:tcW w:w="1327" w:type="dxa"/>
            <w:gridSpan w:val="2"/>
          </w:tcPr>
          <w:p w14:paraId="28827AF7" w14:textId="77777777" w:rsidR="00673C9A" w:rsidRPr="004517E7" w:rsidRDefault="00673C9A" w:rsidP="00673C9A">
            <w:pPr>
              <w:pStyle w:val="TableText"/>
              <w:rPr>
                <w:rFonts w:cs="Arial"/>
                <w:szCs w:val="21"/>
              </w:rPr>
            </w:pPr>
            <w:r>
              <w:rPr>
                <w:rFonts w:cs="Arial"/>
                <w:szCs w:val="21"/>
              </w:rPr>
              <w:t>Yes</w:t>
            </w:r>
          </w:p>
        </w:tc>
      </w:tr>
      <w:tr w:rsidR="00673C9A" w:rsidRPr="004517E7" w14:paraId="2BB95750" w14:textId="77777777" w:rsidTr="00673C9A">
        <w:trPr>
          <w:cantSplit/>
        </w:trPr>
        <w:tc>
          <w:tcPr>
            <w:tcW w:w="1763" w:type="dxa"/>
          </w:tcPr>
          <w:p w14:paraId="0ABA2F6A" w14:textId="77777777" w:rsidR="00673C9A" w:rsidRPr="004517E7" w:rsidRDefault="00673C9A" w:rsidP="00673C9A">
            <w:pPr>
              <w:pStyle w:val="TableText"/>
              <w:rPr>
                <w:rFonts w:cs="Arial"/>
                <w:szCs w:val="21"/>
              </w:rPr>
            </w:pPr>
            <w:r>
              <w:rPr>
                <w:rFonts w:cs="Arial"/>
                <w:szCs w:val="21"/>
              </w:rPr>
              <w:lastRenderedPageBreak/>
              <w:t>SystemID</w:t>
            </w:r>
          </w:p>
        </w:tc>
        <w:tc>
          <w:tcPr>
            <w:tcW w:w="1371" w:type="dxa"/>
            <w:gridSpan w:val="2"/>
          </w:tcPr>
          <w:p w14:paraId="23B9AAB5" w14:textId="77777777" w:rsidR="00673C9A" w:rsidRPr="004517E7" w:rsidRDefault="00673C9A" w:rsidP="00673C9A">
            <w:pPr>
              <w:pStyle w:val="TableText"/>
              <w:rPr>
                <w:rFonts w:cs="Arial"/>
                <w:szCs w:val="21"/>
              </w:rPr>
            </w:pPr>
            <w:r>
              <w:rPr>
                <w:rFonts w:cs="Arial"/>
                <w:szCs w:val="21"/>
              </w:rPr>
              <w:t>System ID</w:t>
            </w:r>
          </w:p>
        </w:tc>
        <w:tc>
          <w:tcPr>
            <w:tcW w:w="2267" w:type="dxa"/>
          </w:tcPr>
          <w:p w14:paraId="24D6BA3F" w14:textId="77777777" w:rsidR="00673C9A" w:rsidRDefault="00673C9A" w:rsidP="00673C9A">
            <w:pPr>
              <w:pStyle w:val="TableText"/>
              <w:rPr>
                <w:rFonts w:cs="Arial"/>
                <w:szCs w:val="21"/>
              </w:rPr>
            </w:pPr>
            <w:r>
              <w:rPr>
                <w:rFonts w:cs="Arial"/>
                <w:szCs w:val="21"/>
              </w:rPr>
              <w:t>The DisplayID of the related System. This is derived from the task’s associated System.</w:t>
            </w:r>
          </w:p>
          <w:p w14:paraId="5CB3CA38" w14:textId="77777777" w:rsidR="00673C9A" w:rsidRPr="004517E7" w:rsidRDefault="00673C9A" w:rsidP="00673C9A">
            <w:pPr>
              <w:pStyle w:val="TableText"/>
              <w:rPr>
                <w:rFonts w:cs="Arial"/>
                <w:szCs w:val="21"/>
              </w:rPr>
            </w:pPr>
            <w:r>
              <w:rPr>
                <w:rFonts w:cs="Arial"/>
                <w:szCs w:val="21"/>
              </w:rPr>
              <w:t>References the system against which the task is to be carried out.</w:t>
            </w:r>
          </w:p>
        </w:tc>
        <w:tc>
          <w:tcPr>
            <w:tcW w:w="1152" w:type="dxa"/>
          </w:tcPr>
          <w:p w14:paraId="78619D2F" w14:textId="77777777" w:rsidR="00673C9A" w:rsidRPr="004517E7" w:rsidRDefault="00673C9A" w:rsidP="00673C9A">
            <w:pPr>
              <w:pStyle w:val="TableText"/>
              <w:rPr>
                <w:rFonts w:cs="Arial"/>
                <w:szCs w:val="21"/>
              </w:rPr>
            </w:pPr>
            <w:r>
              <w:rPr>
                <w:rFonts w:cs="Arial"/>
                <w:szCs w:val="21"/>
              </w:rPr>
              <w:t>Reference to System</w:t>
            </w:r>
          </w:p>
        </w:tc>
        <w:tc>
          <w:tcPr>
            <w:tcW w:w="1120" w:type="dxa"/>
          </w:tcPr>
          <w:p w14:paraId="53D801EB" w14:textId="77777777" w:rsidR="00673C9A" w:rsidRPr="004517E7" w:rsidRDefault="00673C9A" w:rsidP="00673C9A">
            <w:pPr>
              <w:pStyle w:val="TableText"/>
              <w:rPr>
                <w:rFonts w:cs="Arial"/>
                <w:szCs w:val="21"/>
              </w:rPr>
            </w:pPr>
            <w:r w:rsidRPr="004517E7">
              <w:rPr>
                <w:rFonts w:cs="Arial"/>
                <w:szCs w:val="21"/>
              </w:rPr>
              <w:t>Non- Editable</w:t>
            </w:r>
          </w:p>
        </w:tc>
        <w:tc>
          <w:tcPr>
            <w:tcW w:w="789" w:type="dxa"/>
          </w:tcPr>
          <w:p w14:paraId="20CE7927" w14:textId="77777777" w:rsidR="00673C9A" w:rsidRPr="004517E7" w:rsidRDefault="00673C9A" w:rsidP="00673C9A">
            <w:pPr>
              <w:pStyle w:val="TableText"/>
              <w:rPr>
                <w:rFonts w:cs="Arial"/>
                <w:szCs w:val="21"/>
              </w:rPr>
            </w:pPr>
            <w:r>
              <w:rPr>
                <w:rFonts w:cs="Arial"/>
                <w:szCs w:val="21"/>
              </w:rPr>
              <w:t>GEHC</w:t>
            </w:r>
          </w:p>
        </w:tc>
        <w:tc>
          <w:tcPr>
            <w:tcW w:w="1327" w:type="dxa"/>
            <w:gridSpan w:val="2"/>
          </w:tcPr>
          <w:p w14:paraId="2C0A8C69" w14:textId="77777777" w:rsidR="00673C9A" w:rsidRPr="004517E7" w:rsidRDefault="00673C9A" w:rsidP="00673C9A">
            <w:pPr>
              <w:pStyle w:val="TableText"/>
              <w:rPr>
                <w:rFonts w:cs="Arial"/>
                <w:szCs w:val="21"/>
              </w:rPr>
            </w:pPr>
            <w:r w:rsidRPr="004517E7">
              <w:rPr>
                <w:rFonts w:cs="Arial"/>
                <w:szCs w:val="21"/>
              </w:rPr>
              <w:t>Yes</w:t>
            </w:r>
          </w:p>
        </w:tc>
      </w:tr>
      <w:tr w:rsidR="00673C9A" w:rsidRPr="004517E7" w14:paraId="21E60ABB" w14:textId="77777777" w:rsidTr="00673C9A">
        <w:trPr>
          <w:cantSplit/>
        </w:trPr>
        <w:tc>
          <w:tcPr>
            <w:tcW w:w="1763" w:type="dxa"/>
          </w:tcPr>
          <w:p w14:paraId="00575043" w14:textId="77777777" w:rsidR="00673C9A" w:rsidRDefault="00673C9A" w:rsidP="00673C9A">
            <w:pPr>
              <w:pStyle w:val="TableText"/>
              <w:rPr>
                <w:rFonts w:cs="Arial"/>
                <w:szCs w:val="21"/>
              </w:rPr>
            </w:pPr>
            <w:r>
              <w:rPr>
                <w:rFonts w:cs="Arial"/>
                <w:szCs w:val="21"/>
              </w:rPr>
              <w:t>CRMSystemName</w:t>
            </w:r>
          </w:p>
        </w:tc>
        <w:tc>
          <w:tcPr>
            <w:tcW w:w="1371" w:type="dxa"/>
            <w:gridSpan w:val="2"/>
          </w:tcPr>
          <w:p w14:paraId="30AED6A9" w14:textId="77777777" w:rsidR="00673C9A" w:rsidRDefault="00673C9A" w:rsidP="00673C9A">
            <w:pPr>
              <w:pStyle w:val="TableText"/>
              <w:rPr>
                <w:rFonts w:cs="Arial"/>
                <w:szCs w:val="21"/>
              </w:rPr>
            </w:pPr>
            <w:r>
              <w:rPr>
                <w:rFonts w:cs="Arial"/>
                <w:szCs w:val="21"/>
              </w:rPr>
              <w:t>CRM System Name</w:t>
            </w:r>
          </w:p>
        </w:tc>
        <w:tc>
          <w:tcPr>
            <w:tcW w:w="2267" w:type="dxa"/>
          </w:tcPr>
          <w:p w14:paraId="3E6DCD57" w14:textId="77777777" w:rsidR="00673C9A" w:rsidRDefault="00673C9A" w:rsidP="00673C9A">
            <w:pPr>
              <w:pStyle w:val="TableText"/>
              <w:rPr>
                <w:rFonts w:cs="Arial"/>
                <w:szCs w:val="21"/>
              </w:rPr>
            </w:pPr>
            <w:r>
              <w:rPr>
                <w:rFonts w:cs="Arial"/>
                <w:szCs w:val="21"/>
              </w:rPr>
              <w:t>The name of the CRM system that created the task. Not currently used.</w:t>
            </w:r>
          </w:p>
        </w:tc>
        <w:tc>
          <w:tcPr>
            <w:tcW w:w="1152" w:type="dxa"/>
          </w:tcPr>
          <w:p w14:paraId="156B5075" w14:textId="77777777" w:rsidR="00673C9A" w:rsidRDefault="00673C9A" w:rsidP="00673C9A">
            <w:pPr>
              <w:pStyle w:val="TableText"/>
              <w:rPr>
                <w:rFonts w:cs="Arial"/>
                <w:szCs w:val="21"/>
              </w:rPr>
            </w:pPr>
            <w:r>
              <w:rPr>
                <w:rFonts w:cs="Arial"/>
                <w:szCs w:val="21"/>
              </w:rPr>
              <w:t>Dictionary (CRMSystem)</w:t>
            </w:r>
          </w:p>
        </w:tc>
        <w:tc>
          <w:tcPr>
            <w:tcW w:w="1120" w:type="dxa"/>
          </w:tcPr>
          <w:p w14:paraId="50FA67C7" w14:textId="77777777" w:rsidR="00673C9A" w:rsidRDefault="00673C9A" w:rsidP="00673C9A">
            <w:pPr>
              <w:pStyle w:val="TableText"/>
              <w:rPr>
                <w:rFonts w:cs="Arial"/>
                <w:szCs w:val="21"/>
              </w:rPr>
            </w:pPr>
            <w:r>
              <w:rPr>
                <w:rFonts w:cs="Arial"/>
                <w:szCs w:val="21"/>
              </w:rPr>
              <w:t>Non-Editable</w:t>
            </w:r>
          </w:p>
        </w:tc>
        <w:tc>
          <w:tcPr>
            <w:tcW w:w="789" w:type="dxa"/>
          </w:tcPr>
          <w:p w14:paraId="316C1DE0" w14:textId="77777777" w:rsidR="00673C9A" w:rsidRDefault="00673C9A" w:rsidP="00673C9A">
            <w:pPr>
              <w:pStyle w:val="TableText"/>
              <w:rPr>
                <w:rFonts w:cs="Arial"/>
                <w:szCs w:val="21"/>
              </w:rPr>
            </w:pPr>
            <w:r>
              <w:rPr>
                <w:rFonts w:cs="Arial"/>
                <w:szCs w:val="21"/>
              </w:rPr>
              <w:t>GEHC</w:t>
            </w:r>
          </w:p>
        </w:tc>
        <w:tc>
          <w:tcPr>
            <w:tcW w:w="1327" w:type="dxa"/>
            <w:gridSpan w:val="2"/>
          </w:tcPr>
          <w:p w14:paraId="1BC2F963" w14:textId="77777777" w:rsidR="00673C9A" w:rsidRDefault="00673C9A" w:rsidP="00673C9A">
            <w:pPr>
              <w:pStyle w:val="TableText"/>
              <w:rPr>
                <w:rFonts w:cs="Arial"/>
                <w:szCs w:val="21"/>
              </w:rPr>
            </w:pPr>
            <w:r>
              <w:rPr>
                <w:rFonts w:cs="Arial"/>
                <w:szCs w:val="21"/>
              </w:rPr>
              <w:t>Yes</w:t>
            </w:r>
          </w:p>
        </w:tc>
      </w:tr>
      <w:tr w:rsidR="00673C9A" w:rsidRPr="004517E7" w14:paraId="0E2B5857" w14:textId="77777777" w:rsidTr="00673C9A">
        <w:trPr>
          <w:cantSplit/>
        </w:trPr>
        <w:tc>
          <w:tcPr>
            <w:tcW w:w="1763" w:type="dxa"/>
          </w:tcPr>
          <w:p w14:paraId="11367184" w14:textId="77777777" w:rsidR="00673C9A" w:rsidRPr="004517E7" w:rsidRDefault="00673C9A" w:rsidP="00673C9A">
            <w:pPr>
              <w:pStyle w:val="TableText"/>
              <w:rPr>
                <w:rFonts w:cs="Arial"/>
                <w:szCs w:val="21"/>
              </w:rPr>
            </w:pPr>
            <w:r>
              <w:rPr>
                <w:rFonts w:cs="Arial"/>
                <w:szCs w:val="21"/>
              </w:rPr>
              <w:t>IsSafety</w:t>
            </w:r>
          </w:p>
        </w:tc>
        <w:tc>
          <w:tcPr>
            <w:tcW w:w="1371" w:type="dxa"/>
            <w:gridSpan w:val="2"/>
          </w:tcPr>
          <w:p w14:paraId="70AD96AA" w14:textId="77777777" w:rsidR="00673C9A" w:rsidRPr="004517E7" w:rsidRDefault="00673C9A" w:rsidP="00673C9A">
            <w:pPr>
              <w:pStyle w:val="TableText"/>
              <w:rPr>
                <w:rFonts w:cs="Arial"/>
                <w:szCs w:val="21"/>
              </w:rPr>
            </w:pPr>
            <w:r>
              <w:rPr>
                <w:rFonts w:cs="Arial"/>
                <w:szCs w:val="21"/>
              </w:rPr>
              <w:t>Safety?</w:t>
            </w:r>
          </w:p>
        </w:tc>
        <w:tc>
          <w:tcPr>
            <w:tcW w:w="2267" w:type="dxa"/>
          </w:tcPr>
          <w:p w14:paraId="4E79DD0F" w14:textId="77777777" w:rsidR="00673C9A" w:rsidRPr="004517E7" w:rsidRDefault="00673C9A" w:rsidP="00673C9A">
            <w:pPr>
              <w:pStyle w:val="TableText"/>
              <w:rPr>
                <w:rFonts w:cs="Arial"/>
                <w:szCs w:val="21"/>
              </w:rPr>
            </w:pPr>
            <w:r>
              <w:rPr>
                <w:rFonts w:cs="Arial"/>
                <w:szCs w:val="21"/>
              </w:rPr>
              <w:t>Identifies whether the task is a safety activity. Defaults to No.</w:t>
            </w:r>
          </w:p>
        </w:tc>
        <w:tc>
          <w:tcPr>
            <w:tcW w:w="1152" w:type="dxa"/>
          </w:tcPr>
          <w:p w14:paraId="34227878" w14:textId="77777777" w:rsidR="00673C9A" w:rsidRPr="004517E7" w:rsidRDefault="00673C9A" w:rsidP="00673C9A">
            <w:pPr>
              <w:pStyle w:val="TableText"/>
              <w:rPr>
                <w:rFonts w:cs="Arial"/>
                <w:szCs w:val="21"/>
              </w:rPr>
            </w:pPr>
            <w:r>
              <w:rPr>
                <w:rFonts w:cs="Arial"/>
                <w:szCs w:val="21"/>
              </w:rPr>
              <w:t>Yes/No (Boolean)</w:t>
            </w:r>
          </w:p>
        </w:tc>
        <w:tc>
          <w:tcPr>
            <w:tcW w:w="1120" w:type="dxa"/>
          </w:tcPr>
          <w:p w14:paraId="29745C47" w14:textId="77777777" w:rsidR="00673C9A" w:rsidRPr="004517E7" w:rsidRDefault="00673C9A" w:rsidP="00673C9A">
            <w:pPr>
              <w:pStyle w:val="TableText"/>
              <w:rPr>
                <w:rFonts w:cs="Arial"/>
                <w:szCs w:val="21"/>
              </w:rPr>
            </w:pPr>
            <w:r>
              <w:rPr>
                <w:rFonts w:cs="Arial"/>
                <w:szCs w:val="21"/>
              </w:rPr>
              <w:t>Non-Editable</w:t>
            </w:r>
          </w:p>
        </w:tc>
        <w:tc>
          <w:tcPr>
            <w:tcW w:w="789" w:type="dxa"/>
          </w:tcPr>
          <w:p w14:paraId="7004CA9C" w14:textId="77777777" w:rsidR="00673C9A" w:rsidRDefault="00673C9A" w:rsidP="00673C9A">
            <w:pPr>
              <w:pStyle w:val="TableText"/>
              <w:rPr>
                <w:rFonts w:cs="Arial"/>
                <w:szCs w:val="21"/>
              </w:rPr>
            </w:pPr>
            <w:r>
              <w:rPr>
                <w:rFonts w:cs="Arial"/>
                <w:szCs w:val="21"/>
              </w:rPr>
              <w:t>GEHC</w:t>
            </w:r>
          </w:p>
        </w:tc>
        <w:tc>
          <w:tcPr>
            <w:tcW w:w="1327" w:type="dxa"/>
            <w:gridSpan w:val="2"/>
          </w:tcPr>
          <w:p w14:paraId="02DDB312" w14:textId="77777777" w:rsidR="00673C9A" w:rsidRPr="004517E7" w:rsidRDefault="00673C9A" w:rsidP="00673C9A">
            <w:pPr>
              <w:pStyle w:val="TableText"/>
              <w:rPr>
                <w:rFonts w:cs="Arial"/>
                <w:szCs w:val="21"/>
              </w:rPr>
            </w:pPr>
            <w:r>
              <w:rPr>
                <w:rFonts w:cs="Arial"/>
                <w:szCs w:val="21"/>
              </w:rPr>
              <w:t>No</w:t>
            </w:r>
          </w:p>
        </w:tc>
      </w:tr>
      <w:tr w:rsidR="00673C9A" w:rsidRPr="004517E7" w14:paraId="130CDBD0" w14:textId="77777777" w:rsidTr="00673C9A">
        <w:trPr>
          <w:cantSplit/>
        </w:trPr>
        <w:tc>
          <w:tcPr>
            <w:tcW w:w="1763" w:type="dxa"/>
          </w:tcPr>
          <w:p w14:paraId="2FE8A7D3" w14:textId="77777777" w:rsidR="00673C9A" w:rsidRPr="004517E7" w:rsidRDefault="00673C9A" w:rsidP="00673C9A">
            <w:pPr>
              <w:pStyle w:val="TableText"/>
              <w:rPr>
                <w:rFonts w:cs="Arial"/>
                <w:szCs w:val="21"/>
              </w:rPr>
            </w:pPr>
            <w:r w:rsidRPr="004517E7">
              <w:rPr>
                <w:rFonts w:cs="Arial"/>
                <w:szCs w:val="21"/>
              </w:rPr>
              <w:t>Priority</w:t>
            </w:r>
          </w:p>
        </w:tc>
        <w:tc>
          <w:tcPr>
            <w:tcW w:w="1371" w:type="dxa"/>
            <w:gridSpan w:val="2"/>
          </w:tcPr>
          <w:p w14:paraId="0B7B0633" w14:textId="77777777" w:rsidR="00673C9A" w:rsidRPr="004517E7" w:rsidRDefault="00673C9A" w:rsidP="00673C9A">
            <w:pPr>
              <w:pStyle w:val="TableText"/>
              <w:rPr>
                <w:rFonts w:cs="Arial"/>
                <w:szCs w:val="21"/>
              </w:rPr>
            </w:pPr>
            <w:r w:rsidRPr="004517E7">
              <w:rPr>
                <w:rFonts w:cs="Arial"/>
                <w:szCs w:val="21"/>
              </w:rPr>
              <w:t>Priority</w:t>
            </w:r>
          </w:p>
        </w:tc>
        <w:tc>
          <w:tcPr>
            <w:tcW w:w="2267" w:type="dxa"/>
          </w:tcPr>
          <w:p w14:paraId="09A97D04" w14:textId="77777777" w:rsidR="00673C9A" w:rsidRDefault="00673C9A" w:rsidP="00673C9A">
            <w:pPr>
              <w:pStyle w:val="TableText"/>
              <w:rPr>
                <w:rFonts w:cs="Arial"/>
                <w:szCs w:val="21"/>
              </w:rPr>
            </w:pPr>
            <w:r w:rsidRPr="004517E7">
              <w:rPr>
                <w:rFonts w:cs="Arial"/>
                <w:szCs w:val="21"/>
              </w:rPr>
              <w:t>The priority (importance) of the task.</w:t>
            </w:r>
            <w:r>
              <w:rPr>
                <w:rFonts w:cs="Arial"/>
                <w:szCs w:val="21"/>
              </w:rPr>
              <w:t xml:space="preserve"> The higher the number the higher the priority.</w:t>
            </w:r>
          </w:p>
          <w:p w14:paraId="462DB58E" w14:textId="77777777" w:rsidR="00673C9A" w:rsidRPr="004517E7" w:rsidRDefault="00673C9A" w:rsidP="00673C9A">
            <w:pPr>
              <w:pStyle w:val="TableText"/>
              <w:rPr>
                <w:rFonts w:cs="Arial"/>
                <w:szCs w:val="21"/>
              </w:rPr>
            </w:pPr>
            <w:r>
              <w:rPr>
                <w:rFonts w:cs="Arial"/>
                <w:szCs w:val="21"/>
              </w:rPr>
              <w:t>This is a computed priority value provided by GEHC.</w:t>
            </w:r>
          </w:p>
        </w:tc>
        <w:tc>
          <w:tcPr>
            <w:tcW w:w="1152" w:type="dxa"/>
          </w:tcPr>
          <w:p w14:paraId="629ADDC7" w14:textId="77777777" w:rsidR="00673C9A" w:rsidRPr="004517E7" w:rsidRDefault="00673C9A" w:rsidP="00673C9A">
            <w:pPr>
              <w:pStyle w:val="TableText"/>
              <w:rPr>
                <w:rFonts w:cs="Arial"/>
                <w:szCs w:val="21"/>
              </w:rPr>
            </w:pPr>
            <w:r w:rsidRPr="004517E7">
              <w:rPr>
                <w:rFonts w:cs="Arial"/>
                <w:szCs w:val="21"/>
              </w:rPr>
              <w:t>Number</w:t>
            </w:r>
          </w:p>
        </w:tc>
        <w:tc>
          <w:tcPr>
            <w:tcW w:w="1120" w:type="dxa"/>
          </w:tcPr>
          <w:p w14:paraId="6A3B0949" w14:textId="77777777" w:rsidR="00673C9A" w:rsidRPr="004517E7" w:rsidRDefault="00673C9A" w:rsidP="00673C9A">
            <w:pPr>
              <w:pStyle w:val="TableText"/>
              <w:rPr>
                <w:rFonts w:cs="Arial"/>
                <w:szCs w:val="21"/>
              </w:rPr>
            </w:pPr>
            <w:r w:rsidRPr="004517E7">
              <w:rPr>
                <w:rFonts w:cs="Arial"/>
                <w:szCs w:val="21"/>
              </w:rPr>
              <w:t>Non-Editable</w:t>
            </w:r>
          </w:p>
        </w:tc>
        <w:tc>
          <w:tcPr>
            <w:tcW w:w="789" w:type="dxa"/>
          </w:tcPr>
          <w:p w14:paraId="75E0283B" w14:textId="77777777" w:rsidR="00673C9A" w:rsidRPr="004517E7" w:rsidRDefault="00673C9A" w:rsidP="00673C9A">
            <w:pPr>
              <w:pStyle w:val="TableText"/>
              <w:rPr>
                <w:rFonts w:cs="Arial"/>
                <w:szCs w:val="21"/>
              </w:rPr>
            </w:pPr>
            <w:r>
              <w:rPr>
                <w:rFonts w:cs="Arial"/>
                <w:szCs w:val="21"/>
              </w:rPr>
              <w:t>GEHC</w:t>
            </w:r>
          </w:p>
        </w:tc>
        <w:tc>
          <w:tcPr>
            <w:tcW w:w="1327" w:type="dxa"/>
            <w:gridSpan w:val="2"/>
          </w:tcPr>
          <w:p w14:paraId="33746329" w14:textId="77777777" w:rsidR="00673C9A" w:rsidRPr="004517E7" w:rsidRDefault="00673C9A" w:rsidP="00673C9A">
            <w:pPr>
              <w:pStyle w:val="TableText"/>
              <w:rPr>
                <w:rFonts w:cs="Arial"/>
                <w:szCs w:val="21"/>
              </w:rPr>
            </w:pPr>
            <w:r w:rsidRPr="004517E7">
              <w:rPr>
                <w:rFonts w:cs="Arial"/>
                <w:szCs w:val="21"/>
              </w:rPr>
              <w:t>Yes</w:t>
            </w:r>
          </w:p>
        </w:tc>
      </w:tr>
      <w:tr w:rsidR="00673C9A" w:rsidRPr="004517E7" w14:paraId="65BB9C84" w14:textId="77777777" w:rsidTr="00673C9A">
        <w:trPr>
          <w:cantSplit/>
        </w:trPr>
        <w:tc>
          <w:tcPr>
            <w:tcW w:w="1763" w:type="dxa"/>
          </w:tcPr>
          <w:p w14:paraId="6F596BB7" w14:textId="77777777" w:rsidR="00673C9A" w:rsidRPr="004517E7" w:rsidRDefault="00673C9A" w:rsidP="00673C9A">
            <w:pPr>
              <w:pStyle w:val="TableText"/>
              <w:rPr>
                <w:rFonts w:cs="Arial"/>
                <w:szCs w:val="21"/>
              </w:rPr>
            </w:pPr>
            <w:r w:rsidRPr="004517E7">
              <w:rPr>
                <w:rFonts w:cs="Arial"/>
                <w:szCs w:val="21"/>
              </w:rPr>
              <w:t>TaskType</w:t>
            </w:r>
          </w:p>
        </w:tc>
        <w:tc>
          <w:tcPr>
            <w:tcW w:w="1371" w:type="dxa"/>
            <w:gridSpan w:val="2"/>
          </w:tcPr>
          <w:p w14:paraId="54862B50" w14:textId="77777777" w:rsidR="00673C9A" w:rsidRPr="004517E7" w:rsidRDefault="00673C9A" w:rsidP="00673C9A">
            <w:pPr>
              <w:pStyle w:val="TableText"/>
              <w:rPr>
                <w:rFonts w:cs="Arial"/>
                <w:szCs w:val="21"/>
              </w:rPr>
            </w:pPr>
            <w:r>
              <w:rPr>
                <w:rFonts w:cs="Arial"/>
                <w:szCs w:val="21"/>
              </w:rPr>
              <w:t xml:space="preserve">Job </w:t>
            </w:r>
            <w:r w:rsidRPr="004517E7">
              <w:rPr>
                <w:rFonts w:cs="Arial"/>
                <w:szCs w:val="21"/>
              </w:rPr>
              <w:t>Type</w:t>
            </w:r>
          </w:p>
        </w:tc>
        <w:tc>
          <w:tcPr>
            <w:tcW w:w="2267" w:type="dxa"/>
          </w:tcPr>
          <w:p w14:paraId="3A388231" w14:textId="77777777" w:rsidR="00673C9A" w:rsidRPr="004517E7" w:rsidRDefault="00673C9A" w:rsidP="00673C9A">
            <w:pPr>
              <w:pStyle w:val="TableText"/>
              <w:rPr>
                <w:rFonts w:cs="Arial"/>
                <w:szCs w:val="21"/>
              </w:rPr>
            </w:pPr>
            <w:r w:rsidRPr="004517E7">
              <w:rPr>
                <w:rFonts w:cs="Arial"/>
                <w:szCs w:val="21"/>
              </w:rPr>
              <w:t>The type</w:t>
            </w:r>
            <w:r>
              <w:rPr>
                <w:rFonts w:cs="Arial"/>
                <w:szCs w:val="21"/>
              </w:rPr>
              <w:t xml:space="preserve"> of job the task is a part of, or the type of activity the task represents.</w:t>
            </w:r>
          </w:p>
        </w:tc>
        <w:tc>
          <w:tcPr>
            <w:tcW w:w="1152" w:type="dxa"/>
          </w:tcPr>
          <w:p w14:paraId="24E75B62" w14:textId="77777777" w:rsidR="00673C9A" w:rsidRPr="004517E7" w:rsidRDefault="00673C9A" w:rsidP="00673C9A">
            <w:pPr>
              <w:pStyle w:val="TableText"/>
              <w:rPr>
                <w:rFonts w:cs="Arial"/>
                <w:szCs w:val="21"/>
              </w:rPr>
            </w:pPr>
            <w:r w:rsidRPr="004517E7">
              <w:rPr>
                <w:rFonts w:cs="Arial"/>
                <w:szCs w:val="21"/>
              </w:rPr>
              <w:t>Dictionary</w:t>
            </w:r>
            <w:r>
              <w:rPr>
                <w:rFonts w:cs="Arial"/>
                <w:szCs w:val="21"/>
              </w:rPr>
              <w:t xml:space="preserve"> (TaskType)</w:t>
            </w:r>
          </w:p>
        </w:tc>
        <w:tc>
          <w:tcPr>
            <w:tcW w:w="1120" w:type="dxa"/>
          </w:tcPr>
          <w:p w14:paraId="5AA98050" w14:textId="77777777" w:rsidR="00673C9A" w:rsidRPr="004517E7" w:rsidRDefault="00673C9A" w:rsidP="00673C9A">
            <w:pPr>
              <w:pStyle w:val="TableText"/>
              <w:rPr>
                <w:rFonts w:cs="Arial"/>
                <w:szCs w:val="21"/>
              </w:rPr>
            </w:pPr>
            <w:r w:rsidRPr="004517E7">
              <w:rPr>
                <w:rFonts w:cs="Arial"/>
                <w:szCs w:val="21"/>
              </w:rPr>
              <w:t>Non-Editable</w:t>
            </w:r>
          </w:p>
        </w:tc>
        <w:tc>
          <w:tcPr>
            <w:tcW w:w="789" w:type="dxa"/>
          </w:tcPr>
          <w:p w14:paraId="33AC625E" w14:textId="77777777" w:rsidR="00673C9A" w:rsidRPr="004517E7" w:rsidRDefault="00673C9A" w:rsidP="00673C9A">
            <w:pPr>
              <w:pStyle w:val="TableText"/>
              <w:rPr>
                <w:rFonts w:cs="Arial"/>
                <w:szCs w:val="21"/>
              </w:rPr>
            </w:pPr>
            <w:r>
              <w:rPr>
                <w:rFonts w:cs="Arial"/>
                <w:szCs w:val="21"/>
              </w:rPr>
              <w:t>GEHC</w:t>
            </w:r>
          </w:p>
        </w:tc>
        <w:tc>
          <w:tcPr>
            <w:tcW w:w="1327" w:type="dxa"/>
            <w:gridSpan w:val="2"/>
          </w:tcPr>
          <w:p w14:paraId="774679CD" w14:textId="77777777" w:rsidR="00673C9A" w:rsidRPr="004517E7" w:rsidRDefault="00673C9A" w:rsidP="00673C9A">
            <w:pPr>
              <w:pStyle w:val="TableText"/>
              <w:rPr>
                <w:rFonts w:cs="Arial"/>
                <w:szCs w:val="21"/>
              </w:rPr>
            </w:pPr>
            <w:r w:rsidRPr="004517E7">
              <w:rPr>
                <w:rFonts w:cs="Arial"/>
                <w:szCs w:val="21"/>
              </w:rPr>
              <w:t>Yes</w:t>
            </w:r>
          </w:p>
        </w:tc>
      </w:tr>
      <w:tr w:rsidR="00673C9A" w:rsidRPr="004517E7" w14:paraId="4CA86686" w14:textId="77777777" w:rsidTr="00673C9A">
        <w:trPr>
          <w:cantSplit/>
        </w:trPr>
        <w:tc>
          <w:tcPr>
            <w:tcW w:w="1763" w:type="dxa"/>
          </w:tcPr>
          <w:p w14:paraId="69705522" w14:textId="77777777" w:rsidR="00673C9A" w:rsidRPr="004517E7" w:rsidRDefault="00673C9A" w:rsidP="00673C9A">
            <w:pPr>
              <w:pStyle w:val="TableText"/>
              <w:rPr>
                <w:rFonts w:cs="Arial"/>
                <w:szCs w:val="21"/>
              </w:rPr>
            </w:pPr>
            <w:r>
              <w:rPr>
                <w:rFonts w:cs="Arial"/>
                <w:szCs w:val="21"/>
              </w:rPr>
              <w:t>TaskSubType</w:t>
            </w:r>
            <w:r w:rsidRPr="004517E7">
              <w:rPr>
                <w:rFonts w:cs="Arial"/>
                <w:szCs w:val="21"/>
              </w:rPr>
              <w:t xml:space="preserve"> </w:t>
            </w:r>
          </w:p>
        </w:tc>
        <w:tc>
          <w:tcPr>
            <w:tcW w:w="1371" w:type="dxa"/>
            <w:gridSpan w:val="2"/>
          </w:tcPr>
          <w:p w14:paraId="157EE9BF" w14:textId="77777777" w:rsidR="00673C9A" w:rsidRPr="004517E7" w:rsidRDefault="00673C9A" w:rsidP="00673C9A">
            <w:pPr>
              <w:pStyle w:val="TableText"/>
              <w:rPr>
                <w:rFonts w:cs="Arial"/>
                <w:szCs w:val="21"/>
              </w:rPr>
            </w:pPr>
            <w:r>
              <w:rPr>
                <w:rFonts w:cs="Arial"/>
                <w:szCs w:val="21"/>
              </w:rPr>
              <w:t>Job Sub-Type</w:t>
            </w:r>
          </w:p>
        </w:tc>
        <w:tc>
          <w:tcPr>
            <w:tcW w:w="2267" w:type="dxa"/>
          </w:tcPr>
          <w:p w14:paraId="40DA098C" w14:textId="77777777" w:rsidR="00673C9A" w:rsidRPr="004517E7" w:rsidRDefault="00673C9A" w:rsidP="00673C9A">
            <w:pPr>
              <w:pStyle w:val="TableText"/>
              <w:rPr>
                <w:rFonts w:cs="Arial"/>
                <w:szCs w:val="21"/>
              </w:rPr>
            </w:pPr>
            <w:r>
              <w:rPr>
                <w:rFonts w:cs="Arial"/>
                <w:szCs w:val="21"/>
              </w:rPr>
              <w:t>The sub-type of the task.</w:t>
            </w:r>
          </w:p>
        </w:tc>
        <w:tc>
          <w:tcPr>
            <w:tcW w:w="1152" w:type="dxa"/>
          </w:tcPr>
          <w:p w14:paraId="07AD0C71" w14:textId="77777777" w:rsidR="00673C9A" w:rsidRPr="004517E7" w:rsidRDefault="00673C9A" w:rsidP="00673C9A">
            <w:pPr>
              <w:pStyle w:val="TableText"/>
              <w:rPr>
                <w:rFonts w:cs="Arial"/>
                <w:szCs w:val="21"/>
              </w:rPr>
            </w:pPr>
            <w:r>
              <w:rPr>
                <w:rFonts w:cs="Arial"/>
                <w:szCs w:val="21"/>
              </w:rPr>
              <w:t>Dictionary (TaskSubType)</w:t>
            </w:r>
            <w:r w:rsidRPr="004517E7">
              <w:rPr>
                <w:rFonts w:cs="Arial"/>
                <w:szCs w:val="21"/>
              </w:rPr>
              <w:t xml:space="preserve"> </w:t>
            </w:r>
          </w:p>
        </w:tc>
        <w:tc>
          <w:tcPr>
            <w:tcW w:w="1120" w:type="dxa"/>
          </w:tcPr>
          <w:p w14:paraId="14C2F098" w14:textId="77777777" w:rsidR="00673C9A" w:rsidRPr="004517E7" w:rsidRDefault="00673C9A" w:rsidP="00673C9A">
            <w:pPr>
              <w:pStyle w:val="TableText"/>
              <w:rPr>
                <w:rFonts w:cs="Arial"/>
                <w:szCs w:val="21"/>
              </w:rPr>
            </w:pPr>
            <w:r w:rsidRPr="004517E7">
              <w:rPr>
                <w:rFonts w:cs="Arial"/>
                <w:szCs w:val="21"/>
              </w:rPr>
              <w:t>Non-Editable</w:t>
            </w:r>
          </w:p>
        </w:tc>
        <w:tc>
          <w:tcPr>
            <w:tcW w:w="789" w:type="dxa"/>
          </w:tcPr>
          <w:p w14:paraId="1594AAC6" w14:textId="77777777" w:rsidR="00673C9A" w:rsidRPr="004517E7" w:rsidRDefault="00673C9A" w:rsidP="00673C9A">
            <w:pPr>
              <w:pStyle w:val="TableText"/>
              <w:rPr>
                <w:rFonts w:cs="Arial"/>
                <w:szCs w:val="21"/>
              </w:rPr>
            </w:pPr>
            <w:r>
              <w:rPr>
                <w:rFonts w:cs="Arial"/>
                <w:szCs w:val="21"/>
              </w:rPr>
              <w:t>GEHC</w:t>
            </w:r>
          </w:p>
        </w:tc>
        <w:tc>
          <w:tcPr>
            <w:tcW w:w="1327" w:type="dxa"/>
            <w:gridSpan w:val="2"/>
          </w:tcPr>
          <w:p w14:paraId="03682036" w14:textId="77777777" w:rsidR="00673C9A" w:rsidRPr="004517E7" w:rsidRDefault="00673C9A" w:rsidP="00673C9A">
            <w:pPr>
              <w:pStyle w:val="TableText"/>
              <w:rPr>
                <w:rFonts w:cs="Arial"/>
                <w:szCs w:val="21"/>
              </w:rPr>
            </w:pPr>
            <w:r w:rsidRPr="004517E7">
              <w:rPr>
                <w:rFonts w:cs="Arial"/>
                <w:szCs w:val="21"/>
              </w:rPr>
              <w:t>Yes</w:t>
            </w:r>
          </w:p>
        </w:tc>
      </w:tr>
      <w:tr w:rsidR="00673C9A" w:rsidRPr="004517E7" w14:paraId="1A287439" w14:textId="77777777" w:rsidTr="00673C9A">
        <w:trPr>
          <w:cantSplit/>
        </w:trPr>
        <w:tc>
          <w:tcPr>
            <w:tcW w:w="1763" w:type="dxa"/>
          </w:tcPr>
          <w:p w14:paraId="7371F147" w14:textId="77777777" w:rsidR="00673C9A" w:rsidRDefault="00673C9A" w:rsidP="00673C9A">
            <w:pPr>
              <w:pStyle w:val="TableText"/>
              <w:rPr>
                <w:rFonts w:cs="Arial"/>
                <w:szCs w:val="21"/>
              </w:rPr>
            </w:pPr>
            <w:r>
              <w:rPr>
                <w:rFonts w:cs="Arial"/>
                <w:szCs w:val="21"/>
              </w:rPr>
              <w:t>Contract</w:t>
            </w:r>
          </w:p>
        </w:tc>
        <w:tc>
          <w:tcPr>
            <w:tcW w:w="1371" w:type="dxa"/>
            <w:gridSpan w:val="2"/>
          </w:tcPr>
          <w:p w14:paraId="75421F62" w14:textId="77777777" w:rsidR="00673C9A" w:rsidRDefault="00673C9A" w:rsidP="00673C9A">
            <w:pPr>
              <w:pStyle w:val="TableText"/>
              <w:rPr>
                <w:rFonts w:cs="Arial"/>
                <w:szCs w:val="21"/>
              </w:rPr>
            </w:pPr>
            <w:r>
              <w:rPr>
                <w:rFonts w:cs="Arial"/>
                <w:szCs w:val="21"/>
              </w:rPr>
              <w:t>Contract</w:t>
            </w:r>
          </w:p>
        </w:tc>
        <w:tc>
          <w:tcPr>
            <w:tcW w:w="2267" w:type="dxa"/>
          </w:tcPr>
          <w:p w14:paraId="04BAF6B4" w14:textId="77777777" w:rsidR="00673C9A" w:rsidRDefault="00673C9A" w:rsidP="00673C9A">
            <w:pPr>
              <w:pStyle w:val="TableText"/>
              <w:rPr>
                <w:rFonts w:cs="Arial"/>
                <w:szCs w:val="21"/>
              </w:rPr>
            </w:pPr>
            <w:r>
              <w:rPr>
                <w:rFonts w:cs="Arial"/>
                <w:szCs w:val="21"/>
              </w:rPr>
              <w:t>The currently active contract for the target system. Derived from the Open Date and the Contract instances associated with the task’s System.</w:t>
            </w:r>
          </w:p>
        </w:tc>
        <w:tc>
          <w:tcPr>
            <w:tcW w:w="1152" w:type="dxa"/>
          </w:tcPr>
          <w:p w14:paraId="139713DC" w14:textId="77777777" w:rsidR="00673C9A" w:rsidRDefault="00673C9A" w:rsidP="00673C9A">
            <w:pPr>
              <w:pStyle w:val="TableText"/>
              <w:rPr>
                <w:rFonts w:cs="Arial"/>
                <w:szCs w:val="21"/>
              </w:rPr>
            </w:pPr>
            <w:r>
              <w:rPr>
                <w:rFonts w:cs="Arial"/>
                <w:szCs w:val="21"/>
              </w:rPr>
              <w:t>Reference to Contract</w:t>
            </w:r>
          </w:p>
        </w:tc>
        <w:tc>
          <w:tcPr>
            <w:tcW w:w="1120" w:type="dxa"/>
          </w:tcPr>
          <w:p w14:paraId="25E1A8CE" w14:textId="77777777" w:rsidR="00673C9A" w:rsidRPr="004517E7" w:rsidRDefault="00673C9A" w:rsidP="00673C9A">
            <w:pPr>
              <w:pStyle w:val="TableText"/>
              <w:rPr>
                <w:rFonts w:cs="Arial"/>
                <w:szCs w:val="21"/>
              </w:rPr>
            </w:pPr>
            <w:r>
              <w:rPr>
                <w:rFonts w:cs="Arial"/>
                <w:szCs w:val="21"/>
              </w:rPr>
              <w:t>Non-Editable</w:t>
            </w:r>
          </w:p>
        </w:tc>
        <w:tc>
          <w:tcPr>
            <w:tcW w:w="789" w:type="dxa"/>
          </w:tcPr>
          <w:p w14:paraId="5D159E0F" w14:textId="77777777" w:rsidR="00673C9A" w:rsidRDefault="00673C9A" w:rsidP="00673C9A">
            <w:pPr>
              <w:pStyle w:val="TableText"/>
              <w:rPr>
                <w:rFonts w:cs="Arial"/>
                <w:szCs w:val="21"/>
              </w:rPr>
            </w:pPr>
            <w:r>
              <w:rPr>
                <w:rFonts w:cs="Arial"/>
                <w:szCs w:val="21"/>
              </w:rPr>
              <w:t>CS</w:t>
            </w:r>
          </w:p>
        </w:tc>
        <w:tc>
          <w:tcPr>
            <w:tcW w:w="1327" w:type="dxa"/>
            <w:gridSpan w:val="2"/>
          </w:tcPr>
          <w:p w14:paraId="215D7A45" w14:textId="77777777" w:rsidR="00673C9A" w:rsidRPr="004517E7" w:rsidRDefault="00673C9A" w:rsidP="00673C9A">
            <w:pPr>
              <w:pStyle w:val="TableText"/>
              <w:rPr>
                <w:rFonts w:cs="Arial"/>
                <w:szCs w:val="21"/>
              </w:rPr>
            </w:pPr>
            <w:r>
              <w:rPr>
                <w:rFonts w:cs="Arial"/>
                <w:szCs w:val="21"/>
              </w:rPr>
              <w:t>Yes</w:t>
            </w:r>
          </w:p>
        </w:tc>
      </w:tr>
      <w:tr w:rsidR="00673C9A" w:rsidRPr="004517E7" w14:paraId="0380E7F6" w14:textId="77777777" w:rsidTr="00673C9A">
        <w:trPr>
          <w:cantSplit/>
        </w:trPr>
        <w:tc>
          <w:tcPr>
            <w:tcW w:w="1763" w:type="dxa"/>
            <w:tcBorders>
              <w:top w:val="single" w:sz="6" w:space="0" w:color="000000"/>
              <w:left w:val="double" w:sz="6" w:space="0" w:color="000000"/>
              <w:bottom w:val="single" w:sz="6" w:space="0" w:color="000000"/>
              <w:right w:val="single" w:sz="6" w:space="0" w:color="000000"/>
            </w:tcBorders>
          </w:tcPr>
          <w:p w14:paraId="1CFF694E" w14:textId="77777777" w:rsidR="00673C9A" w:rsidRPr="004517E7" w:rsidRDefault="00673C9A" w:rsidP="00673C9A">
            <w:pPr>
              <w:pStyle w:val="TableText"/>
              <w:rPr>
                <w:rFonts w:cs="Arial"/>
                <w:szCs w:val="21"/>
              </w:rPr>
            </w:pPr>
            <w:r>
              <w:rPr>
                <w:rFonts w:cs="Arial"/>
                <w:szCs w:val="21"/>
              </w:rPr>
              <w:lastRenderedPageBreak/>
              <w:t>CustomerExpectation</w:t>
            </w:r>
          </w:p>
        </w:tc>
        <w:tc>
          <w:tcPr>
            <w:tcW w:w="1371" w:type="dxa"/>
            <w:gridSpan w:val="2"/>
            <w:tcBorders>
              <w:top w:val="single" w:sz="6" w:space="0" w:color="000000"/>
              <w:left w:val="single" w:sz="6" w:space="0" w:color="000000"/>
              <w:bottom w:val="single" w:sz="6" w:space="0" w:color="000000"/>
              <w:right w:val="single" w:sz="6" w:space="0" w:color="000000"/>
            </w:tcBorders>
          </w:tcPr>
          <w:p w14:paraId="0D778A77" w14:textId="77777777" w:rsidR="00673C9A" w:rsidRPr="004517E7" w:rsidRDefault="00673C9A" w:rsidP="00673C9A">
            <w:pPr>
              <w:pStyle w:val="TableText"/>
              <w:rPr>
                <w:rFonts w:cs="Arial"/>
                <w:szCs w:val="21"/>
              </w:rPr>
            </w:pPr>
            <w:r>
              <w:rPr>
                <w:rFonts w:cs="Arial"/>
                <w:szCs w:val="21"/>
              </w:rPr>
              <w:t>Customer Expectation</w:t>
            </w:r>
          </w:p>
        </w:tc>
        <w:tc>
          <w:tcPr>
            <w:tcW w:w="2267" w:type="dxa"/>
            <w:tcBorders>
              <w:top w:val="single" w:sz="6" w:space="0" w:color="000000"/>
              <w:left w:val="single" w:sz="6" w:space="0" w:color="000000"/>
              <w:bottom w:val="single" w:sz="6" w:space="0" w:color="000000"/>
              <w:right w:val="single" w:sz="6" w:space="0" w:color="000000"/>
            </w:tcBorders>
          </w:tcPr>
          <w:p w14:paraId="3E07A264" w14:textId="77777777" w:rsidR="00673C9A" w:rsidRDefault="00673C9A" w:rsidP="00673C9A">
            <w:pPr>
              <w:pStyle w:val="TableText"/>
              <w:rPr>
                <w:rFonts w:cs="Arial"/>
                <w:szCs w:val="21"/>
              </w:rPr>
            </w:pPr>
            <w:r>
              <w:rPr>
                <w:rFonts w:cs="Arial"/>
                <w:szCs w:val="21"/>
              </w:rPr>
              <w:t>The customer’s expectations. For display purposes only.</w:t>
            </w:r>
          </w:p>
        </w:tc>
        <w:tc>
          <w:tcPr>
            <w:tcW w:w="1152" w:type="dxa"/>
            <w:tcBorders>
              <w:top w:val="single" w:sz="6" w:space="0" w:color="000000"/>
              <w:left w:val="single" w:sz="6" w:space="0" w:color="000000"/>
              <w:bottom w:val="single" w:sz="6" w:space="0" w:color="000000"/>
              <w:right w:val="single" w:sz="6" w:space="0" w:color="000000"/>
            </w:tcBorders>
          </w:tcPr>
          <w:p w14:paraId="45EDA1C8" w14:textId="77777777" w:rsidR="00673C9A" w:rsidRPr="004517E7" w:rsidRDefault="00673C9A" w:rsidP="00673C9A">
            <w:pPr>
              <w:pStyle w:val="TableText"/>
              <w:rPr>
                <w:rFonts w:cs="Arial"/>
                <w:szCs w:val="21"/>
              </w:rPr>
            </w:pPr>
            <w:r>
              <w:rPr>
                <w:rFonts w:cs="Arial"/>
                <w:szCs w:val="21"/>
              </w:rPr>
              <w:t>String (256)</w:t>
            </w:r>
          </w:p>
        </w:tc>
        <w:tc>
          <w:tcPr>
            <w:tcW w:w="1120" w:type="dxa"/>
            <w:tcBorders>
              <w:top w:val="single" w:sz="6" w:space="0" w:color="000000"/>
              <w:left w:val="single" w:sz="6" w:space="0" w:color="000000"/>
              <w:bottom w:val="single" w:sz="6" w:space="0" w:color="000000"/>
              <w:right w:val="single" w:sz="6" w:space="0" w:color="000000"/>
            </w:tcBorders>
          </w:tcPr>
          <w:p w14:paraId="48644C20" w14:textId="77777777" w:rsidR="00673C9A" w:rsidRPr="004517E7" w:rsidRDefault="00673C9A" w:rsidP="00673C9A">
            <w:pPr>
              <w:pStyle w:val="TableText"/>
              <w:rPr>
                <w:rFonts w:cs="Arial"/>
                <w:szCs w:val="21"/>
              </w:rPr>
            </w:pPr>
            <w:r>
              <w:rPr>
                <w:rFonts w:cs="Arial"/>
                <w:szCs w:val="21"/>
              </w:rPr>
              <w:t>Non-Editable</w:t>
            </w:r>
          </w:p>
        </w:tc>
        <w:tc>
          <w:tcPr>
            <w:tcW w:w="789" w:type="dxa"/>
            <w:tcBorders>
              <w:top w:val="single" w:sz="6" w:space="0" w:color="000000"/>
              <w:left w:val="single" w:sz="6" w:space="0" w:color="000000"/>
              <w:bottom w:val="single" w:sz="6" w:space="0" w:color="000000"/>
              <w:right w:val="single" w:sz="6" w:space="0" w:color="000000"/>
            </w:tcBorders>
          </w:tcPr>
          <w:p w14:paraId="4AC932A1" w14:textId="77777777" w:rsidR="00673C9A" w:rsidRPr="004517E7" w:rsidRDefault="00673C9A" w:rsidP="00673C9A">
            <w:pPr>
              <w:pStyle w:val="TableText"/>
              <w:rPr>
                <w:rFonts w:cs="Arial"/>
                <w:szCs w:val="21"/>
              </w:rPr>
            </w:pPr>
            <w:r>
              <w:rPr>
                <w:rFonts w:cs="Arial"/>
                <w:szCs w:val="21"/>
              </w:rPr>
              <w:t>GEHC</w:t>
            </w:r>
          </w:p>
        </w:tc>
        <w:tc>
          <w:tcPr>
            <w:tcW w:w="1327" w:type="dxa"/>
            <w:gridSpan w:val="2"/>
            <w:tcBorders>
              <w:top w:val="single" w:sz="6" w:space="0" w:color="000000"/>
              <w:left w:val="single" w:sz="6" w:space="0" w:color="000000"/>
              <w:bottom w:val="single" w:sz="6" w:space="0" w:color="000000"/>
              <w:right w:val="double" w:sz="6" w:space="0" w:color="000000"/>
            </w:tcBorders>
          </w:tcPr>
          <w:p w14:paraId="23A81D83" w14:textId="77777777" w:rsidR="00673C9A" w:rsidRPr="004517E7" w:rsidRDefault="00673C9A" w:rsidP="00673C9A">
            <w:pPr>
              <w:pStyle w:val="TableText"/>
              <w:rPr>
                <w:rFonts w:cs="Arial"/>
                <w:szCs w:val="21"/>
              </w:rPr>
            </w:pPr>
            <w:r>
              <w:rPr>
                <w:rFonts w:cs="Arial"/>
                <w:szCs w:val="21"/>
              </w:rPr>
              <w:t>No</w:t>
            </w:r>
          </w:p>
        </w:tc>
      </w:tr>
      <w:tr w:rsidR="00673C9A" w:rsidRPr="004517E7" w14:paraId="232688B6" w14:textId="77777777" w:rsidTr="00673C9A">
        <w:trPr>
          <w:cantSplit/>
        </w:trPr>
        <w:tc>
          <w:tcPr>
            <w:tcW w:w="1763" w:type="dxa"/>
          </w:tcPr>
          <w:p w14:paraId="034F72C8" w14:textId="77777777" w:rsidR="00673C9A" w:rsidRPr="004517E7" w:rsidRDefault="00673C9A" w:rsidP="00673C9A">
            <w:pPr>
              <w:pStyle w:val="TableText"/>
              <w:rPr>
                <w:rFonts w:cs="Arial"/>
                <w:szCs w:val="21"/>
              </w:rPr>
            </w:pPr>
            <w:r w:rsidRPr="004517E7">
              <w:rPr>
                <w:rFonts w:cs="Arial"/>
                <w:szCs w:val="21"/>
              </w:rPr>
              <w:t xml:space="preserve">Status </w:t>
            </w:r>
          </w:p>
        </w:tc>
        <w:tc>
          <w:tcPr>
            <w:tcW w:w="1371" w:type="dxa"/>
            <w:gridSpan w:val="2"/>
          </w:tcPr>
          <w:p w14:paraId="19F30ECB" w14:textId="77777777" w:rsidR="00673C9A" w:rsidRPr="004517E7" w:rsidRDefault="00673C9A" w:rsidP="00673C9A">
            <w:pPr>
              <w:pStyle w:val="TableText"/>
              <w:rPr>
                <w:rFonts w:cs="Arial"/>
                <w:szCs w:val="21"/>
              </w:rPr>
            </w:pPr>
            <w:r w:rsidRPr="004517E7">
              <w:rPr>
                <w:rFonts w:cs="Arial"/>
                <w:szCs w:val="21"/>
              </w:rPr>
              <w:t>Status</w:t>
            </w:r>
          </w:p>
        </w:tc>
        <w:tc>
          <w:tcPr>
            <w:tcW w:w="2267" w:type="dxa"/>
          </w:tcPr>
          <w:p w14:paraId="1C8B34B4" w14:textId="77777777" w:rsidR="00673C9A" w:rsidRPr="004517E7" w:rsidRDefault="00673C9A" w:rsidP="00673C9A">
            <w:pPr>
              <w:pStyle w:val="TableText"/>
              <w:rPr>
                <w:rFonts w:cs="Arial"/>
                <w:szCs w:val="21"/>
              </w:rPr>
            </w:pPr>
            <w:r w:rsidRPr="004517E7">
              <w:rPr>
                <w:rFonts w:cs="Arial"/>
                <w:szCs w:val="21"/>
              </w:rPr>
              <w:t>Current status of the task.</w:t>
            </w:r>
          </w:p>
        </w:tc>
        <w:tc>
          <w:tcPr>
            <w:tcW w:w="1152" w:type="dxa"/>
          </w:tcPr>
          <w:p w14:paraId="2371954A" w14:textId="77777777" w:rsidR="00673C9A" w:rsidRPr="004517E7" w:rsidRDefault="00673C9A" w:rsidP="00673C9A">
            <w:pPr>
              <w:pStyle w:val="TableText"/>
              <w:rPr>
                <w:rFonts w:cs="Arial"/>
                <w:szCs w:val="21"/>
              </w:rPr>
            </w:pPr>
            <w:r w:rsidRPr="004517E7">
              <w:rPr>
                <w:rFonts w:cs="Arial"/>
                <w:szCs w:val="21"/>
              </w:rPr>
              <w:t xml:space="preserve">Dictionary </w:t>
            </w:r>
            <w:r>
              <w:rPr>
                <w:rFonts w:cs="Arial"/>
                <w:szCs w:val="21"/>
              </w:rPr>
              <w:t>(TaskStatus)</w:t>
            </w:r>
          </w:p>
        </w:tc>
        <w:tc>
          <w:tcPr>
            <w:tcW w:w="1120" w:type="dxa"/>
          </w:tcPr>
          <w:p w14:paraId="5778FEB0" w14:textId="77777777" w:rsidR="00673C9A" w:rsidRPr="004517E7" w:rsidRDefault="00673C9A" w:rsidP="00673C9A">
            <w:pPr>
              <w:pStyle w:val="TableText"/>
              <w:rPr>
                <w:rFonts w:cs="Arial"/>
                <w:szCs w:val="21"/>
              </w:rPr>
            </w:pPr>
            <w:r w:rsidRPr="004517E7">
              <w:rPr>
                <w:rFonts w:cs="Arial"/>
                <w:szCs w:val="21"/>
              </w:rPr>
              <w:t>Editable</w:t>
            </w:r>
          </w:p>
        </w:tc>
        <w:tc>
          <w:tcPr>
            <w:tcW w:w="789" w:type="dxa"/>
          </w:tcPr>
          <w:p w14:paraId="57CF98BA" w14:textId="77777777" w:rsidR="00673C9A" w:rsidRPr="004517E7" w:rsidRDefault="00673C9A" w:rsidP="00673C9A">
            <w:pPr>
              <w:pStyle w:val="TableText"/>
              <w:rPr>
                <w:rFonts w:cs="Arial"/>
                <w:szCs w:val="21"/>
              </w:rPr>
            </w:pPr>
            <w:r w:rsidRPr="004517E7">
              <w:rPr>
                <w:rFonts w:cs="Arial"/>
                <w:szCs w:val="21"/>
              </w:rPr>
              <w:t>CS</w:t>
            </w:r>
          </w:p>
        </w:tc>
        <w:tc>
          <w:tcPr>
            <w:tcW w:w="1327" w:type="dxa"/>
            <w:gridSpan w:val="2"/>
          </w:tcPr>
          <w:p w14:paraId="5222FBE6" w14:textId="77777777" w:rsidR="00673C9A" w:rsidRPr="004517E7" w:rsidRDefault="00673C9A" w:rsidP="00673C9A">
            <w:pPr>
              <w:pStyle w:val="TableText"/>
              <w:rPr>
                <w:rFonts w:cs="Arial"/>
                <w:szCs w:val="21"/>
              </w:rPr>
            </w:pPr>
            <w:r w:rsidRPr="004517E7">
              <w:rPr>
                <w:rFonts w:cs="Arial"/>
                <w:szCs w:val="21"/>
              </w:rPr>
              <w:t>Yes</w:t>
            </w:r>
          </w:p>
        </w:tc>
      </w:tr>
      <w:tr w:rsidR="00673C9A" w:rsidRPr="004517E7" w14:paraId="7A9F16BD" w14:textId="77777777" w:rsidTr="00673C9A">
        <w:trPr>
          <w:cantSplit/>
        </w:trPr>
        <w:tc>
          <w:tcPr>
            <w:tcW w:w="1763" w:type="dxa"/>
          </w:tcPr>
          <w:p w14:paraId="18578603" w14:textId="77777777" w:rsidR="00673C9A" w:rsidRPr="004517E7" w:rsidRDefault="00673C9A" w:rsidP="00673C9A">
            <w:pPr>
              <w:pStyle w:val="TableText"/>
              <w:rPr>
                <w:rFonts w:cs="Arial"/>
                <w:szCs w:val="21"/>
              </w:rPr>
            </w:pPr>
            <w:r w:rsidRPr="004517E7">
              <w:rPr>
                <w:rFonts w:cs="Arial"/>
                <w:szCs w:val="21"/>
              </w:rPr>
              <w:t>InJeopardy</w:t>
            </w:r>
          </w:p>
        </w:tc>
        <w:tc>
          <w:tcPr>
            <w:tcW w:w="1371" w:type="dxa"/>
            <w:gridSpan w:val="2"/>
          </w:tcPr>
          <w:p w14:paraId="70BCD709" w14:textId="77777777" w:rsidR="00673C9A" w:rsidRPr="004517E7" w:rsidRDefault="00673C9A" w:rsidP="00673C9A">
            <w:pPr>
              <w:pStyle w:val="TableText"/>
              <w:rPr>
                <w:rFonts w:cs="Arial"/>
                <w:szCs w:val="21"/>
              </w:rPr>
            </w:pPr>
            <w:r w:rsidRPr="004517E7">
              <w:rPr>
                <w:rFonts w:cs="Arial"/>
                <w:szCs w:val="21"/>
              </w:rPr>
              <w:t>In Jeopardy</w:t>
            </w:r>
          </w:p>
        </w:tc>
        <w:tc>
          <w:tcPr>
            <w:tcW w:w="2267" w:type="dxa"/>
          </w:tcPr>
          <w:p w14:paraId="17926C15" w14:textId="77777777" w:rsidR="00673C9A" w:rsidRPr="004517E7" w:rsidRDefault="00673C9A" w:rsidP="00673C9A">
            <w:pPr>
              <w:pStyle w:val="TableText"/>
              <w:rPr>
                <w:rFonts w:cs="Arial"/>
                <w:szCs w:val="21"/>
              </w:rPr>
            </w:pPr>
            <w:r>
              <w:rPr>
                <w:rFonts w:cs="Arial"/>
                <w:szCs w:val="21"/>
              </w:rPr>
              <w:t>This flag is automatically set by ClickSchedule when</w:t>
            </w:r>
            <w:r w:rsidRPr="004517E7">
              <w:rPr>
                <w:rFonts w:cs="Arial"/>
                <w:szCs w:val="21"/>
              </w:rPr>
              <w:t xml:space="preserve"> the task </w:t>
            </w:r>
            <w:r>
              <w:rPr>
                <w:rFonts w:cs="Arial"/>
                <w:szCs w:val="21"/>
              </w:rPr>
              <w:t xml:space="preserve">goes into </w:t>
            </w:r>
            <w:r w:rsidRPr="004517E7">
              <w:rPr>
                <w:rFonts w:cs="Arial"/>
                <w:szCs w:val="21"/>
              </w:rPr>
              <w:t>jeopardy.</w:t>
            </w:r>
            <w:r>
              <w:rPr>
                <w:rFonts w:cs="Arial"/>
                <w:szCs w:val="21"/>
              </w:rPr>
              <w:t xml:space="preserve"> The Dispatcher is responsible for clearing the jeopardy.</w:t>
            </w:r>
          </w:p>
        </w:tc>
        <w:tc>
          <w:tcPr>
            <w:tcW w:w="1152" w:type="dxa"/>
          </w:tcPr>
          <w:p w14:paraId="67492630" w14:textId="77777777" w:rsidR="00673C9A" w:rsidRPr="004517E7" w:rsidRDefault="00673C9A" w:rsidP="00673C9A">
            <w:pPr>
              <w:pStyle w:val="TableText"/>
              <w:rPr>
                <w:rFonts w:cs="Arial"/>
                <w:szCs w:val="21"/>
              </w:rPr>
            </w:pPr>
            <w:r w:rsidRPr="004517E7">
              <w:rPr>
                <w:rFonts w:cs="Arial"/>
                <w:szCs w:val="21"/>
              </w:rPr>
              <w:t>Yes/No (Boolean)</w:t>
            </w:r>
          </w:p>
        </w:tc>
        <w:tc>
          <w:tcPr>
            <w:tcW w:w="1120" w:type="dxa"/>
          </w:tcPr>
          <w:p w14:paraId="7C4AE0FE" w14:textId="77777777" w:rsidR="00673C9A" w:rsidRPr="004517E7" w:rsidRDefault="00673C9A" w:rsidP="00673C9A">
            <w:pPr>
              <w:pStyle w:val="TableText"/>
              <w:rPr>
                <w:rFonts w:cs="Arial"/>
                <w:szCs w:val="21"/>
              </w:rPr>
            </w:pPr>
            <w:r w:rsidRPr="004517E7">
              <w:rPr>
                <w:rFonts w:cs="Arial"/>
                <w:szCs w:val="21"/>
              </w:rPr>
              <w:t>Editable</w:t>
            </w:r>
          </w:p>
        </w:tc>
        <w:tc>
          <w:tcPr>
            <w:tcW w:w="789" w:type="dxa"/>
          </w:tcPr>
          <w:p w14:paraId="5FA65D25" w14:textId="77777777" w:rsidR="00673C9A" w:rsidRPr="004517E7" w:rsidRDefault="00673C9A" w:rsidP="00673C9A">
            <w:pPr>
              <w:pStyle w:val="TableText"/>
              <w:rPr>
                <w:rFonts w:cs="Arial"/>
                <w:szCs w:val="21"/>
              </w:rPr>
            </w:pPr>
            <w:r w:rsidRPr="004517E7">
              <w:rPr>
                <w:rFonts w:cs="Arial"/>
                <w:szCs w:val="21"/>
              </w:rPr>
              <w:t>CS</w:t>
            </w:r>
          </w:p>
        </w:tc>
        <w:tc>
          <w:tcPr>
            <w:tcW w:w="1327" w:type="dxa"/>
            <w:gridSpan w:val="2"/>
          </w:tcPr>
          <w:p w14:paraId="0C502B70" w14:textId="77777777" w:rsidR="00673C9A" w:rsidRPr="004517E7" w:rsidRDefault="00673C9A" w:rsidP="00673C9A">
            <w:pPr>
              <w:pStyle w:val="TableText"/>
              <w:rPr>
                <w:rFonts w:cs="Arial"/>
                <w:szCs w:val="21"/>
              </w:rPr>
            </w:pPr>
            <w:r w:rsidRPr="004517E7">
              <w:rPr>
                <w:rFonts w:cs="Arial"/>
                <w:szCs w:val="21"/>
              </w:rPr>
              <w:t>No</w:t>
            </w:r>
          </w:p>
        </w:tc>
      </w:tr>
      <w:tr w:rsidR="00673C9A" w:rsidRPr="004517E7" w14:paraId="304C13EC" w14:textId="77777777" w:rsidTr="00673C9A">
        <w:trPr>
          <w:cantSplit/>
        </w:trPr>
        <w:tc>
          <w:tcPr>
            <w:tcW w:w="1763" w:type="dxa"/>
          </w:tcPr>
          <w:p w14:paraId="4438538F" w14:textId="77777777" w:rsidR="00673C9A" w:rsidRPr="004517E7" w:rsidRDefault="00673C9A" w:rsidP="00673C9A">
            <w:pPr>
              <w:pStyle w:val="TableText"/>
              <w:rPr>
                <w:rFonts w:cs="Arial"/>
                <w:szCs w:val="21"/>
              </w:rPr>
            </w:pPr>
            <w:r w:rsidRPr="004517E7">
              <w:rPr>
                <w:rFonts w:cs="Arial"/>
                <w:szCs w:val="21"/>
              </w:rPr>
              <w:t>JeopardyState</w:t>
            </w:r>
          </w:p>
        </w:tc>
        <w:tc>
          <w:tcPr>
            <w:tcW w:w="1371" w:type="dxa"/>
            <w:gridSpan w:val="2"/>
          </w:tcPr>
          <w:p w14:paraId="3FEA7B60" w14:textId="77777777" w:rsidR="00673C9A" w:rsidRPr="004517E7" w:rsidRDefault="00673C9A" w:rsidP="00673C9A">
            <w:pPr>
              <w:pStyle w:val="TableText"/>
              <w:rPr>
                <w:rFonts w:cs="Arial"/>
                <w:szCs w:val="21"/>
              </w:rPr>
            </w:pPr>
            <w:r w:rsidRPr="004517E7">
              <w:rPr>
                <w:rFonts w:cs="Arial"/>
                <w:szCs w:val="21"/>
              </w:rPr>
              <w:t>Jeopardy State</w:t>
            </w:r>
          </w:p>
        </w:tc>
        <w:tc>
          <w:tcPr>
            <w:tcW w:w="2267" w:type="dxa"/>
          </w:tcPr>
          <w:p w14:paraId="218BF755" w14:textId="77777777" w:rsidR="00673C9A" w:rsidRPr="004517E7" w:rsidRDefault="00673C9A" w:rsidP="00673C9A">
            <w:pPr>
              <w:pStyle w:val="TableText"/>
              <w:rPr>
                <w:rFonts w:cs="Arial"/>
                <w:szCs w:val="21"/>
              </w:rPr>
            </w:pPr>
            <w:r w:rsidRPr="004517E7">
              <w:rPr>
                <w:rFonts w:cs="Arial"/>
                <w:szCs w:val="21"/>
              </w:rPr>
              <w:t>Indicates the type of jeopardy situation the task is in, e.g. not scheduled</w:t>
            </w:r>
            <w:r>
              <w:rPr>
                <w:rFonts w:cs="Arial"/>
                <w:szCs w:val="21"/>
              </w:rPr>
              <w:t xml:space="preserve"> and approaching due date</w:t>
            </w:r>
            <w:r w:rsidRPr="004517E7">
              <w:rPr>
                <w:rFonts w:cs="Arial"/>
                <w:szCs w:val="21"/>
              </w:rPr>
              <w:t xml:space="preserve">, </w:t>
            </w:r>
            <w:r>
              <w:rPr>
                <w:rFonts w:cs="Arial"/>
                <w:szCs w:val="21"/>
              </w:rPr>
              <w:t xml:space="preserve">late to </w:t>
            </w:r>
            <w:r w:rsidRPr="004517E7">
              <w:rPr>
                <w:rFonts w:cs="Arial"/>
                <w:szCs w:val="21"/>
              </w:rPr>
              <w:t>travel</w:t>
            </w:r>
            <w:r>
              <w:rPr>
                <w:rFonts w:cs="Arial"/>
                <w:szCs w:val="21"/>
              </w:rPr>
              <w:t xml:space="preserve"> etc.</w:t>
            </w:r>
          </w:p>
        </w:tc>
        <w:tc>
          <w:tcPr>
            <w:tcW w:w="1152" w:type="dxa"/>
          </w:tcPr>
          <w:p w14:paraId="119C291C" w14:textId="77777777" w:rsidR="00673C9A" w:rsidRPr="004517E7" w:rsidRDefault="00673C9A" w:rsidP="00673C9A">
            <w:pPr>
              <w:pStyle w:val="TableText"/>
              <w:rPr>
                <w:rFonts w:cs="Arial"/>
                <w:szCs w:val="21"/>
              </w:rPr>
            </w:pPr>
            <w:r w:rsidRPr="004517E7">
              <w:rPr>
                <w:rFonts w:cs="Arial"/>
                <w:szCs w:val="21"/>
              </w:rPr>
              <w:t>Dictionary</w:t>
            </w:r>
            <w:r>
              <w:rPr>
                <w:rFonts w:cs="Arial"/>
                <w:szCs w:val="21"/>
              </w:rPr>
              <w:t xml:space="preserve"> (JeopardyState)</w:t>
            </w:r>
            <w:r w:rsidRPr="004517E7">
              <w:rPr>
                <w:rFonts w:cs="Arial"/>
                <w:szCs w:val="21"/>
              </w:rPr>
              <w:t xml:space="preserve"> </w:t>
            </w:r>
          </w:p>
        </w:tc>
        <w:tc>
          <w:tcPr>
            <w:tcW w:w="1120" w:type="dxa"/>
          </w:tcPr>
          <w:p w14:paraId="2EE1D79D" w14:textId="77777777" w:rsidR="00673C9A" w:rsidRPr="004517E7" w:rsidRDefault="00673C9A" w:rsidP="00673C9A">
            <w:pPr>
              <w:pStyle w:val="TableText"/>
              <w:rPr>
                <w:rFonts w:cs="Arial"/>
                <w:szCs w:val="21"/>
              </w:rPr>
            </w:pPr>
            <w:r>
              <w:rPr>
                <w:rFonts w:cs="Arial"/>
                <w:szCs w:val="21"/>
              </w:rPr>
              <w:t>Non-</w:t>
            </w:r>
            <w:r w:rsidRPr="004517E7">
              <w:rPr>
                <w:rFonts w:cs="Arial"/>
                <w:szCs w:val="21"/>
              </w:rPr>
              <w:t>Editable</w:t>
            </w:r>
          </w:p>
        </w:tc>
        <w:tc>
          <w:tcPr>
            <w:tcW w:w="789" w:type="dxa"/>
          </w:tcPr>
          <w:p w14:paraId="29195D9B" w14:textId="77777777" w:rsidR="00673C9A" w:rsidRPr="004517E7" w:rsidRDefault="00673C9A" w:rsidP="00673C9A">
            <w:pPr>
              <w:pStyle w:val="TableText"/>
              <w:rPr>
                <w:rFonts w:cs="Arial"/>
                <w:szCs w:val="21"/>
              </w:rPr>
            </w:pPr>
            <w:r w:rsidRPr="004517E7">
              <w:rPr>
                <w:rFonts w:cs="Arial"/>
                <w:szCs w:val="21"/>
              </w:rPr>
              <w:t>CS</w:t>
            </w:r>
          </w:p>
        </w:tc>
        <w:tc>
          <w:tcPr>
            <w:tcW w:w="1327" w:type="dxa"/>
            <w:gridSpan w:val="2"/>
          </w:tcPr>
          <w:p w14:paraId="4D28C64B" w14:textId="77777777" w:rsidR="00673C9A" w:rsidRPr="004517E7" w:rsidRDefault="00673C9A" w:rsidP="00673C9A">
            <w:pPr>
              <w:pStyle w:val="TableText"/>
              <w:rPr>
                <w:rFonts w:cs="Arial"/>
                <w:szCs w:val="21"/>
              </w:rPr>
            </w:pPr>
            <w:r w:rsidRPr="004517E7">
              <w:rPr>
                <w:rFonts w:cs="Arial"/>
                <w:szCs w:val="21"/>
              </w:rPr>
              <w:t>No</w:t>
            </w:r>
          </w:p>
        </w:tc>
      </w:tr>
      <w:tr w:rsidR="00673C9A" w:rsidRPr="004517E7" w14:paraId="6525AF7F" w14:textId="77777777" w:rsidTr="00673C9A">
        <w:trPr>
          <w:cantSplit/>
          <w:trHeight w:val="237"/>
        </w:trPr>
        <w:tc>
          <w:tcPr>
            <w:tcW w:w="9789" w:type="dxa"/>
            <w:gridSpan w:val="9"/>
          </w:tcPr>
          <w:p w14:paraId="71A5150E" w14:textId="77777777" w:rsidR="00673C9A" w:rsidRPr="004517E7" w:rsidRDefault="00673C9A" w:rsidP="00673C9A">
            <w:pPr>
              <w:pStyle w:val="TableText"/>
              <w:rPr>
                <w:rFonts w:cs="Arial"/>
                <w:color w:val="FF0000"/>
                <w:szCs w:val="21"/>
              </w:rPr>
            </w:pPr>
            <w:r w:rsidRPr="004517E7">
              <w:rPr>
                <w:rFonts w:cs="Arial"/>
                <w:b/>
                <w:bCs/>
                <w:szCs w:val="21"/>
              </w:rPr>
              <w:t>Time</w:t>
            </w:r>
          </w:p>
        </w:tc>
      </w:tr>
      <w:tr w:rsidR="00673C9A" w:rsidRPr="004517E7" w14:paraId="2502D51F" w14:textId="77777777" w:rsidTr="00673C9A">
        <w:trPr>
          <w:cantSplit/>
        </w:trPr>
        <w:tc>
          <w:tcPr>
            <w:tcW w:w="1763" w:type="dxa"/>
          </w:tcPr>
          <w:p w14:paraId="71CA8D40" w14:textId="77777777" w:rsidR="00673C9A" w:rsidRPr="004517E7" w:rsidRDefault="00673C9A" w:rsidP="00673C9A">
            <w:pPr>
              <w:pStyle w:val="TableText"/>
              <w:rPr>
                <w:rFonts w:cs="Arial"/>
                <w:szCs w:val="21"/>
              </w:rPr>
            </w:pPr>
            <w:r w:rsidRPr="004517E7">
              <w:rPr>
                <w:rFonts w:cs="Arial"/>
                <w:szCs w:val="21"/>
              </w:rPr>
              <w:t>OpenDate</w:t>
            </w:r>
          </w:p>
        </w:tc>
        <w:tc>
          <w:tcPr>
            <w:tcW w:w="1371" w:type="dxa"/>
            <w:gridSpan w:val="2"/>
          </w:tcPr>
          <w:p w14:paraId="0299C298" w14:textId="77777777" w:rsidR="00673C9A" w:rsidRPr="004517E7" w:rsidRDefault="00673C9A" w:rsidP="00673C9A">
            <w:pPr>
              <w:pStyle w:val="TableText"/>
              <w:rPr>
                <w:rFonts w:cs="Arial"/>
                <w:szCs w:val="21"/>
              </w:rPr>
            </w:pPr>
            <w:r w:rsidRPr="004517E7">
              <w:rPr>
                <w:rFonts w:cs="Arial"/>
                <w:szCs w:val="21"/>
              </w:rPr>
              <w:t>Open Date</w:t>
            </w:r>
          </w:p>
        </w:tc>
        <w:tc>
          <w:tcPr>
            <w:tcW w:w="2267" w:type="dxa"/>
          </w:tcPr>
          <w:p w14:paraId="5FCAFBBC" w14:textId="77777777" w:rsidR="00673C9A" w:rsidRPr="004517E7" w:rsidRDefault="00673C9A" w:rsidP="00673C9A">
            <w:pPr>
              <w:pStyle w:val="TableText"/>
              <w:rPr>
                <w:rFonts w:cs="Arial"/>
                <w:szCs w:val="21"/>
              </w:rPr>
            </w:pPr>
            <w:r w:rsidRPr="004517E7">
              <w:rPr>
                <w:rFonts w:cs="Arial"/>
                <w:szCs w:val="21"/>
              </w:rPr>
              <w:t xml:space="preserve">The date on which the task was initially logged. </w:t>
            </w:r>
            <w:r>
              <w:rPr>
                <w:rFonts w:cs="Arial"/>
                <w:szCs w:val="21"/>
              </w:rPr>
              <w:t>If</w:t>
            </w:r>
            <w:r w:rsidRPr="004517E7">
              <w:rPr>
                <w:rFonts w:cs="Arial"/>
                <w:szCs w:val="21"/>
              </w:rPr>
              <w:t xml:space="preserve"> customer-initiated, this is the date and time </w:t>
            </w:r>
            <w:r>
              <w:rPr>
                <w:rFonts w:cs="Arial"/>
                <w:szCs w:val="21"/>
              </w:rPr>
              <w:t>at</w:t>
            </w:r>
            <w:r w:rsidRPr="004517E7">
              <w:rPr>
                <w:rFonts w:cs="Arial"/>
                <w:szCs w:val="21"/>
              </w:rPr>
              <w:t xml:space="preserve"> which the customer made the initial call.</w:t>
            </w:r>
          </w:p>
        </w:tc>
        <w:tc>
          <w:tcPr>
            <w:tcW w:w="1152" w:type="dxa"/>
          </w:tcPr>
          <w:p w14:paraId="0928562F" w14:textId="77777777" w:rsidR="00673C9A" w:rsidRPr="004517E7" w:rsidRDefault="00673C9A" w:rsidP="00673C9A">
            <w:pPr>
              <w:pStyle w:val="TableText"/>
              <w:rPr>
                <w:rFonts w:cs="Arial"/>
                <w:szCs w:val="21"/>
              </w:rPr>
            </w:pPr>
            <w:r w:rsidRPr="004517E7">
              <w:rPr>
                <w:rFonts w:cs="Arial"/>
                <w:szCs w:val="21"/>
              </w:rPr>
              <w:t>Date and Time</w:t>
            </w:r>
          </w:p>
        </w:tc>
        <w:tc>
          <w:tcPr>
            <w:tcW w:w="1120" w:type="dxa"/>
          </w:tcPr>
          <w:p w14:paraId="6B7F0F5B" w14:textId="77777777" w:rsidR="00673C9A" w:rsidRPr="004517E7" w:rsidRDefault="00673C9A" w:rsidP="00673C9A">
            <w:pPr>
              <w:pStyle w:val="TableText"/>
              <w:rPr>
                <w:rFonts w:cs="Arial"/>
                <w:szCs w:val="21"/>
              </w:rPr>
            </w:pPr>
            <w:r w:rsidRPr="004517E7">
              <w:rPr>
                <w:rFonts w:cs="Arial"/>
                <w:szCs w:val="21"/>
              </w:rPr>
              <w:t>Non- Editable</w:t>
            </w:r>
          </w:p>
        </w:tc>
        <w:tc>
          <w:tcPr>
            <w:tcW w:w="789" w:type="dxa"/>
          </w:tcPr>
          <w:p w14:paraId="047CFE70" w14:textId="77777777" w:rsidR="00673C9A" w:rsidRPr="004517E7" w:rsidRDefault="00673C9A" w:rsidP="00673C9A">
            <w:pPr>
              <w:pStyle w:val="TableText"/>
              <w:rPr>
                <w:rFonts w:cs="Arial"/>
                <w:szCs w:val="21"/>
              </w:rPr>
            </w:pPr>
            <w:r>
              <w:rPr>
                <w:rFonts w:cs="Arial"/>
                <w:szCs w:val="21"/>
              </w:rPr>
              <w:t>GEHC</w:t>
            </w:r>
          </w:p>
        </w:tc>
        <w:tc>
          <w:tcPr>
            <w:tcW w:w="1327" w:type="dxa"/>
            <w:gridSpan w:val="2"/>
          </w:tcPr>
          <w:p w14:paraId="4A39C336" w14:textId="77777777" w:rsidR="00673C9A" w:rsidRPr="004517E7" w:rsidRDefault="00673C9A" w:rsidP="00673C9A">
            <w:pPr>
              <w:pStyle w:val="TableText"/>
              <w:rPr>
                <w:rFonts w:cs="Arial"/>
                <w:szCs w:val="21"/>
              </w:rPr>
            </w:pPr>
            <w:r w:rsidRPr="004517E7">
              <w:rPr>
                <w:rFonts w:cs="Arial"/>
                <w:szCs w:val="21"/>
              </w:rPr>
              <w:t>Yes</w:t>
            </w:r>
          </w:p>
        </w:tc>
      </w:tr>
      <w:tr w:rsidR="00673C9A" w:rsidRPr="004517E7" w14:paraId="7EEE41D6" w14:textId="77777777" w:rsidTr="00673C9A">
        <w:trPr>
          <w:cantSplit/>
        </w:trPr>
        <w:tc>
          <w:tcPr>
            <w:tcW w:w="1763" w:type="dxa"/>
          </w:tcPr>
          <w:p w14:paraId="78B6CC51" w14:textId="77777777" w:rsidR="00673C9A" w:rsidRPr="004517E7" w:rsidRDefault="00673C9A" w:rsidP="00673C9A">
            <w:pPr>
              <w:pStyle w:val="TableText"/>
              <w:rPr>
                <w:rFonts w:cs="Arial"/>
                <w:szCs w:val="21"/>
              </w:rPr>
            </w:pPr>
            <w:r>
              <w:rPr>
                <w:rFonts w:cs="Arial"/>
                <w:szCs w:val="21"/>
              </w:rPr>
              <w:t>EarlyStartOffset</w:t>
            </w:r>
          </w:p>
        </w:tc>
        <w:tc>
          <w:tcPr>
            <w:tcW w:w="1371" w:type="dxa"/>
            <w:gridSpan w:val="2"/>
          </w:tcPr>
          <w:p w14:paraId="17C93943" w14:textId="77777777" w:rsidR="00673C9A" w:rsidRPr="004517E7" w:rsidRDefault="00673C9A" w:rsidP="00673C9A">
            <w:pPr>
              <w:pStyle w:val="TableText"/>
              <w:rPr>
                <w:rFonts w:cs="Arial"/>
                <w:szCs w:val="21"/>
              </w:rPr>
            </w:pPr>
            <w:r>
              <w:rPr>
                <w:rFonts w:cs="Arial"/>
                <w:szCs w:val="21"/>
              </w:rPr>
              <w:t>Early Start Offset</w:t>
            </w:r>
          </w:p>
        </w:tc>
        <w:tc>
          <w:tcPr>
            <w:tcW w:w="2267" w:type="dxa"/>
          </w:tcPr>
          <w:p w14:paraId="1DA68028" w14:textId="77777777" w:rsidR="00673C9A" w:rsidRPr="004517E7" w:rsidRDefault="00673C9A" w:rsidP="00673C9A">
            <w:pPr>
              <w:pStyle w:val="TableText"/>
              <w:rPr>
                <w:rFonts w:cs="Arial"/>
                <w:szCs w:val="21"/>
              </w:rPr>
            </w:pPr>
            <w:r>
              <w:rPr>
                <w:rFonts w:cs="Arial"/>
                <w:szCs w:val="21"/>
              </w:rPr>
              <w:t>This is an interval, in seconds, after the Open Date after which the task can be booked. May be derived from the associated Contract.</w:t>
            </w:r>
          </w:p>
        </w:tc>
        <w:tc>
          <w:tcPr>
            <w:tcW w:w="1152" w:type="dxa"/>
          </w:tcPr>
          <w:p w14:paraId="178F3695" w14:textId="77777777" w:rsidR="00673C9A" w:rsidRPr="004517E7" w:rsidRDefault="00673C9A" w:rsidP="00673C9A">
            <w:pPr>
              <w:pStyle w:val="TableText"/>
              <w:rPr>
                <w:rFonts w:cs="Arial"/>
                <w:szCs w:val="21"/>
              </w:rPr>
            </w:pPr>
            <w:r>
              <w:rPr>
                <w:rFonts w:cs="Arial"/>
                <w:szCs w:val="21"/>
              </w:rPr>
              <w:t>Duration</w:t>
            </w:r>
          </w:p>
        </w:tc>
        <w:tc>
          <w:tcPr>
            <w:tcW w:w="1120" w:type="dxa"/>
          </w:tcPr>
          <w:p w14:paraId="6C2DA082" w14:textId="77777777" w:rsidR="00673C9A" w:rsidRPr="004517E7" w:rsidRDefault="00673C9A" w:rsidP="00673C9A">
            <w:pPr>
              <w:pStyle w:val="TableText"/>
              <w:rPr>
                <w:rFonts w:cs="Arial"/>
                <w:szCs w:val="21"/>
              </w:rPr>
            </w:pPr>
            <w:r>
              <w:rPr>
                <w:rFonts w:cs="Arial"/>
                <w:szCs w:val="21"/>
              </w:rPr>
              <w:t>Non-Editable</w:t>
            </w:r>
          </w:p>
        </w:tc>
        <w:tc>
          <w:tcPr>
            <w:tcW w:w="789" w:type="dxa"/>
          </w:tcPr>
          <w:p w14:paraId="2D7385C7" w14:textId="77777777" w:rsidR="00673C9A" w:rsidRDefault="00673C9A" w:rsidP="00673C9A">
            <w:pPr>
              <w:pStyle w:val="TableText"/>
              <w:rPr>
                <w:rFonts w:cs="Arial"/>
                <w:szCs w:val="21"/>
              </w:rPr>
            </w:pPr>
            <w:r>
              <w:rPr>
                <w:rFonts w:cs="Arial"/>
                <w:szCs w:val="21"/>
              </w:rPr>
              <w:t>GEHC/CS</w:t>
            </w:r>
          </w:p>
        </w:tc>
        <w:tc>
          <w:tcPr>
            <w:tcW w:w="1327" w:type="dxa"/>
            <w:gridSpan w:val="2"/>
          </w:tcPr>
          <w:p w14:paraId="43DFE202" w14:textId="77777777" w:rsidR="00673C9A" w:rsidRPr="004517E7" w:rsidRDefault="00673C9A" w:rsidP="00673C9A">
            <w:pPr>
              <w:pStyle w:val="TableText"/>
              <w:rPr>
                <w:rFonts w:cs="Arial"/>
                <w:szCs w:val="21"/>
              </w:rPr>
            </w:pPr>
            <w:r>
              <w:rPr>
                <w:rFonts w:cs="Arial"/>
                <w:szCs w:val="21"/>
              </w:rPr>
              <w:t>No</w:t>
            </w:r>
          </w:p>
        </w:tc>
      </w:tr>
      <w:tr w:rsidR="00673C9A" w:rsidRPr="004517E7" w14:paraId="6304BA55" w14:textId="77777777" w:rsidTr="00673C9A">
        <w:trPr>
          <w:cantSplit/>
        </w:trPr>
        <w:tc>
          <w:tcPr>
            <w:tcW w:w="1763" w:type="dxa"/>
          </w:tcPr>
          <w:p w14:paraId="1560AA27" w14:textId="77777777" w:rsidR="00673C9A" w:rsidRPr="004517E7" w:rsidRDefault="00673C9A" w:rsidP="00673C9A">
            <w:pPr>
              <w:pStyle w:val="TableText"/>
              <w:rPr>
                <w:rFonts w:cs="Arial"/>
                <w:szCs w:val="21"/>
              </w:rPr>
            </w:pPr>
            <w:r>
              <w:rPr>
                <w:rFonts w:cs="Arial"/>
                <w:szCs w:val="21"/>
              </w:rPr>
              <w:lastRenderedPageBreak/>
              <w:t>LateStartOffset</w:t>
            </w:r>
          </w:p>
        </w:tc>
        <w:tc>
          <w:tcPr>
            <w:tcW w:w="1371" w:type="dxa"/>
            <w:gridSpan w:val="2"/>
          </w:tcPr>
          <w:p w14:paraId="386C53F0" w14:textId="77777777" w:rsidR="00673C9A" w:rsidRPr="004517E7" w:rsidRDefault="00673C9A" w:rsidP="00673C9A">
            <w:pPr>
              <w:pStyle w:val="TableText"/>
              <w:rPr>
                <w:rFonts w:cs="Arial"/>
                <w:szCs w:val="21"/>
              </w:rPr>
            </w:pPr>
            <w:r>
              <w:rPr>
                <w:rFonts w:cs="Arial"/>
                <w:szCs w:val="21"/>
              </w:rPr>
              <w:t>Late Start Offset</w:t>
            </w:r>
          </w:p>
        </w:tc>
        <w:tc>
          <w:tcPr>
            <w:tcW w:w="2267" w:type="dxa"/>
          </w:tcPr>
          <w:p w14:paraId="2EDCF9C0" w14:textId="77777777" w:rsidR="00673C9A" w:rsidRPr="004517E7" w:rsidRDefault="00673C9A" w:rsidP="00673C9A">
            <w:pPr>
              <w:pStyle w:val="TableText"/>
              <w:rPr>
                <w:rFonts w:cs="Arial"/>
                <w:szCs w:val="21"/>
              </w:rPr>
            </w:pPr>
            <w:r>
              <w:rPr>
                <w:rFonts w:cs="Arial"/>
                <w:szCs w:val="21"/>
              </w:rPr>
              <w:t>This is an interval, in seconds, after the Open Date before which the task can be booked. May be derived from the associated Contract.</w:t>
            </w:r>
          </w:p>
        </w:tc>
        <w:tc>
          <w:tcPr>
            <w:tcW w:w="1152" w:type="dxa"/>
          </w:tcPr>
          <w:p w14:paraId="6E66133D" w14:textId="77777777" w:rsidR="00673C9A" w:rsidRPr="004517E7" w:rsidRDefault="00673C9A" w:rsidP="00673C9A">
            <w:pPr>
              <w:pStyle w:val="TableText"/>
              <w:rPr>
                <w:rFonts w:cs="Arial"/>
                <w:szCs w:val="21"/>
              </w:rPr>
            </w:pPr>
            <w:r>
              <w:rPr>
                <w:rFonts w:cs="Arial"/>
                <w:szCs w:val="21"/>
              </w:rPr>
              <w:t>Duration</w:t>
            </w:r>
          </w:p>
        </w:tc>
        <w:tc>
          <w:tcPr>
            <w:tcW w:w="1120" w:type="dxa"/>
          </w:tcPr>
          <w:p w14:paraId="5CFCF8DB" w14:textId="77777777" w:rsidR="00673C9A" w:rsidRPr="004517E7" w:rsidRDefault="00673C9A" w:rsidP="00673C9A">
            <w:pPr>
              <w:pStyle w:val="TableText"/>
              <w:rPr>
                <w:rFonts w:cs="Arial"/>
                <w:szCs w:val="21"/>
              </w:rPr>
            </w:pPr>
            <w:r>
              <w:rPr>
                <w:rFonts w:cs="Arial"/>
                <w:szCs w:val="21"/>
              </w:rPr>
              <w:t>Non-Editable</w:t>
            </w:r>
          </w:p>
        </w:tc>
        <w:tc>
          <w:tcPr>
            <w:tcW w:w="789" w:type="dxa"/>
          </w:tcPr>
          <w:p w14:paraId="6FE3C066" w14:textId="77777777" w:rsidR="00673C9A" w:rsidRDefault="00673C9A" w:rsidP="00673C9A">
            <w:pPr>
              <w:pStyle w:val="TableText"/>
              <w:rPr>
                <w:rFonts w:cs="Arial"/>
                <w:szCs w:val="21"/>
              </w:rPr>
            </w:pPr>
            <w:r>
              <w:rPr>
                <w:rFonts w:cs="Arial"/>
                <w:szCs w:val="21"/>
              </w:rPr>
              <w:t>GEHC/CS</w:t>
            </w:r>
          </w:p>
        </w:tc>
        <w:tc>
          <w:tcPr>
            <w:tcW w:w="1327" w:type="dxa"/>
            <w:gridSpan w:val="2"/>
          </w:tcPr>
          <w:p w14:paraId="0F58F6E7" w14:textId="77777777" w:rsidR="00673C9A" w:rsidRPr="004517E7" w:rsidRDefault="00673C9A" w:rsidP="00673C9A">
            <w:pPr>
              <w:pStyle w:val="TableText"/>
              <w:rPr>
                <w:rFonts w:cs="Arial"/>
                <w:szCs w:val="21"/>
              </w:rPr>
            </w:pPr>
            <w:r>
              <w:rPr>
                <w:rFonts w:cs="Arial"/>
                <w:szCs w:val="21"/>
              </w:rPr>
              <w:t>No</w:t>
            </w:r>
          </w:p>
        </w:tc>
      </w:tr>
      <w:tr w:rsidR="00673C9A" w:rsidRPr="004517E7" w14:paraId="4212596D" w14:textId="77777777" w:rsidTr="00673C9A">
        <w:trPr>
          <w:cantSplit/>
        </w:trPr>
        <w:tc>
          <w:tcPr>
            <w:tcW w:w="1763" w:type="dxa"/>
          </w:tcPr>
          <w:p w14:paraId="476D347B" w14:textId="77777777" w:rsidR="00673C9A" w:rsidRPr="004517E7" w:rsidRDefault="00673C9A" w:rsidP="00673C9A">
            <w:pPr>
              <w:pStyle w:val="TableText"/>
              <w:rPr>
                <w:rFonts w:cs="Arial"/>
                <w:szCs w:val="21"/>
              </w:rPr>
            </w:pPr>
            <w:r w:rsidRPr="004517E7">
              <w:rPr>
                <w:rFonts w:cs="Arial"/>
                <w:szCs w:val="21"/>
              </w:rPr>
              <w:t>EarlyStart</w:t>
            </w:r>
          </w:p>
        </w:tc>
        <w:tc>
          <w:tcPr>
            <w:tcW w:w="1371" w:type="dxa"/>
            <w:gridSpan w:val="2"/>
          </w:tcPr>
          <w:p w14:paraId="43833836" w14:textId="77777777" w:rsidR="00673C9A" w:rsidRPr="004517E7" w:rsidRDefault="00673C9A" w:rsidP="00673C9A">
            <w:pPr>
              <w:pStyle w:val="TableText"/>
              <w:rPr>
                <w:rFonts w:cs="Arial"/>
                <w:szCs w:val="21"/>
              </w:rPr>
            </w:pPr>
            <w:r w:rsidRPr="004517E7">
              <w:rPr>
                <w:rFonts w:cs="Arial"/>
                <w:szCs w:val="21"/>
              </w:rPr>
              <w:t>Early Start</w:t>
            </w:r>
          </w:p>
        </w:tc>
        <w:tc>
          <w:tcPr>
            <w:tcW w:w="2267" w:type="dxa"/>
          </w:tcPr>
          <w:p w14:paraId="1C104E2E" w14:textId="77777777" w:rsidR="00673C9A" w:rsidRPr="004517E7" w:rsidRDefault="00673C9A" w:rsidP="00673C9A">
            <w:pPr>
              <w:pStyle w:val="TableText"/>
              <w:rPr>
                <w:rFonts w:cs="Arial"/>
                <w:szCs w:val="21"/>
              </w:rPr>
            </w:pPr>
            <w:r w:rsidRPr="004517E7">
              <w:rPr>
                <w:rFonts w:cs="Arial"/>
                <w:szCs w:val="21"/>
              </w:rPr>
              <w:t xml:space="preserve">The earliest time the work on the task </w:t>
            </w:r>
            <w:r>
              <w:rPr>
                <w:rFonts w:cs="Arial"/>
                <w:szCs w:val="21"/>
              </w:rPr>
              <w:t>should ideally</w:t>
            </w:r>
            <w:r w:rsidRPr="004517E7">
              <w:rPr>
                <w:rFonts w:cs="Arial"/>
                <w:szCs w:val="21"/>
              </w:rPr>
              <w:t xml:space="preserve"> start</w:t>
            </w:r>
            <w:r>
              <w:rPr>
                <w:rFonts w:cs="Arial"/>
                <w:szCs w:val="21"/>
              </w:rPr>
              <w:t>. This is used as an objective rather than applied as a rule and may be derived from the task’s early start offset details.</w:t>
            </w:r>
          </w:p>
        </w:tc>
        <w:tc>
          <w:tcPr>
            <w:tcW w:w="1152" w:type="dxa"/>
          </w:tcPr>
          <w:p w14:paraId="3893F707" w14:textId="77777777" w:rsidR="00673C9A" w:rsidRPr="004517E7" w:rsidRDefault="00673C9A" w:rsidP="00673C9A">
            <w:pPr>
              <w:pStyle w:val="TableText"/>
              <w:rPr>
                <w:rFonts w:cs="Arial"/>
                <w:szCs w:val="21"/>
              </w:rPr>
            </w:pPr>
            <w:r w:rsidRPr="004517E7">
              <w:rPr>
                <w:rFonts w:cs="Arial"/>
                <w:szCs w:val="21"/>
              </w:rPr>
              <w:t>Date and Time</w:t>
            </w:r>
          </w:p>
        </w:tc>
        <w:tc>
          <w:tcPr>
            <w:tcW w:w="1120" w:type="dxa"/>
          </w:tcPr>
          <w:p w14:paraId="1F78A9DA" w14:textId="77777777" w:rsidR="00673C9A" w:rsidRPr="004517E7" w:rsidRDefault="00673C9A" w:rsidP="00673C9A">
            <w:pPr>
              <w:pStyle w:val="TableText"/>
              <w:rPr>
                <w:rFonts w:cs="Arial"/>
                <w:szCs w:val="21"/>
              </w:rPr>
            </w:pPr>
            <w:r w:rsidRPr="004517E7">
              <w:rPr>
                <w:rFonts w:cs="Arial"/>
                <w:szCs w:val="21"/>
              </w:rPr>
              <w:t>Non-Editable</w:t>
            </w:r>
          </w:p>
        </w:tc>
        <w:tc>
          <w:tcPr>
            <w:tcW w:w="789" w:type="dxa"/>
          </w:tcPr>
          <w:p w14:paraId="7318CFA8" w14:textId="77777777" w:rsidR="00673C9A" w:rsidRPr="004517E7" w:rsidRDefault="00673C9A" w:rsidP="00673C9A">
            <w:pPr>
              <w:pStyle w:val="TableText"/>
              <w:rPr>
                <w:rFonts w:cs="Arial"/>
                <w:szCs w:val="21"/>
              </w:rPr>
            </w:pPr>
            <w:r>
              <w:rPr>
                <w:rFonts w:cs="Arial"/>
                <w:szCs w:val="21"/>
              </w:rPr>
              <w:t>GEHC</w:t>
            </w:r>
          </w:p>
        </w:tc>
        <w:tc>
          <w:tcPr>
            <w:tcW w:w="1327" w:type="dxa"/>
            <w:gridSpan w:val="2"/>
          </w:tcPr>
          <w:p w14:paraId="19E35A77" w14:textId="77777777" w:rsidR="00673C9A" w:rsidRPr="004517E7" w:rsidRDefault="00673C9A" w:rsidP="00673C9A">
            <w:pPr>
              <w:pStyle w:val="TableText"/>
              <w:rPr>
                <w:rFonts w:cs="Arial"/>
                <w:szCs w:val="21"/>
              </w:rPr>
            </w:pPr>
            <w:r w:rsidRPr="004517E7">
              <w:rPr>
                <w:rFonts w:cs="Arial"/>
                <w:szCs w:val="21"/>
              </w:rPr>
              <w:t>Yes</w:t>
            </w:r>
          </w:p>
        </w:tc>
      </w:tr>
      <w:tr w:rsidR="00673C9A" w:rsidRPr="004517E7" w14:paraId="35BF715E" w14:textId="77777777" w:rsidTr="00673C9A">
        <w:trPr>
          <w:cantSplit/>
        </w:trPr>
        <w:tc>
          <w:tcPr>
            <w:tcW w:w="1763" w:type="dxa"/>
          </w:tcPr>
          <w:p w14:paraId="54FD8E67" w14:textId="77777777" w:rsidR="00673C9A" w:rsidRPr="004517E7" w:rsidRDefault="00673C9A" w:rsidP="00673C9A">
            <w:pPr>
              <w:pStyle w:val="TableText"/>
              <w:rPr>
                <w:rFonts w:cs="Arial"/>
                <w:szCs w:val="21"/>
              </w:rPr>
            </w:pPr>
            <w:r w:rsidRPr="004517E7">
              <w:rPr>
                <w:rFonts w:cs="Arial"/>
                <w:szCs w:val="21"/>
              </w:rPr>
              <w:t>Duration</w:t>
            </w:r>
          </w:p>
        </w:tc>
        <w:tc>
          <w:tcPr>
            <w:tcW w:w="1371" w:type="dxa"/>
            <w:gridSpan w:val="2"/>
          </w:tcPr>
          <w:p w14:paraId="1E4CDD29" w14:textId="77777777" w:rsidR="00673C9A" w:rsidRPr="004517E7" w:rsidRDefault="00673C9A" w:rsidP="00673C9A">
            <w:pPr>
              <w:pStyle w:val="TableText"/>
              <w:rPr>
                <w:rFonts w:cs="Arial"/>
                <w:szCs w:val="21"/>
              </w:rPr>
            </w:pPr>
            <w:r w:rsidRPr="004517E7">
              <w:rPr>
                <w:rFonts w:cs="Arial"/>
                <w:szCs w:val="21"/>
              </w:rPr>
              <w:t>Duration</w:t>
            </w:r>
          </w:p>
        </w:tc>
        <w:tc>
          <w:tcPr>
            <w:tcW w:w="2267" w:type="dxa"/>
          </w:tcPr>
          <w:p w14:paraId="05CD3C46" w14:textId="77777777" w:rsidR="00673C9A" w:rsidRPr="004517E7" w:rsidRDefault="00673C9A" w:rsidP="00673C9A">
            <w:pPr>
              <w:pStyle w:val="TableText"/>
              <w:rPr>
                <w:rFonts w:cs="Arial"/>
                <w:szCs w:val="21"/>
              </w:rPr>
            </w:pPr>
            <w:r w:rsidRPr="004517E7">
              <w:rPr>
                <w:rFonts w:cs="Arial"/>
                <w:szCs w:val="21"/>
              </w:rPr>
              <w:t>The estimated duration f</w:t>
            </w:r>
            <w:r>
              <w:rPr>
                <w:rFonts w:cs="Arial"/>
                <w:szCs w:val="21"/>
              </w:rPr>
              <w:t>or performing the work (excluding any necessary</w:t>
            </w:r>
            <w:r w:rsidRPr="004517E7">
              <w:rPr>
                <w:rFonts w:cs="Arial"/>
                <w:szCs w:val="21"/>
              </w:rPr>
              <w:t xml:space="preserve"> travel)</w:t>
            </w:r>
            <w:r>
              <w:rPr>
                <w:rFonts w:cs="Arial"/>
                <w:szCs w:val="21"/>
              </w:rPr>
              <w:t>.</w:t>
            </w:r>
          </w:p>
        </w:tc>
        <w:tc>
          <w:tcPr>
            <w:tcW w:w="1152" w:type="dxa"/>
          </w:tcPr>
          <w:p w14:paraId="2D8DFCC2" w14:textId="77777777" w:rsidR="00673C9A" w:rsidRPr="004517E7" w:rsidRDefault="00673C9A" w:rsidP="00673C9A">
            <w:pPr>
              <w:pStyle w:val="TableText"/>
              <w:rPr>
                <w:rFonts w:cs="Arial"/>
                <w:szCs w:val="21"/>
              </w:rPr>
            </w:pPr>
            <w:r>
              <w:rPr>
                <w:rFonts w:cs="Arial"/>
                <w:szCs w:val="21"/>
              </w:rPr>
              <w:t>Duration</w:t>
            </w:r>
          </w:p>
        </w:tc>
        <w:tc>
          <w:tcPr>
            <w:tcW w:w="1120" w:type="dxa"/>
          </w:tcPr>
          <w:p w14:paraId="3B266236" w14:textId="77777777" w:rsidR="00673C9A" w:rsidRPr="004517E7" w:rsidRDefault="00673C9A" w:rsidP="00673C9A">
            <w:pPr>
              <w:pStyle w:val="TableText"/>
              <w:rPr>
                <w:rFonts w:cs="Arial"/>
                <w:szCs w:val="21"/>
              </w:rPr>
            </w:pPr>
            <w:r w:rsidRPr="004517E7">
              <w:rPr>
                <w:rFonts w:cs="Arial"/>
                <w:szCs w:val="21"/>
              </w:rPr>
              <w:t>Non-Editable</w:t>
            </w:r>
          </w:p>
        </w:tc>
        <w:tc>
          <w:tcPr>
            <w:tcW w:w="789" w:type="dxa"/>
          </w:tcPr>
          <w:p w14:paraId="4A929340" w14:textId="77777777" w:rsidR="00673C9A" w:rsidRPr="004517E7" w:rsidRDefault="00673C9A" w:rsidP="00673C9A">
            <w:pPr>
              <w:pStyle w:val="TableText"/>
              <w:rPr>
                <w:rFonts w:cs="Arial"/>
                <w:szCs w:val="21"/>
              </w:rPr>
            </w:pPr>
            <w:r>
              <w:rPr>
                <w:rFonts w:cs="Arial"/>
                <w:szCs w:val="21"/>
              </w:rPr>
              <w:t>GEHC</w:t>
            </w:r>
          </w:p>
        </w:tc>
        <w:tc>
          <w:tcPr>
            <w:tcW w:w="1327" w:type="dxa"/>
            <w:gridSpan w:val="2"/>
          </w:tcPr>
          <w:p w14:paraId="7427CBB9" w14:textId="77777777" w:rsidR="00673C9A" w:rsidRPr="004517E7" w:rsidRDefault="00673C9A" w:rsidP="00673C9A">
            <w:pPr>
              <w:pStyle w:val="TableText"/>
              <w:rPr>
                <w:rFonts w:cs="Arial"/>
                <w:szCs w:val="21"/>
              </w:rPr>
            </w:pPr>
            <w:r w:rsidRPr="004517E7">
              <w:rPr>
                <w:rFonts w:cs="Arial"/>
                <w:szCs w:val="21"/>
              </w:rPr>
              <w:t>Yes</w:t>
            </w:r>
          </w:p>
        </w:tc>
      </w:tr>
      <w:tr w:rsidR="00673C9A" w:rsidRPr="004517E7" w14:paraId="35826263" w14:textId="77777777" w:rsidTr="00673C9A">
        <w:trPr>
          <w:cantSplit/>
        </w:trPr>
        <w:tc>
          <w:tcPr>
            <w:tcW w:w="1763" w:type="dxa"/>
          </w:tcPr>
          <w:p w14:paraId="0C6CF20D" w14:textId="77777777" w:rsidR="00673C9A" w:rsidRPr="004517E7" w:rsidRDefault="00673C9A" w:rsidP="00673C9A">
            <w:pPr>
              <w:pStyle w:val="TableText"/>
              <w:rPr>
                <w:rFonts w:cs="Arial"/>
                <w:szCs w:val="21"/>
              </w:rPr>
            </w:pPr>
            <w:r>
              <w:rPr>
                <w:rFonts w:cs="Arial"/>
                <w:szCs w:val="21"/>
              </w:rPr>
              <w:t>LateStart</w:t>
            </w:r>
          </w:p>
        </w:tc>
        <w:tc>
          <w:tcPr>
            <w:tcW w:w="1371" w:type="dxa"/>
            <w:gridSpan w:val="2"/>
          </w:tcPr>
          <w:p w14:paraId="4A8E9A77" w14:textId="77777777" w:rsidR="00673C9A" w:rsidRPr="004517E7" w:rsidRDefault="00673C9A" w:rsidP="00673C9A">
            <w:pPr>
              <w:pStyle w:val="TableText"/>
              <w:rPr>
                <w:rFonts w:cs="Arial"/>
                <w:szCs w:val="21"/>
              </w:rPr>
            </w:pPr>
            <w:r>
              <w:rPr>
                <w:rFonts w:cs="Arial"/>
                <w:szCs w:val="21"/>
              </w:rPr>
              <w:t>Late Start</w:t>
            </w:r>
          </w:p>
        </w:tc>
        <w:tc>
          <w:tcPr>
            <w:tcW w:w="2267" w:type="dxa"/>
          </w:tcPr>
          <w:p w14:paraId="5BC8947B" w14:textId="77777777" w:rsidR="00673C9A" w:rsidRPr="004517E7" w:rsidRDefault="00673C9A" w:rsidP="00673C9A">
            <w:pPr>
              <w:pStyle w:val="TableText"/>
              <w:rPr>
                <w:rFonts w:cs="Arial"/>
                <w:szCs w:val="21"/>
              </w:rPr>
            </w:pPr>
            <w:r>
              <w:rPr>
                <w:rFonts w:cs="Arial"/>
                <w:szCs w:val="21"/>
              </w:rPr>
              <w:t>The latest time that work on the task must start in order to meet the SLA. This may be derived from the task’s late start offset details.</w:t>
            </w:r>
          </w:p>
        </w:tc>
        <w:tc>
          <w:tcPr>
            <w:tcW w:w="1152" w:type="dxa"/>
          </w:tcPr>
          <w:p w14:paraId="38F516F0" w14:textId="77777777" w:rsidR="00673C9A" w:rsidRPr="004517E7" w:rsidRDefault="00673C9A" w:rsidP="00673C9A">
            <w:pPr>
              <w:pStyle w:val="TableText"/>
              <w:rPr>
                <w:rFonts w:cs="Arial"/>
                <w:szCs w:val="21"/>
              </w:rPr>
            </w:pPr>
            <w:r>
              <w:rPr>
                <w:rFonts w:cs="Arial"/>
                <w:szCs w:val="21"/>
              </w:rPr>
              <w:t>Date and Time</w:t>
            </w:r>
          </w:p>
        </w:tc>
        <w:tc>
          <w:tcPr>
            <w:tcW w:w="1120" w:type="dxa"/>
          </w:tcPr>
          <w:p w14:paraId="2D7DD060" w14:textId="77777777" w:rsidR="00673C9A" w:rsidRPr="004517E7" w:rsidRDefault="00673C9A" w:rsidP="00673C9A">
            <w:pPr>
              <w:pStyle w:val="TableText"/>
              <w:rPr>
                <w:rFonts w:cs="Arial"/>
                <w:szCs w:val="21"/>
              </w:rPr>
            </w:pPr>
            <w:r>
              <w:rPr>
                <w:rFonts w:cs="Arial"/>
                <w:szCs w:val="21"/>
              </w:rPr>
              <w:t>Non-Editable</w:t>
            </w:r>
          </w:p>
        </w:tc>
        <w:tc>
          <w:tcPr>
            <w:tcW w:w="789" w:type="dxa"/>
          </w:tcPr>
          <w:p w14:paraId="4EAFCEE3" w14:textId="77777777" w:rsidR="00673C9A" w:rsidRPr="004517E7" w:rsidRDefault="00673C9A" w:rsidP="00673C9A">
            <w:pPr>
              <w:pStyle w:val="TableText"/>
              <w:rPr>
                <w:rFonts w:cs="Arial"/>
                <w:szCs w:val="21"/>
              </w:rPr>
            </w:pPr>
            <w:r>
              <w:rPr>
                <w:rFonts w:cs="Arial"/>
                <w:szCs w:val="21"/>
              </w:rPr>
              <w:t>GEHC</w:t>
            </w:r>
          </w:p>
        </w:tc>
        <w:tc>
          <w:tcPr>
            <w:tcW w:w="1327" w:type="dxa"/>
            <w:gridSpan w:val="2"/>
          </w:tcPr>
          <w:p w14:paraId="49A0B667" w14:textId="77777777" w:rsidR="00673C9A" w:rsidRPr="004517E7" w:rsidRDefault="00673C9A" w:rsidP="00673C9A">
            <w:pPr>
              <w:pStyle w:val="TableText"/>
              <w:rPr>
                <w:rFonts w:cs="Arial"/>
                <w:szCs w:val="21"/>
              </w:rPr>
            </w:pPr>
            <w:r>
              <w:rPr>
                <w:rFonts w:cs="Arial"/>
                <w:szCs w:val="21"/>
              </w:rPr>
              <w:t>Yes</w:t>
            </w:r>
          </w:p>
        </w:tc>
      </w:tr>
      <w:tr w:rsidR="00673C9A" w:rsidRPr="004517E7" w14:paraId="5729E371" w14:textId="77777777" w:rsidTr="00673C9A">
        <w:trPr>
          <w:cantSplit/>
        </w:trPr>
        <w:tc>
          <w:tcPr>
            <w:tcW w:w="1763" w:type="dxa"/>
          </w:tcPr>
          <w:p w14:paraId="6605490D" w14:textId="77777777" w:rsidR="00673C9A" w:rsidRPr="004517E7" w:rsidRDefault="00673C9A" w:rsidP="00673C9A">
            <w:pPr>
              <w:pStyle w:val="TableText"/>
              <w:rPr>
                <w:rFonts w:cs="Arial"/>
                <w:szCs w:val="21"/>
              </w:rPr>
            </w:pPr>
            <w:r w:rsidRPr="004517E7">
              <w:rPr>
                <w:rFonts w:cs="Arial"/>
                <w:szCs w:val="21"/>
              </w:rPr>
              <w:t>DueDate</w:t>
            </w:r>
          </w:p>
        </w:tc>
        <w:tc>
          <w:tcPr>
            <w:tcW w:w="1371" w:type="dxa"/>
            <w:gridSpan w:val="2"/>
          </w:tcPr>
          <w:p w14:paraId="73D076CC" w14:textId="77777777" w:rsidR="00673C9A" w:rsidRPr="004517E7" w:rsidRDefault="00673C9A" w:rsidP="00673C9A">
            <w:pPr>
              <w:pStyle w:val="TableText"/>
              <w:rPr>
                <w:rFonts w:cs="Arial"/>
                <w:szCs w:val="21"/>
              </w:rPr>
            </w:pPr>
            <w:r w:rsidRPr="004517E7">
              <w:rPr>
                <w:rFonts w:cs="Arial"/>
                <w:szCs w:val="21"/>
              </w:rPr>
              <w:t>Due Date</w:t>
            </w:r>
          </w:p>
        </w:tc>
        <w:tc>
          <w:tcPr>
            <w:tcW w:w="2267" w:type="dxa"/>
          </w:tcPr>
          <w:p w14:paraId="1F6A72B6" w14:textId="77777777" w:rsidR="00673C9A" w:rsidRPr="004517E7" w:rsidRDefault="00673C9A" w:rsidP="00673C9A">
            <w:pPr>
              <w:pStyle w:val="TableText"/>
              <w:rPr>
                <w:rFonts w:cs="Arial"/>
                <w:szCs w:val="21"/>
              </w:rPr>
            </w:pPr>
            <w:r w:rsidRPr="004517E7">
              <w:rPr>
                <w:rFonts w:cs="Arial"/>
                <w:szCs w:val="21"/>
              </w:rPr>
              <w:t>The latest time on which the work should finish. This is</w:t>
            </w:r>
            <w:r>
              <w:rPr>
                <w:rFonts w:cs="Arial"/>
                <w:szCs w:val="21"/>
              </w:rPr>
              <w:t xml:space="preserve"> derived from the LateStart and Duration.</w:t>
            </w:r>
          </w:p>
        </w:tc>
        <w:tc>
          <w:tcPr>
            <w:tcW w:w="1152" w:type="dxa"/>
          </w:tcPr>
          <w:p w14:paraId="51BF7AAC" w14:textId="77777777" w:rsidR="00673C9A" w:rsidRPr="004517E7" w:rsidRDefault="00673C9A" w:rsidP="00673C9A">
            <w:pPr>
              <w:pStyle w:val="TableText"/>
              <w:rPr>
                <w:rFonts w:cs="Arial"/>
                <w:szCs w:val="21"/>
              </w:rPr>
            </w:pPr>
            <w:r w:rsidRPr="004517E7">
              <w:rPr>
                <w:rFonts w:cs="Arial"/>
                <w:szCs w:val="21"/>
              </w:rPr>
              <w:t>Date and Time</w:t>
            </w:r>
          </w:p>
        </w:tc>
        <w:tc>
          <w:tcPr>
            <w:tcW w:w="1120" w:type="dxa"/>
          </w:tcPr>
          <w:p w14:paraId="39D1E80F" w14:textId="77777777" w:rsidR="00673C9A" w:rsidRPr="004517E7" w:rsidRDefault="00673C9A" w:rsidP="00673C9A">
            <w:pPr>
              <w:pStyle w:val="TableText"/>
              <w:rPr>
                <w:rFonts w:cs="Arial"/>
                <w:szCs w:val="21"/>
              </w:rPr>
            </w:pPr>
            <w:r>
              <w:rPr>
                <w:rFonts w:cs="Arial"/>
                <w:szCs w:val="21"/>
              </w:rPr>
              <w:t>Hidden</w:t>
            </w:r>
          </w:p>
        </w:tc>
        <w:tc>
          <w:tcPr>
            <w:tcW w:w="789" w:type="dxa"/>
          </w:tcPr>
          <w:p w14:paraId="44C05D8B" w14:textId="77777777" w:rsidR="00673C9A" w:rsidRPr="004517E7" w:rsidRDefault="00673C9A" w:rsidP="00673C9A">
            <w:pPr>
              <w:pStyle w:val="TableText"/>
              <w:rPr>
                <w:rFonts w:cs="Arial"/>
                <w:szCs w:val="21"/>
              </w:rPr>
            </w:pPr>
            <w:r>
              <w:rPr>
                <w:rFonts w:cs="Arial"/>
                <w:szCs w:val="21"/>
              </w:rPr>
              <w:t>CS</w:t>
            </w:r>
          </w:p>
        </w:tc>
        <w:tc>
          <w:tcPr>
            <w:tcW w:w="1327" w:type="dxa"/>
            <w:gridSpan w:val="2"/>
          </w:tcPr>
          <w:p w14:paraId="22D16C06" w14:textId="77777777" w:rsidR="00673C9A" w:rsidRPr="004517E7" w:rsidRDefault="00673C9A" w:rsidP="00673C9A">
            <w:pPr>
              <w:pStyle w:val="TableText"/>
              <w:rPr>
                <w:rFonts w:cs="Arial"/>
                <w:szCs w:val="21"/>
              </w:rPr>
            </w:pPr>
            <w:r>
              <w:rPr>
                <w:rFonts w:cs="Arial"/>
                <w:szCs w:val="21"/>
              </w:rPr>
              <w:t>Yes</w:t>
            </w:r>
          </w:p>
        </w:tc>
      </w:tr>
      <w:tr w:rsidR="00673C9A" w:rsidRPr="004517E7" w14:paraId="763350C9" w14:textId="77777777" w:rsidTr="00673C9A">
        <w:trPr>
          <w:cantSplit/>
        </w:trPr>
        <w:tc>
          <w:tcPr>
            <w:tcW w:w="1763" w:type="dxa"/>
          </w:tcPr>
          <w:p w14:paraId="7D0747E7" w14:textId="77777777" w:rsidR="00673C9A" w:rsidRPr="004517E7" w:rsidRDefault="00673C9A" w:rsidP="00673C9A">
            <w:pPr>
              <w:pStyle w:val="TableText"/>
              <w:rPr>
                <w:rFonts w:cs="Arial"/>
                <w:szCs w:val="21"/>
              </w:rPr>
            </w:pPr>
            <w:r>
              <w:rPr>
                <w:rFonts w:cs="Arial"/>
                <w:szCs w:val="21"/>
              </w:rPr>
              <w:t>ReactivationDate</w:t>
            </w:r>
          </w:p>
        </w:tc>
        <w:tc>
          <w:tcPr>
            <w:tcW w:w="1371" w:type="dxa"/>
            <w:gridSpan w:val="2"/>
          </w:tcPr>
          <w:p w14:paraId="1B5E71AA" w14:textId="77777777" w:rsidR="00673C9A" w:rsidRPr="004517E7" w:rsidRDefault="00673C9A" w:rsidP="00673C9A">
            <w:pPr>
              <w:pStyle w:val="TableText"/>
              <w:rPr>
                <w:rFonts w:cs="Arial"/>
                <w:szCs w:val="21"/>
              </w:rPr>
            </w:pPr>
            <w:r>
              <w:rPr>
                <w:rFonts w:cs="Arial"/>
                <w:szCs w:val="21"/>
              </w:rPr>
              <w:t>Reactivation Date</w:t>
            </w:r>
          </w:p>
        </w:tc>
        <w:tc>
          <w:tcPr>
            <w:tcW w:w="2267" w:type="dxa"/>
          </w:tcPr>
          <w:p w14:paraId="113B4D45" w14:textId="77777777" w:rsidR="00673C9A" w:rsidRPr="004517E7" w:rsidRDefault="00673C9A" w:rsidP="00673C9A">
            <w:pPr>
              <w:pStyle w:val="TableText"/>
              <w:rPr>
                <w:rFonts w:cs="Arial"/>
                <w:szCs w:val="21"/>
              </w:rPr>
            </w:pPr>
            <w:r>
              <w:rPr>
                <w:rFonts w:cs="Arial"/>
                <w:szCs w:val="21"/>
              </w:rPr>
              <w:t>The time at which the task is set to reactivate.</w:t>
            </w:r>
          </w:p>
        </w:tc>
        <w:tc>
          <w:tcPr>
            <w:tcW w:w="1152" w:type="dxa"/>
          </w:tcPr>
          <w:p w14:paraId="2B10009F" w14:textId="77777777" w:rsidR="00673C9A" w:rsidRPr="004517E7" w:rsidRDefault="00673C9A" w:rsidP="00673C9A">
            <w:pPr>
              <w:pStyle w:val="TableText"/>
              <w:rPr>
                <w:rFonts w:cs="Arial"/>
                <w:szCs w:val="21"/>
              </w:rPr>
            </w:pPr>
            <w:r>
              <w:rPr>
                <w:rFonts w:cs="Arial"/>
                <w:szCs w:val="21"/>
              </w:rPr>
              <w:t>Date and Time</w:t>
            </w:r>
          </w:p>
        </w:tc>
        <w:tc>
          <w:tcPr>
            <w:tcW w:w="1120" w:type="dxa"/>
          </w:tcPr>
          <w:p w14:paraId="1FF4A237" w14:textId="77777777" w:rsidR="00673C9A" w:rsidRDefault="00673C9A" w:rsidP="00673C9A">
            <w:pPr>
              <w:pStyle w:val="TableText"/>
              <w:rPr>
                <w:rFonts w:cs="Arial"/>
                <w:szCs w:val="21"/>
              </w:rPr>
            </w:pPr>
            <w:r>
              <w:rPr>
                <w:rFonts w:cs="Arial"/>
                <w:szCs w:val="21"/>
              </w:rPr>
              <w:t>Hidden</w:t>
            </w:r>
          </w:p>
        </w:tc>
        <w:tc>
          <w:tcPr>
            <w:tcW w:w="789" w:type="dxa"/>
          </w:tcPr>
          <w:p w14:paraId="06FFD247" w14:textId="77777777" w:rsidR="00673C9A" w:rsidRDefault="00673C9A" w:rsidP="00673C9A">
            <w:pPr>
              <w:pStyle w:val="TableText"/>
              <w:rPr>
                <w:rFonts w:cs="Arial"/>
                <w:szCs w:val="21"/>
              </w:rPr>
            </w:pPr>
            <w:r>
              <w:rPr>
                <w:rFonts w:cs="Arial"/>
                <w:szCs w:val="21"/>
              </w:rPr>
              <w:t>GEHC</w:t>
            </w:r>
          </w:p>
        </w:tc>
        <w:tc>
          <w:tcPr>
            <w:tcW w:w="1327" w:type="dxa"/>
            <w:gridSpan w:val="2"/>
          </w:tcPr>
          <w:p w14:paraId="1F32AD69" w14:textId="77777777" w:rsidR="00673C9A" w:rsidRDefault="00673C9A" w:rsidP="00673C9A">
            <w:pPr>
              <w:pStyle w:val="TableText"/>
              <w:rPr>
                <w:rFonts w:cs="Arial"/>
                <w:szCs w:val="21"/>
              </w:rPr>
            </w:pPr>
            <w:r>
              <w:rPr>
                <w:rFonts w:cs="Arial"/>
                <w:szCs w:val="21"/>
              </w:rPr>
              <w:t>No</w:t>
            </w:r>
          </w:p>
        </w:tc>
      </w:tr>
      <w:tr w:rsidR="00673C9A" w:rsidRPr="004517E7" w14:paraId="67C780BD" w14:textId="77777777" w:rsidTr="00673C9A">
        <w:trPr>
          <w:cantSplit/>
        </w:trPr>
        <w:tc>
          <w:tcPr>
            <w:tcW w:w="1763" w:type="dxa"/>
          </w:tcPr>
          <w:p w14:paraId="29AF1F57" w14:textId="77777777" w:rsidR="00673C9A" w:rsidRPr="004517E7" w:rsidRDefault="00673C9A" w:rsidP="00673C9A">
            <w:pPr>
              <w:pStyle w:val="TableText"/>
              <w:rPr>
                <w:rFonts w:cs="Arial"/>
                <w:szCs w:val="21"/>
              </w:rPr>
            </w:pPr>
            <w:r w:rsidRPr="004517E7">
              <w:rPr>
                <w:rFonts w:cs="Arial"/>
                <w:szCs w:val="21"/>
              </w:rPr>
              <w:lastRenderedPageBreak/>
              <w:t>AppointmentStart</w:t>
            </w:r>
          </w:p>
        </w:tc>
        <w:tc>
          <w:tcPr>
            <w:tcW w:w="1371" w:type="dxa"/>
            <w:gridSpan w:val="2"/>
          </w:tcPr>
          <w:p w14:paraId="3E520ADF" w14:textId="77777777" w:rsidR="00673C9A" w:rsidRPr="004517E7" w:rsidRDefault="00673C9A" w:rsidP="00673C9A">
            <w:pPr>
              <w:pStyle w:val="TableText"/>
              <w:rPr>
                <w:rFonts w:cs="Arial"/>
                <w:szCs w:val="21"/>
              </w:rPr>
            </w:pPr>
            <w:r>
              <w:rPr>
                <w:rFonts w:cs="Arial"/>
                <w:szCs w:val="21"/>
              </w:rPr>
              <w:t>Earliest Arrival On Site</w:t>
            </w:r>
          </w:p>
        </w:tc>
        <w:tc>
          <w:tcPr>
            <w:tcW w:w="2267" w:type="dxa"/>
          </w:tcPr>
          <w:p w14:paraId="6C77E4AD" w14:textId="77777777" w:rsidR="00673C9A" w:rsidRPr="004517E7" w:rsidRDefault="00673C9A" w:rsidP="00673C9A">
            <w:pPr>
              <w:pStyle w:val="TableText"/>
              <w:rPr>
                <w:rFonts w:cs="Arial"/>
                <w:szCs w:val="21"/>
              </w:rPr>
            </w:pPr>
            <w:r w:rsidRPr="004517E7">
              <w:rPr>
                <w:rFonts w:cs="Arial"/>
                <w:szCs w:val="21"/>
              </w:rPr>
              <w:t>The start time of the appointment window provided to the customer.</w:t>
            </w:r>
          </w:p>
        </w:tc>
        <w:tc>
          <w:tcPr>
            <w:tcW w:w="1152" w:type="dxa"/>
          </w:tcPr>
          <w:p w14:paraId="4E8CAE9E" w14:textId="77777777" w:rsidR="00673C9A" w:rsidRPr="004517E7" w:rsidRDefault="00673C9A" w:rsidP="00673C9A">
            <w:pPr>
              <w:pStyle w:val="TableText"/>
              <w:rPr>
                <w:rFonts w:cs="Arial"/>
                <w:szCs w:val="21"/>
              </w:rPr>
            </w:pPr>
            <w:r w:rsidRPr="004517E7">
              <w:rPr>
                <w:rFonts w:cs="Arial"/>
                <w:szCs w:val="21"/>
              </w:rPr>
              <w:t>Date and Time</w:t>
            </w:r>
          </w:p>
        </w:tc>
        <w:tc>
          <w:tcPr>
            <w:tcW w:w="1120" w:type="dxa"/>
          </w:tcPr>
          <w:p w14:paraId="0613C14A" w14:textId="77777777" w:rsidR="00673C9A" w:rsidRPr="004517E7" w:rsidRDefault="00673C9A" w:rsidP="00673C9A">
            <w:pPr>
              <w:pStyle w:val="TableText"/>
              <w:rPr>
                <w:rFonts w:cs="Arial"/>
                <w:szCs w:val="21"/>
              </w:rPr>
            </w:pPr>
            <w:r w:rsidRPr="004517E7">
              <w:rPr>
                <w:rFonts w:cs="Arial"/>
                <w:szCs w:val="21"/>
              </w:rPr>
              <w:t>Non-Editable</w:t>
            </w:r>
          </w:p>
        </w:tc>
        <w:tc>
          <w:tcPr>
            <w:tcW w:w="789" w:type="dxa"/>
          </w:tcPr>
          <w:p w14:paraId="3EEAD7D9" w14:textId="77777777" w:rsidR="00673C9A" w:rsidRPr="004517E7" w:rsidRDefault="00673C9A" w:rsidP="00673C9A">
            <w:pPr>
              <w:pStyle w:val="TableText"/>
              <w:rPr>
                <w:rFonts w:cs="Arial"/>
                <w:szCs w:val="21"/>
              </w:rPr>
            </w:pPr>
            <w:r>
              <w:rPr>
                <w:rFonts w:cs="Arial"/>
                <w:szCs w:val="21"/>
              </w:rPr>
              <w:t>GEHC</w:t>
            </w:r>
          </w:p>
        </w:tc>
        <w:tc>
          <w:tcPr>
            <w:tcW w:w="1327" w:type="dxa"/>
            <w:gridSpan w:val="2"/>
          </w:tcPr>
          <w:p w14:paraId="526780DD" w14:textId="77777777" w:rsidR="00673C9A" w:rsidRPr="004517E7" w:rsidRDefault="00673C9A" w:rsidP="00673C9A">
            <w:pPr>
              <w:pStyle w:val="TableText"/>
              <w:rPr>
                <w:rFonts w:cs="Arial"/>
                <w:szCs w:val="21"/>
              </w:rPr>
            </w:pPr>
            <w:r w:rsidRPr="004517E7">
              <w:rPr>
                <w:rFonts w:cs="Arial"/>
                <w:szCs w:val="21"/>
              </w:rPr>
              <w:t>No</w:t>
            </w:r>
          </w:p>
        </w:tc>
      </w:tr>
      <w:tr w:rsidR="00673C9A" w:rsidRPr="004517E7" w14:paraId="14B38B4D" w14:textId="77777777" w:rsidTr="00673C9A">
        <w:trPr>
          <w:cantSplit/>
        </w:trPr>
        <w:tc>
          <w:tcPr>
            <w:tcW w:w="1763" w:type="dxa"/>
          </w:tcPr>
          <w:p w14:paraId="6BA2C66C" w14:textId="77777777" w:rsidR="00673C9A" w:rsidRPr="004517E7" w:rsidRDefault="00673C9A" w:rsidP="00673C9A">
            <w:pPr>
              <w:pStyle w:val="TableText"/>
              <w:rPr>
                <w:rFonts w:cs="Arial"/>
                <w:szCs w:val="21"/>
              </w:rPr>
            </w:pPr>
            <w:r w:rsidRPr="004517E7">
              <w:rPr>
                <w:rFonts w:cs="Arial"/>
                <w:szCs w:val="21"/>
              </w:rPr>
              <w:t>Appointmen Finish</w:t>
            </w:r>
          </w:p>
        </w:tc>
        <w:tc>
          <w:tcPr>
            <w:tcW w:w="1371" w:type="dxa"/>
            <w:gridSpan w:val="2"/>
          </w:tcPr>
          <w:p w14:paraId="5EA30F6C" w14:textId="77777777" w:rsidR="00673C9A" w:rsidRPr="004517E7" w:rsidRDefault="00673C9A" w:rsidP="00673C9A">
            <w:pPr>
              <w:pStyle w:val="TableText"/>
              <w:rPr>
                <w:rFonts w:cs="Arial"/>
                <w:szCs w:val="21"/>
              </w:rPr>
            </w:pPr>
            <w:r>
              <w:rPr>
                <w:rFonts w:cs="Arial"/>
                <w:szCs w:val="21"/>
              </w:rPr>
              <w:t>Latest Arrival On Site</w:t>
            </w:r>
          </w:p>
        </w:tc>
        <w:tc>
          <w:tcPr>
            <w:tcW w:w="2267" w:type="dxa"/>
          </w:tcPr>
          <w:p w14:paraId="30939B8B" w14:textId="77777777" w:rsidR="00673C9A" w:rsidRPr="004517E7" w:rsidRDefault="00673C9A" w:rsidP="00673C9A">
            <w:pPr>
              <w:pStyle w:val="TableText"/>
              <w:rPr>
                <w:rFonts w:cs="Arial"/>
                <w:szCs w:val="21"/>
              </w:rPr>
            </w:pPr>
            <w:r w:rsidRPr="004517E7">
              <w:rPr>
                <w:rFonts w:cs="Arial"/>
                <w:szCs w:val="21"/>
              </w:rPr>
              <w:t>The end time of the appointment window provided to the customer.</w:t>
            </w:r>
          </w:p>
        </w:tc>
        <w:tc>
          <w:tcPr>
            <w:tcW w:w="1152" w:type="dxa"/>
          </w:tcPr>
          <w:p w14:paraId="29C30042" w14:textId="77777777" w:rsidR="00673C9A" w:rsidRPr="004517E7" w:rsidRDefault="00673C9A" w:rsidP="00673C9A">
            <w:pPr>
              <w:pStyle w:val="TableText"/>
              <w:rPr>
                <w:rFonts w:cs="Arial"/>
                <w:szCs w:val="21"/>
              </w:rPr>
            </w:pPr>
            <w:r w:rsidRPr="004517E7">
              <w:rPr>
                <w:rFonts w:cs="Arial"/>
                <w:szCs w:val="21"/>
              </w:rPr>
              <w:t>Date and Time</w:t>
            </w:r>
          </w:p>
        </w:tc>
        <w:tc>
          <w:tcPr>
            <w:tcW w:w="1120" w:type="dxa"/>
          </w:tcPr>
          <w:p w14:paraId="38EDB8DF" w14:textId="77777777" w:rsidR="00673C9A" w:rsidRPr="004517E7" w:rsidRDefault="00673C9A" w:rsidP="00673C9A">
            <w:pPr>
              <w:pStyle w:val="TableText"/>
              <w:rPr>
                <w:rFonts w:cs="Arial"/>
                <w:szCs w:val="21"/>
              </w:rPr>
            </w:pPr>
            <w:r w:rsidRPr="004517E7">
              <w:rPr>
                <w:rFonts w:cs="Arial"/>
                <w:szCs w:val="21"/>
              </w:rPr>
              <w:t>Non-Editable</w:t>
            </w:r>
          </w:p>
        </w:tc>
        <w:tc>
          <w:tcPr>
            <w:tcW w:w="789" w:type="dxa"/>
          </w:tcPr>
          <w:p w14:paraId="12DA1523" w14:textId="77777777" w:rsidR="00673C9A" w:rsidRPr="004517E7" w:rsidRDefault="00673C9A" w:rsidP="00673C9A">
            <w:pPr>
              <w:pStyle w:val="TableText"/>
              <w:rPr>
                <w:rFonts w:cs="Arial"/>
                <w:szCs w:val="21"/>
              </w:rPr>
            </w:pPr>
            <w:r>
              <w:rPr>
                <w:rFonts w:cs="Arial"/>
                <w:szCs w:val="21"/>
              </w:rPr>
              <w:t>GEHC</w:t>
            </w:r>
          </w:p>
        </w:tc>
        <w:tc>
          <w:tcPr>
            <w:tcW w:w="1327" w:type="dxa"/>
            <w:gridSpan w:val="2"/>
          </w:tcPr>
          <w:p w14:paraId="53699630" w14:textId="77777777" w:rsidR="00673C9A" w:rsidRPr="004517E7" w:rsidRDefault="00673C9A" w:rsidP="00673C9A">
            <w:pPr>
              <w:pStyle w:val="TableText"/>
              <w:rPr>
                <w:rFonts w:cs="Arial"/>
                <w:szCs w:val="21"/>
              </w:rPr>
            </w:pPr>
            <w:r w:rsidRPr="004517E7">
              <w:rPr>
                <w:rFonts w:cs="Arial"/>
                <w:szCs w:val="21"/>
              </w:rPr>
              <w:t>No</w:t>
            </w:r>
          </w:p>
        </w:tc>
      </w:tr>
      <w:tr w:rsidR="00673C9A" w:rsidRPr="004517E7" w14:paraId="53433EB1" w14:textId="77777777" w:rsidTr="00673C9A">
        <w:trPr>
          <w:cantSplit/>
        </w:trPr>
        <w:tc>
          <w:tcPr>
            <w:tcW w:w="1763" w:type="dxa"/>
          </w:tcPr>
          <w:p w14:paraId="46F3D6F9" w14:textId="77777777" w:rsidR="00673C9A" w:rsidRPr="004517E7" w:rsidRDefault="00673C9A" w:rsidP="00673C9A">
            <w:pPr>
              <w:pStyle w:val="TableText"/>
              <w:rPr>
                <w:rFonts w:cs="Arial"/>
                <w:szCs w:val="21"/>
              </w:rPr>
            </w:pPr>
            <w:r>
              <w:rPr>
                <w:rFonts w:cs="Arial"/>
                <w:szCs w:val="21"/>
              </w:rPr>
              <w:t>UseDistrictCalendar</w:t>
            </w:r>
          </w:p>
        </w:tc>
        <w:tc>
          <w:tcPr>
            <w:tcW w:w="1371" w:type="dxa"/>
            <w:gridSpan w:val="2"/>
          </w:tcPr>
          <w:p w14:paraId="138AEBAC" w14:textId="77777777" w:rsidR="00673C9A" w:rsidRPr="004517E7" w:rsidRDefault="00673C9A" w:rsidP="00673C9A">
            <w:pPr>
              <w:pStyle w:val="TableText"/>
              <w:rPr>
                <w:rFonts w:cs="Arial"/>
                <w:szCs w:val="21"/>
              </w:rPr>
            </w:pPr>
            <w:r>
              <w:rPr>
                <w:rFonts w:cs="Arial"/>
                <w:szCs w:val="21"/>
              </w:rPr>
              <w:t>Early/Late Used District Calendar</w:t>
            </w:r>
          </w:p>
        </w:tc>
        <w:tc>
          <w:tcPr>
            <w:tcW w:w="2267" w:type="dxa"/>
          </w:tcPr>
          <w:p w14:paraId="537FD776" w14:textId="77777777" w:rsidR="00673C9A" w:rsidRPr="004517E7" w:rsidRDefault="00673C9A" w:rsidP="00673C9A">
            <w:pPr>
              <w:pStyle w:val="TableText"/>
              <w:rPr>
                <w:rFonts w:cs="Arial"/>
                <w:szCs w:val="21"/>
              </w:rPr>
            </w:pPr>
            <w:r>
              <w:rPr>
                <w:rFonts w:cs="Arial"/>
                <w:szCs w:val="21"/>
              </w:rPr>
              <w:t>Indicates whether the Early and Late Start derivations are expected to use the district’s calendar. When omitted or set false the early/late start values are simple offsets from “now” and do not take non-working time into consideration.</w:t>
            </w:r>
          </w:p>
        </w:tc>
        <w:tc>
          <w:tcPr>
            <w:tcW w:w="1152" w:type="dxa"/>
          </w:tcPr>
          <w:p w14:paraId="6A79A9A0" w14:textId="77777777" w:rsidR="00673C9A" w:rsidRPr="004517E7" w:rsidRDefault="00673C9A" w:rsidP="00673C9A">
            <w:pPr>
              <w:pStyle w:val="TableText"/>
              <w:rPr>
                <w:rFonts w:cs="Arial"/>
                <w:szCs w:val="21"/>
              </w:rPr>
            </w:pPr>
            <w:r>
              <w:rPr>
                <w:rFonts w:cs="Arial"/>
                <w:szCs w:val="21"/>
              </w:rPr>
              <w:t>Yes/No (Boolean)</w:t>
            </w:r>
          </w:p>
        </w:tc>
        <w:tc>
          <w:tcPr>
            <w:tcW w:w="1120" w:type="dxa"/>
          </w:tcPr>
          <w:p w14:paraId="586D3E35" w14:textId="77777777" w:rsidR="00673C9A" w:rsidRPr="004517E7" w:rsidRDefault="00673C9A" w:rsidP="00673C9A">
            <w:pPr>
              <w:pStyle w:val="TableText"/>
              <w:rPr>
                <w:rFonts w:cs="Arial"/>
                <w:szCs w:val="21"/>
              </w:rPr>
            </w:pPr>
            <w:r>
              <w:rPr>
                <w:rFonts w:cs="Arial"/>
                <w:szCs w:val="21"/>
              </w:rPr>
              <w:t>Non-Editable</w:t>
            </w:r>
          </w:p>
        </w:tc>
        <w:tc>
          <w:tcPr>
            <w:tcW w:w="789" w:type="dxa"/>
          </w:tcPr>
          <w:p w14:paraId="71F86459" w14:textId="77777777" w:rsidR="00673C9A" w:rsidRDefault="00673C9A" w:rsidP="00673C9A">
            <w:pPr>
              <w:pStyle w:val="TableText"/>
              <w:rPr>
                <w:rFonts w:cs="Arial"/>
                <w:szCs w:val="21"/>
              </w:rPr>
            </w:pPr>
            <w:r>
              <w:rPr>
                <w:rFonts w:cs="Arial"/>
                <w:szCs w:val="21"/>
              </w:rPr>
              <w:t>GEHC</w:t>
            </w:r>
          </w:p>
        </w:tc>
        <w:tc>
          <w:tcPr>
            <w:tcW w:w="1327" w:type="dxa"/>
            <w:gridSpan w:val="2"/>
          </w:tcPr>
          <w:p w14:paraId="612E9627" w14:textId="77777777" w:rsidR="00673C9A" w:rsidRPr="004517E7" w:rsidRDefault="00673C9A" w:rsidP="00673C9A">
            <w:pPr>
              <w:pStyle w:val="TableText"/>
              <w:rPr>
                <w:rFonts w:cs="Arial"/>
                <w:szCs w:val="21"/>
              </w:rPr>
            </w:pPr>
            <w:r>
              <w:rPr>
                <w:rFonts w:cs="Arial"/>
                <w:szCs w:val="21"/>
              </w:rPr>
              <w:t>No</w:t>
            </w:r>
          </w:p>
        </w:tc>
      </w:tr>
      <w:tr w:rsidR="00673C9A" w:rsidRPr="004517E7" w14:paraId="196DCB04" w14:textId="77777777" w:rsidTr="00673C9A">
        <w:trPr>
          <w:cantSplit/>
        </w:trPr>
        <w:tc>
          <w:tcPr>
            <w:tcW w:w="9789" w:type="dxa"/>
            <w:gridSpan w:val="9"/>
          </w:tcPr>
          <w:p w14:paraId="55C8F50D" w14:textId="77777777" w:rsidR="00673C9A" w:rsidRPr="004517E7" w:rsidRDefault="00673C9A" w:rsidP="00673C9A">
            <w:pPr>
              <w:pStyle w:val="TableText"/>
              <w:rPr>
                <w:rFonts w:cs="Arial"/>
                <w:b/>
                <w:bCs/>
                <w:szCs w:val="21"/>
              </w:rPr>
            </w:pPr>
            <w:r w:rsidRPr="004517E7">
              <w:rPr>
                <w:rFonts w:cs="Arial"/>
                <w:b/>
                <w:bCs/>
                <w:szCs w:val="21"/>
              </w:rPr>
              <w:t>Customer</w:t>
            </w:r>
          </w:p>
        </w:tc>
      </w:tr>
      <w:tr w:rsidR="00673C9A" w:rsidRPr="004517E7" w14:paraId="3C4406DC" w14:textId="77777777" w:rsidTr="00673C9A">
        <w:trPr>
          <w:cantSplit/>
        </w:trPr>
        <w:tc>
          <w:tcPr>
            <w:tcW w:w="1763" w:type="dxa"/>
          </w:tcPr>
          <w:p w14:paraId="24122362" w14:textId="77777777" w:rsidR="00673C9A" w:rsidRPr="004517E7" w:rsidRDefault="00673C9A" w:rsidP="00673C9A">
            <w:pPr>
              <w:pStyle w:val="TableText"/>
              <w:rPr>
                <w:rFonts w:cs="Arial"/>
                <w:szCs w:val="21"/>
              </w:rPr>
            </w:pPr>
            <w:r>
              <w:rPr>
                <w:rFonts w:cs="Arial"/>
                <w:szCs w:val="21"/>
              </w:rPr>
              <w:t>Contact</w:t>
            </w:r>
            <w:r w:rsidRPr="004517E7">
              <w:rPr>
                <w:rFonts w:cs="Arial"/>
                <w:szCs w:val="21"/>
              </w:rPr>
              <w:t>Name</w:t>
            </w:r>
          </w:p>
        </w:tc>
        <w:tc>
          <w:tcPr>
            <w:tcW w:w="1371" w:type="dxa"/>
            <w:gridSpan w:val="2"/>
          </w:tcPr>
          <w:p w14:paraId="66E432A7" w14:textId="77777777" w:rsidR="00673C9A" w:rsidRPr="004517E7" w:rsidRDefault="00673C9A" w:rsidP="00673C9A">
            <w:pPr>
              <w:pStyle w:val="TableText"/>
              <w:rPr>
                <w:rFonts w:cs="Arial"/>
                <w:szCs w:val="21"/>
              </w:rPr>
            </w:pPr>
            <w:r w:rsidRPr="004517E7">
              <w:rPr>
                <w:rFonts w:cs="Arial"/>
                <w:szCs w:val="21"/>
              </w:rPr>
              <w:t>Contact</w:t>
            </w:r>
            <w:r w:rsidRPr="004517E7">
              <w:rPr>
                <w:rFonts w:ascii="Arial" w:hAnsi="Arial" w:cs="Arial"/>
                <w:szCs w:val="21"/>
              </w:rPr>
              <w:t>‌</w:t>
            </w:r>
            <w:r w:rsidRPr="004517E7">
              <w:rPr>
                <w:rFonts w:cs="Arial"/>
                <w:szCs w:val="21"/>
              </w:rPr>
              <w:t xml:space="preserve"> Name</w:t>
            </w:r>
          </w:p>
        </w:tc>
        <w:tc>
          <w:tcPr>
            <w:tcW w:w="2267" w:type="dxa"/>
          </w:tcPr>
          <w:p w14:paraId="5B781884" w14:textId="77777777" w:rsidR="00673C9A" w:rsidRPr="004517E7" w:rsidRDefault="00673C9A" w:rsidP="00673C9A">
            <w:pPr>
              <w:pStyle w:val="TableText"/>
              <w:rPr>
                <w:rFonts w:cs="Arial"/>
                <w:szCs w:val="21"/>
              </w:rPr>
            </w:pPr>
            <w:r w:rsidRPr="004517E7">
              <w:rPr>
                <w:rFonts w:cs="Arial"/>
                <w:szCs w:val="21"/>
              </w:rPr>
              <w:t xml:space="preserve">The </w:t>
            </w:r>
            <w:r>
              <w:rPr>
                <w:rFonts w:cs="Arial"/>
                <w:szCs w:val="21"/>
              </w:rPr>
              <w:t>name of the c</w:t>
            </w:r>
            <w:r w:rsidRPr="004517E7">
              <w:rPr>
                <w:rFonts w:cs="Arial"/>
                <w:szCs w:val="21"/>
              </w:rPr>
              <w:t>ustomer</w:t>
            </w:r>
            <w:r>
              <w:rPr>
                <w:rFonts w:cs="Arial"/>
                <w:szCs w:val="21"/>
              </w:rPr>
              <w:t>’s</w:t>
            </w:r>
            <w:r w:rsidRPr="004517E7">
              <w:rPr>
                <w:rFonts w:cs="Arial"/>
                <w:szCs w:val="21"/>
              </w:rPr>
              <w:t xml:space="preserve"> </w:t>
            </w:r>
            <w:r>
              <w:rPr>
                <w:rFonts w:cs="Arial"/>
                <w:szCs w:val="21"/>
              </w:rPr>
              <w:t>c</w:t>
            </w:r>
            <w:r w:rsidRPr="004517E7">
              <w:rPr>
                <w:rFonts w:cs="Arial"/>
                <w:szCs w:val="21"/>
              </w:rPr>
              <w:t>ontact</w:t>
            </w:r>
            <w:r>
              <w:rPr>
                <w:rFonts w:cs="Arial"/>
                <w:szCs w:val="21"/>
              </w:rPr>
              <w:t>.</w:t>
            </w:r>
          </w:p>
        </w:tc>
        <w:tc>
          <w:tcPr>
            <w:tcW w:w="1152" w:type="dxa"/>
          </w:tcPr>
          <w:p w14:paraId="295176B7" w14:textId="77777777" w:rsidR="00673C9A" w:rsidRPr="004517E7" w:rsidRDefault="00673C9A" w:rsidP="00673C9A">
            <w:pPr>
              <w:pStyle w:val="TableText"/>
              <w:rPr>
                <w:rFonts w:cs="Arial"/>
                <w:szCs w:val="21"/>
              </w:rPr>
            </w:pPr>
            <w:r w:rsidRPr="004517E7">
              <w:rPr>
                <w:rFonts w:cs="Arial"/>
                <w:szCs w:val="21"/>
              </w:rPr>
              <w:t>String (128)</w:t>
            </w:r>
          </w:p>
        </w:tc>
        <w:tc>
          <w:tcPr>
            <w:tcW w:w="1120" w:type="dxa"/>
          </w:tcPr>
          <w:p w14:paraId="35442080" w14:textId="77777777" w:rsidR="00673C9A" w:rsidRPr="004517E7" w:rsidRDefault="00673C9A" w:rsidP="00673C9A">
            <w:pPr>
              <w:pStyle w:val="TableText"/>
              <w:rPr>
                <w:rFonts w:cs="Arial"/>
                <w:szCs w:val="21"/>
              </w:rPr>
            </w:pPr>
            <w:r w:rsidRPr="004517E7">
              <w:rPr>
                <w:rFonts w:cs="Arial"/>
                <w:szCs w:val="21"/>
              </w:rPr>
              <w:t>Non-Editable</w:t>
            </w:r>
          </w:p>
        </w:tc>
        <w:tc>
          <w:tcPr>
            <w:tcW w:w="789" w:type="dxa"/>
          </w:tcPr>
          <w:p w14:paraId="119F960F" w14:textId="77777777" w:rsidR="00673C9A" w:rsidRPr="004517E7" w:rsidRDefault="00673C9A" w:rsidP="00673C9A">
            <w:pPr>
              <w:pStyle w:val="TableText"/>
              <w:rPr>
                <w:rFonts w:cs="Arial"/>
                <w:szCs w:val="21"/>
              </w:rPr>
            </w:pPr>
            <w:r>
              <w:rPr>
                <w:rFonts w:cs="Arial"/>
                <w:szCs w:val="21"/>
              </w:rPr>
              <w:t>GEHC</w:t>
            </w:r>
          </w:p>
        </w:tc>
        <w:tc>
          <w:tcPr>
            <w:tcW w:w="1327" w:type="dxa"/>
            <w:gridSpan w:val="2"/>
          </w:tcPr>
          <w:p w14:paraId="324C82D5" w14:textId="77777777" w:rsidR="00673C9A" w:rsidRPr="004517E7" w:rsidRDefault="00673C9A" w:rsidP="00673C9A">
            <w:pPr>
              <w:pStyle w:val="TableText"/>
              <w:rPr>
                <w:rFonts w:cs="Arial"/>
                <w:szCs w:val="21"/>
              </w:rPr>
            </w:pPr>
            <w:r w:rsidRPr="004517E7">
              <w:rPr>
                <w:rFonts w:cs="Arial"/>
                <w:szCs w:val="21"/>
              </w:rPr>
              <w:t>No</w:t>
            </w:r>
          </w:p>
        </w:tc>
      </w:tr>
      <w:tr w:rsidR="00673C9A" w:rsidRPr="004517E7" w14:paraId="6EED6639" w14:textId="77777777" w:rsidTr="00673C9A">
        <w:trPr>
          <w:cantSplit/>
        </w:trPr>
        <w:tc>
          <w:tcPr>
            <w:tcW w:w="1763" w:type="dxa"/>
          </w:tcPr>
          <w:p w14:paraId="18C80BD4" w14:textId="77777777" w:rsidR="00673C9A" w:rsidRPr="004517E7" w:rsidRDefault="00673C9A" w:rsidP="00673C9A">
            <w:pPr>
              <w:pStyle w:val="TableText"/>
              <w:rPr>
                <w:rFonts w:cs="Arial"/>
                <w:szCs w:val="21"/>
              </w:rPr>
            </w:pPr>
            <w:r w:rsidRPr="004517E7">
              <w:rPr>
                <w:rFonts w:cs="Arial"/>
                <w:szCs w:val="21"/>
              </w:rPr>
              <w:t>ContactPhone</w:t>
            </w:r>
            <w:r w:rsidRPr="004517E7">
              <w:rPr>
                <w:rFonts w:ascii="Arial" w:hAnsi="Arial" w:cs="Arial"/>
                <w:szCs w:val="21"/>
              </w:rPr>
              <w:t>‌</w:t>
            </w:r>
            <w:r w:rsidRPr="004517E7">
              <w:rPr>
                <w:rFonts w:cs="Arial"/>
                <w:szCs w:val="21"/>
              </w:rPr>
              <w:t>Number</w:t>
            </w:r>
          </w:p>
        </w:tc>
        <w:tc>
          <w:tcPr>
            <w:tcW w:w="1371" w:type="dxa"/>
            <w:gridSpan w:val="2"/>
          </w:tcPr>
          <w:p w14:paraId="4D7A78B1" w14:textId="77777777" w:rsidR="00673C9A" w:rsidRPr="004517E7" w:rsidRDefault="00673C9A" w:rsidP="00673C9A">
            <w:pPr>
              <w:pStyle w:val="TableText"/>
              <w:rPr>
                <w:rFonts w:cs="Arial"/>
                <w:szCs w:val="21"/>
              </w:rPr>
            </w:pPr>
            <w:r w:rsidRPr="004517E7">
              <w:rPr>
                <w:rFonts w:cs="Arial"/>
                <w:szCs w:val="21"/>
              </w:rPr>
              <w:t>Contact</w:t>
            </w:r>
            <w:r w:rsidRPr="004517E7">
              <w:rPr>
                <w:rFonts w:ascii="Arial" w:hAnsi="Arial" w:cs="Arial"/>
                <w:szCs w:val="21"/>
              </w:rPr>
              <w:t>‌</w:t>
            </w:r>
            <w:r w:rsidRPr="004517E7">
              <w:rPr>
                <w:rFonts w:cs="Arial"/>
                <w:szCs w:val="21"/>
              </w:rPr>
              <w:t xml:space="preserve"> Phone</w:t>
            </w:r>
            <w:r w:rsidRPr="004517E7">
              <w:rPr>
                <w:rFonts w:ascii="Arial" w:hAnsi="Arial" w:cs="Arial"/>
                <w:szCs w:val="21"/>
              </w:rPr>
              <w:t>‌</w:t>
            </w:r>
            <w:r w:rsidRPr="004517E7">
              <w:rPr>
                <w:rFonts w:cs="Arial"/>
                <w:szCs w:val="21"/>
              </w:rPr>
              <w:t xml:space="preserve"> Number</w:t>
            </w:r>
          </w:p>
        </w:tc>
        <w:tc>
          <w:tcPr>
            <w:tcW w:w="2267" w:type="dxa"/>
          </w:tcPr>
          <w:p w14:paraId="6E74EC60" w14:textId="77777777" w:rsidR="00673C9A" w:rsidRPr="004517E7" w:rsidRDefault="00673C9A" w:rsidP="00673C9A">
            <w:pPr>
              <w:pStyle w:val="TableText"/>
              <w:rPr>
                <w:rFonts w:cs="Arial"/>
                <w:szCs w:val="21"/>
              </w:rPr>
            </w:pPr>
            <w:r w:rsidRPr="004517E7">
              <w:rPr>
                <w:rFonts w:cs="Arial"/>
                <w:szCs w:val="21"/>
              </w:rPr>
              <w:t xml:space="preserve">The </w:t>
            </w:r>
            <w:r>
              <w:rPr>
                <w:rFonts w:cs="Arial"/>
                <w:szCs w:val="21"/>
              </w:rPr>
              <w:t>phone number for the c</w:t>
            </w:r>
            <w:r w:rsidRPr="004517E7">
              <w:rPr>
                <w:rFonts w:cs="Arial"/>
                <w:szCs w:val="21"/>
              </w:rPr>
              <w:t>ustomer</w:t>
            </w:r>
            <w:r>
              <w:rPr>
                <w:rFonts w:cs="Arial"/>
                <w:szCs w:val="21"/>
              </w:rPr>
              <w:t>’s</w:t>
            </w:r>
            <w:r w:rsidRPr="004517E7">
              <w:rPr>
                <w:rFonts w:cs="Arial"/>
                <w:szCs w:val="21"/>
              </w:rPr>
              <w:t xml:space="preserve"> </w:t>
            </w:r>
            <w:r>
              <w:rPr>
                <w:rFonts w:cs="Arial"/>
                <w:szCs w:val="21"/>
              </w:rPr>
              <w:t>c</w:t>
            </w:r>
            <w:r w:rsidRPr="004517E7">
              <w:rPr>
                <w:rFonts w:cs="Arial"/>
                <w:szCs w:val="21"/>
              </w:rPr>
              <w:t>ontact</w:t>
            </w:r>
            <w:r>
              <w:rPr>
                <w:rFonts w:cs="Arial"/>
                <w:szCs w:val="21"/>
              </w:rPr>
              <w:t>.</w:t>
            </w:r>
          </w:p>
        </w:tc>
        <w:tc>
          <w:tcPr>
            <w:tcW w:w="1152" w:type="dxa"/>
          </w:tcPr>
          <w:p w14:paraId="169D030F" w14:textId="77777777" w:rsidR="00673C9A" w:rsidRPr="004517E7" w:rsidRDefault="00673C9A" w:rsidP="00673C9A">
            <w:pPr>
              <w:pStyle w:val="TableText"/>
              <w:rPr>
                <w:rFonts w:cs="Arial"/>
                <w:szCs w:val="21"/>
              </w:rPr>
            </w:pPr>
            <w:r w:rsidRPr="004517E7">
              <w:rPr>
                <w:rFonts w:cs="Arial"/>
                <w:szCs w:val="21"/>
              </w:rPr>
              <w:t>String (64)</w:t>
            </w:r>
          </w:p>
        </w:tc>
        <w:tc>
          <w:tcPr>
            <w:tcW w:w="1120" w:type="dxa"/>
          </w:tcPr>
          <w:p w14:paraId="208B0462" w14:textId="77777777" w:rsidR="00673C9A" w:rsidRPr="004517E7" w:rsidRDefault="00673C9A" w:rsidP="00673C9A">
            <w:pPr>
              <w:pStyle w:val="TableText"/>
              <w:rPr>
                <w:rFonts w:cs="Arial"/>
                <w:szCs w:val="21"/>
              </w:rPr>
            </w:pPr>
            <w:r w:rsidRPr="004517E7">
              <w:rPr>
                <w:rFonts w:cs="Arial"/>
                <w:szCs w:val="21"/>
              </w:rPr>
              <w:t>Non- Editable</w:t>
            </w:r>
          </w:p>
        </w:tc>
        <w:tc>
          <w:tcPr>
            <w:tcW w:w="789" w:type="dxa"/>
          </w:tcPr>
          <w:p w14:paraId="1033E458" w14:textId="77777777" w:rsidR="00673C9A" w:rsidRPr="004517E7" w:rsidRDefault="00673C9A" w:rsidP="00673C9A">
            <w:pPr>
              <w:pStyle w:val="TableText"/>
              <w:rPr>
                <w:rFonts w:cs="Arial"/>
                <w:szCs w:val="21"/>
              </w:rPr>
            </w:pPr>
            <w:r>
              <w:rPr>
                <w:rFonts w:cs="Arial"/>
                <w:szCs w:val="21"/>
              </w:rPr>
              <w:t>GEHC</w:t>
            </w:r>
          </w:p>
        </w:tc>
        <w:tc>
          <w:tcPr>
            <w:tcW w:w="1327" w:type="dxa"/>
            <w:gridSpan w:val="2"/>
          </w:tcPr>
          <w:p w14:paraId="31CBB50C" w14:textId="77777777" w:rsidR="00673C9A" w:rsidRPr="004517E7" w:rsidRDefault="00673C9A" w:rsidP="00673C9A">
            <w:pPr>
              <w:pStyle w:val="TableText"/>
              <w:rPr>
                <w:rFonts w:cs="Arial"/>
                <w:szCs w:val="21"/>
              </w:rPr>
            </w:pPr>
            <w:r w:rsidRPr="004517E7">
              <w:rPr>
                <w:rFonts w:cs="Arial"/>
                <w:szCs w:val="21"/>
              </w:rPr>
              <w:t>No</w:t>
            </w:r>
          </w:p>
        </w:tc>
      </w:tr>
      <w:tr w:rsidR="00673C9A" w:rsidRPr="004517E7" w14:paraId="4C83C848" w14:textId="77777777" w:rsidTr="00673C9A">
        <w:trPr>
          <w:cantSplit/>
        </w:trPr>
        <w:tc>
          <w:tcPr>
            <w:tcW w:w="1763" w:type="dxa"/>
          </w:tcPr>
          <w:p w14:paraId="247782E2" w14:textId="77777777" w:rsidR="00673C9A" w:rsidRPr="004517E7" w:rsidRDefault="00673C9A" w:rsidP="00673C9A">
            <w:pPr>
              <w:pStyle w:val="TableText"/>
              <w:rPr>
                <w:rFonts w:cs="Arial"/>
                <w:szCs w:val="21"/>
              </w:rPr>
            </w:pPr>
            <w:r w:rsidRPr="004517E7">
              <w:rPr>
                <w:rFonts w:cs="Arial"/>
                <w:szCs w:val="21"/>
              </w:rPr>
              <w:t>Customer</w:t>
            </w:r>
            <w:r w:rsidRPr="004517E7">
              <w:rPr>
                <w:rFonts w:ascii="Arial" w:hAnsi="Arial" w:cs="Arial"/>
                <w:szCs w:val="21"/>
              </w:rPr>
              <w:t>‌</w:t>
            </w:r>
            <w:r w:rsidRPr="004517E7">
              <w:rPr>
                <w:rFonts w:cs="Arial"/>
                <w:szCs w:val="21"/>
              </w:rPr>
              <w:t>Email</w:t>
            </w:r>
          </w:p>
        </w:tc>
        <w:tc>
          <w:tcPr>
            <w:tcW w:w="1371" w:type="dxa"/>
            <w:gridSpan w:val="2"/>
          </w:tcPr>
          <w:p w14:paraId="17E4DA6A" w14:textId="77777777" w:rsidR="00673C9A" w:rsidRPr="004517E7" w:rsidRDefault="00673C9A" w:rsidP="00673C9A">
            <w:pPr>
              <w:pStyle w:val="TableText"/>
              <w:rPr>
                <w:rFonts w:cs="Arial"/>
                <w:szCs w:val="21"/>
              </w:rPr>
            </w:pPr>
            <w:r>
              <w:rPr>
                <w:rFonts w:cs="Arial"/>
                <w:szCs w:val="21"/>
              </w:rPr>
              <w:t>Contact</w:t>
            </w:r>
            <w:r w:rsidRPr="004517E7">
              <w:rPr>
                <w:rFonts w:cs="Arial"/>
                <w:szCs w:val="21"/>
              </w:rPr>
              <w:t xml:space="preserve"> E</w:t>
            </w:r>
            <w:r>
              <w:rPr>
                <w:rFonts w:cs="Arial"/>
                <w:szCs w:val="21"/>
              </w:rPr>
              <w:t>-</w:t>
            </w:r>
            <w:r w:rsidRPr="004517E7">
              <w:rPr>
                <w:rFonts w:cs="Arial"/>
                <w:szCs w:val="21"/>
              </w:rPr>
              <w:t>mail</w:t>
            </w:r>
            <w:r>
              <w:rPr>
                <w:rFonts w:cs="Arial"/>
                <w:szCs w:val="21"/>
              </w:rPr>
              <w:t xml:space="preserve"> Address</w:t>
            </w:r>
          </w:p>
        </w:tc>
        <w:tc>
          <w:tcPr>
            <w:tcW w:w="2267" w:type="dxa"/>
          </w:tcPr>
          <w:p w14:paraId="419BE4D5" w14:textId="77777777" w:rsidR="00673C9A" w:rsidRPr="004517E7" w:rsidRDefault="00673C9A" w:rsidP="00673C9A">
            <w:pPr>
              <w:pStyle w:val="TableText"/>
              <w:rPr>
                <w:rFonts w:cs="Arial"/>
                <w:szCs w:val="21"/>
              </w:rPr>
            </w:pPr>
            <w:r>
              <w:rPr>
                <w:rFonts w:cs="Arial"/>
                <w:szCs w:val="21"/>
              </w:rPr>
              <w:t>The customer contact e-mail a</w:t>
            </w:r>
            <w:r w:rsidRPr="004517E7">
              <w:rPr>
                <w:rFonts w:cs="Arial"/>
                <w:szCs w:val="21"/>
              </w:rPr>
              <w:t>ddress</w:t>
            </w:r>
            <w:r>
              <w:rPr>
                <w:rFonts w:cs="Arial"/>
                <w:szCs w:val="21"/>
              </w:rPr>
              <w:t>.</w:t>
            </w:r>
          </w:p>
        </w:tc>
        <w:tc>
          <w:tcPr>
            <w:tcW w:w="1152" w:type="dxa"/>
          </w:tcPr>
          <w:p w14:paraId="14A68E6E" w14:textId="77777777" w:rsidR="00673C9A" w:rsidRPr="004517E7" w:rsidRDefault="00673C9A" w:rsidP="00673C9A">
            <w:pPr>
              <w:pStyle w:val="TableText"/>
              <w:rPr>
                <w:rFonts w:cs="Arial"/>
                <w:szCs w:val="21"/>
              </w:rPr>
            </w:pPr>
            <w:r w:rsidRPr="004517E7">
              <w:rPr>
                <w:rFonts w:cs="Arial"/>
                <w:szCs w:val="21"/>
              </w:rPr>
              <w:t>String (128)</w:t>
            </w:r>
          </w:p>
        </w:tc>
        <w:tc>
          <w:tcPr>
            <w:tcW w:w="1120" w:type="dxa"/>
          </w:tcPr>
          <w:p w14:paraId="54B2DDA3" w14:textId="77777777" w:rsidR="00673C9A" w:rsidRPr="004517E7" w:rsidRDefault="00673C9A" w:rsidP="00673C9A">
            <w:pPr>
              <w:pStyle w:val="TableText"/>
              <w:rPr>
                <w:rFonts w:cs="Arial"/>
                <w:szCs w:val="21"/>
              </w:rPr>
            </w:pPr>
            <w:r w:rsidRPr="004517E7">
              <w:rPr>
                <w:rFonts w:cs="Arial"/>
                <w:szCs w:val="21"/>
              </w:rPr>
              <w:t>Non- Editable</w:t>
            </w:r>
          </w:p>
        </w:tc>
        <w:tc>
          <w:tcPr>
            <w:tcW w:w="789" w:type="dxa"/>
          </w:tcPr>
          <w:p w14:paraId="6CEDA196" w14:textId="77777777" w:rsidR="00673C9A" w:rsidRPr="004517E7" w:rsidRDefault="00673C9A" w:rsidP="00673C9A">
            <w:pPr>
              <w:pStyle w:val="TableText"/>
              <w:rPr>
                <w:rFonts w:cs="Arial"/>
                <w:szCs w:val="21"/>
              </w:rPr>
            </w:pPr>
            <w:r>
              <w:rPr>
                <w:rFonts w:cs="Arial"/>
                <w:szCs w:val="21"/>
              </w:rPr>
              <w:t>GEHC</w:t>
            </w:r>
          </w:p>
        </w:tc>
        <w:tc>
          <w:tcPr>
            <w:tcW w:w="1327" w:type="dxa"/>
            <w:gridSpan w:val="2"/>
          </w:tcPr>
          <w:p w14:paraId="735CDC7E" w14:textId="77777777" w:rsidR="00673C9A" w:rsidRPr="004517E7" w:rsidRDefault="00673C9A" w:rsidP="00673C9A">
            <w:pPr>
              <w:pStyle w:val="TableText"/>
              <w:rPr>
                <w:rFonts w:cs="Arial"/>
                <w:szCs w:val="21"/>
              </w:rPr>
            </w:pPr>
            <w:r w:rsidRPr="004517E7">
              <w:rPr>
                <w:rFonts w:cs="Arial"/>
                <w:szCs w:val="21"/>
              </w:rPr>
              <w:t>No</w:t>
            </w:r>
          </w:p>
        </w:tc>
      </w:tr>
      <w:tr w:rsidR="00673C9A" w:rsidRPr="004517E7" w14:paraId="341FBE71" w14:textId="77777777" w:rsidTr="00673C9A">
        <w:trPr>
          <w:cantSplit/>
        </w:trPr>
        <w:tc>
          <w:tcPr>
            <w:tcW w:w="1763" w:type="dxa"/>
          </w:tcPr>
          <w:p w14:paraId="76A74B65" w14:textId="77777777" w:rsidR="00673C9A" w:rsidRDefault="00673C9A" w:rsidP="00673C9A">
            <w:pPr>
              <w:pStyle w:val="TableText"/>
              <w:rPr>
                <w:rFonts w:cs="Arial"/>
                <w:szCs w:val="21"/>
              </w:rPr>
            </w:pPr>
            <w:r>
              <w:rPr>
                <w:rFonts w:cs="Arial"/>
                <w:szCs w:val="21"/>
              </w:rPr>
              <w:t>ContractOfferingFamily</w:t>
            </w:r>
          </w:p>
        </w:tc>
        <w:tc>
          <w:tcPr>
            <w:tcW w:w="1371" w:type="dxa"/>
            <w:gridSpan w:val="2"/>
          </w:tcPr>
          <w:p w14:paraId="0B044859" w14:textId="77777777" w:rsidR="00673C9A" w:rsidRDefault="00673C9A" w:rsidP="00673C9A">
            <w:pPr>
              <w:pStyle w:val="TableText"/>
              <w:rPr>
                <w:rFonts w:cs="Arial"/>
                <w:szCs w:val="21"/>
              </w:rPr>
            </w:pPr>
            <w:r>
              <w:rPr>
                <w:rFonts w:cs="Arial"/>
                <w:szCs w:val="21"/>
              </w:rPr>
              <w:t>Contract Offering Family</w:t>
            </w:r>
          </w:p>
        </w:tc>
        <w:tc>
          <w:tcPr>
            <w:tcW w:w="2267" w:type="dxa"/>
          </w:tcPr>
          <w:p w14:paraId="3E582BF7" w14:textId="77777777" w:rsidR="00673C9A" w:rsidRDefault="00673C9A" w:rsidP="00673C9A">
            <w:pPr>
              <w:pStyle w:val="TableText"/>
              <w:rPr>
                <w:rFonts w:cs="Arial"/>
                <w:szCs w:val="21"/>
              </w:rPr>
            </w:pPr>
            <w:r>
              <w:rPr>
                <w:rFonts w:cs="Arial"/>
                <w:szCs w:val="21"/>
              </w:rPr>
              <w:t>If not provided at the task creation, the offering family is derived from the task’s Contract details.</w:t>
            </w:r>
          </w:p>
        </w:tc>
        <w:tc>
          <w:tcPr>
            <w:tcW w:w="1152" w:type="dxa"/>
          </w:tcPr>
          <w:p w14:paraId="579B6DF5" w14:textId="77777777" w:rsidR="00673C9A" w:rsidRDefault="00673C9A" w:rsidP="00673C9A">
            <w:pPr>
              <w:pStyle w:val="TableText"/>
              <w:rPr>
                <w:rFonts w:cs="Arial"/>
                <w:szCs w:val="21"/>
              </w:rPr>
            </w:pPr>
            <w:r>
              <w:rPr>
                <w:rFonts w:cs="Arial"/>
                <w:szCs w:val="21"/>
              </w:rPr>
              <w:t>String (64)</w:t>
            </w:r>
          </w:p>
        </w:tc>
        <w:tc>
          <w:tcPr>
            <w:tcW w:w="1120" w:type="dxa"/>
          </w:tcPr>
          <w:p w14:paraId="00D637EF" w14:textId="77777777" w:rsidR="00673C9A" w:rsidRDefault="00673C9A" w:rsidP="00673C9A">
            <w:pPr>
              <w:pStyle w:val="TableText"/>
              <w:rPr>
                <w:rFonts w:cs="Arial"/>
                <w:szCs w:val="21"/>
              </w:rPr>
            </w:pPr>
            <w:r>
              <w:rPr>
                <w:rFonts w:cs="Arial"/>
                <w:szCs w:val="21"/>
              </w:rPr>
              <w:t>Non-Editable</w:t>
            </w:r>
          </w:p>
        </w:tc>
        <w:tc>
          <w:tcPr>
            <w:tcW w:w="789" w:type="dxa"/>
          </w:tcPr>
          <w:p w14:paraId="352C7CD4" w14:textId="77777777" w:rsidR="00673C9A" w:rsidRDefault="00673C9A" w:rsidP="00673C9A">
            <w:pPr>
              <w:pStyle w:val="TableText"/>
              <w:rPr>
                <w:rFonts w:cs="Arial"/>
                <w:szCs w:val="21"/>
              </w:rPr>
            </w:pPr>
            <w:r>
              <w:rPr>
                <w:rFonts w:cs="Arial"/>
                <w:szCs w:val="21"/>
              </w:rPr>
              <w:t>GEHC</w:t>
            </w:r>
          </w:p>
        </w:tc>
        <w:tc>
          <w:tcPr>
            <w:tcW w:w="1327" w:type="dxa"/>
            <w:gridSpan w:val="2"/>
          </w:tcPr>
          <w:p w14:paraId="06BDA2EB" w14:textId="77777777" w:rsidR="00673C9A" w:rsidRDefault="00673C9A" w:rsidP="00673C9A">
            <w:pPr>
              <w:pStyle w:val="TableText"/>
              <w:rPr>
                <w:rFonts w:cs="Arial"/>
                <w:szCs w:val="21"/>
              </w:rPr>
            </w:pPr>
            <w:r>
              <w:rPr>
                <w:rFonts w:cs="Arial"/>
                <w:szCs w:val="21"/>
              </w:rPr>
              <w:t>No</w:t>
            </w:r>
          </w:p>
        </w:tc>
      </w:tr>
      <w:tr w:rsidR="00673C9A" w:rsidRPr="004517E7" w14:paraId="425AE201" w14:textId="77777777" w:rsidTr="00673C9A">
        <w:trPr>
          <w:cantSplit/>
        </w:trPr>
        <w:tc>
          <w:tcPr>
            <w:tcW w:w="1763" w:type="dxa"/>
          </w:tcPr>
          <w:p w14:paraId="40D9C590" w14:textId="77777777" w:rsidR="00673C9A" w:rsidRDefault="00673C9A" w:rsidP="00673C9A">
            <w:pPr>
              <w:pStyle w:val="TableText"/>
              <w:rPr>
                <w:rFonts w:cs="Arial"/>
                <w:szCs w:val="21"/>
              </w:rPr>
            </w:pPr>
            <w:r>
              <w:rPr>
                <w:rFonts w:cs="Arial"/>
                <w:szCs w:val="21"/>
              </w:rPr>
              <w:t>TaskLanguages</w:t>
            </w:r>
          </w:p>
        </w:tc>
        <w:tc>
          <w:tcPr>
            <w:tcW w:w="1371" w:type="dxa"/>
            <w:gridSpan w:val="2"/>
          </w:tcPr>
          <w:p w14:paraId="7D7CF299" w14:textId="77777777" w:rsidR="00673C9A" w:rsidRDefault="00673C9A" w:rsidP="00673C9A">
            <w:pPr>
              <w:pStyle w:val="TableText"/>
              <w:rPr>
                <w:rFonts w:cs="Arial"/>
                <w:szCs w:val="21"/>
              </w:rPr>
            </w:pPr>
            <w:r>
              <w:rPr>
                <w:rFonts w:cs="Arial"/>
                <w:szCs w:val="21"/>
              </w:rPr>
              <w:t>Languages</w:t>
            </w:r>
          </w:p>
        </w:tc>
        <w:tc>
          <w:tcPr>
            <w:tcW w:w="2267" w:type="dxa"/>
          </w:tcPr>
          <w:p w14:paraId="3D73D28A" w14:textId="77777777" w:rsidR="00673C9A" w:rsidRDefault="00673C9A" w:rsidP="00673C9A">
            <w:pPr>
              <w:pStyle w:val="TableText"/>
              <w:rPr>
                <w:rFonts w:cs="Arial"/>
                <w:szCs w:val="21"/>
              </w:rPr>
            </w:pPr>
            <w:r>
              <w:rPr>
                <w:rFonts w:cs="Arial"/>
                <w:szCs w:val="21"/>
              </w:rPr>
              <w:t>A sequence of semi-colon separated language names.</w:t>
            </w:r>
          </w:p>
        </w:tc>
        <w:tc>
          <w:tcPr>
            <w:tcW w:w="1152" w:type="dxa"/>
          </w:tcPr>
          <w:p w14:paraId="1F60D4D2" w14:textId="77777777" w:rsidR="00673C9A" w:rsidRDefault="00673C9A" w:rsidP="00673C9A">
            <w:pPr>
              <w:pStyle w:val="TableText"/>
              <w:rPr>
                <w:rFonts w:cs="Arial"/>
                <w:szCs w:val="21"/>
              </w:rPr>
            </w:pPr>
            <w:r>
              <w:rPr>
                <w:rFonts w:cs="Arial"/>
                <w:szCs w:val="21"/>
              </w:rPr>
              <w:t>String (1024)</w:t>
            </w:r>
          </w:p>
        </w:tc>
        <w:tc>
          <w:tcPr>
            <w:tcW w:w="1120" w:type="dxa"/>
          </w:tcPr>
          <w:p w14:paraId="60D14A36" w14:textId="77777777" w:rsidR="00673C9A" w:rsidRDefault="00673C9A" w:rsidP="00673C9A">
            <w:pPr>
              <w:pStyle w:val="TableText"/>
              <w:rPr>
                <w:rFonts w:cs="Arial"/>
                <w:szCs w:val="21"/>
              </w:rPr>
            </w:pPr>
            <w:r>
              <w:rPr>
                <w:rFonts w:cs="Arial"/>
                <w:szCs w:val="21"/>
              </w:rPr>
              <w:t>Hidden</w:t>
            </w:r>
          </w:p>
        </w:tc>
        <w:tc>
          <w:tcPr>
            <w:tcW w:w="789" w:type="dxa"/>
          </w:tcPr>
          <w:p w14:paraId="5818F639" w14:textId="77777777" w:rsidR="00673C9A" w:rsidDel="00BC768D" w:rsidRDefault="00673C9A" w:rsidP="00673C9A">
            <w:pPr>
              <w:pStyle w:val="TableText"/>
              <w:rPr>
                <w:rFonts w:cs="Arial"/>
                <w:szCs w:val="21"/>
              </w:rPr>
            </w:pPr>
            <w:r>
              <w:rPr>
                <w:rFonts w:cs="Arial"/>
                <w:szCs w:val="21"/>
              </w:rPr>
              <w:t>GEHC</w:t>
            </w:r>
          </w:p>
        </w:tc>
        <w:tc>
          <w:tcPr>
            <w:tcW w:w="1327" w:type="dxa"/>
            <w:gridSpan w:val="2"/>
          </w:tcPr>
          <w:p w14:paraId="50AAC52B" w14:textId="77777777" w:rsidR="00673C9A" w:rsidRDefault="00673C9A" w:rsidP="00673C9A">
            <w:pPr>
              <w:pStyle w:val="TableText"/>
              <w:rPr>
                <w:rFonts w:cs="Arial"/>
                <w:szCs w:val="21"/>
              </w:rPr>
            </w:pPr>
            <w:r>
              <w:rPr>
                <w:rFonts w:cs="Arial"/>
                <w:szCs w:val="21"/>
              </w:rPr>
              <w:t>No</w:t>
            </w:r>
          </w:p>
        </w:tc>
      </w:tr>
      <w:tr w:rsidR="00673C9A" w:rsidRPr="004517E7" w14:paraId="4D1367AD" w14:textId="77777777" w:rsidTr="00673C9A">
        <w:trPr>
          <w:cantSplit/>
        </w:trPr>
        <w:tc>
          <w:tcPr>
            <w:tcW w:w="1763" w:type="dxa"/>
          </w:tcPr>
          <w:p w14:paraId="339D22F8" w14:textId="77777777" w:rsidR="00673C9A" w:rsidRDefault="00673C9A" w:rsidP="00673C9A">
            <w:pPr>
              <w:pStyle w:val="TableText"/>
              <w:rPr>
                <w:rFonts w:cs="Arial"/>
                <w:szCs w:val="21"/>
              </w:rPr>
            </w:pPr>
            <w:r>
              <w:rPr>
                <w:rFonts w:cs="Arial"/>
                <w:szCs w:val="21"/>
              </w:rPr>
              <w:lastRenderedPageBreak/>
              <w:t>Languages</w:t>
            </w:r>
          </w:p>
        </w:tc>
        <w:tc>
          <w:tcPr>
            <w:tcW w:w="1371" w:type="dxa"/>
            <w:gridSpan w:val="2"/>
          </w:tcPr>
          <w:p w14:paraId="2E535F6F" w14:textId="77777777" w:rsidR="00673C9A" w:rsidRDefault="00673C9A" w:rsidP="00673C9A">
            <w:pPr>
              <w:pStyle w:val="TableText"/>
              <w:rPr>
                <w:rFonts w:cs="Arial"/>
                <w:szCs w:val="21"/>
              </w:rPr>
            </w:pPr>
            <w:r>
              <w:rPr>
                <w:rFonts w:cs="Arial"/>
                <w:szCs w:val="21"/>
              </w:rPr>
              <w:t>Languages</w:t>
            </w:r>
          </w:p>
        </w:tc>
        <w:tc>
          <w:tcPr>
            <w:tcW w:w="2267" w:type="dxa"/>
          </w:tcPr>
          <w:p w14:paraId="4F80E8E9" w14:textId="77777777" w:rsidR="00673C9A" w:rsidRDefault="00673C9A" w:rsidP="00673C9A">
            <w:pPr>
              <w:pStyle w:val="TableText"/>
              <w:rPr>
                <w:rFonts w:cs="Arial"/>
                <w:szCs w:val="21"/>
              </w:rPr>
            </w:pPr>
            <w:r>
              <w:rPr>
                <w:rFonts w:cs="Arial"/>
                <w:szCs w:val="21"/>
              </w:rPr>
              <w:t>The language(s) accepted at the customer site for this task. This is derived from the TaskLanguages or, when that is unspecified, the task’s Site details.</w:t>
            </w:r>
          </w:p>
        </w:tc>
        <w:tc>
          <w:tcPr>
            <w:tcW w:w="1152" w:type="dxa"/>
          </w:tcPr>
          <w:p w14:paraId="1F740657" w14:textId="77777777" w:rsidR="00673C9A" w:rsidRDefault="00673C9A" w:rsidP="00673C9A">
            <w:pPr>
              <w:pStyle w:val="TableText"/>
              <w:rPr>
                <w:rFonts w:cs="Arial"/>
                <w:szCs w:val="21"/>
              </w:rPr>
            </w:pPr>
            <w:r>
              <w:rPr>
                <w:rFonts w:cs="Arial"/>
                <w:szCs w:val="21"/>
              </w:rPr>
              <w:t>Dictionary (Language, Multi-value)</w:t>
            </w:r>
          </w:p>
        </w:tc>
        <w:tc>
          <w:tcPr>
            <w:tcW w:w="1120" w:type="dxa"/>
          </w:tcPr>
          <w:p w14:paraId="41240D53" w14:textId="77777777" w:rsidR="00673C9A" w:rsidRDefault="00673C9A" w:rsidP="00673C9A">
            <w:pPr>
              <w:pStyle w:val="TableText"/>
              <w:rPr>
                <w:rFonts w:cs="Arial"/>
                <w:szCs w:val="21"/>
              </w:rPr>
            </w:pPr>
            <w:r>
              <w:rPr>
                <w:rFonts w:cs="Arial"/>
                <w:szCs w:val="21"/>
              </w:rPr>
              <w:t>Non-Editable</w:t>
            </w:r>
          </w:p>
        </w:tc>
        <w:tc>
          <w:tcPr>
            <w:tcW w:w="789" w:type="dxa"/>
          </w:tcPr>
          <w:p w14:paraId="1F1FFB33" w14:textId="77777777" w:rsidR="00673C9A" w:rsidRDefault="00673C9A" w:rsidP="00673C9A">
            <w:pPr>
              <w:pStyle w:val="TableText"/>
              <w:rPr>
                <w:rFonts w:cs="Arial"/>
                <w:szCs w:val="21"/>
              </w:rPr>
            </w:pPr>
            <w:r>
              <w:rPr>
                <w:rFonts w:cs="Arial"/>
                <w:szCs w:val="21"/>
              </w:rPr>
              <w:t>CS</w:t>
            </w:r>
          </w:p>
        </w:tc>
        <w:tc>
          <w:tcPr>
            <w:tcW w:w="1327" w:type="dxa"/>
            <w:gridSpan w:val="2"/>
          </w:tcPr>
          <w:p w14:paraId="28F4A966" w14:textId="77777777" w:rsidR="00673C9A" w:rsidRDefault="00673C9A" w:rsidP="00673C9A">
            <w:pPr>
              <w:pStyle w:val="TableText"/>
              <w:rPr>
                <w:rFonts w:cs="Arial"/>
                <w:szCs w:val="21"/>
              </w:rPr>
            </w:pPr>
            <w:r>
              <w:rPr>
                <w:rFonts w:cs="Arial"/>
                <w:szCs w:val="21"/>
              </w:rPr>
              <w:t>No</w:t>
            </w:r>
          </w:p>
        </w:tc>
      </w:tr>
      <w:tr w:rsidR="00673C9A" w:rsidRPr="004517E7" w14:paraId="681373B0" w14:textId="77777777" w:rsidTr="00673C9A">
        <w:trPr>
          <w:cantSplit/>
        </w:trPr>
        <w:tc>
          <w:tcPr>
            <w:tcW w:w="9789" w:type="dxa"/>
            <w:gridSpan w:val="9"/>
          </w:tcPr>
          <w:p w14:paraId="7C7D2578" w14:textId="77777777" w:rsidR="00673C9A" w:rsidRPr="004517E7" w:rsidRDefault="00673C9A" w:rsidP="00673C9A">
            <w:pPr>
              <w:pStyle w:val="TableText"/>
              <w:rPr>
                <w:rFonts w:cs="Arial"/>
                <w:b/>
                <w:bCs/>
                <w:szCs w:val="21"/>
              </w:rPr>
            </w:pPr>
            <w:r w:rsidRPr="004517E7">
              <w:rPr>
                <w:rFonts w:cs="Arial"/>
                <w:b/>
                <w:bCs/>
                <w:szCs w:val="21"/>
              </w:rPr>
              <w:t>Location</w:t>
            </w:r>
          </w:p>
        </w:tc>
      </w:tr>
      <w:tr w:rsidR="00673C9A" w:rsidRPr="004517E7" w14:paraId="47B2FCEF" w14:textId="77777777" w:rsidTr="00673C9A">
        <w:trPr>
          <w:cantSplit/>
        </w:trPr>
        <w:tc>
          <w:tcPr>
            <w:tcW w:w="1763" w:type="dxa"/>
          </w:tcPr>
          <w:p w14:paraId="4D4A13F5" w14:textId="77777777" w:rsidR="00673C9A" w:rsidRPr="004517E7" w:rsidRDefault="00673C9A" w:rsidP="00673C9A">
            <w:pPr>
              <w:pStyle w:val="TableText"/>
              <w:rPr>
                <w:rFonts w:cs="Arial"/>
                <w:szCs w:val="21"/>
              </w:rPr>
            </w:pPr>
            <w:r w:rsidRPr="004517E7">
              <w:rPr>
                <w:rFonts w:cs="Arial"/>
                <w:szCs w:val="21"/>
              </w:rPr>
              <w:t>Region</w:t>
            </w:r>
          </w:p>
        </w:tc>
        <w:tc>
          <w:tcPr>
            <w:tcW w:w="1371" w:type="dxa"/>
            <w:gridSpan w:val="2"/>
          </w:tcPr>
          <w:p w14:paraId="2DEC82DC" w14:textId="77777777" w:rsidR="00673C9A" w:rsidRPr="004517E7" w:rsidRDefault="00673C9A" w:rsidP="00673C9A">
            <w:pPr>
              <w:pStyle w:val="TableText"/>
              <w:rPr>
                <w:rFonts w:cs="Arial"/>
                <w:szCs w:val="21"/>
              </w:rPr>
            </w:pPr>
            <w:r>
              <w:rPr>
                <w:rFonts w:cs="Arial"/>
                <w:szCs w:val="21"/>
              </w:rPr>
              <w:t>Organization Country</w:t>
            </w:r>
          </w:p>
        </w:tc>
        <w:tc>
          <w:tcPr>
            <w:tcW w:w="2267" w:type="dxa"/>
          </w:tcPr>
          <w:p w14:paraId="6564F821" w14:textId="77777777" w:rsidR="00673C9A" w:rsidRPr="004517E7" w:rsidRDefault="00673C9A" w:rsidP="00673C9A">
            <w:pPr>
              <w:pStyle w:val="TableText"/>
              <w:rPr>
                <w:rFonts w:cs="Arial"/>
                <w:szCs w:val="21"/>
              </w:rPr>
            </w:pPr>
            <w:r w:rsidRPr="004517E7">
              <w:rPr>
                <w:rFonts w:cs="Arial"/>
                <w:szCs w:val="21"/>
              </w:rPr>
              <w:t>The first level in the hierarchy.</w:t>
            </w:r>
            <w:r>
              <w:rPr>
                <w:rFonts w:cs="Arial"/>
                <w:szCs w:val="21"/>
              </w:rPr>
              <w:t xml:space="preserve"> Derived automatically from the District.</w:t>
            </w:r>
          </w:p>
        </w:tc>
        <w:tc>
          <w:tcPr>
            <w:tcW w:w="1152" w:type="dxa"/>
          </w:tcPr>
          <w:p w14:paraId="6D8FEB65" w14:textId="77777777" w:rsidR="00673C9A" w:rsidRPr="004517E7" w:rsidRDefault="00673C9A" w:rsidP="00673C9A">
            <w:pPr>
              <w:pStyle w:val="TableText"/>
              <w:rPr>
                <w:rFonts w:cs="Arial"/>
                <w:szCs w:val="21"/>
              </w:rPr>
            </w:pPr>
            <w:r w:rsidRPr="004517E7">
              <w:rPr>
                <w:rFonts w:cs="Arial"/>
                <w:szCs w:val="21"/>
              </w:rPr>
              <w:t>Dictionary</w:t>
            </w:r>
            <w:r>
              <w:rPr>
                <w:rFonts w:cs="Arial"/>
                <w:szCs w:val="21"/>
              </w:rPr>
              <w:t xml:space="preserve"> (Region)</w:t>
            </w:r>
            <w:r w:rsidRPr="004517E7">
              <w:rPr>
                <w:rFonts w:cs="Arial"/>
                <w:szCs w:val="21"/>
              </w:rPr>
              <w:t xml:space="preserve"> </w:t>
            </w:r>
          </w:p>
        </w:tc>
        <w:tc>
          <w:tcPr>
            <w:tcW w:w="1120" w:type="dxa"/>
          </w:tcPr>
          <w:p w14:paraId="454660A0" w14:textId="77777777" w:rsidR="00673C9A" w:rsidRPr="004517E7" w:rsidRDefault="00673C9A" w:rsidP="00673C9A">
            <w:pPr>
              <w:pStyle w:val="TableText"/>
              <w:rPr>
                <w:rFonts w:cs="Arial"/>
                <w:szCs w:val="21"/>
              </w:rPr>
            </w:pPr>
            <w:r w:rsidRPr="004517E7">
              <w:rPr>
                <w:rFonts w:cs="Arial"/>
                <w:szCs w:val="21"/>
              </w:rPr>
              <w:t>Non- Editable</w:t>
            </w:r>
          </w:p>
        </w:tc>
        <w:tc>
          <w:tcPr>
            <w:tcW w:w="844" w:type="dxa"/>
            <w:gridSpan w:val="2"/>
          </w:tcPr>
          <w:p w14:paraId="37F5B95C" w14:textId="77777777" w:rsidR="00673C9A" w:rsidRPr="004517E7" w:rsidRDefault="00673C9A" w:rsidP="00673C9A">
            <w:pPr>
              <w:pStyle w:val="TableText"/>
              <w:rPr>
                <w:rFonts w:cs="Arial"/>
                <w:szCs w:val="21"/>
              </w:rPr>
            </w:pPr>
            <w:r>
              <w:rPr>
                <w:rFonts w:cs="Arial"/>
                <w:szCs w:val="21"/>
              </w:rPr>
              <w:t>CS</w:t>
            </w:r>
          </w:p>
        </w:tc>
        <w:tc>
          <w:tcPr>
            <w:tcW w:w="1272" w:type="dxa"/>
          </w:tcPr>
          <w:p w14:paraId="68D4D317" w14:textId="77777777" w:rsidR="00673C9A" w:rsidRPr="004517E7" w:rsidRDefault="00673C9A" w:rsidP="00673C9A">
            <w:pPr>
              <w:pStyle w:val="TableText"/>
              <w:rPr>
                <w:rFonts w:cs="Arial"/>
                <w:szCs w:val="21"/>
              </w:rPr>
            </w:pPr>
            <w:r w:rsidRPr="004517E7">
              <w:rPr>
                <w:rFonts w:cs="Arial"/>
                <w:szCs w:val="21"/>
              </w:rPr>
              <w:t>Yes</w:t>
            </w:r>
          </w:p>
        </w:tc>
      </w:tr>
      <w:tr w:rsidR="00673C9A" w:rsidRPr="004517E7" w14:paraId="646BE1DB" w14:textId="77777777" w:rsidTr="00673C9A">
        <w:trPr>
          <w:cantSplit/>
        </w:trPr>
        <w:tc>
          <w:tcPr>
            <w:tcW w:w="1763" w:type="dxa"/>
          </w:tcPr>
          <w:p w14:paraId="389E4606" w14:textId="77777777" w:rsidR="00673C9A" w:rsidRPr="004517E7" w:rsidRDefault="00673C9A" w:rsidP="00673C9A">
            <w:pPr>
              <w:pStyle w:val="TableText"/>
              <w:rPr>
                <w:rFonts w:cs="Arial"/>
                <w:szCs w:val="21"/>
              </w:rPr>
            </w:pPr>
            <w:r w:rsidRPr="004517E7">
              <w:rPr>
                <w:rFonts w:cs="Arial"/>
                <w:szCs w:val="21"/>
              </w:rPr>
              <w:t>District</w:t>
            </w:r>
          </w:p>
        </w:tc>
        <w:tc>
          <w:tcPr>
            <w:tcW w:w="1371" w:type="dxa"/>
            <w:gridSpan w:val="2"/>
          </w:tcPr>
          <w:p w14:paraId="2AF12EEB" w14:textId="77777777" w:rsidR="00673C9A" w:rsidRPr="004517E7" w:rsidRDefault="00673C9A" w:rsidP="00673C9A">
            <w:pPr>
              <w:pStyle w:val="TableText"/>
              <w:rPr>
                <w:rFonts w:cs="Arial"/>
                <w:szCs w:val="21"/>
              </w:rPr>
            </w:pPr>
            <w:r>
              <w:rPr>
                <w:rFonts w:cs="Arial"/>
                <w:szCs w:val="21"/>
              </w:rPr>
              <w:t>Organization Zone</w:t>
            </w:r>
          </w:p>
        </w:tc>
        <w:tc>
          <w:tcPr>
            <w:tcW w:w="2267" w:type="dxa"/>
          </w:tcPr>
          <w:p w14:paraId="01A1C5F1" w14:textId="77777777" w:rsidR="00673C9A" w:rsidRPr="004517E7" w:rsidRDefault="00673C9A" w:rsidP="00673C9A">
            <w:pPr>
              <w:pStyle w:val="TableText"/>
              <w:rPr>
                <w:rFonts w:cs="Arial"/>
                <w:szCs w:val="21"/>
              </w:rPr>
            </w:pPr>
            <w:r w:rsidRPr="004517E7">
              <w:rPr>
                <w:rFonts w:cs="Arial"/>
                <w:szCs w:val="21"/>
              </w:rPr>
              <w:t>Th</w:t>
            </w:r>
            <w:r>
              <w:rPr>
                <w:rFonts w:cs="Arial"/>
                <w:szCs w:val="21"/>
              </w:rPr>
              <w:t>e second level in the hierarchy.</w:t>
            </w:r>
          </w:p>
        </w:tc>
        <w:tc>
          <w:tcPr>
            <w:tcW w:w="1152" w:type="dxa"/>
          </w:tcPr>
          <w:p w14:paraId="3633567D" w14:textId="77777777" w:rsidR="00673C9A" w:rsidRPr="004517E7" w:rsidRDefault="00673C9A" w:rsidP="00673C9A">
            <w:pPr>
              <w:pStyle w:val="TableText"/>
              <w:rPr>
                <w:rFonts w:cs="Arial"/>
                <w:szCs w:val="21"/>
              </w:rPr>
            </w:pPr>
            <w:r w:rsidRPr="004517E7">
              <w:rPr>
                <w:rFonts w:cs="Arial"/>
                <w:szCs w:val="21"/>
              </w:rPr>
              <w:t xml:space="preserve">Dictionary </w:t>
            </w:r>
            <w:r>
              <w:rPr>
                <w:rFonts w:cs="Arial"/>
                <w:szCs w:val="21"/>
              </w:rPr>
              <w:t>(District</w:t>
            </w:r>
            <w:r w:rsidRPr="004517E7">
              <w:rPr>
                <w:rFonts w:cs="Arial"/>
                <w:szCs w:val="21"/>
              </w:rPr>
              <w:t>)</w:t>
            </w:r>
          </w:p>
        </w:tc>
        <w:tc>
          <w:tcPr>
            <w:tcW w:w="1120" w:type="dxa"/>
          </w:tcPr>
          <w:p w14:paraId="6A89CC21" w14:textId="77777777" w:rsidR="00673C9A" w:rsidRPr="004517E7" w:rsidRDefault="00673C9A" w:rsidP="00673C9A">
            <w:pPr>
              <w:pStyle w:val="TableText"/>
              <w:rPr>
                <w:rFonts w:cs="Arial"/>
                <w:szCs w:val="21"/>
              </w:rPr>
            </w:pPr>
            <w:r w:rsidRPr="004517E7">
              <w:rPr>
                <w:rFonts w:cs="Arial"/>
                <w:szCs w:val="21"/>
              </w:rPr>
              <w:t>Non- Editable</w:t>
            </w:r>
          </w:p>
        </w:tc>
        <w:tc>
          <w:tcPr>
            <w:tcW w:w="844" w:type="dxa"/>
            <w:gridSpan w:val="2"/>
          </w:tcPr>
          <w:p w14:paraId="436907AC" w14:textId="77777777" w:rsidR="00673C9A" w:rsidRPr="004517E7" w:rsidRDefault="00673C9A" w:rsidP="00673C9A">
            <w:pPr>
              <w:pStyle w:val="TableText"/>
              <w:rPr>
                <w:rFonts w:cs="Arial"/>
                <w:szCs w:val="21"/>
              </w:rPr>
            </w:pPr>
            <w:r>
              <w:rPr>
                <w:rFonts w:cs="Arial"/>
                <w:szCs w:val="21"/>
              </w:rPr>
              <w:t>GEHC</w:t>
            </w:r>
          </w:p>
        </w:tc>
        <w:tc>
          <w:tcPr>
            <w:tcW w:w="1272" w:type="dxa"/>
          </w:tcPr>
          <w:p w14:paraId="2F582ABA" w14:textId="77777777" w:rsidR="00673C9A" w:rsidRPr="004517E7" w:rsidRDefault="00673C9A" w:rsidP="00673C9A">
            <w:pPr>
              <w:pStyle w:val="TableText"/>
              <w:rPr>
                <w:rFonts w:cs="Arial"/>
                <w:szCs w:val="21"/>
              </w:rPr>
            </w:pPr>
            <w:r w:rsidRPr="004517E7">
              <w:rPr>
                <w:rFonts w:cs="Arial"/>
                <w:szCs w:val="21"/>
              </w:rPr>
              <w:t>Yes</w:t>
            </w:r>
          </w:p>
        </w:tc>
      </w:tr>
      <w:tr w:rsidR="00673C9A" w:rsidRPr="004517E7" w14:paraId="5CD76066" w14:textId="77777777" w:rsidTr="00673C9A">
        <w:trPr>
          <w:cantSplit/>
        </w:trPr>
        <w:tc>
          <w:tcPr>
            <w:tcW w:w="1763" w:type="dxa"/>
          </w:tcPr>
          <w:p w14:paraId="19C488EB" w14:textId="77777777" w:rsidR="00673C9A" w:rsidRPr="004517E7" w:rsidRDefault="00673C9A" w:rsidP="00673C9A">
            <w:pPr>
              <w:pStyle w:val="TableText"/>
              <w:rPr>
                <w:rFonts w:cs="Arial"/>
                <w:szCs w:val="21"/>
              </w:rPr>
            </w:pPr>
            <w:r w:rsidRPr="004517E7">
              <w:rPr>
                <w:rFonts w:cs="Arial"/>
                <w:szCs w:val="21"/>
              </w:rPr>
              <w:t>Site</w:t>
            </w:r>
            <w:r>
              <w:rPr>
                <w:rFonts w:cs="Arial"/>
                <w:szCs w:val="21"/>
              </w:rPr>
              <w:t>ID</w:t>
            </w:r>
          </w:p>
        </w:tc>
        <w:tc>
          <w:tcPr>
            <w:tcW w:w="1371" w:type="dxa"/>
            <w:gridSpan w:val="2"/>
          </w:tcPr>
          <w:p w14:paraId="23C56A9A" w14:textId="77777777" w:rsidR="00673C9A" w:rsidRPr="004517E7" w:rsidRDefault="00673C9A" w:rsidP="00673C9A">
            <w:pPr>
              <w:pStyle w:val="TableText"/>
              <w:rPr>
                <w:rFonts w:cs="Arial"/>
                <w:szCs w:val="21"/>
              </w:rPr>
            </w:pPr>
            <w:r w:rsidRPr="004517E7">
              <w:rPr>
                <w:rFonts w:cs="Arial"/>
                <w:szCs w:val="21"/>
              </w:rPr>
              <w:t>Site</w:t>
            </w:r>
          </w:p>
        </w:tc>
        <w:tc>
          <w:tcPr>
            <w:tcW w:w="2267" w:type="dxa"/>
          </w:tcPr>
          <w:p w14:paraId="67975781" w14:textId="77777777" w:rsidR="00673C9A" w:rsidRPr="004517E7" w:rsidRDefault="00673C9A" w:rsidP="00673C9A">
            <w:pPr>
              <w:pStyle w:val="TableText"/>
              <w:rPr>
                <w:rFonts w:cs="Arial"/>
                <w:szCs w:val="21"/>
              </w:rPr>
            </w:pPr>
            <w:r>
              <w:rPr>
                <w:rFonts w:cs="Arial"/>
                <w:szCs w:val="21"/>
              </w:rPr>
              <w:t>The DisplayID of the related Site. This is derived from the task’s associated Site.</w:t>
            </w:r>
          </w:p>
        </w:tc>
        <w:tc>
          <w:tcPr>
            <w:tcW w:w="1152" w:type="dxa"/>
          </w:tcPr>
          <w:p w14:paraId="3404ED98" w14:textId="77777777" w:rsidR="00673C9A" w:rsidRPr="004517E7" w:rsidRDefault="00673C9A" w:rsidP="00673C9A">
            <w:pPr>
              <w:pStyle w:val="TableText"/>
              <w:rPr>
                <w:rFonts w:cs="Arial"/>
                <w:szCs w:val="21"/>
              </w:rPr>
            </w:pPr>
            <w:r>
              <w:rPr>
                <w:rFonts w:cs="Arial"/>
                <w:szCs w:val="21"/>
              </w:rPr>
              <w:t>Reference to Site</w:t>
            </w:r>
          </w:p>
        </w:tc>
        <w:tc>
          <w:tcPr>
            <w:tcW w:w="1120" w:type="dxa"/>
          </w:tcPr>
          <w:p w14:paraId="3C1BB21E" w14:textId="77777777" w:rsidR="00673C9A" w:rsidRPr="004517E7" w:rsidRDefault="00673C9A" w:rsidP="00673C9A">
            <w:pPr>
              <w:pStyle w:val="TableText"/>
              <w:rPr>
                <w:rFonts w:cs="Arial"/>
                <w:szCs w:val="21"/>
              </w:rPr>
            </w:pPr>
            <w:r w:rsidRPr="004517E7">
              <w:rPr>
                <w:rFonts w:cs="Arial"/>
                <w:szCs w:val="21"/>
              </w:rPr>
              <w:t>Non- Editable</w:t>
            </w:r>
          </w:p>
        </w:tc>
        <w:tc>
          <w:tcPr>
            <w:tcW w:w="844" w:type="dxa"/>
            <w:gridSpan w:val="2"/>
          </w:tcPr>
          <w:p w14:paraId="0D8CF0D5" w14:textId="77777777" w:rsidR="00673C9A" w:rsidRPr="004517E7" w:rsidRDefault="00673C9A" w:rsidP="00673C9A">
            <w:pPr>
              <w:pStyle w:val="TableText"/>
              <w:rPr>
                <w:rFonts w:cs="Arial"/>
                <w:szCs w:val="21"/>
              </w:rPr>
            </w:pPr>
            <w:r>
              <w:rPr>
                <w:rFonts w:cs="Arial"/>
                <w:szCs w:val="21"/>
              </w:rPr>
              <w:t>CS</w:t>
            </w:r>
          </w:p>
        </w:tc>
        <w:tc>
          <w:tcPr>
            <w:tcW w:w="1272" w:type="dxa"/>
          </w:tcPr>
          <w:p w14:paraId="72FFDD3D" w14:textId="77777777" w:rsidR="00673C9A" w:rsidRPr="004517E7" w:rsidRDefault="00673C9A" w:rsidP="00673C9A">
            <w:pPr>
              <w:pStyle w:val="TableText"/>
              <w:rPr>
                <w:rFonts w:cs="Arial"/>
                <w:szCs w:val="21"/>
              </w:rPr>
            </w:pPr>
            <w:r>
              <w:rPr>
                <w:rFonts w:cs="Arial"/>
                <w:szCs w:val="21"/>
              </w:rPr>
              <w:t>Yes</w:t>
            </w:r>
          </w:p>
        </w:tc>
      </w:tr>
      <w:tr w:rsidR="00673C9A" w:rsidRPr="004517E7" w14:paraId="675AB8E3" w14:textId="77777777" w:rsidTr="00673C9A">
        <w:trPr>
          <w:cantSplit/>
        </w:trPr>
        <w:tc>
          <w:tcPr>
            <w:tcW w:w="1763" w:type="dxa"/>
          </w:tcPr>
          <w:p w14:paraId="4D9A10D4" w14:textId="33394EEB" w:rsidR="00673C9A" w:rsidRPr="004517E7" w:rsidRDefault="00673C9A" w:rsidP="00673C9A">
            <w:pPr>
              <w:pStyle w:val="TableText"/>
              <w:rPr>
                <w:rFonts w:cs="Arial"/>
                <w:szCs w:val="21"/>
              </w:rPr>
            </w:pPr>
            <w:r>
              <w:rPr>
                <w:rFonts w:cs="Arial"/>
                <w:szCs w:val="21"/>
              </w:rPr>
              <w:t>IsMobileS</w:t>
            </w:r>
            <w:r w:rsidR="0080129C">
              <w:rPr>
                <w:rFonts w:cs="Arial"/>
                <w:szCs w:val="21"/>
              </w:rPr>
              <w:t>ite</w:t>
            </w:r>
          </w:p>
        </w:tc>
        <w:tc>
          <w:tcPr>
            <w:tcW w:w="1371" w:type="dxa"/>
            <w:gridSpan w:val="2"/>
          </w:tcPr>
          <w:p w14:paraId="2A8484CF" w14:textId="77777777" w:rsidR="00673C9A" w:rsidRPr="004517E7" w:rsidRDefault="00673C9A" w:rsidP="00673C9A">
            <w:pPr>
              <w:pStyle w:val="TableText"/>
              <w:rPr>
                <w:rFonts w:cs="Arial"/>
                <w:szCs w:val="21"/>
              </w:rPr>
            </w:pPr>
            <w:r>
              <w:rPr>
                <w:rFonts w:cs="Arial"/>
                <w:szCs w:val="21"/>
              </w:rPr>
              <w:t>Is Mobile System?</w:t>
            </w:r>
          </w:p>
        </w:tc>
        <w:tc>
          <w:tcPr>
            <w:tcW w:w="2267" w:type="dxa"/>
          </w:tcPr>
          <w:p w14:paraId="38E7D357" w14:textId="77777777" w:rsidR="00673C9A" w:rsidRDefault="00673C9A" w:rsidP="00673C9A">
            <w:pPr>
              <w:pStyle w:val="TableText"/>
              <w:rPr>
                <w:rFonts w:cs="Arial"/>
                <w:szCs w:val="21"/>
              </w:rPr>
            </w:pPr>
            <w:r>
              <w:rPr>
                <w:rFonts w:cs="Arial"/>
                <w:szCs w:val="21"/>
              </w:rPr>
              <w:t>Indicates whether the system is part of a mobile site.</w:t>
            </w:r>
          </w:p>
        </w:tc>
        <w:tc>
          <w:tcPr>
            <w:tcW w:w="1152" w:type="dxa"/>
          </w:tcPr>
          <w:p w14:paraId="30A377CA" w14:textId="77777777" w:rsidR="00673C9A" w:rsidRDefault="00673C9A" w:rsidP="00673C9A">
            <w:pPr>
              <w:pStyle w:val="TableText"/>
              <w:rPr>
                <w:rFonts w:cs="Arial"/>
                <w:szCs w:val="21"/>
              </w:rPr>
            </w:pPr>
            <w:r>
              <w:rPr>
                <w:rFonts w:cs="Arial"/>
                <w:szCs w:val="21"/>
              </w:rPr>
              <w:t>Yes/No (Boolean)</w:t>
            </w:r>
          </w:p>
        </w:tc>
        <w:tc>
          <w:tcPr>
            <w:tcW w:w="1120" w:type="dxa"/>
          </w:tcPr>
          <w:p w14:paraId="0A37494B" w14:textId="77777777" w:rsidR="00673C9A" w:rsidRPr="004517E7" w:rsidRDefault="00673C9A" w:rsidP="00673C9A">
            <w:pPr>
              <w:pStyle w:val="TableText"/>
              <w:rPr>
                <w:rFonts w:cs="Arial"/>
                <w:szCs w:val="21"/>
              </w:rPr>
            </w:pPr>
            <w:r>
              <w:rPr>
                <w:rFonts w:cs="Arial"/>
                <w:szCs w:val="21"/>
              </w:rPr>
              <w:t>Non-Editable</w:t>
            </w:r>
          </w:p>
        </w:tc>
        <w:tc>
          <w:tcPr>
            <w:tcW w:w="844" w:type="dxa"/>
            <w:gridSpan w:val="2"/>
          </w:tcPr>
          <w:p w14:paraId="06036B9C" w14:textId="77777777" w:rsidR="00673C9A" w:rsidRDefault="00673C9A" w:rsidP="00673C9A">
            <w:pPr>
              <w:pStyle w:val="TableText"/>
              <w:rPr>
                <w:rFonts w:cs="Arial"/>
                <w:szCs w:val="21"/>
              </w:rPr>
            </w:pPr>
            <w:r>
              <w:rPr>
                <w:rFonts w:cs="Arial"/>
                <w:szCs w:val="21"/>
              </w:rPr>
              <w:t>GEHC</w:t>
            </w:r>
          </w:p>
        </w:tc>
        <w:tc>
          <w:tcPr>
            <w:tcW w:w="1272" w:type="dxa"/>
          </w:tcPr>
          <w:p w14:paraId="4C43FD56" w14:textId="77777777" w:rsidR="00673C9A" w:rsidRDefault="00673C9A" w:rsidP="00673C9A">
            <w:pPr>
              <w:pStyle w:val="TableText"/>
              <w:rPr>
                <w:rFonts w:cs="Arial"/>
                <w:szCs w:val="21"/>
              </w:rPr>
            </w:pPr>
            <w:r>
              <w:rPr>
                <w:rFonts w:cs="Arial"/>
                <w:szCs w:val="21"/>
              </w:rPr>
              <w:t>Yes</w:t>
            </w:r>
          </w:p>
        </w:tc>
      </w:tr>
      <w:tr w:rsidR="00673C9A" w:rsidRPr="004517E7" w14:paraId="00266043" w14:textId="77777777" w:rsidTr="00673C9A">
        <w:trPr>
          <w:cantSplit/>
        </w:trPr>
        <w:tc>
          <w:tcPr>
            <w:tcW w:w="1763" w:type="dxa"/>
          </w:tcPr>
          <w:p w14:paraId="1E73C4D8" w14:textId="77777777" w:rsidR="00673C9A" w:rsidRPr="004517E7" w:rsidRDefault="00673C9A" w:rsidP="00673C9A">
            <w:pPr>
              <w:pStyle w:val="TableText"/>
              <w:rPr>
                <w:rFonts w:cs="Arial"/>
                <w:szCs w:val="21"/>
              </w:rPr>
            </w:pPr>
            <w:r w:rsidRPr="004517E7">
              <w:rPr>
                <w:rFonts w:cs="Arial"/>
                <w:szCs w:val="21"/>
              </w:rPr>
              <w:t>Street</w:t>
            </w:r>
            <w:r w:rsidRPr="00EF5799">
              <w:rPr>
                <w:rFonts w:cs="Arial"/>
                <w:szCs w:val="21"/>
                <w:vertAlign w:val="superscript"/>
              </w:rPr>
              <w:fldChar w:fldCharType="begin"/>
            </w:r>
            <w:r w:rsidRPr="00EF5799">
              <w:rPr>
                <w:rFonts w:cs="Arial"/>
                <w:szCs w:val="21"/>
                <w:vertAlign w:val="superscript"/>
              </w:rPr>
              <w:instrText xml:space="preserve"> NOTEREF _Ref361840669 \h </w:instrText>
            </w:r>
            <w:r>
              <w:rPr>
                <w:rFonts w:cs="Arial"/>
                <w:szCs w:val="21"/>
                <w:vertAlign w:val="superscript"/>
              </w:rPr>
              <w:instrText xml:space="preserve"> \* MERGEFORMAT </w:instrText>
            </w:r>
            <w:r w:rsidRPr="00EF5799">
              <w:rPr>
                <w:rFonts w:cs="Arial"/>
                <w:szCs w:val="21"/>
                <w:vertAlign w:val="superscript"/>
              </w:rPr>
            </w:r>
            <w:r w:rsidRPr="00EF5799">
              <w:rPr>
                <w:rFonts w:cs="Arial"/>
                <w:szCs w:val="21"/>
                <w:vertAlign w:val="superscript"/>
              </w:rPr>
              <w:fldChar w:fldCharType="separate"/>
            </w:r>
            <w:r>
              <w:rPr>
                <w:rFonts w:cs="Arial"/>
                <w:szCs w:val="21"/>
                <w:vertAlign w:val="superscript"/>
              </w:rPr>
              <w:t>1</w:t>
            </w:r>
            <w:r w:rsidRPr="00EF5799">
              <w:rPr>
                <w:rFonts w:cs="Arial"/>
                <w:szCs w:val="21"/>
                <w:vertAlign w:val="superscript"/>
              </w:rPr>
              <w:fldChar w:fldCharType="end"/>
            </w:r>
          </w:p>
        </w:tc>
        <w:tc>
          <w:tcPr>
            <w:tcW w:w="1371" w:type="dxa"/>
            <w:gridSpan w:val="2"/>
          </w:tcPr>
          <w:p w14:paraId="5A5346EB" w14:textId="77777777" w:rsidR="00673C9A" w:rsidRPr="004517E7" w:rsidRDefault="00673C9A" w:rsidP="00673C9A">
            <w:pPr>
              <w:pStyle w:val="TableText"/>
              <w:rPr>
                <w:rFonts w:cs="Arial"/>
                <w:szCs w:val="21"/>
              </w:rPr>
            </w:pPr>
            <w:r w:rsidRPr="004517E7">
              <w:rPr>
                <w:rFonts w:cs="Arial"/>
                <w:szCs w:val="21"/>
              </w:rPr>
              <w:t>Street</w:t>
            </w:r>
          </w:p>
        </w:tc>
        <w:tc>
          <w:tcPr>
            <w:tcW w:w="2267" w:type="dxa"/>
            <w:vMerge w:val="restart"/>
          </w:tcPr>
          <w:p w14:paraId="47D484E8" w14:textId="77777777" w:rsidR="00673C9A" w:rsidRDefault="00673C9A" w:rsidP="00673C9A">
            <w:pPr>
              <w:pStyle w:val="TableText"/>
              <w:rPr>
                <w:rFonts w:cs="Arial"/>
                <w:szCs w:val="21"/>
              </w:rPr>
            </w:pPr>
            <w:r>
              <w:rPr>
                <w:rFonts w:cs="Arial"/>
                <w:szCs w:val="21"/>
              </w:rPr>
              <w:t xml:space="preserve">The work site address. </w:t>
            </w:r>
          </w:p>
          <w:p w14:paraId="3EFB8276" w14:textId="77777777" w:rsidR="00673C9A" w:rsidRPr="004517E7" w:rsidRDefault="00673C9A" w:rsidP="00673C9A">
            <w:pPr>
              <w:pStyle w:val="TableText"/>
              <w:rPr>
                <w:rFonts w:cs="Arial"/>
                <w:szCs w:val="21"/>
              </w:rPr>
            </w:pPr>
            <w:r>
              <w:rPr>
                <w:rFonts w:cs="Arial"/>
                <w:szCs w:val="21"/>
              </w:rPr>
              <w:t>When not specified this is derived from the task’s System’s Site address.</w:t>
            </w:r>
          </w:p>
        </w:tc>
        <w:tc>
          <w:tcPr>
            <w:tcW w:w="1152" w:type="dxa"/>
          </w:tcPr>
          <w:p w14:paraId="51C8BBF6" w14:textId="77777777" w:rsidR="00673C9A" w:rsidRPr="004517E7" w:rsidRDefault="00673C9A" w:rsidP="00673C9A">
            <w:pPr>
              <w:pStyle w:val="TableText"/>
              <w:rPr>
                <w:rFonts w:cs="Arial"/>
                <w:szCs w:val="21"/>
              </w:rPr>
            </w:pPr>
            <w:r w:rsidRPr="004517E7">
              <w:rPr>
                <w:rFonts w:cs="Arial"/>
                <w:szCs w:val="21"/>
              </w:rPr>
              <w:t>String (64)</w:t>
            </w:r>
          </w:p>
        </w:tc>
        <w:tc>
          <w:tcPr>
            <w:tcW w:w="1120" w:type="dxa"/>
          </w:tcPr>
          <w:p w14:paraId="1CDFB711" w14:textId="77777777" w:rsidR="00673C9A" w:rsidRPr="004517E7" w:rsidRDefault="00673C9A" w:rsidP="00673C9A">
            <w:pPr>
              <w:pStyle w:val="TableText"/>
              <w:rPr>
                <w:rFonts w:cs="Arial"/>
                <w:szCs w:val="21"/>
              </w:rPr>
            </w:pPr>
            <w:r w:rsidRPr="004517E7">
              <w:rPr>
                <w:rFonts w:cs="Arial"/>
                <w:szCs w:val="21"/>
              </w:rPr>
              <w:t>Non- Editable</w:t>
            </w:r>
          </w:p>
        </w:tc>
        <w:tc>
          <w:tcPr>
            <w:tcW w:w="844" w:type="dxa"/>
            <w:gridSpan w:val="2"/>
          </w:tcPr>
          <w:p w14:paraId="4D7ED3D4" w14:textId="77777777" w:rsidR="00673C9A" w:rsidRPr="004517E7" w:rsidRDefault="00673C9A" w:rsidP="00673C9A">
            <w:pPr>
              <w:pStyle w:val="TableText"/>
              <w:rPr>
                <w:rFonts w:cs="Arial"/>
                <w:szCs w:val="21"/>
              </w:rPr>
            </w:pPr>
            <w:r>
              <w:rPr>
                <w:rFonts w:cs="Arial"/>
                <w:szCs w:val="21"/>
              </w:rPr>
              <w:t>GEHC/</w:t>
            </w:r>
            <w:r>
              <w:rPr>
                <w:rFonts w:cs="Arial"/>
                <w:szCs w:val="21"/>
              </w:rPr>
              <w:br/>
              <w:t>CS</w:t>
            </w:r>
          </w:p>
        </w:tc>
        <w:tc>
          <w:tcPr>
            <w:tcW w:w="1272" w:type="dxa"/>
            <w:vMerge w:val="restart"/>
          </w:tcPr>
          <w:p w14:paraId="15913EE4" w14:textId="77777777" w:rsidR="00673C9A" w:rsidRPr="004517E7" w:rsidRDefault="00673C9A" w:rsidP="00673C9A">
            <w:pPr>
              <w:pStyle w:val="TableText"/>
              <w:rPr>
                <w:rFonts w:cs="Arial"/>
                <w:szCs w:val="21"/>
              </w:rPr>
            </w:pPr>
            <w:r>
              <w:rPr>
                <w:rFonts w:cs="Arial"/>
                <w:szCs w:val="21"/>
              </w:rPr>
              <w:t>No</w:t>
            </w:r>
          </w:p>
        </w:tc>
      </w:tr>
      <w:tr w:rsidR="00673C9A" w:rsidRPr="004517E7" w14:paraId="6855AEA2" w14:textId="77777777" w:rsidTr="00673C9A">
        <w:trPr>
          <w:cantSplit/>
        </w:trPr>
        <w:tc>
          <w:tcPr>
            <w:tcW w:w="1763" w:type="dxa"/>
          </w:tcPr>
          <w:p w14:paraId="5B479CFD" w14:textId="77777777" w:rsidR="00673C9A" w:rsidRPr="004517E7" w:rsidRDefault="00673C9A" w:rsidP="00673C9A">
            <w:pPr>
              <w:pStyle w:val="TableText"/>
              <w:rPr>
                <w:rFonts w:cs="Arial"/>
                <w:szCs w:val="21"/>
              </w:rPr>
            </w:pPr>
            <w:r w:rsidRPr="004517E7">
              <w:rPr>
                <w:rFonts w:cs="Arial"/>
                <w:szCs w:val="21"/>
              </w:rPr>
              <w:t>City</w:t>
            </w:r>
          </w:p>
        </w:tc>
        <w:tc>
          <w:tcPr>
            <w:tcW w:w="1371" w:type="dxa"/>
            <w:gridSpan w:val="2"/>
          </w:tcPr>
          <w:p w14:paraId="655E8E05" w14:textId="77777777" w:rsidR="00673C9A" w:rsidRPr="004517E7" w:rsidRDefault="00673C9A" w:rsidP="00673C9A">
            <w:pPr>
              <w:pStyle w:val="TableText"/>
              <w:rPr>
                <w:rFonts w:cs="Arial"/>
                <w:szCs w:val="21"/>
              </w:rPr>
            </w:pPr>
            <w:r w:rsidRPr="004517E7">
              <w:rPr>
                <w:rFonts w:cs="Arial"/>
                <w:szCs w:val="21"/>
              </w:rPr>
              <w:t>City</w:t>
            </w:r>
          </w:p>
        </w:tc>
        <w:tc>
          <w:tcPr>
            <w:tcW w:w="2267" w:type="dxa"/>
            <w:vMerge/>
          </w:tcPr>
          <w:p w14:paraId="777B448F" w14:textId="77777777" w:rsidR="00673C9A" w:rsidRPr="004517E7" w:rsidRDefault="00673C9A" w:rsidP="00673C9A">
            <w:pPr>
              <w:pStyle w:val="TableText"/>
              <w:rPr>
                <w:rFonts w:cs="Arial"/>
                <w:szCs w:val="21"/>
              </w:rPr>
            </w:pPr>
          </w:p>
        </w:tc>
        <w:tc>
          <w:tcPr>
            <w:tcW w:w="1152" w:type="dxa"/>
          </w:tcPr>
          <w:p w14:paraId="4F020D9F" w14:textId="77777777" w:rsidR="00673C9A" w:rsidRPr="004517E7" w:rsidRDefault="00673C9A" w:rsidP="00673C9A">
            <w:pPr>
              <w:pStyle w:val="TableText"/>
              <w:rPr>
                <w:rFonts w:cs="Arial"/>
                <w:szCs w:val="21"/>
              </w:rPr>
            </w:pPr>
            <w:r w:rsidRPr="004517E7">
              <w:rPr>
                <w:rFonts w:cs="Arial"/>
                <w:szCs w:val="21"/>
              </w:rPr>
              <w:t>String (64)</w:t>
            </w:r>
          </w:p>
        </w:tc>
        <w:tc>
          <w:tcPr>
            <w:tcW w:w="1120" w:type="dxa"/>
          </w:tcPr>
          <w:p w14:paraId="1CD1675A" w14:textId="77777777" w:rsidR="00673C9A" w:rsidRPr="004517E7" w:rsidRDefault="00673C9A" w:rsidP="00673C9A">
            <w:pPr>
              <w:pStyle w:val="TableText"/>
              <w:rPr>
                <w:rFonts w:cs="Arial"/>
                <w:szCs w:val="21"/>
              </w:rPr>
            </w:pPr>
            <w:r w:rsidRPr="004517E7">
              <w:rPr>
                <w:rFonts w:cs="Arial"/>
                <w:szCs w:val="21"/>
              </w:rPr>
              <w:t>Non-Editable</w:t>
            </w:r>
          </w:p>
        </w:tc>
        <w:tc>
          <w:tcPr>
            <w:tcW w:w="844" w:type="dxa"/>
            <w:gridSpan w:val="2"/>
          </w:tcPr>
          <w:p w14:paraId="2876B253" w14:textId="77777777" w:rsidR="00673C9A" w:rsidRPr="004517E7" w:rsidRDefault="00673C9A" w:rsidP="00673C9A">
            <w:pPr>
              <w:pStyle w:val="TableText"/>
              <w:rPr>
                <w:rFonts w:cs="Arial"/>
                <w:szCs w:val="21"/>
              </w:rPr>
            </w:pPr>
            <w:r>
              <w:rPr>
                <w:rFonts w:cs="Arial"/>
                <w:szCs w:val="21"/>
              </w:rPr>
              <w:t>GEHC/</w:t>
            </w:r>
            <w:r>
              <w:rPr>
                <w:rFonts w:cs="Arial"/>
                <w:szCs w:val="21"/>
              </w:rPr>
              <w:br/>
              <w:t>CS</w:t>
            </w:r>
          </w:p>
        </w:tc>
        <w:tc>
          <w:tcPr>
            <w:tcW w:w="1272" w:type="dxa"/>
            <w:vMerge/>
          </w:tcPr>
          <w:p w14:paraId="6CA3F0B1" w14:textId="77777777" w:rsidR="00673C9A" w:rsidRPr="004517E7" w:rsidRDefault="00673C9A" w:rsidP="00673C9A">
            <w:pPr>
              <w:pStyle w:val="TableText"/>
              <w:rPr>
                <w:rFonts w:cs="Arial"/>
                <w:szCs w:val="21"/>
              </w:rPr>
            </w:pPr>
          </w:p>
        </w:tc>
      </w:tr>
      <w:tr w:rsidR="00673C9A" w:rsidRPr="004517E7" w14:paraId="7B9B55DA" w14:textId="77777777" w:rsidTr="00673C9A">
        <w:trPr>
          <w:cantSplit/>
        </w:trPr>
        <w:tc>
          <w:tcPr>
            <w:tcW w:w="1763" w:type="dxa"/>
          </w:tcPr>
          <w:p w14:paraId="3A19721D" w14:textId="77777777" w:rsidR="00673C9A" w:rsidRPr="004517E7" w:rsidRDefault="00673C9A" w:rsidP="00673C9A">
            <w:pPr>
              <w:pStyle w:val="TableText"/>
              <w:rPr>
                <w:rFonts w:cs="Arial"/>
                <w:szCs w:val="21"/>
              </w:rPr>
            </w:pPr>
            <w:r>
              <w:rPr>
                <w:rFonts w:cs="Arial"/>
                <w:szCs w:val="21"/>
              </w:rPr>
              <w:t>State</w:t>
            </w:r>
          </w:p>
        </w:tc>
        <w:tc>
          <w:tcPr>
            <w:tcW w:w="1371" w:type="dxa"/>
            <w:gridSpan w:val="2"/>
          </w:tcPr>
          <w:p w14:paraId="7D3BA6A3" w14:textId="77777777" w:rsidR="00673C9A" w:rsidRDefault="00673C9A" w:rsidP="00673C9A">
            <w:pPr>
              <w:pStyle w:val="TableText"/>
              <w:rPr>
                <w:rFonts w:cs="Arial"/>
                <w:szCs w:val="21"/>
              </w:rPr>
            </w:pPr>
            <w:r>
              <w:rPr>
                <w:rFonts w:cs="Arial"/>
                <w:szCs w:val="21"/>
              </w:rPr>
              <w:t>County</w:t>
            </w:r>
          </w:p>
        </w:tc>
        <w:tc>
          <w:tcPr>
            <w:tcW w:w="2267" w:type="dxa"/>
            <w:vMerge/>
          </w:tcPr>
          <w:p w14:paraId="7474AED4" w14:textId="77777777" w:rsidR="00673C9A" w:rsidRPr="004517E7" w:rsidRDefault="00673C9A" w:rsidP="00673C9A">
            <w:pPr>
              <w:pStyle w:val="TableText"/>
              <w:rPr>
                <w:rFonts w:cs="Arial"/>
                <w:szCs w:val="21"/>
              </w:rPr>
            </w:pPr>
          </w:p>
        </w:tc>
        <w:tc>
          <w:tcPr>
            <w:tcW w:w="1152" w:type="dxa"/>
          </w:tcPr>
          <w:p w14:paraId="3B63DF58" w14:textId="77777777" w:rsidR="00673C9A" w:rsidRPr="004517E7" w:rsidRDefault="00673C9A" w:rsidP="00673C9A">
            <w:pPr>
              <w:pStyle w:val="TableText"/>
              <w:rPr>
                <w:rFonts w:cs="Arial"/>
                <w:szCs w:val="21"/>
              </w:rPr>
            </w:pPr>
            <w:r>
              <w:rPr>
                <w:rFonts w:cs="Arial"/>
                <w:szCs w:val="21"/>
              </w:rPr>
              <w:t>String (64)</w:t>
            </w:r>
          </w:p>
        </w:tc>
        <w:tc>
          <w:tcPr>
            <w:tcW w:w="1120" w:type="dxa"/>
          </w:tcPr>
          <w:p w14:paraId="017C1534" w14:textId="77777777" w:rsidR="00673C9A" w:rsidRPr="004517E7" w:rsidRDefault="00673C9A" w:rsidP="00673C9A">
            <w:pPr>
              <w:pStyle w:val="TableText"/>
              <w:rPr>
                <w:rFonts w:cs="Arial"/>
                <w:szCs w:val="21"/>
              </w:rPr>
            </w:pPr>
            <w:r>
              <w:rPr>
                <w:rFonts w:cs="Arial"/>
                <w:szCs w:val="21"/>
              </w:rPr>
              <w:t>Non-Editable</w:t>
            </w:r>
          </w:p>
        </w:tc>
        <w:tc>
          <w:tcPr>
            <w:tcW w:w="844" w:type="dxa"/>
            <w:gridSpan w:val="2"/>
          </w:tcPr>
          <w:p w14:paraId="10462464" w14:textId="77777777" w:rsidR="00673C9A" w:rsidRPr="004517E7" w:rsidRDefault="00673C9A" w:rsidP="00673C9A">
            <w:pPr>
              <w:pStyle w:val="TableText"/>
              <w:rPr>
                <w:rFonts w:cs="Arial"/>
                <w:szCs w:val="21"/>
              </w:rPr>
            </w:pPr>
            <w:r>
              <w:rPr>
                <w:rFonts w:cs="Arial"/>
                <w:szCs w:val="21"/>
              </w:rPr>
              <w:t>GEHC/</w:t>
            </w:r>
            <w:r>
              <w:rPr>
                <w:rFonts w:cs="Arial"/>
                <w:szCs w:val="21"/>
              </w:rPr>
              <w:br/>
              <w:t>CS</w:t>
            </w:r>
          </w:p>
        </w:tc>
        <w:tc>
          <w:tcPr>
            <w:tcW w:w="1272" w:type="dxa"/>
            <w:vMerge/>
          </w:tcPr>
          <w:p w14:paraId="6DEEC227" w14:textId="77777777" w:rsidR="00673C9A" w:rsidRPr="004517E7" w:rsidRDefault="00673C9A" w:rsidP="00673C9A">
            <w:pPr>
              <w:pStyle w:val="TableText"/>
              <w:rPr>
                <w:rFonts w:cs="Arial"/>
                <w:szCs w:val="21"/>
              </w:rPr>
            </w:pPr>
          </w:p>
        </w:tc>
      </w:tr>
      <w:tr w:rsidR="00673C9A" w:rsidRPr="004517E7" w14:paraId="11D257BC" w14:textId="77777777" w:rsidTr="00673C9A">
        <w:trPr>
          <w:cantSplit/>
        </w:trPr>
        <w:tc>
          <w:tcPr>
            <w:tcW w:w="1763" w:type="dxa"/>
          </w:tcPr>
          <w:p w14:paraId="11398236" w14:textId="77777777" w:rsidR="00673C9A" w:rsidRPr="004517E7" w:rsidRDefault="00673C9A" w:rsidP="00673C9A">
            <w:pPr>
              <w:pStyle w:val="TableText"/>
              <w:rPr>
                <w:rFonts w:cs="Arial"/>
                <w:szCs w:val="21"/>
              </w:rPr>
            </w:pPr>
            <w:r w:rsidRPr="004517E7">
              <w:rPr>
                <w:rFonts w:cs="Arial"/>
                <w:szCs w:val="21"/>
              </w:rPr>
              <w:t>Postcode</w:t>
            </w:r>
          </w:p>
        </w:tc>
        <w:tc>
          <w:tcPr>
            <w:tcW w:w="1371" w:type="dxa"/>
            <w:gridSpan w:val="2"/>
          </w:tcPr>
          <w:p w14:paraId="66450863" w14:textId="77777777" w:rsidR="00673C9A" w:rsidRPr="004517E7" w:rsidRDefault="00673C9A" w:rsidP="00673C9A">
            <w:pPr>
              <w:pStyle w:val="TableText"/>
              <w:rPr>
                <w:rFonts w:cs="Arial"/>
                <w:szCs w:val="21"/>
              </w:rPr>
            </w:pPr>
            <w:r>
              <w:rPr>
                <w:rFonts w:cs="Arial"/>
                <w:szCs w:val="21"/>
              </w:rPr>
              <w:t>Post</w:t>
            </w:r>
            <w:r w:rsidRPr="004517E7">
              <w:rPr>
                <w:rFonts w:cs="Arial"/>
                <w:szCs w:val="21"/>
              </w:rPr>
              <w:t>code</w:t>
            </w:r>
          </w:p>
        </w:tc>
        <w:tc>
          <w:tcPr>
            <w:tcW w:w="2267" w:type="dxa"/>
            <w:vMerge/>
          </w:tcPr>
          <w:p w14:paraId="015FB5B4" w14:textId="77777777" w:rsidR="00673C9A" w:rsidRPr="004517E7" w:rsidRDefault="00673C9A" w:rsidP="00673C9A">
            <w:pPr>
              <w:pStyle w:val="TableText"/>
              <w:rPr>
                <w:rFonts w:cs="Arial"/>
                <w:szCs w:val="21"/>
              </w:rPr>
            </w:pPr>
          </w:p>
        </w:tc>
        <w:tc>
          <w:tcPr>
            <w:tcW w:w="1152" w:type="dxa"/>
          </w:tcPr>
          <w:p w14:paraId="4FCA77E8" w14:textId="77777777" w:rsidR="00673C9A" w:rsidRPr="004517E7" w:rsidRDefault="00673C9A" w:rsidP="00673C9A">
            <w:pPr>
              <w:pStyle w:val="TableText"/>
              <w:rPr>
                <w:rFonts w:cs="Arial"/>
                <w:szCs w:val="21"/>
              </w:rPr>
            </w:pPr>
            <w:r w:rsidRPr="004517E7">
              <w:rPr>
                <w:rFonts w:cs="Arial"/>
                <w:szCs w:val="21"/>
              </w:rPr>
              <w:t>String (64)</w:t>
            </w:r>
          </w:p>
        </w:tc>
        <w:tc>
          <w:tcPr>
            <w:tcW w:w="1120" w:type="dxa"/>
          </w:tcPr>
          <w:p w14:paraId="2566DDFE" w14:textId="77777777" w:rsidR="00673C9A" w:rsidRPr="004517E7" w:rsidRDefault="00673C9A" w:rsidP="00673C9A">
            <w:pPr>
              <w:pStyle w:val="TableText"/>
              <w:rPr>
                <w:rFonts w:cs="Arial"/>
                <w:szCs w:val="21"/>
              </w:rPr>
            </w:pPr>
            <w:r w:rsidRPr="004517E7">
              <w:rPr>
                <w:rFonts w:cs="Arial"/>
                <w:szCs w:val="21"/>
              </w:rPr>
              <w:t>Non- Editable</w:t>
            </w:r>
          </w:p>
        </w:tc>
        <w:tc>
          <w:tcPr>
            <w:tcW w:w="844" w:type="dxa"/>
            <w:gridSpan w:val="2"/>
          </w:tcPr>
          <w:p w14:paraId="765F2EFD" w14:textId="77777777" w:rsidR="00673C9A" w:rsidRPr="004517E7" w:rsidRDefault="00673C9A" w:rsidP="00673C9A">
            <w:pPr>
              <w:pStyle w:val="TableText"/>
              <w:rPr>
                <w:rFonts w:cs="Arial"/>
                <w:szCs w:val="21"/>
              </w:rPr>
            </w:pPr>
            <w:r>
              <w:rPr>
                <w:rFonts w:cs="Arial"/>
                <w:szCs w:val="21"/>
              </w:rPr>
              <w:t>GEHC/</w:t>
            </w:r>
            <w:r>
              <w:rPr>
                <w:rFonts w:cs="Arial"/>
                <w:szCs w:val="21"/>
              </w:rPr>
              <w:br/>
              <w:t>CS</w:t>
            </w:r>
          </w:p>
        </w:tc>
        <w:tc>
          <w:tcPr>
            <w:tcW w:w="1272" w:type="dxa"/>
            <w:vMerge/>
          </w:tcPr>
          <w:p w14:paraId="3C9A9852" w14:textId="77777777" w:rsidR="00673C9A" w:rsidRPr="004517E7" w:rsidRDefault="00673C9A" w:rsidP="00673C9A">
            <w:pPr>
              <w:pStyle w:val="TableText"/>
              <w:rPr>
                <w:rFonts w:cs="Arial"/>
                <w:szCs w:val="21"/>
              </w:rPr>
            </w:pPr>
          </w:p>
        </w:tc>
      </w:tr>
      <w:tr w:rsidR="00673C9A" w:rsidRPr="004517E7" w14:paraId="0B0CDF66" w14:textId="77777777" w:rsidTr="00673C9A">
        <w:trPr>
          <w:cantSplit/>
        </w:trPr>
        <w:tc>
          <w:tcPr>
            <w:tcW w:w="1763" w:type="dxa"/>
          </w:tcPr>
          <w:p w14:paraId="4D7C87E2" w14:textId="77777777" w:rsidR="00673C9A" w:rsidRPr="004517E7" w:rsidRDefault="00673C9A" w:rsidP="00673C9A">
            <w:pPr>
              <w:pStyle w:val="TableText"/>
              <w:rPr>
                <w:rFonts w:cs="Arial"/>
                <w:szCs w:val="21"/>
              </w:rPr>
            </w:pPr>
            <w:r w:rsidRPr="004517E7">
              <w:rPr>
                <w:rFonts w:cs="Arial"/>
                <w:szCs w:val="21"/>
              </w:rPr>
              <w:t>CountryID</w:t>
            </w:r>
          </w:p>
        </w:tc>
        <w:tc>
          <w:tcPr>
            <w:tcW w:w="1371" w:type="dxa"/>
            <w:gridSpan w:val="2"/>
          </w:tcPr>
          <w:p w14:paraId="3D75D8F8" w14:textId="77777777" w:rsidR="00673C9A" w:rsidRPr="004517E7" w:rsidRDefault="00673C9A" w:rsidP="00673C9A">
            <w:pPr>
              <w:pStyle w:val="TableText"/>
              <w:rPr>
                <w:rFonts w:cs="Arial"/>
                <w:szCs w:val="21"/>
              </w:rPr>
            </w:pPr>
            <w:r w:rsidRPr="004517E7">
              <w:rPr>
                <w:rFonts w:cs="Arial"/>
                <w:szCs w:val="21"/>
              </w:rPr>
              <w:t>Country</w:t>
            </w:r>
          </w:p>
        </w:tc>
        <w:tc>
          <w:tcPr>
            <w:tcW w:w="2267" w:type="dxa"/>
          </w:tcPr>
          <w:p w14:paraId="6D118333" w14:textId="77777777" w:rsidR="00673C9A" w:rsidRPr="004517E7" w:rsidRDefault="00673C9A" w:rsidP="00673C9A">
            <w:pPr>
              <w:pStyle w:val="TableText"/>
              <w:rPr>
                <w:rFonts w:cs="Arial"/>
                <w:szCs w:val="21"/>
              </w:rPr>
            </w:pPr>
            <w:r w:rsidRPr="00C02ABA">
              <w:rPr>
                <w:rFonts w:cs="Arial"/>
                <w:szCs w:val="21"/>
              </w:rPr>
              <w:t>The country in which the address exists.</w:t>
            </w:r>
          </w:p>
        </w:tc>
        <w:tc>
          <w:tcPr>
            <w:tcW w:w="1152" w:type="dxa"/>
          </w:tcPr>
          <w:p w14:paraId="53E324F3" w14:textId="77777777" w:rsidR="00673C9A" w:rsidRPr="004517E7" w:rsidRDefault="00673C9A" w:rsidP="00673C9A">
            <w:pPr>
              <w:pStyle w:val="TableText"/>
              <w:rPr>
                <w:rFonts w:cs="Arial"/>
                <w:szCs w:val="21"/>
              </w:rPr>
            </w:pPr>
            <w:r w:rsidRPr="004517E7">
              <w:rPr>
                <w:rFonts w:cs="Arial"/>
                <w:szCs w:val="21"/>
              </w:rPr>
              <w:t>Dictionary</w:t>
            </w:r>
            <w:r>
              <w:rPr>
                <w:rFonts w:cs="Arial"/>
                <w:szCs w:val="21"/>
              </w:rPr>
              <w:t xml:space="preserve"> (Country)</w:t>
            </w:r>
            <w:r w:rsidRPr="004517E7">
              <w:rPr>
                <w:rFonts w:cs="Arial"/>
                <w:szCs w:val="21"/>
              </w:rPr>
              <w:t xml:space="preserve"> </w:t>
            </w:r>
          </w:p>
        </w:tc>
        <w:tc>
          <w:tcPr>
            <w:tcW w:w="1120" w:type="dxa"/>
          </w:tcPr>
          <w:p w14:paraId="4C0D6DFF" w14:textId="77777777" w:rsidR="00673C9A" w:rsidRPr="004517E7" w:rsidRDefault="00673C9A" w:rsidP="00673C9A">
            <w:pPr>
              <w:pStyle w:val="TableText"/>
              <w:rPr>
                <w:rFonts w:cs="Arial"/>
                <w:szCs w:val="21"/>
              </w:rPr>
            </w:pPr>
            <w:r w:rsidRPr="004517E7">
              <w:rPr>
                <w:rFonts w:cs="Arial"/>
                <w:szCs w:val="21"/>
              </w:rPr>
              <w:t>Non-Editable</w:t>
            </w:r>
          </w:p>
        </w:tc>
        <w:tc>
          <w:tcPr>
            <w:tcW w:w="844" w:type="dxa"/>
            <w:gridSpan w:val="2"/>
          </w:tcPr>
          <w:p w14:paraId="3A41A2CF" w14:textId="77777777" w:rsidR="00673C9A" w:rsidRPr="004517E7" w:rsidRDefault="00673C9A" w:rsidP="00673C9A">
            <w:pPr>
              <w:pStyle w:val="TableText"/>
              <w:rPr>
                <w:rFonts w:cs="Arial"/>
                <w:szCs w:val="21"/>
              </w:rPr>
            </w:pPr>
            <w:r>
              <w:rPr>
                <w:rFonts w:cs="Arial"/>
                <w:szCs w:val="21"/>
              </w:rPr>
              <w:t>GEHC/</w:t>
            </w:r>
            <w:r>
              <w:rPr>
                <w:rFonts w:cs="Arial"/>
                <w:szCs w:val="21"/>
              </w:rPr>
              <w:br/>
              <w:t>CS</w:t>
            </w:r>
          </w:p>
        </w:tc>
        <w:tc>
          <w:tcPr>
            <w:tcW w:w="1272" w:type="dxa"/>
            <w:vMerge/>
          </w:tcPr>
          <w:p w14:paraId="030FAA82" w14:textId="77777777" w:rsidR="00673C9A" w:rsidRPr="004517E7" w:rsidRDefault="00673C9A" w:rsidP="00673C9A">
            <w:pPr>
              <w:pStyle w:val="TableText"/>
              <w:rPr>
                <w:rFonts w:cs="Arial"/>
                <w:szCs w:val="21"/>
              </w:rPr>
            </w:pPr>
          </w:p>
        </w:tc>
      </w:tr>
      <w:tr w:rsidR="00673C9A" w:rsidRPr="004517E7" w14:paraId="765A9CA5" w14:textId="77777777" w:rsidTr="00673C9A">
        <w:trPr>
          <w:cantSplit/>
        </w:trPr>
        <w:tc>
          <w:tcPr>
            <w:tcW w:w="1763" w:type="dxa"/>
          </w:tcPr>
          <w:p w14:paraId="07E2F8F1" w14:textId="77777777" w:rsidR="00673C9A" w:rsidRPr="004517E7" w:rsidRDefault="00673C9A" w:rsidP="00673C9A">
            <w:pPr>
              <w:pStyle w:val="TableText"/>
              <w:rPr>
                <w:rFonts w:cs="Arial"/>
                <w:szCs w:val="21"/>
              </w:rPr>
            </w:pPr>
            <w:r w:rsidRPr="004517E7">
              <w:rPr>
                <w:rFonts w:cs="Arial"/>
                <w:szCs w:val="21"/>
              </w:rPr>
              <w:lastRenderedPageBreak/>
              <w:t>Latitude</w:t>
            </w:r>
          </w:p>
        </w:tc>
        <w:tc>
          <w:tcPr>
            <w:tcW w:w="1371" w:type="dxa"/>
            <w:gridSpan w:val="2"/>
          </w:tcPr>
          <w:p w14:paraId="2974F874" w14:textId="77777777" w:rsidR="00673C9A" w:rsidRPr="004517E7" w:rsidRDefault="00673C9A" w:rsidP="00673C9A">
            <w:pPr>
              <w:pStyle w:val="TableText"/>
              <w:rPr>
                <w:rFonts w:cs="Arial"/>
                <w:szCs w:val="21"/>
              </w:rPr>
            </w:pPr>
            <w:r w:rsidRPr="004517E7">
              <w:rPr>
                <w:rFonts w:cs="Arial"/>
                <w:szCs w:val="21"/>
              </w:rPr>
              <w:t>Latitude</w:t>
            </w:r>
          </w:p>
        </w:tc>
        <w:tc>
          <w:tcPr>
            <w:tcW w:w="2267" w:type="dxa"/>
            <w:vMerge w:val="restart"/>
          </w:tcPr>
          <w:p w14:paraId="076C4C98" w14:textId="77777777" w:rsidR="00673C9A" w:rsidRPr="004517E7" w:rsidRDefault="00673C9A" w:rsidP="00673C9A">
            <w:pPr>
              <w:pStyle w:val="TableText"/>
              <w:rPr>
                <w:rFonts w:cs="Arial"/>
                <w:szCs w:val="21"/>
              </w:rPr>
            </w:pPr>
            <w:r w:rsidRPr="00C02ABA">
              <w:rPr>
                <w:rFonts w:cs="Arial"/>
                <w:szCs w:val="21"/>
              </w:rPr>
              <w:t xml:space="preserve">The geo-coded location for the </w:t>
            </w:r>
            <w:r>
              <w:rPr>
                <w:rFonts w:cs="Arial"/>
                <w:szCs w:val="21"/>
              </w:rPr>
              <w:t>task</w:t>
            </w:r>
            <w:r w:rsidRPr="00C02ABA">
              <w:rPr>
                <w:rFonts w:cs="Arial"/>
                <w:szCs w:val="21"/>
              </w:rPr>
              <w:t xml:space="preserve">. These are derived on creation or update of the </w:t>
            </w:r>
            <w:r>
              <w:rPr>
                <w:rFonts w:cs="Arial"/>
                <w:szCs w:val="21"/>
              </w:rPr>
              <w:t xml:space="preserve">task’s derived (or specified) </w:t>
            </w:r>
            <w:r w:rsidRPr="00C02ABA">
              <w:rPr>
                <w:rFonts w:cs="Arial"/>
                <w:szCs w:val="21"/>
              </w:rPr>
              <w:t>address</w:t>
            </w:r>
            <w:r>
              <w:rPr>
                <w:rFonts w:cs="Arial"/>
                <w:szCs w:val="21"/>
              </w:rPr>
              <w:t>.</w:t>
            </w:r>
          </w:p>
        </w:tc>
        <w:tc>
          <w:tcPr>
            <w:tcW w:w="1152" w:type="dxa"/>
          </w:tcPr>
          <w:p w14:paraId="60C3169E" w14:textId="77777777" w:rsidR="00673C9A" w:rsidRPr="004517E7" w:rsidRDefault="00673C9A" w:rsidP="00673C9A">
            <w:pPr>
              <w:pStyle w:val="TableText"/>
              <w:rPr>
                <w:rFonts w:cs="Arial"/>
                <w:szCs w:val="21"/>
              </w:rPr>
            </w:pPr>
            <w:r w:rsidRPr="004517E7">
              <w:rPr>
                <w:rFonts w:cs="Arial"/>
                <w:szCs w:val="21"/>
              </w:rPr>
              <w:t>Number</w:t>
            </w:r>
          </w:p>
        </w:tc>
        <w:tc>
          <w:tcPr>
            <w:tcW w:w="1120" w:type="dxa"/>
          </w:tcPr>
          <w:p w14:paraId="37479C77" w14:textId="77777777" w:rsidR="00673C9A" w:rsidRPr="004517E7" w:rsidRDefault="00673C9A" w:rsidP="00673C9A">
            <w:pPr>
              <w:pStyle w:val="TableText"/>
              <w:rPr>
                <w:rFonts w:cs="Arial"/>
                <w:szCs w:val="21"/>
              </w:rPr>
            </w:pPr>
            <w:r>
              <w:rPr>
                <w:rFonts w:cs="Arial"/>
                <w:szCs w:val="21"/>
              </w:rPr>
              <w:t>Hidden</w:t>
            </w:r>
          </w:p>
        </w:tc>
        <w:tc>
          <w:tcPr>
            <w:tcW w:w="844" w:type="dxa"/>
            <w:gridSpan w:val="2"/>
          </w:tcPr>
          <w:p w14:paraId="514A5EBE" w14:textId="77777777" w:rsidR="00673C9A" w:rsidRPr="004517E7" w:rsidRDefault="00673C9A" w:rsidP="00673C9A">
            <w:pPr>
              <w:pStyle w:val="TableText"/>
              <w:rPr>
                <w:rFonts w:cs="Arial"/>
                <w:szCs w:val="21"/>
              </w:rPr>
            </w:pPr>
            <w:r w:rsidRPr="004517E7">
              <w:rPr>
                <w:rFonts w:cs="Arial"/>
                <w:szCs w:val="21"/>
              </w:rPr>
              <w:t>CS</w:t>
            </w:r>
          </w:p>
        </w:tc>
        <w:tc>
          <w:tcPr>
            <w:tcW w:w="1272" w:type="dxa"/>
          </w:tcPr>
          <w:p w14:paraId="2D216CE0" w14:textId="77777777" w:rsidR="00673C9A" w:rsidRPr="004517E7" w:rsidRDefault="00673C9A" w:rsidP="00673C9A">
            <w:pPr>
              <w:pStyle w:val="TableText"/>
              <w:rPr>
                <w:rFonts w:cs="Arial"/>
                <w:szCs w:val="21"/>
              </w:rPr>
            </w:pPr>
            <w:r>
              <w:rPr>
                <w:rFonts w:cs="Arial"/>
                <w:szCs w:val="21"/>
              </w:rPr>
              <w:t>No</w:t>
            </w:r>
          </w:p>
        </w:tc>
      </w:tr>
      <w:tr w:rsidR="00673C9A" w:rsidRPr="004517E7" w14:paraId="352D84AD" w14:textId="77777777" w:rsidTr="00673C9A">
        <w:trPr>
          <w:cantSplit/>
        </w:trPr>
        <w:tc>
          <w:tcPr>
            <w:tcW w:w="1763" w:type="dxa"/>
          </w:tcPr>
          <w:p w14:paraId="0D386CE4" w14:textId="77777777" w:rsidR="00673C9A" w:rsidRPr="004517E7" w:rsidRDefault="00673C9A" w:rsidP="00673C9A">
            <w:pPr>
              <w:pStyle w:val="TableText"/>
              <w:rPr>
                <w:rFonts w:cs="Arial"/>
                <w:szCs w:val="21"/>
              </w:rPr>
            </w:pPr>
            <w:r w:rsidRPr="004517E7">
              <w:rPr>
                <w:rFonts w:cs="Arial"/>
                <w:szCs w:val="21"/>
              </w:rPr>
              <w:t>Longitude</w:t>
            </w:r>
          </w:p>
        </w:tc>
        <w:tc>
          <w:tcPr>
            <w:tcW w:w="1371" w:type="dxa"/>
            <w:gridSpan w:val="2"/>
          </w:tcPr>
          <w:p w14:paraId="48B61F8C" w14:textId="77777777" w:rsidR="00673C9A" w:rsidRPr="004517E7" w:rsidRDefault="00673C9A" w:rsidP="00673C9A">
            <w:pPr>
              <w:pStyle w:val="TableText"/>
              <w:rPr>
                <w:rFonts w:cs="Arial"/>
                <w:szCs w:val="21"/>
              </w:rPr>
            </w:pPr>
            <w:r w:rsidRPr="004517E7">
              <w:rPr>
                <w:rFonts w:cs="Arial"/>
                <w:szCs w:val="21"/>
              </w:rPr>
              <w:t>Longitude</w:t>
            </w:r>
          </w:p>
        </w:tc>
        <w:tc>
          <w:tcPr>
            <w:tcW w:w="2267" w:type="dxa"/>
            <w:vMerge/>
          </w:tcPr>
          <w:p w14:paraId="0DE52AF5" w14:textId="77777777" w:rsidR="00673C9A" w:rsidRPr="004517E7" w:rsidRDefault="00673C9A" w:rsidP="00673C9A">
            <w:pPr>
              <w:pStyle w:val="TableText"/>
              <w:rPr>
                <w:rFonts w:cs="Arial"/>
                <w:szCs w:val="21"/>
              </w:rPr>
            </w:pPr>
          </w:p>
        </w:tc>
        <w:tc>
          <w:tcPr>
            <w:tcW w:w="1152" w:type="dxa"/>
          </w:tcPr>
          <w:p w14:paraId="2BADBE77" w14:textId="77777777" w:rsidR="00673C9A" w:rsidRPr="004517E7" w:rsidRDefault="00673C9A" w:rsidP="00673C9A">
            <w:pPr>
              <w:pStyle w:val="TableText"/>
              <w:rPr>
                <w:rFonts w:cs="Arial"/>
                <w:szCs w:val="21"/>
              </w:rPr>
            </w:pPr>
            <w:r w:rsidRPr="004517E7">
              <w:rPr>
                <w:rFonts w:cs="Arial"/>
                <w:szCs w:val="21"/>
              </w:rPr>
              <w:t>Number</w:t>
            </w:r>
          </w:p>
        </w:tc>
        <w:tc>
          <w:tcPr>
            <w:tcW w:w="1120" w:type="dxa"/>
          </w:tcPr>
          <w:p w14:paraId="43709D51" w14:textId="77777777" w:rsidR="00673C9A" w:rsidRPr="004517E7" w:rsidRDefault="00673C9A" w:rsidP="00673C9A">
            <w:pPr>
              <w:pStyle w:val="TableText"/>
              <w:rPr>
                <w:rFonts w:cs="Arial"/>
                <w:szCs w:val="21"/>
              </w:rPr>
            </w:pPr>
            <w:r>
              <w:rPr>
                <w:rFonts w:cs="Arial"/>
                <w:szCs w:val="21"/>
              </w:rPr>
              <w:t>Hidden</w:t>
            </w:r>
          </w:p>
        </w:tc>
        <w:tc>
          <w:tcPr>
            <w:tcW w:w="844" w:type="dxa"/>
            <w:gridSpan w:val="2"/>
          </w:tcPr>
          <w:p w14:paraId="52500E35" w14:textId="77777777" w:rsidR="00673C9A" w:rsidRPr="004517E7" w:rsidRDefault="00673C9A" w:rsidP="00673C9A">
            <w:pPr>
              <w:pStyle w:val="TableText"/>
              <w:rPr>
                <w:rFonts w:cs="Arial"/>
                <w:szCs w:val="21"/>
              </w:rPr>
            </w:pPr>
            <w:r w:rsidRPr="004517E7">
              <w:rPr>
                <w:rFonts w:cs="Arial"/>
                <w:szCs w:val="21"/>
              </w:rPr>
              <w:t>CS</w:t>
            </w:r>
          </w:p>
        </w:tc>
        <w:tc>
          <w:tcPr>
            <w:tcW w:w="1272" w:type="dxa"/>
          </w:tcPr>
          <w:p w14:paraId="643DE2AA" w14:textId="77777777" w:rsidR="00673C9A" w:rsidRPr="004517E7" w:rsidRDefault="00673C9A" w:rsidP="00673C9A">
            <w:pPr>
              <w:pStyle w:val="TableText"/>
              <w:rPr>
                <w:rFonts w:cs="Arial"/>
                <w:szCs w:val="21"/>
              </w:rPr>
            </w:pPr>
            <w:r w:rsidRPr="004517E7">
              <w:rPr>
                <w:rFonts w:cs="Arial"/>
                <w:szCs w:val="21"/>
              </w:rPr>
              <w:t>No</w:t>
            </w:r>
          </w:p>
        </w:tc>
      </w:tr>
      <w:tr w:rsidR="00673C9A" w:rsidRPr="004517E7" w14:paraId="0F47F555" w14:textId="77777777" w:rsidTr="00673C9A">
        <w:trPr>
          <w:cantSplit/>
        </w:trPr>
        <w:tc>
          <w:tcPr>
            <w:tcW w:w="9789" w:type="dxa"/>
            <w:gridSpan w:val="9"/>
          </w:tcPr>
          <w:p w14:paraId="2E47B06C" w14:textId="77777777" w:rsidR="00673C9A" w:rsidRPr="004517E7" w:rsidRDefault="00673C9A" w:rsidP="00673C9A">
            <w:pPr>
              <w:pStyle w:val="TableText"/>
              <w:rPr>
                <w:rFonts w:cs="Arial"/>
                <w:b/>
                <w:bCs/>
                <w:szCs w:val="21"/>
              </w:rPr>
            </w:pPr>
            <w:r w:rsidRPr="004517E7">
              <w:rPr>
                <w:rFonts w:cs="Arial"/>
                <w:b/>
                <w:bCs/>
                <w:szCs w:val="21"/>
              </w:rPr>
              <w:t>Resource</w:t>
            </w:r>
          </w:p>
        </w:tc>
      </w:tr>
      <w:tr w:rsidR="00673C9A" w:rsidRPr="004517E7" w14:paraId="66EC8F7B" w14:textId="77777777" w:rsidTr="00673C9A">
        <w:trPr>
          <w:cantSplit/>
        </w:trPr>
        <w:tc>
          <w:tcPr>
            <w:tcW w:w="1763" w:type="dxa"/>
          </w:tcPr>
          <w:p w14:paraId="569B660A" w14:textId="77777777" w:rsidR="00673C9A" w:rsidRPr="004517E7" w:rsidRDefault="00673C9A" w:rsidP="00673C9A">
            <w:pPr>
              <w:pStyle w:val="TableText"/>
              <w:rPr>
                <w:rFonts w:cs="Arial"/>
                <w:szCs w:val="21"/>
              </w:rPr>
            </w:pPr>
            <w:r>
              <w:rPr>
                <w:rFonts w:cs="Arial"/>
                <w:szCs w:val="21"/>
              </w:rPr>
              <w:t>PreferredFSEs</w:t>
            </w:r>
          </w:p>
        </w:tc>
        <w:tc>
          <w:tcPr>
            <w:tcW w:w="1371" w:type="dxa"/>
            <w:gridSpan w:val="2"/>
          </w:tcPr>
          <w:p w14:paraId="22A67543" w14:textId="77777777" w:rsidR="00673C9A" w:rsidRPr="004517E7" w:rsidRDefault="00673C9A" w:rsidP="00673C9A">
            <w:pPr>
              <w:pStyle w:val="TableText"/>
              <w:rPr>
                <w:rFonts w:cs="Arial"/>
                <w:szCs w:val="21"/>
              </w:rPr>
            </w:pPr>
            <w:r>
              <w:rPr>
                <w:rFonts w:cs="Arial"/>
                <w:szCs w:val="21"/>
              </w:rPr>
              <w:t>Preferred FSEs</w:t>
            </w:r>
          </w:p>
        </w:tc>
        <w:tc>
          <w:tcPr>
            <w:tcW w:w="2267" w:type="dxa"/>
          </w:tcPr>
          <w:p w14:paraId="66ED46D5" w14:textId="77777777" w:rsidR="00673C9A" w:rsidRPr="00EE3371" w:rsidRDefault="00673C9A" w:rsidP="00673C9A">
            <w:pPr>
              <w:pStyle w:val="TableText"/>
              <w:rPr>
                <w:rFonts w:cs="Arial"/>
                <w:szCs w:val="21"/>
              </w:rPr>
            </w:pPr>
            <w:r>
              <w:rPr>
                <w:rFonts w:cs="Arial"/>
                <w:szCs w:val="21"/>
              </w:rPr>
              <w:t>A sequence of semi-colon separated IDs used to identify the preferred resources.</w:t>
            </w:r>
          </w:p>
        </w:tc>
        <w:tc>
          <w:tcPr>
            <w:tcW w:w="1152" w:type="dxa"/>
          </w:tcPr>
          <w:p w14:paraId="37C33BC3" w14:textId="77777777" w:rsidR="00673C9A" w:rsidRPr="004517E7" w:rsidRDefault="00673C9A" w:rsidP="00673C9A">
            <w:pPr>
              <w:pStyle w:val="TableText"/>
              <w:rPr>
                <w:rFonts w:cs="Arial"/>
                <w:szCs w:val="21"/>
              </w:rPr>
            </w:pPr>
            <w:r>
              <w:rPr>
                <w:rFonts w:cs="Arial"/>
                <w:szCs w:val="21"/>
              </w:rPr>
              <w:t>String (1024)</w:t>
            </w:r>
          </w:p>
        </w:tc>
        <w:tc>
          <w:tcPr>
            <w:tcW w:w="1120" w:type="dxa"/>
          </w:tcPr>
          <w:p w14:paraId="57D86E45" w14:textId="77777777" w:rsidR="00673C9A" w:rsidRDefault="00673C9A" w:rsidP="00673C9A">
            <w:pPr>
              <w:pStyle w:val="TableText"/>
              <w:rPr>
                <w:rFonts w:cs="Arial"/>
                <w:szCs w:val="21"/>
              </w:rPr>
            </w:pPr>
            <w:r>
              <w:rPr>
                <w:rFonts w:cs="Arial"/>
                <w:szCs w:val="21"/>
              </w:rPr>
              <w:t>Hidden</w:t>
            </w:r>
          </w:p>
        </w:tc>
        <w:tc>
          <w:tcPr>
            <w:tcW w:w="789" w:type="dxa"/>
          </w:tcPr>
          <w:p w14:paraId="250B4361" w14:textId="77777777" w:rsidR="00673C9A" w:rsidRDefault="00673C9A" w:rsidP="00673C9A">
            <w:pPr>
              <w:pStyle w:val="TableText"/>
              <w:rPr>
                <w:rFonts w:cs="Arial"/>
                <w:szCs w:val="21"/>
              </w:rPr>
            </w:pPr>
            <w:r>
              <w:rPr>
                <w:rFonts w:cs="Arial"/>
                <w:szCs w:val="21"/>
              </w:rPr>
              <w:t>GEHC</w:t>
            </w:r>
          </w:p>
        </w:tc>
        <w:tc>
          <w:tcPr>
            <w:tcW w:w="1327" w:type="dxa"/>
            <w:gridSpan w:val="2"/>
          </w:tcPr>
          <w:p w14:paraId="3C24B2CF" w14:textId="77777777" w:rsidR="00673C9A" w:rsidRPr="004517E7" w:rsidRDefault="00673C9A" w:rsidP="00673C9A">
            <w:pPr>
              <w:pStyle w:val="TableText"/>
              <w:rPr>
                <w:rFonts w:cs="Arial"/>
                <w:szCs w:val="21"/>
              </w:rPr>
            </w:pPr>
            <w:r>
              <w:rPr>
                <w:rFonts w:cs="Arial"/>
                <w:szCs w:val="21"/>
              </w:rPr>
              <w:t>No</w:t>
            </w:r>
          </w:p>
        </w:tc>
      </w:tr>
      <w:tr w:rsidR="00673C9A" w:rsidRPr="004517E7" w14:paraId="51BFDF71" w14:textId="77777777" w:rsidTr="00673C9A">
        <w:trPr>
          <w:cantSplit/>
        </w:trPr>
        <w:tc>
          <w:tcPr>
            <w:tcW w:w="1763" w:type="dxa"/>
          </w:tcPr>
          <w:p w14:paraId="1C494B2F" w14:textId="77777777" w:rsidR="00673C9A" w:rsidRPr="004517E7" w:rsidRDefault="00673C9A" w:rsidP="00673C9A">
            <w:pPr>
              <w:pStyle w:val="TableText"/>
              <w:rPr>
                <w:rFonts w:cs="Arial"/>
                <w:szCs w:val="21"/>
              </w:rPr>
            </w:pPr>
            <w:r w:rsidRPr="004517E7">
              <w:rPr>
                <w:rFonts w:cs="Arial"/>
                <w:szCs w:val="21"/>
              </w:rPr>
              <w:t>PreferredEngineer</w:t>
            </w:r>
            <w:r>
              <w:rPr>
                <w:rFonts w:cs="Arial"/>
                <w:szCs w:val="21"/>
              </w:rPr>
              <w:t>s</w:t>
            </w:r>
          </w:p>
        </w:tc>
        <w:tc>
          <w:tcPr>
            <w:tcW w:w="1371" w:type="dxa"/>
            <w:gridSpan w:val="2"/>
          </w:tcPr>
          <w:p w14:paraId="42D61A53" w14:textId="77777777" w:rsidR="00673C9A" w:rsidRPr="004517E7" w:rsidRDefault="00673C9A" w:rsidP="00673C9A">
            <w:pPr>
              <w:pStyle w:val="TableText"/>
              <w:rPr>
                <w:rFonts w:cs="Arial"/>
                <w:szCs w:val="21"/>
              </w:rPr>
            </w:pPr>
            <w:r w:rsidRPr="004517E7">
              <w:rPr>
                <w:rFonts w:cs="Arial"/>
                <w:szCs w:val="21"/>
              </w:rPr>
              <w:t>Preferred Resource</w:t>
            </w:r>
            <w:r>
              <w:rPr>
                <w:rFonts w:cs="Arial"/>
                <w:szCs w:val="21"/>
              </w:rPr>
              <w:t>s</w:t>
            </w:r>
          </w:p>
        </w:tc>
        <w:tc>
          <w:tcPr>
            <w:tcW w:w="2267" w:type="dxa"/>
          </w:tcPr>
          <w:p w14:paraId="2ABCAA3C" w14:textId="77777777" w:rsidR="00673C9A" w:rsidRPr="004517E7" w:rsidRDefault="00673C9A" w:rsidP="00673C9A">
            <w:pPr>
              <w:pStyle w:val="TableText"/>
              <w:rPr>
                <w:rFonts w:cs="Arial"/>
                <w:szCs w:val="21"/>
              </w:rPr>
            </w:pPr>
            <w:r w:rsidRPr="00EE3371">
              <w:rPr>
                <w:rFonts w:cs="Arial"/>
                <w:szCs w:val="21"/>
              </w:rPr>
              <w:t>The resources to one of which it is preferred to schedule the task if possible/sensible.</w:t>
            </w:r>
            <w:r>
              <w:rPr>
                <w:rFonts w:cs="Arial"/>
                <w:szCs w:val="21"/>
              </w:rPr>
              <w:t xml:space="preserve"> Derived from the PreferredFSEs.</w:t>
            </w:r>
          </w:p>
        </w:tc>
        <w:tc>
          <w:tcPr>
            <w:tcW w:w="1152" w:type="dxa"/>
          </w:tcPr>
          <w:p w14:paraId="22DB8F99" w14:textId="77777777" w:rsidR="00673C9A" w:rsidRDefault="00673C9A" w:rsidP="00673C9A">
            <w:pPr>
              <w:pStyle w:val="TableText"/>
              <w:rPr>
                <w:rFonts w:cs="Arial"/>
                <w:szCs w:val="21"/>
              </w:rPr>
            </w:pPr>
            <w:r w:rsidRPr="004517E7">
              <w:rPr>
                <w:rFonts w:cs="Arial"/>
                <w:szCs w:val="21"/>
              </w:rPr>
              <w:t>Reference to Engineer</w:t>
            </w:r>
          </w:p>
          <w:p w14:paraId="5C20A537" w14:textId="77777777" w:rsidR="00673C9A" w:rsidRPr="004517E7" w:rsidDel="00172948" w:rsidRDefault="00673C9A" w:rsidP="00673C9A">
            <w:pPr>
              <w:pStyle w:val="TableText"/>
              <w:rPr>
                <w:rFonts w:cs="Arial"/>
                <w:szCs w:val="21"/>
              </w:rPr>
            </w:pPr>
            <w:r>
              <w:rPr>
                <w:rFonts w:cs="Arial"/>
                <w:szCs w:val="21"/>
              </w:rPr>
              <w:t>(Multi-value)</w:t>
            </w:r>
          </w:p>
        </w:tc>
        <w:tc>
          <w:tcPr>
            <w:tcW w:w="1120" w:type="dxa"/>
          </w:tcPr>
          <w:p w14:paraId="6B6F1781" w14:textId="77777777" w:rsidR="00673C9A" w:rsidRPr="004517E7" w:rsidDel="00172948" w:rsidRDefault="00673C9A" w:rsidP="00673C9A">
            <w:pPr>
              <w:pStyle w:val="TableText"/>
              <w:rPr>
                <w:rFonts w:cs="Arial"/>
                <w:szCs w:val="21"/>
              </w:rPr>
            </w:pPr>
            <w:r>
              <w:rPr>
                <w:rFonts w:cs="Arial"/>
                <w:szCs w:val="21"/>
              </w:rPr>
              <w:t>Non-</w:t>
            </w:r>
            <w:r w:rsidRPr="004517E7">
              <w:rPr>
                <w:rFonts w:cs="Arial"/>
                <w:szCs w:val="21"/>
              </w:rPr>
              <w:t>Editable</w:t>
            </w:r>
          </w:p>
        </w:tc>
        <w:tc>
          <w:tcPr>
            <w:tcW w:w="789" w:type="dxa"/>
          </w:tcPr>
          <w:p w14:paraId="1FE5989E" w14:textId="77777777" w:rsidR="00673C9A" w:rsidRPr="004517E7" w:rsidRDefault="00673C9A" w:rsidP="00673C9A">
            <w:pPr>
              <w:pStyle w:val="TableText"/>
              <w:rPr>
                <w:rFonts w:cs="Arial"/>
                <w:szCs w:val="21"/>
              </w:rPr>
            </w:pPr>
            <w:r>
              <w:rPr>
                <w:rFonts w:cs="Arial"/>
                <w:szCs w:val="21"/>
              </w:rPr>
              <w:t>CS</w:t>
            </w:r>
          </w:p>
        </w:tc>
        <w:tc>
          <w:tcPr>
            <w:tcW w:w="1327" w:type="dxa"/>
            <w:gridSpan w:val="2"/>
          </w:tcPr>
          <w:p w14:paraId="461C9654" w14:textId="77777777" w:rsidR="00673C9A" w:rsidRPr="004517E7" w:rsidRDefault="00673C9A" w:rsidP="00673C9A">
            <w:pPr>
              <w:pStyle w:val="TableText"/>
              <w:rPr>
                <w:rFonts w:cs="Arial"/>
                <w:szCs w:val="21"/>
              </w:rPr>
            </w:pPr>
            <w:r w:rsidRPr="004517E7">
              <w:rPr>
                <w:rFonts w:cs="Arial"/>
                <w:szCs w:val="21"/>
              </w:rPr>
              <w:t>No</w:t>
            </w:r>
          </w:p>
        </w:tc>
      </w:tr>
      <w:tr w:rsidR="00673C9A" w:rsidRPr="004517E7" w14:paraId="298F3BC7" w14:textId="77777777" w:rsidTr="00673C9A">
        <w:trPr>
          <w:cantSplit/>
        </w:trPr>
        <w:tc>
          <w:tcPr>
            <w:tcW w:w="1763" w:type="dxa"/>
          </w:tcPr>
          <w:p w14:paraId="48EBE477" w14:textId="77777777" w:rsidR="00673C9A" w:rsidRPr="004517E7" w:rsidRDefault="00673C9A" w:rsidP="00673C9A">
            <w:pPr>
              <w:pStyle w:val="TableText"/>
              <w:rPr>
                <w:rFonts w:cs="Arial"/>
                <w:szCs w:val="21"/>
              </w:rPr>
            </w:pPr>
            <w:r>
              <w:rPr>
                <w:rFonts w:cs="Arial"/>
                <w:szCs w:val="21"/>
              </w:rPr>
              <w:t>ExcludedFSEs</w:t>
            </w:r>
          </w:p>
        </w:tc>
        <w:tc>
          <w:tcPr>
            <w:tcW w:w="1371" w:type="dxa"/>
            <w:gridSpan w:val="2"/>
          </w:tcPr>
          <w:p w14:paraId="1CA89115" w14:textId="77777777" w:rsidR="00673C9A" w:rsidRPr="004517E7" w:rsidRDefault="00673C9A" w:rsidP="00673C9A">
            <w:pPr>
              <w:pStyle w:val="TableText"/>
              <w:rPr>
                <w:rFonts w:cs="Arial"/>
                <w:szCs w:val="21"/>
              </w:rPr>
            </w:pPr>
            <w:r>
              <w:rPr>
                <w:rFonts w:cs="Arial"/>
                <w:szCs w:val="21"/>
              </w:rPr>
              <w:t>Excluded FSEs</w:t>
            </w:r>
          </w:p>
        </w:tc>
        <w:tc>
          <w:tcPr>
            <w:tcW w:w="2267" w:type="dxa"/>
          </w:tcPr>
          <w:p w14:paraId="09D2A308" w14:textId="77777777" w:rsidR="00673C9A" w:rsidRPr="00EE3371" w:rsidRDefault="00673C9A" w:rsidP="00673C9A">
            <w:pPr>
              <w:pStyle w:val="TableText"/>
              <w:rPr>
                <w:rFonts w:cs="Arial"/>
                <w:szCs w:val="21"/>
              </w:rPr>
            </w:pPr>
            <w:r>
              <w:rPr>
                <w:rFonts w:cs="Arial"/>
                <w:szCs w:val="21"/>
              </w:rPr>
              <w:t>A sequence of semi-colon separated IDs used to identify the excluded resources.</w:t>
            </w:r>
          </w:p>
        </w:tc>
        <w:tc>
          <w:tcPr>
            <w:tcW w:w="1152" w:type="dxa"/>
          </w:tcPr>
          <w:p w14:paraId="70C5198F" w14:textId="77777777" w:rsidR="00673C9A" w:rsidRPr="004517E7" w:rsidRDefault="00673C9A" w:rsidP="00673C9A">
            <w:pPr>
              <w:pStyle w:val="TableText"/>
              <w:rPr>
                <w:rFonts w:cs="Arial"/>
                <w:szCs w:val="21"/>
              </w:rPr>
            </w:pPr>
            <w:r>
              <w:rPr>
                <w:rFonts w:cs="Arial"/>
                <w:szCs w:val="21"/>
              </w:rPr>
              <w:t>String (1024)</w:t>
            </w:r>
          </w:p>
        </w:tc>
        <w:tc>
          <w:tcPr>
            <w:tcW w:w="1120" w:type="dxa"/>
          </w:tcPr>
          <w:p w14:paraId="547270DE" w14:textId="77777777" w:rsidR="00673C9A" w:rsidRPr="004517E7" w:rsidRDefault="00673C9A" w:rsidP="00673C9A">
            <w:pPr>
              <w:pStyle w:val="TableText"/>
              <w:rPr>
                <w:rFonts w:cs="Arial"/>
                <w:szCs w:val="21"/>
              </w:rPr>
            </w:pPr>
            <w:r>
              <w:rPr>
                <w:rFonts w:cs="Arial"/>
                <w:szCs w:val="21"/>
              </w:rPr>
              <w:t>Hidden</w:t>
            </w:r>
          </w:p>
        </w:tc>
        <w:tc>
          <w:tcPr>
            <w:tcW w:w="789" w:type="dxa"/>
          </w:tcPr>
          <w:p w14:paraId="4560E078" w14:textId="77777777" w:rsidR="00673C9A" w:rsidRDefault="00673C9A" w:rsidP="00673C9A">
            <w:pPr>
              <w:pStyle w:val="TableText"/>
              <w:rPr>
                <w:rFonts w:cs="Arial"/>
                <w:szCs w:val="21"/>
              </w:rPr>
            </w:pPr>
            <w:r>
              <w:rPr>
                <w:rFonts w:cs="Arial"/>
                <w:szCs w:val="21"/>
              </w:rPr>
              <w:t>GEHC</w:t>
            </w:r>
          </w:p>
        </w:tc>
        <w:tc>
          <w:tcPr>
            <w:tcW w:w="1327" w:type="dxa"/>
            <w:gridSpan w:val="2"/>
          </w:tcPr>
          <w:p w14:paraId="3090440C" w14:textId="77777777" w:rsidR="00673C9A" w:rsidRPr="004517E7" w:rsidRDefault="00673C9A" w:rsidP="00673C9A">
            <w:pPr>
              <w:pStyle w:val="TableText"/>
              <w:rPr>
                <w:rFonts w:cs="Arial"/>
                <w:szCs w:val="21"/>
              </w:rPr>
            </w:pPr>
            <w:r>
              <w:rPr>
                <w:rFonts w:cs="Arial"/>
                <w:szCs w:val="21"/>
              </w:rPr>
              <w:t>No</w:t>
            </w:r>
          </w:p>
        </w:tc>
      </w:tr>
      <w:tr w:rsidR="00673C9A" w:rsidRPr="004517E7" w14:paraId="149B1EB8" w14:textId="77777777" w:rsidTr="00673C9A">
        <w:trPr>
          <w:cantSplit/>
        </w:trPr>
        <w:tc>
          <w:tcPr>
            <w:tcW w:w="1763" w:type="dxa"/>
          </w:tcPr>
          <w:p w14:paraId="76F51CB4" w14:textId="77777777" w:rsidR="00673C9A" w:rsidRPr="004517E7" w:rsidRDefault="00673C9A" w:rsidP="00673C9A">
            <w:pPr>
              <w:pStyle w:val="TableText"/>
              <w:rPr>
                <w:rFonts w:cs="Arial"/>
                <w:szCs w:val="21"/>
              </w:rPr>
            </w:pPr>
            <w:r w:rsidRPr="004517E7">
              <w:rPr>
                <w:rFonts w:cs="Arial"/>
                <w:szCs w:val="21"/>
              </w:rPr>
              <w:t>ExcludedEngineer</w:t>
            </w:r>
            <w:r>
              <w:rPr>
                <w:rFonts w:cs="Arial"/>
                <w:szCs w:val="21"/>
              </w:rPr>
              <w:t>s</w:t>
            </w:r>
          </w:p>
        </w:tc>
        <w:tc>
          <w:tcPr>
            <w:tcW w:w="1371" w:type="dxa"/>
            <w:gridSpan w:val="2"/>
          </w:tcPr>
          <w:p w14:paraId="345B164F" w14:textId="77777777" w:rsidR="00673C9A" w:rsidRPr="004517E7" w:rsidRDefault="00673C9A" w:rsidP="00673C9A">
            <w:pPr>
              <w:pStyle w:val="TableText"/>
              <w:rPr>
                <w:rFonts w:cs="Arial"/>
                <w:szCs w:val="21"/>
              </w:rPr>
            </w:pPr>
            <w:r w:rsidRPr="004517E7">
              <w:rPr>
                <w:rFonts w:cs="Arial"/>
                <w:szCs w:val="21"/>
              </w:rPr>
              <w:t>Excluded Resource</w:t>
            </w:r>
            <w:r>
              <w:rPr>
                <w:rFonts w:cs="Arial"/>
                <w:szCs w:val="21"/>
              </w:rPr>
              <w:t>s</w:t>
            </w:r>
          </w:p>
        </w:tc>
        <w:tc>
          <w:tcPr>
            <w:tcW w:w="2267" w:type="dxa"/>
          </w:tcPr>
          <w:p w14:paraId="2573A45A" w14:textId="77777777" w:rsidR="00673C9A" w:rsidRPr="004517E7" w:rsidRDefault="00673C9A" w:rsidP="00673C9A">
            <w:pPr>
              <w:pStyle w:val="TableText"/>
              <w:rPr>
                <w:rFonts w:cs="Arial"/>
                <w:color w:val="000000"/>
                <w:szCs w:val="21"/>
              </w:rPr>
            </w:pPr>
            <w:r w:rsidRPr="00EE3371">
              <w:rPr>
                <w:rFonts w:cs="Arial"/>
                <w:szCs w:val="21"/>
              </w:rPr>
              <w:t>The optional set of resources to whom the task cannot be automatically scheduled. This is typically used after a given resource rejects a task on some grounds in order to prevent the task being re-assigned to them.</w:t>
            </w:r>
            <w:r>
              <w:rPr>
                <w:rFonts w:cs="Arial"/>
                <w:szCs w:val="21"/>
              </w:rPr>
              <w:t xml:space="preserve"> Initially derived from ExcludedFSEs and the associated System’s excluded engineers.</w:t>
            </w:r>
          </w:p>
        </w:tc>
        <w:tc>
          <w:tcPr>
            <w:tcW w:w="1152" w:type="dxa"/>
          </w:tcPr>
          <w:p w14:paraId="6074C764" w14:textId="77777777" w:rsidR="00673C9A" w:rsidRDefault="00673C9A" w:rsidP="00673C9A">
            <w:pPr>
              <w:pStyle w:val="TableText"/>
              <w:rPr>
                <w:rFonts w:cs="Arial"/>
                <w:szCs w:val="21"/>
              </w:rPr>
            </w:pPr>
            <w:r w:rsidRPr="004517E7">
              <w:rPr>
                <w:rFonts w:cs="Arial"/>
                <w:szCs w:val="21"/>
              </w:rPr>
              <w:t>Reference to Engineer</w:t>
            </w:r>
          </w:p>
          <w:p w14:paraId="7B123818" w14:textId="77777777" w:rsidR="00673C9A" w:rsidRPr="004517E7" w:rsidRDefault="00673C9A" w:rsidP="00673C9A">
            <w:pPr>
              <w:pStyle w:val="TableText"/>
              <w:rPr>
                <w:rFonts w:cs="Arial"/>
                <w:szCs w:val="21"/>
              </w:rPr>
            </w:pPr>
            <w:r>
              <w:rPr>
                <w:rFonts w:cs="Arial"/>
                <w:szCs w:val="21"/>
              </w:rPr>
              <w:t>(Multi-value)</w:t>
            </w:r>
          </w:p>
        </w:tc>
        <w:tc>
          <w:tcPr>
            <w:tcW w:w="1120" w:type="dxa"/>
          </w:tcPr>
          <w:p w14:paraId="04FED8B9" w14:textId="77777777" w:rsidR="00673C9A" w:rsidRPr="004517E7" w:rsidRDefault="00673C9A" w:rsidP="00673C9A">
            <w:pPr>
              <w:pStyle w:val="TableText"/>
              <w:rPr>
                <w:rFonts w:cs="Arial"/>
                <w:szCs w:val="21"/>
              </w:rPr>
            </w:pPr>
            <w:r w:rsidRPr="004517E7">
              <w:rPr>
                <w:rFonts w:cs="Arial"/>
                <w:szCs w:val="21"/>
              </w:rPr>
              <w:t>Editable</w:t>
            </w:r>
          </w:p>
        </w:tc>
        <w:tc>
          <w:tcPr>
            <w:tcW w:w="789" w:type="dxa"/>
          </w:tcPr>
          <w:p w14:paraId="3FCCE92E" w14:textId="77777777" w:rsidR="00673C9A" w:rsidRPr="004517E7" w:rsidRDefault="00673C9A" w:rsidP="00673C9A">
            <w:pPr>
              <w:pStyle w:val="TableText"/>
              <w:rPr>
                <w:rFonts w:cs="Arial"/>
                <w:szCs w:val="21"/>
              </w:rPr>
            </w:pPr>
            <w:r>
              <w:rPr>
                <w:rFonts w:cs="Arial"/>
                <w:szCs w:val="21"/>
              </w:rPr>
              <w:t>CS</w:t>
            </w:r>
          </w:p>
        </w:tc>
        <w:tc>
          <w:tcPr>
            <w:tcW w:w="1327" w:type="dxa"/>
            <w:gridSpan w:val="2"/>
          </w:tcPr>
          <w:p w14:paraId="331A577D" w14:textId="77777777" w:rsidR="00673C9A" w:rsidRPr="004517E7" w:rsidRDefault="00673C9A" w:rsidP="00673C9A">
            <w:pPr>
              <w:pStyle w:val="TableText"/>
              <w:rPr>
                <w:rFonts w:cs="Arial"/>
                <w:szCs w:val="21"/>
              </w:rPr>
            </w:pPr>
            <w:r w:rsidRPr="004517E7">
              <w:rPr>
                <w:rFonts w:cs="Arial"/>
                <w:szCs w:val="21"/>
              </w:rPr>
              <w:t>No</w:t>
            </w:r>
          </w:p>
        </w:tc>
      </w:tr>
      <w:tr w:rsidR="00673C9A" w:rsidRPr="004517E7" w14:paraId="15B00FFC" w14:textId="77777777" w:rsidTr="00673C9A">
        <w:trPr>
          <w:cantSplit/>
        </w:trPr>
        <w:tc>
          <w:tcPr>
            <w:tcW w:w="1763" w:type="dxa"/>
          </w:tcPr>
          <w:p w14:paraId="1DF63730" w14:textId="77777777" w:rsidR="00673C9A" w:rsidRDefault="00673C9A" w:rsidP="00673C9A">
            <w:pPr>
              <w:pStyle w:val="TableText"/>
              <w:rPr>
                <w:rFonts w:cs="Arial"/>
                <w:szCs w:val="21"/>
              </w:rPr>
            </w:pPr>
            <w:r>
              <w:rPr>
                <w:rFonts w:cs="Arial"/>
                <w:szCs w:val="21"/>
              </w:rPr>
              <w:lastRenderedPageBreak/>
              <w:t>RequiredFSEs</w:t>
            </w:r>
          </w:p>
        </w:tc>
        <w:tc>
          <w:tcPr>
            <w:tcW w:w="1371" w:type="dxa"/>
            <w:gridSpan w:val="2"/>
          </w:tcPr>
          <w:p w14:paraId="09AFE4B6" w14:textId="77777777" w:rsidR="00673C9A" w:rsidRDefault="00673C9A" w:rsidP="00673C9A">
            <w:pPr>
              <w:pStyle w:val="TableText"/>
              <w:rPr>
                <w:rFonts w:cs="Arial"/>
                <w:szCs w:val="21"/>
              </w:rPr>
            </w:pPr>
            <w:r>
              <w:rPr>
                <w:rFonts w:cs="Arial"/>
                <w:szCs w:val="21"/>
              </w:rPr>
              <w:t>Required FSEs</w:t>
            </w:r>
          </w:p>
        </w:tc>
        <w:tc>
          <w:tcPr>
            <w:tcW w:w="2267" w:type="dxa"/>
          </w:tcPr>
          <w:p w14:paraId="3BE5DD67" w14:textId="77777777" w:rsidR="00673C9A" w:rsidRPr="00EE3371" w:rsidRDefault="00673C9A" w:rsidP="00673C9A">
            <w:pPr>
              <w:pStyle w:val="TableText"/>
              <w:rPr>
                <w:rFonts w:cs="Arial"/>
                <w:szCs w:val="21"/>
              </w:rPr>
            </w:pPr>
            <w:r>
              <w:rPr>
                <w:rFonts w:cs="Arial"/>
                <w:szCs w:val="21"/>
              </w:rPr>
              <w:t>A sequence of semi-colon separated IDs used to identify the required resources.</w:t>
            </w:r>
          </w:p>
        </w:tc>
        <w:tc>
          <w:tcPr>
            <w:tcW w:w="1152" w:type="dxa"/>
          </w:tcPr>
          <w:p w14:paraId="7C6B9699" w14:textId="77777777" w:rsidR="00673C9A" w:rsidRPr="004517E7" w:rsidRDefault="00673C9A" w:rsidP="00673C9A">
            <w:pPr>
              <w:pStyle w:val="TableText"/>
              <w:rPr>
                <w:rFonts w:cs="Arial"/>
                <w:szCs w:val="21"/>
              </w:rPr>
            </w:pPr>
            <w:r>
              <w:rPr>
                <w:rFonts w:cs="Arial"/>
                <w:szCs w:val="21"/>
              </w:rPr>
              <w:t>String (1024)</w:t>
            </w:r>
          </w:p>
        </w:tc>
        <w:tc>
          <w:tcPr>
            <w:tcW w:w="1120" w:type="dxa"/>
          </w:tcPr>
          <w:p w14:paraId="467D7826" w14:textId="77777777" w:rsidR="00673C9A" w:rsidRDefault="00673C9A" w:rsidP="00673C9A">
            <w:pPr>
              <w:pStyle w:val="TableText"/>
              <w:rPr>
                <w:rFonts w:cs="Arial"/>
                <w:szCs w:val="21"/>
              </w:rPr>
            </w:pPr>
            <w:r>
              <w:rPr>
                <w:rFonts w:cs="Arial"/>
                <w:szCs w:val="21"/>
              </w:rPr>
              <w:t>Hidden</w:t>
            </w:r>
          </w:p>
        </w:tc>
        <w:tc>
          <w:tcPr>
            <w:tcW w:w="789" w:type="dxa"/>
          </w:tcPr>
          <w:p w14:paraId="56771A5A" w14:textId="77777777" w:rsidR="00673C9A" w:rsidRDefault="00673C9A" w:rsidP="00673C9A">
            <w:pPr>
              <w:pStyle w:val="TableText"/>
              <w:rPr>
                <w:rFonts w:cs="Arial"/>
                <w:szCs w:val="21"/>
              </w:rPr>
            </w:pPr>
            <w:r>
              <w:rPr>
                <w:rFonts w:cs="Arial"/>
                <w:szCs w:val="21"/>
              </w:rPr>
              <w:t>GEHC</w:t>
            </w:r>
          </w:p>
        </w:tc>
        <w:tc>
          <w:tcPr>
            <w:tcW w:w="1327" w:type="dxa"/>
            <w:gridSpan w:val="2"/>
          </w:tcPr>
          <w:p w14:paraId="323AD2A7" w14:textId="77777777" w:rsidR="00673C9A" w:rsidRDefault="00673C9A" w:rsidP="00673C9A">
            <w:pPr>
              <w:pStyle w:val="TableText"/>
              <w:rPr>
                <w:rFonts w:cs="Arial"/>
                <w:szCs w:val="21"/>
              </w:rPr>
            </w:pPr>
            <w:r>
              <w:rPr>
                <w:rFonts w:cs="Arial"/>
                <w:szCs w:val="21"/>
              </w:rPr>
              <w:t>No</w:t>
            </w:r>
          </w:p>
        </w:tc>
      </w:tr>
      <w:tr w:rsidR="00673C9A" w:rsidRPr="004517E7" w14:paraId="76265D39" w14:textId="77777777" w:rsidTr="00673C9A">
        <w:trPr>
          <w:cantSplit/>
        </w:trPr>
        <w:tc>
          <w:tcPr>
            <w:tcW w:w="1763" w:type="dxa"/>
          </w:tcPr>
          <w:p w14:paraId="1E61FCAF" w14:textId="77777777" w:rsidR="00673C9A" w:rsidRPr="004517E7" w:rsidRDefault="00673C9A" w:rsidP="00673C9A">
            <w:pPr>
              <w:pStyle w:val="TableText"/>
              <w:rPr>
                <w:rFonts w:cs="Arial"/>
                <w:szCs w:val="21"/>
              </w:rPr>
            </w:pPr>
            <w:r>
              <w:rPr>
                <w:rFonts w:cs="Arial"/>
                <w:szCs w:val="21"/>
              </w:rPr>
              <w:t>RequiredEngineers</w:t>
            </w:r>
          </w:p>
        </w:tc>
        <w:tc>
          <w:tcPr>
            <w:tcW w:w="1371" w:type="dxa"/>
            <w:gridSpan w:val="2"/>
          </w:tcPr>
          <w:p w14:paraId="302779A7" w14:textId="77777777" w:rsidR="00673C9A" w:rsidRPr="004517E7" w:rsidRDefault="00673C9A" w:rsidP="00673C9A">
            <w:pPr>
              <w:pStyle w:val="TableText"/>
              <w:rPr>
                <w:rFonts w:cs="Arial"/>
                <w:szCs w:val="21"/>
              </w:rPr>
            </w:pPr>
            <w:r>
              <w:rPr>
                <w:rFonts w:cs="Arial"/>
                <w:szCs w:val="21"/>
              </w:rPr>
              <w:t>Required Resources</w:t>
            </w:r>
          </w:p>
        </w:tc>
        <w:tc>
          <w:tcPr>
            <w:tcW w:w="2267" w:type="dxa"/>
          </w:tcPr>
          <w:p w14:paraId="7572B85B" w14:textId="77777777" w:rsidR="00673C9A" w:rsidRPr="00EE3371" w:rsidRDefault="00673C9A" w:rsidP="00673C9A">
            <w:pPr>
              <w:pStyle w:val="TableText"/>
              <w:rPr>
                <w:rFonts w:cs="Arial"/>
                <w:szCs w:val="21"/>
              </w:rPr>
            </w:pPr>
            <w:r w:rsidRPr="00EE3371">
              <w:rPr>
                <w:rFonts w:cs="Arial"/>
                <w:szCs w:val="21"/>
              </w:rPr>
              <w:t xml:space="preserve">The </w:t>
            </w:r>
            <w:r>
              <w:rPr>
                <w:rFonts w:cs="Arial"/>
                <w:szCs w:val="21"/>
              </w:rPr>
              <w:t xml:space="preserve">set of </w:t>
            </w:r>
            <w:r w:rsidRPr="00EE3371">
              <w:rPr>
                <w:rFonts w:cs="Arial"/>
                <w:szCs w:val="21"/>
              </w:rPr>
              <w:t xml:space="preserve">resources </w:t>
            </w:r>
            <w:r>
              <w:rPr>
                <w:rFonts w:cs="Arial"/>
                <w:szCs w:val="21"/>
              </w:rPr>
              <w:t>from which the scheduler may select a single resource to schedule the task to. Initially derived from RequiredFSEs.</w:t>
            </w:r>
          </w:p>
        </w:tc>
        <w:tc>
          <w:tcPr>
            <w:tcW w:w="1152" w:type="dxa"/>
          </w:tcPr>
          <w:p w14:paraId="4D178035" w14:textId="77777777" w:rsidR="00673C9A" w:rsidRDefault="00673C9A" w:rsidP="00673C9A">
            <w:pPr>
              <w:pStyle w:val="TableText"/>
              <w:rPr>
                <w:rFonts w:cs="Arial"/>
                <w:szCs w:val="21"/>
              </w:rPr>
            </w:pPr>
            <w:r w:rsidRPr="004517E7">
              <w:rPr>
                <w:rFonts w:cs="Arial"/>
                <w:szCs w:val="21"/>
              </w:rPr>
              <w:t>Reference to Engineer</w:t>
            </w:r>
          </w:p>
          <w:p w14:paraId="199E428E" w14:textId="77777777" w:rsidR="00673C9A" w:rsidRPr="004517E7" w:rsidRDefault="00673C9A" w:rsidP="00673C9A">
            <w:pPr>
              <w:pStyle w:val="TableText"/>
              <w:rPr>
                <w:rFonts w:cs="Arial"/>
                <w:szCs w:val="21"/>
              </w:rPr>
            </w:pPr>
            <w:r>
              <w:rPr>
                <w:rFonts w:cs="Arial"/>
                <w:szCs w:val="21"/>
              </w:rPr>
              <w:t>(Multi-value)</w:t>
            </w:r>
          </w:p>
        </w:tc>
        <w:tc>
          <w:tcPr>
            <w:tcW w:w="1120" w:type="dxa"/>
          </w:tcPr>
          <w:p w14:paraId="676BF822" w14:textId="77777777" w:rsidR="00673C9A" w:rsidRPr="004517E7" w:rsidRDefault="00673C9A" w:rsidP="00673C9A">
            <w:pPr>
              <w:pStyle w:val="TableText"/>
              <w:rPr>
                <w:rFonts w:cs="Arial"/>
                <w:szCs w:val="21"/>
              </w:rPr>
            </w:pPr>
            <w:r>
              <w:rPr>
                <w:rFonts w:cs="Arial"/>
                <w:szCs w:val="21"/>
              </w:rPr>
              <w:t>Editable</w:t>
            </w:r>
          </w:p>
        </w:tc>
        <w:tc>
          <w:tcPr>
            <w:tcW w:w="789" w:type="dxa"/>
          </w:tcPr>
          <w:p w14:paraId="341B132F" w14:textId="77777777" w:rsidR="00673C9A" w:rsidRDefault="00673C9A" w:rsidP="00673C9A">
            <w:pPr>
              <w:pStyle w:val="TableText"/>
              <w:rPr>
                <w:rFonts w:cs="Arial"/>
                <w:szCs w:val="21"/>
              </w:rPr>
            </w:pPr>
            <w:r>
              <w:rPr>
                <w:rFonts w:cs="Arial"/>
                <w:szCs w:val="21"/>
              </w:rPr>
              <w:t>GEHC/</w:t>
            </w:r>
            <w:r>
              <w:rPr>
                <w:rFonts w:cs="Arial"/>
                <w:szCs w:val="21"/>
              </w:rPr>
              <w:br/>
              <w:t>CS</w:t>
            </w:r>
          </w:p>
        </w:tc>
        <w:tc>
          <w:tcPr>
            <w:tcW w:w="1327" w:type="dxa"/>
            <w:gridSpan w:val="2"/>
          </w:tcPr>
          <w:p w14:paraId="0DBBBBF5" w14:textId="77777777" w:rsidR="00673C9A" w:rsidRPr="004517E7" w:rsidRDefault="00673C9A" w:rsidP="00673C9A">
            <w:pPr>
              <w:pStyle w:val="TableText"/>
              <w:rPr>
                <w:rFonts w:cs="Arial"/>
                <w:szCs w:val="21"/>
              </w:rPr>
            </w:pPr>
            <w:r>
              <w:rPr>
                <w:rFonts w:cs="Arial"/>
                <w:szCs w:val="21"/>
              </w:rPr>
              <w:t>No</w:t>
            </w:r>
          </w:p>
        </w:tc>
      </w:tr>
      <w:tr w:rsidR="00673C9A" w:rsidRPr="004517E7" w14:paraId="1D864BFC" w14:textId="77777777" w:rsidTr="00673C9A">
        <w:trPr>
          <w:cantSplit/>
        </w:trPr>
        <w:tc>
          <w:tcPr>
            <w:tcW w:w="9789" w:type="dxa"/>
            <w:gridSpan w:val="9"/>
          </w:tcPr>
          <w:p w14:paraId="38D34EE4" w14:textId="77777777" w:rsidR="00673C9A" w:rsidRPr="004517E7" w:rsidRDefault="00673C9A" w:rsidP="00673C9A">
            <w:pPr>
              <w:pStyle w:val="TableText"/>
              <w:rPr>
                <w:rFonts w:cs="Arial"/>
                <w:b/>
                <w:bCs/>
                <w:szCs w:val="21"/>
              </w:rPr>
            </w:pPr>
            <w:r w:rsidRPr="004517E7">
              <w:rPr>
                <w:rFonts w:cs="Arial"/>
                <w:b/>
                <w:bCs/>
                <w:szCs w:val="21"/>
              </w:rPr>
              <w:t>Requirements</w:t>
            </w:r>
          </w:p>
        </w:tc>
      </w:tr>
      <w:tr w:rsidR="00673C9A" w:rsidRPr="004517E7" w14:paraId="6F600176" w14:textId="77777777" w:rsidTr="00673C9A">
        <w:trPr>
          <w:cantSplit/>
        </w:trPr>
        <w:tc>
          <w:tcPr>
            <w:tcW w:w="1763" w:type="dxa"/>
          </w:tcPr>
          <w:p w14:paraId="441DBD24" w14:textId="77777777" w:rsidR="00673C9A" w:rsidRPr="004517E7" w:rsidRDefault="00673C9A" w:rsidP="00673C9A">
            <w:pPr>
              <w:pStyle w:val="TableText"/>
              <w:rPr>
                <w:rFonts w:cs="Arial"/>
                <w:szCs w:val="21"/>
              </w:rPr>
            </w:pPr>
            <w:r>
              <w:rPr>
                <w:rFonts w:cs="Arial"/>
                <w:szCs w:val="21"/>
              </w:rPr>
              <w:t>SkillLevel</w:t>
            </w:r>
          </w:p>
        </w:tc>
        <w:tc>
          <w:tcPr>
            <w:tcW w:w="1371" w:type="dxa"/>
            <w:gridSpan w:val="2"/>
          </w:tcPr>
          <w:p w14:paraId="43EDE991" w14:textId="77777777" w:rsidR="00673C9A" w:rsidRPr="004517E7" w:rsidRDefault="00673C9A" w:rsidP="00673C9A">
            <w:pPr>
              <w:pStyle w:val="TableText"/>
              <w:rPr>
                <w:rFonts w:cs="Arial"/>
                <w:szCs w:val="21"/>
              </w:rPr>
            </w:pPr>
            <w:r>
              <w:rPr>
                <w:rFonts w:cs="Arial"/>
                <w:szCs w:val="21"/>
              </w:rPr>
              <w:t>Level</w:t>
            </w:r>
          </w:p>
        </w:tc>
        <w:tc>
          <w:tcPr>
            <w:tcW w:w="2267" w:type="dxa"/>
          </w:tcPr>
          <w:p w14:paraId="19263133" w14:textId="77777777" w:rsidR="00673C9A" w:rsidRPr="004517E7" w:rsidRDefault="00673C9A" w:rsidP="00673C9A">
            <w:pPr>
              <w:pStyle w:val="TableText"/>
              <w:rPr>
                <w:rFonts w:cs="Arial"/>
                <w:szCs w:val="21"/>
              </w:rPr>
            </w:pPr>
            <w:r>
              <w:rPr>
                <w:rFonts w:cs="Arial"/>
                <w:szCs w:val="21"/>
              </w:rPr>
              <w:t>The skill level associated with the task.</w:t>
            </w:r>
          </w:p>
        </w:tc>
        <w:tc>
          <w:tcPr>
            <w:tcW w:w="1152" w:type="dxa"/>
          </w:tcPr>
          <w:p w14:paraId="693A3CFA" w14:textId="77777777" w:rsidR="00673C9A" w:rsidRPr="004517E7" w:rsidRDefault="00673C9A" w:rsidP="00673C9A">
            <w:pPr>
              <w:pStyle w:val="TableText"/>
              <w:rPr>
                <w:rFonts w:cs="Arial"/>
                <w:szCs w:val="21"/>
              </w:rPr>
            </w:pPr>
            <w:r>
              <w:rPr>
                <w:rFonts w:cs="Arial"/>
                <w:szCs w:val="21"/>
              </w:rPr>
              <w:t>Number</w:t>
            </w:r>
          </w:p>
        </w:tc>
        <w:tc>
          <w:tcPr>
            <w:tcW w:w="1120" w:type="dxa"/>
          </w:tcPr>
          <w:p w14:paraId="7A423FA6" w14:textId="77777777" w:rsidR="00673C9A" w:rsidRPr="004517E7" w:rsidRDefault="00673C9A" w:rsidP="00673C9A">
            <w:pPr>
              <w:pStyle w:val="TableText"/>
              <w:rPr>
                <w:rFonts w:cs="Arial"/>
                <w:szCs w:val="21"/>
              </w:rPr>
            </w:pPr>
            <w:r>
              <w:rPr>
                <w:rFonts w:cs="Arial"/>
                <w:szCs w:val="21"/>
              </w:rPr>
              <w:t>Hidden</w:t>
            </w:r>
          </w:p>
        </w:tc>
        <w:tc>
          <w:tcPr>
            <w:tcW w:w="789" w:type="dxa"/>
          </w:tcPr>
          <w:p w14:paraId="5A90B4AB" w14:textId="77777777" w:rsidR="00673C9A" w:rsidRPr="004517E7" w:rsidRDefault="00673C9A" w:rsidP="00673C9A">
            <w:pPr>
              <w:pStyle w:val="TableText"/>
              <w:rPr>
                <w:rFonts w:cs="Arial"/>
                <w:szCs w:val="21"/>
              </w:rPr>
            </w:pPr>
            <w:r>
              <w:rPr>
                <w:rFonts w:cs="Arial"/>
                <w:szCs w:val="21"/>
              </w:rPr>
              <w:t>GEHC</w:t>
            </w:r>
          </w:p>
        </w:tc>
        <w:tc>
          <w:tcPr>
            <w:tcW w:w="1327" w:type="dxa"/>
            <w:gridSpan w:val="2"/>
          </w:tcPr>
          <w:p w14:paraId="7C6FFD94" w14:textId="77777777" w:rsidR="00673C9A" w:rsidRPr="004517E7" w:rsidRDefault="00673C9A" w:rsidP="00673C9A">
            <w:pPr>
              <w:pStyle w:val="TableText"/>
              <w:rPr>
                <w:rFonts w:cs="Arial"/>
                <w:szCs w:val="21"/>
              </w:rPr>
            </w:pPr>
            <w:r>
              <w:rPr>
                <w:rFonts w:cs="Arial"/>
                <w:szCs w:val="21"/>
              </w:rPr>
              <w:t>Yes</w:t>
            </w:r>
          </w:p>
        </w:tc>
      </w:tr>
      <w:tr w:rsidR="00673C9A" w:rsidRPr="004517E7" w14:paraId="2A9B139F" w14:textId="77777777" w:rsidTr="00673C9A">
        <w:trPr>
          <w:cantSplit/>
        </w:trPr>
        <w:tc>
          <w:tcPr>
            <w:tcW w:w="1763" w:type="dxa"/>
            <w:shd w:val="clear" w:color="auto" w:fill="auto"/>
          </w:tcPr>
          <w:p w14:paraId="5124FEE2" w14:textId="77777777" w:rsidR="00673C9A" w:rsidRPr="004517E7" w:rsidRDefault="00673C9A" w:rsidP="00673C9A">
            <w:pPr>
              <w:pStyle w:val="TableText"/>
              <w:rPr>
                <w:rFonts w:cs="Arial"/>
                <w:szCs w:val="21"/>
              </w:rPr>
            </w:pPr>
            <w:r w:rsidRPr="004517E7">
              <w:rPr>
                <w:rFonts w:cs="Arial"/>
                <w:szCs w:val="21"/>
              </w:rPr>
              <w:t>RequiredSkills1</w:t>
            </w:r>
          </w:p>
        </w:tc>
        <w:tc>
          <w:tcPr>
            <w:tcW w:w="1371" w:type="dxa"/>
            <w:gridSpan w:val="2"/>
          </w:tcPr>
          <w:p w14:paraId="1352F70D" w14:textId="77777777" w:rsidR="00673C9A" w:rsidRPr="004517E7" w:rsidRDefault="00673C9A" w:rsidP="00673C9A">
            <w:pPr>
              <w:pStyle w:val="TableText"/>
              <w:rPr>
                <w:rFonts w:cs="Arial"/>
                <w:szCs w:val="21"/>
              </w:rPr>
            </w:pPr>
            <w:r w:rsidRPr="004517E7">
              <w:rPr>
                <w:rFonts w:cs="Arial"/>
                <w:szCs w:val="21"/>
              </w:rPr>
              <w:t>Required Skills</w:t>
            </w:r>
          </w:p>
        </w:tc>
        <w:tc>
          <w:tcPr>
            <w:tcW w:w="2267" w:type="dxa"/>
          </w:tcPr>
          <w:p w14:paraId="70DC641E" w14:textId="77777777" w:rsidR="00673C9A" w:rsidRPr="004517E7" w:rsidRDefault="00673C9A" w:rsidP="00673C9A">
            <w:pPr>
              <w:pStyle w:val="TableText"/>
              <w:rPr>
                <w:rFonts w:cs="Arial"/>
                <w:szCs w:val="21"/>
              </w:rPr>
            </w:pPr>
            <w:r w:rsidRPr="004517E7">
              <w:rPr>
                <w:rFonts w:cs="Arial"/>
                <w:szCs w:val="21"/>
              </w:rPr>
              <w:t xml:space="preserve">The skills that a </w:t>
            </w:r>
            <w:r>
              <w:rPr>
                <w:rFonts w:cs="Arial"/>
                <w:szCs w:val="21"/>
              </w:rPr>
              <w:t>resource</w:t>
            </w:r>
            <w:r w:rsidRPr="004517E7">
              <w:rPr>
                <w:rFonts w:cs="Arial"/>
                <w:szCs w:val="21"/>
              </w:rPr>
              <w:t xml:space="preserve"> </w:t>
            </w:r>
            <w:r>
              <w:rPr>
                <w:rFonts w:cs="Arial"/>
                <w:szCs w:val="21"/>
              </w:rPr>
              <w:t>must</w:t>
            </w:r>
            <w:r w:rsidRPr="004517E7">
              <w:rPr>
                <w:rFonts w:cs="Arial"/>
                <w:szCs w:val="21"/>
              </w:rPr>
              <w:t xml:space="preserve"> have to be able to perform the work.</w:t>
            </w:r>
            <w:r>
              <w:rPr>
                <w:rFonts w:cs="Arial"/>
                <w:szCs w:val="21"/>
              </w:rPr>
              <w:t xml:space="preserve"> This is automatically derived from the task’s associated system’s product ID and the task’s skill level.</w:t>
            </w:r>
          </w:p>
        </w:tc>
        <w:tc>
          <w:tcPr>
            <w:tcW w:w="1152" w:type="dxa"/>
          </w:tcPr>
          <w:p w14:paraId="51F9CE28" w14:textId="77777777" w:rsidR="00673C9A" w:rsidRPr="004517E7" w:rsidRDefault="00673C9A" w:rsidP="00673C9A">
            <w:pPr>
              <w:pStyle w:val="TableText"/>
              <w:rPr>
                <w:rFonts w:cs="Arial"/>
                <w:szCs w:val="21"/>
              </w:rPr>
            </w:pPr>
            <w:r w:rsidRPr="004517E7">
              <w:rPr>
                <w:rFonts w:cs="Arial"/>
                <w:szCs w:val="21"/>
              </w:rPr>
              <w:t>List of Skills</w:t>
            </w:r>
          </w:p>
          <w:p w14:paraId="7766A6B9" w14:textId="77777777" w:rsidR="00673C9A" w:rsidRPr="004517E7" w:rsidRDefault="00673C9A" w:rsidP="00673C9A">
            <w:pPr>
              <w:pStyle w:val="TableText"/>
              <w:rPr>
                <w:rFonts w:cs="Arial"/>
                <w:szCs w:val="21"/>
              </w:rPr>
            </w:pPr>
            <w:r w:rsidRPr="004517E7">
              <w:rPr>
                <w:rFonts w:cs="Arial"/>
                <w:szCs w:val="21"/>
              </w:rPr>
              <w:t>(Multi-value)</w:t>
            </w:r>
          </w:p>
        </w:tc>
        <w:tc>
          <w:tcPr>
            <w:tcW w:w="1120" w:type="dxa"/>
          </w:tcPr>
          <w:p w14:paraId="38171160" w14:textId="77777777" w:rsidR="00673C9A" w:rsidRPr="004517E7" w:rsidRDefault="00673C9A" w:rsidP="00673C9A">
            <w:pPr>
              <w:pStyle w:val="TableText"/>
              <w:rPr>
                <w:rFonts w:cs="Arial"/>
                <w:szCs w:val="21"/>
              </w:rPr>
            </w:pPr>
            <w:r>
              <w:rPr>
                <w:rFonts w:cs="Arial"/>
                <w:szCs w:val="21"/>
              </w:rPr>
              <w:t>Non - Editable</w:t>
            </w:r>
          </w:p>
        </w:tc>
        <w:tc>
          <w:tcPr>
            <w:tcW w:w="789" w:type="dxa"/>
          </w:tcPr>
          <w:p w14:paraId="6802679D" w14:textId="77777777" w:rsidR="00673C9A" w:rsidRPr="004517E7" w:rsidRDefault="00673C9A" w:rsidP="00673C9A">
            <w:pPr>
              <w:pStyle w:val="TableText"/>
              <w:rPr>
                <w:rFonts w:cs="Arial"/>
                <w:szCs w:val="21"/>
              </w:rPr>
            </w:pPr>
            <w:r w:rsidRPr="004517E7">
              <w:rPr>
                <w:rFonts w:cs="Arial"/>
                <w:szCs w:val="21"/>
              </w:rPr>
              <w:t>CS</w:t>
            </w:r>
          </w:p>
        </w:tc>
        <w:tc>
          <w:tcPr>
            <w:tcW w:w="1327" w:type="dxa"/>
            <w:gridSpan w:val="2"/>
          </w:tcPr>
          <w:p w14:paraId="3F4DE6C6" w14:textId="77777777" w:rsidR="00673C9A" w:rsidRPr="004517E7" w:rsidRDefault="00673C9A" w:rsidP="00673C9A">
            <w:pPr>
              <w:pStyle w:val="TableText"/>
              <w:rPr>
                <w:rFonts w:cs="Arial"/>
                <w:szCs w:val="21"/>
              </w:rPr>
            </w:pPr>
            <w:r w:rsidRPr="004517E7">
              <w:rPr>
                <w:rFonts w:cs="Arial"/>
                <w:szCs w:val="21"/>
              </w:rPr>
              <w:t>No</w:t>
            </w:r>
          </w:p>
        </w:tc>
      </w:tr>
      <w:tr w:rsidR="00673C9A" w:rsidRPr="004517E7" w14:paraId="039DAFC6" w14:textId="77777777" w:rsidTr="00673C9A">
        <w:trPr>
          <w:cantSplit/>
        </w:trPr>
        <w:tc>
          <w:tcPr>
            <w:tcW w:w="9789" w:type="dxa"/>
            <w:gridSpan w:val="9"/>
            <w:shd w:val="clear" w:color="auto" w:fill="auto"/>
          </w:tcPr>
          <w:p w14:paraId="1A4C7E80" w14:textId="77777777" w:rsidR="00673C9A" w:rsidRPr="003A65F9" w:rsidRDefault="00673C9A" w:rsidP="00673C9A">
            <w:pPr>
              <w:pStyle w:val="TableText"/>
              <w:rPr>
                <w:rFonts w:cs="Arial"/>
                <w:b/>
                <w:szCs w:val="21"/>
              </w:rPr>
            </w:pPr>
            <w:r w:rsidRPr="003A65F9">
              <w:rPr>
                <w:rFonts w:cs="Arial"/>
                <w:b/>
                <w:szCs w:val="21"/>
              </w:rPr>
              <w:t>Dependencies</w:t>
            </w:r>
          </w:p>
        </w:tc>
      </w:tr>
      <w:tr w:rsidR="00673C9A" w:rsidRPr="004517E7" w14:paraId="7C5EDB2F" w14:textId="77777777" w:rsidTr="00673C9A">
        <w:trPr>
          <w:cantSplit/>
        </w:trPr>
        <w:tc>
          <w:tcPr>
            <w:tcW w:w="1843" w:type="dxa"/>
            <w:gridSpan w:val="2"/>
            <w:shd w:val="clear" w:color="auto" w:fill="auto"/>
          </w:tcPr>
          <w:p w14:paraId="536CE60B" w14:textId="77777777" w:rsidR="00673C9A" w:rsidRPr="004517E7" w:rsidRDefault="00673C9A" w:rsidP="00673C9A">
            <w:pPr>
              <w:pStyle w:val="TableText"/>
              <w:rPr>
                <w:rFonts w:cs="Arial"/>
                <w:szCs w:val="21"/>
              </w:rPr>
            </w:pPr>
            <w:r>
              <w:rPr>
                <w:rFonts w:cs="Arial"/>
                <w:szCs w:val="21"/>
              </w:rPr>
              <w:t>TimeDependancies</w:t>
            </w:r>
          </w:p>
        </w:tc>
        <w:tc>
          <w:tcPr>
            <w:tcW w:w="1291" w:type="dxa"/>
          </w:tcPr>
          <w:p w14:paraId="13C206CB" w14:textId="77777777" w:rsidR="00673C9A" w:rsidRPr="004517E7" w:rsidRDefault="00673C9A" w:rsidP="00673C9A">
            <w:pPr>
              <w:pStyle w:val="TableText"/>
              <w:rPr>
                <w:rFonts w:cs="Arial"/>
                <w:szCs w:val="21"/>
              </w:rPr>
            </w:pPr>
            <w:r>
              <w:rPr>
                <w:rFonts w:cs="Arial"/>
                <w:szCs w:val="21"/>
              </w:rPr>
              <w:t>Time Dependencies</w:t>
            </w:r>
          </w:p>
        </w:tc>
        <w:tc>
          <w:tcPr>
            <w:tcW w:w="2267" w:type="dxa"/>
          </w:tcPr>
          <w:p w14:paraId="158B6893" w14:textId="77777777" w:rsidR="00673C9A" w:rsidRPr="004517E7" w:rsidRDefault="00673C9A" w:rsidP="00673C9A">
            <w:pPr>
              <w:pStyle w:val="TableText"/>
              <w:rPr>
                <w:rFonts w:cs="Arial"/>
                <w:szCs w:val="21"/>
              </w:rPr>
            </w:pPr>
            <w:r w:rsidRPr="00AF53FC">
              <w:rPr>
                <w:rFonts w:cs="Arial"/>
                <w:szCs w:val="21"/>
              </w:rPr>
              <w:t>Defines time relationships between tasks that are part of a multi-staged chain.</w:t>
            </w:r>
          </w:p>
        </w:tc>
        <w:tc>
          <w:tcPr>
            <w:tcW w:w="1152" w:type="dxa"/>
          </w:tcPr>
          <w:p w14:paraId="2037862D" w14:textId="77777777" w:rsidR="00673C9A" w:rsidRPr="00AF53FC" w:rsidRDefault="00673C9A" w:rsidP="00673C9A">
            <w:pPr>
              <w:pStyle w:val="TableText"/>
              <w:rPr>
                <w:rFonts w:cs="Arial"/>
                <w:szCs w:val="21"/>
              </w:rPr>
            </w:pPr>
            <w:r w:rsidRPr="00AF53FC">
              <w:rPr>
                <w:rFonts w:cs="Arial"/>
                <w:szCs w:val="21"/>
              </w:rPr>
              <w:t>List of time dependencies</w:t>
            </w:r>
          </w:p>
          <w:p w14:paraId="0D233DB9" w14:textId="77777777" w:rsidR="00673C9A" w:rsidRPr="004517E7" w:rsidRDefault="00673C9A" w:rsidP="00673C9A">
            <w:pPr>
              <w:pStyle w:val="TableText"/>
              <w:rPr>
                <w:rFonts w:cs="Arial"/>
                <w:szCs w:val="21"/>
              </w:rPr>
            </w:pPr>
            <w:r w:rsidRPr="00AF53FC">
              <w:rPr>
                <w:rFonts w:cs="Arial"/>
                <w:szCs w:val="21"/>
              </w:rPr>
              <w:t>(Multi-value)</w:t>
            </w:r>
          </w:p>
        </w:tc>
        <w:tc>
          <w:tcPr>
            <w:tcW w:w="1120" w:type="dxa"/>
          </w:tcPr>
          <w:p w14:paraId="1C039FBA" w14:textId="77777777" w:rsidR="00673C9A" w:rsidDel="00FE360E" w:rsidRDefault="00673C9A" w:rsidP="00673C9A">
            <w:pPr>
              <w:pStyle w:val="TableText"/>
              <w:rPr>
                <w:rFonts w:cs="Arial"/>
                <w:szCs w:val="21"/>
              </w:rPr>
            </w:pPr>
            <w:r>
              <w:rPr>
                <w:rFonts w:cs="Arial"/>
                <w:szCs w:val="21"/>
              </w:rPr>
              <w:t>Non - Editable</w:t>
            </w:r>
          </w:p>
        </w:tc>
        <w:tc>
          <w:tcPr>
            <w:tcW w:w="789" w:type="dxa"/>
          </w:tcPr>
          <w:p w14:paraId="52135AEA" w14:textId="77777777" w:rsidR="00673C9A" w:rsidRPr="004517E7" w:rsidRDefault="00673C9A" w:rsidP="00673C9A">
            <w:pPr>
              <w:pStyle w:val="TableText"/>
              <w:rPr>
                <w:rFonts w:cs="Arial"/>
                <w:szCs w:val="21"/>
              </w:rPr>
            </w:pPr>
            <w:r>
              <w:rPr>
                <w:rFonts w:cs="Arial"/>
                <w:szCs w:val="21"/>
              </w:rPr>
              <w:t>GEHC</w:t>
            </w:r>
          </w:p>
        </w:tc>
        <w:tc>
          <w:tcPr>
            <w:tcW w:w="1327" w:type="dxa"/>
            <w:gridSpan w:val="2"/>
          </w:tcPr>
          <w:p w14:paraId="4B93B3A0" w14:textId="77777777" w:rsidR="00673C9A" w:rsidRPr="004517E7" w:rsidRDefault="00673C9A" w:rsidP="00673C9A">
            <w:pPr>
              <w:pStyle w:val="TableText"/>
              <w:rPr>
                <w:rFonts w:cs="Arial"/>
                <w:szCs w:val="21"/>
              </w:rPr>
            </w:pPr>
            <w:r>
              <w:rPr>
                <w:rFonts w:cs="Arial"/>
                <w:szCs w:val="21"/>
              </w:rPr>
              <w:t>No</w:t>
            </w:r>
          </w:p>
        </w:tc>
      </w:tr>
      <w:tr w:rsidR="00673C9A" w:rsidRPr="004517E7" w14:paraId="4EEECE07" w14:textId="77777777" w:rsidTr="00673C9A">
        <w:trPr>
          <w:cantSplit/>
        </w:trPr>
        <w:tc>
          <w:tcPr>
            <w:tcW w:w="1843" w:type="dxa"/>
            <w:gridSpan w:val="2"/>
            <w:shd w:val="clear" w:color="auto" w:fill="auto"/>
          </w:tcPr>
          <w:p w14:paraId="5E0BA703" w14:textId="77777777" w:rsidR="00673C9A" w:rsidRPr="004517E7" w:rsidRDefault="00673C9A" w:rsidP="00673C9A">
            <w:pPr>
              <w:pStyle w:val="TableText"/>
              <w:rPr>
                <w:rFonts w:cs="Arial"/>
                <w:szCs w:val="21"/>
              </w:rPr>
            </w:pPr>
            <w:r>
              <w:rPr>
                <w:rFonts w:cs="Arial"/>
                <w:szCs w:val="21"/>
              </w:rPr>
              <w:t>EngineerDependancies</w:t>
            </w:r>
          </w:p>
        </w:tc>
        <w:tc>
          <w:tcPr>
            <w:tcW w:w="1291" w:type="dxa"/>
          </w:tcPr>
          <w:p w14:paraId="0013118F" w14:textId="77777777" w:rsidR="00673C9A" w:rsidRPr="004517E7" w:rsidRDefault="00673C9A" w:rsidP="00673C9A">
            <w:pPr>
              <w:pStyle w:val="TableText"/>
              <w:rPr>
                <w:rFonts w:cs="Arial"/>
                <w:szCs w:val="21"/>
              </w:rPr>
            </w:pPr>
            <w:r>
              <w:rPr>
                <w:rFonts w:cs="Arial"/>
                <w:szCs w:val="21"/>
              </w:rPr>
              <w:t>Resource Dependencies</w:t>
            </w:r>
          </w:p>
        </w:tc>
        <w:tc>
          <w:tcPr>
            <w:tcW w:w="2267" w:type="dxa"/>
          </w:tcPr>
          <w:p w14:paraId="76954AE6" w14:textId="77777777" w:rsidR="00673C9A" w:rsidRPr="004517E7" w:rsidRDefault="00673C9A" w:rsidP="00673C9A">
            <w:pPr>
              <w:pStyle w:val="TableText"/>
              <w:rPr>
                <w:rFonts w:cs="Arial"/>
                <w:szCs w:val="21"/>
              </w:rPr>
            </w:pPr>
            <w:r w:rsidRPr="0090167F">
              <w:rPr>
                <w:rFonts w:cs="Arial"/>
                <w:szCs w:val="21"/>
              </w:rPr>
              <w:t>Defines Field Engineer relationships between tasks that are part of a multi-staged tasks chain.</w:t>
            </w:r>
          </w:p>
        </w:tc>
        <w:tc>
          <w:tcPr>
            <w:tcW w:w="1152" w:type="dxa"/>
          </w:tcPr>
          <w:p w14:paraId="58676359" w14:textId="77777777" w:rsidR="00673C9A" w:rsidRPr="0090167F" w:rsidRDefault="00673C9A" w:rsidP="00673C9A">
            <w:pPr>
              <w:pStyle w:val="TableText"/>
              <w:rPr>
                <w:rFonts w:cs="Arial"/>
                <w:szCs w:val="21"/>
              </w:rPr>
            </w:pPr>
            <w:r w:rsidRPr="0090167F">
              <w:rPr>
                <w:rFonts w:cs="Arial"/>
                <w:szCs w:val="21"/>
              </w:rPr>
              <w:t>List of Field Engineer dependencies</w:t>
            </w:r>
          </w:p>
          <w:p w14:paraId="115B364F" w14:textId="77777777" w:rsidR="00673C9A" w:rsidRPr="004517E7" w:rsidRDefault="00673C9A" w:rsidP="00673C9A">
            <w:pPr>
              <w:pStyle w:val="TableText"/>
              <w:rPr>
                <w:rFonts w:cs="Arial"/>
                <w:szCs w:val="21"/>
              </w:rPr>
            </w:pPr>
            <w:r w:rsidRPr="0090167F">
              <w:rPr>
                <w:rFonts w:cs="Arial"/>
                <w:szCs w:val="21"/>
              </w:rPr>
              <w:t>(Multi-value</w:t>
            </w:r>
            <w:r>
              <w:rPr>
                <w:rFonts w:cs="Arial"/>
                <w:szCs w:val="21"/>
              </w:rPr>
              <w:t>)</w:t>
            </w:r>
          </w:p>
        </w:tc>
        <w:tc>
          <w:tcPr>
            <w:tcW w:w="1120" w:type="dxa"/>
          </w:tcPr>
          <w:p w14:paraId="733F3A88" w14:textId="77777777" w:rsidR="00673C9A" w:rsidDel="00FE360E" w:rsidRDefault="00673C9A" w:rsidP="00673C9A">
            <w:pPr>
              <w:pStyle w:val="TableText"/>
              <w:rPr>
                <w:rFonts w:cs="Arial"/>
                <w:szCs w:val="21"/>
              </w:rPr>
            </w:pPr>
            <w:r>
              <w:rPr>
                <w:rFonts w:cs="Arial"/>
                <w:szCs w:val="21"/>
              </w:rPr>
              <w:t>Non - Editable</w:t>
            </w:r>
          </w:p>
        </w:tc>
        <w:tc>
          <w:tcPr>
            <w:tcW w:w="789" w:type="dxa"/>
          </w:tcPr>
          <w:p w14:paraId="5BB55855" w14:textId="77777777" w:rsidR="00673C9A" w:rsidRPr="004517E7" w:rsidRDefault="00673C9A" w:rsidP="00673C9A">
            <w:pPr>
              <w:pStyle w:val="TableText"/>
              <w:rPr>
                <w:rFonts w:cs="Arial"/>
                <w:szCs w:val="21"/>
              </w:rPr>
            </w:pPr>
            <w:r>
              <w:rPr>
                <w:rFonts w:cs="Arial"/>
                <w:szCs w:val="21"/>
              </w:rPr>
              <w:t>GEHC</w:t>
            </w:r>
          </w:p>
        </w:tc>
        <w:tc>
          <w:tcPr>
            <w:tcW w:w="1327" w:type="dxa"/>
            <w:gridSpan w:val="2"/>
          </w:tcPr>
          <w:p w14:paraId="570AA87E" w14:textId="77777777" w:rsidR="00673C9A" w:rsidRPr="004517E7" w:rsidRDefault="00673C9A" w:rsidP="00673C9A">
            <w:pPr>
              <w:pStyle w:val="TableText"/>
              <w:rPr>
                <w:rFonts w:cs="Arial"/>
                <w:szCs w:val="21"/>
              </w:rPr>
            </w:pPr>
            <w:r>
              <w:rPr>
                <w:rFonts w:cs="Arial"/>
                <w:szCs w:val="21"/>
              </w:rPr>
              <w:t>No</w:t>
            </w:r>
          </w:p>
        </w:tc>
      </w:tr>
      <w:tr w:rsidR="00673C9A" w:rsidRPr="004517E7" w14:paraId="4CE6DF6E" w14:textId="77777777" w:rsidTr="00673C9A">
        <w:trPr>
          <w:cantSplit/>
        </w:trPr>
        <w:tc>
          <w:tcPr>
            <w:tcW w:w="1843" w:type="dxa"/>
            <w:gridSpan w:val="2"/>
            <w:shd w:val="clear" w:color="auto" w:fill="auto"/>
          </w:tcPr>
          <w:p w14:paraId="3A62BDBB" w14:textId="77777777" w:rsidR="00673C9A" w:rsidRPr="004517E7" w:rsidRDefault="00673C9A" w:rsidP="00673C9A">
            <w:pPr>
              <w:pStyle w:val="TableText"/>
              <w:rPr>
                <w:rFonts w:cs="Arial"/>
                <w:szCs w:val="21"/>
              </w:rPr>
            </w:pPr>
            <w:r>
              <w:rPr>
                <w:rFonts w:cs="Arial"/>
                <w:szCs w:val="21"/>
              </w:rPr>
              <w:lastRenderedPageBreak/>
              <w:t>Critical</w:t>
            </w:r>
          </w:p>
        </w:tc>
        <w:tc>
          <w:tcPr>
            <w:tcW w:w="1291" w:type="dxa"/>
          </w:tcPr>
          <w:p w14:paraId="79158AF1" w14:textId="77777777" w:rsidR="00673C9A" w:rsidRPr="004517E7" w:rsidRDefault="00673C9A" w:rsidP="00673C9A">
            <w:pPr>
              <w:pStyle w:val="TableText"/>
              <w:rPr>
                <w:rFonts w:cs="Arial"/>
                <w:szCs w:val="21"/>
              </w:rPr>
            </w:pPr>
            <w:r>
              <w:rPr>
                <w:rFonts w:cs="Arial"/>
                <w:szCs w:val="21"/>
              </w:rPr>
              <w:t>Critical</w:t>
            </w:r>
          </w:p>
        </w:tc>
        <w:tc>
          <w:tcPr>
            <w:tcW w:w="2267" w:type="dxa"/>
          </w:tcPr>
          <w:p w14:paraId="4A8041DA" w14:textId="77777777" w:rsidR="00673C9A" w:rsidRPr="004517E7" w:rsidRDefault="00673C9A" w:rsidP="00673C9A">
            <w:pPr>
              <w:pStyle w:val="TableText"/>
              <w:rPr>
                <w:rFonts w:cs="Arial"/>
                <w:szCs w:val="21"/>
              </w:rPr>
            </w:pPr>
            <w:r>
              <w:rPr>
                <w:rFonts w:cs="Arial"/>
                <w:szCs w:val="21"/>
              </w:rPr>
              <w:t>Defines if this task cannot be scheduled, others in the MST chain will also not be scheduled.</w:t>
            </w:r>
          </w:p>
        </w:tc>
        <w:tc>
          <w:tcPr>
            <w:tcW w:w="1152" w:type="dxa"/>
          </w:tcPr>
          <w:p w14:paraId="356B1D3D" w14:textId="77777777" w:rsidR="00673C9A" w:rsidRPr="004517E7" w:rsidRDefault="00673C9A" w:rsidP="00673C9A">
            <w:pPr>
              <w:pStyle w:val="TableText"/>
              <w:rPr>
                <w:rFonts w:cs="Arial"/>
                <w:szCs w:val="21"/>
              </w:rPr>
            </w:pPr>
            <w:r>
              <w:rPr>
                <w:rFonts w:cs="Arial"/>
                <w:szCs w:val="21"/>
              </w:rPr>
              <w:t>Boolean</w:t>
            </w:r>
          </w:p>
        </w:tc>
        <w:tc>
          <w:tcPr>
            <w:tcW w:w="1120" w:type="dxa"/>
          </w:tcPr>
          <w:p w14:paraId="694D8D37" w14:textId="77777777" w:rsidR="00673C9A" w:rsidDel="00FE360E" w:rsidRDefault="00673C9A" w:rsidP="00673C9A">
            <w:pPr>
              <w:pStyle w:val="TableText"/>
              <w:rPr>
                <w:rFonts w:cs="Arial"/>
                <w:szCs w:val="21"/>
              </w:rPr>
            </w:pPr>
            <w:r>
              <w:rPr>
                <w:rFonts w:cs="Arial"/>
                <w:szCs w:val="21"/>
              </w:rPr>
              <w:t>Non - Editable</w:t>
            </w:r>
          </w:p>
        </w:tc>
        <w:tc>
          <w:tcPr>
            <w:tcW w:w="789" w:type="dxa"/>
          </w:tcPr>
          <w:p w14:paraId="5F2F71F0" w14:textId="77777777" w:rsidR="00673C9A" w:rsidRPr="004517E7" w:rsidRDefault="00673C9A" w:rsidP="00673C9A">
            <w:pPr>
              <w:pStyle w:val="TableText"/>
              <w:rPr>
                <w:rFonts w:cs="Arial"/>
                <w:szCs w:val="21"/>
              </w:rPr>
            </w:pPr>
            <w:r>
              <w:rPr>
                <w:rFonts w:cs="Arial"/>
                <w:szCs w:val="21"/>
              </w:rPr>
              <w:t>GEHC</w:t>
            </w:r>
          </w:p>
        </w:tc>
        <w:tc>
          <w:tcPr>
            <w:tcW w:w="1327" w:type="dxa"/>
            <w:gridSpan w:val="2"/>
          </w:tcPr>
          <w:p w14:paraId="3A32E0CD" w14:textId="77777777" w:rsidR="00673C9A" w:rsidRPr="004517E7" w:rsidRDefault="00673C9A" w:rsidP="00673C9A">
            <w:pPr>
              <w:pStyle w:val="TableText"/>
              <w:rPr>
                <w:rFonts w:cs="Arial"/>
                <w:szCs w:val="21"/>
              </w:rPr>
            </w:pPr>
            <w:r>
              <w:rPr>
                <w:rFonts w:cs="Arial"/>
                <w:szCs w:val="21"/>
              </w:rPr>
              <w:t>No</w:t>
            </w:r>
          </w:p>
        </w:tc>
      </w:tr>
      <w:tr w:rsidR="00673C9A" w:rsidRPr="004517E7" w14:paraId="046DA13E" w14:textId="77777777" w:rsidTr="00673C9A">
        <w:trPr>
          <w:cantSplit/>
        </w:trPr>
        <w:tc>
          <w:tcPr>
            <w:tcW w:w="9789" w:type="dxa"/>
            <w:gridSpan w:val="9"/>
          </w:tcPr>
          <w:p w14:paraId="50165953" w14:textId="77777777" w:rsidR="00673C9A" w:rsidRPr="004517E7" w:rsidRDefault="00673C9A" w:rsidP="00673C9A">
            <w:pPr>
              <w:pStyle w:val="TableText"/>
              <w:rPr>
                <w:rFonts w:cs="Arial"/>
                <w:szCs w:val="21"/>
              </w:rPr>
            </w:pPr>
            <w:r w:rsidRPr="004517E7">
              <w:rPr>
                <w:rFonts w:cs="Arial"/>
                <w:b/>
                <w:bCs/>
                <w:szCs w:val="21"/>
              </w:rPr>
              <w:t xml:space="preserve">Assignment </w:t>
            </w:r>
            <w:r w:rsidRPr="004517E7">
              <w:rPr>
                <w:rFonts w:cs="Arial"/>
                <w:szCs w:val="21"/>
              </w:rPr>
              <w:t>(this tab is only relevant for scheduled tasks)</w:t>
            </w:r>
          </w:p>
        </w:tc>
      </w:tr>
      <w:tr w:rsidR="00673C9A" w:rsidRPr="004517E7" w14:paraId="60B94302" w14:textId="77777777" w:rsidTr="00673C9A">
        <w:trPr>
          <w:cantSplit/>
        </w:trPr>
        <w:tc>
          <w:tcPr>
            <w:tcW w:w="1763" w:type="dxa"/>
          </w:tcPr>
          <w:p w14:paraId="7CCF8410" w14:textId="77777777" w:rsidR="00673C9A" w:rsidRPr="004517E7" w:rsidRDefault="00673C9A" w:rsidP="00673C9A">
            <w:pPr>
              <w:pStyle w:val="TableText"/>
              <w:rPr>
                <w:rFonts w:cs="Arial"/>
                <w:szCs w:val="21"/>
              </w:rPr>
            </w:pPr>
            <w:r w:rsidRPr="004517E7">
              <w:rPr>
                <w:rFonts w:cs="Arial"/>
                <w:szCs w:val="21"/>
              </w:rPr>
              <w:t>Start</w:t>
            </w:r>
          </w:p>
        </w:tc>
        <w:tc>
          <w:tcPr>
            <w:tcW w:w="1371" w:type="dxa"/>
            <w:gridSpan w:val="2"/>
          </w:tcPr>
          <w:p w14:paraId="400A5106" w14:textId="77777777" w:rsidR="00673C9A" w:rsidRPr="004517E7" w:rsidRDefault="00673C9A" w:rsidP="00673C9A">
            <w:pPr>
              <w:pStyle w:val="TableText"/>
              <w:rPr>
                <w:rFonts w:cs="Arial"/>
                <w:szCs w:val="21"/>
              </w:rPr>
            </w:pPr>
            <w:r w:rsidRPr="004517E7">
              <w:rPr>
                <w:rFonts w:cs="Arial"/>
                <w:szCs w:val="21"/>
              </w:rPr>
              <w:t>Assignment Start</w:t>
            </w:r>
          </w:p>
        </w:tc>
        <w:tc>
          <w:tcPr>
            <w:tcW w:w="2267" w:type="dxa"/>
          </w:tcPr>
          <w:p w14:paraId="66D32CB8" w14:textId="77777777" w:rsidR="00673C9A" w:rsidRPr="004517E7" w:rsidRDefault="00673C9A" w:rsidP="00673C9A">
            <w:pPr>
              <w:pStyle w:val="TableText"/>
              <w:rPr>
                <w:rFonts w:cs="Arial"/>
                <w:szCs w:val="21"/>
              </w:rPr>
            </w:pPr>
            <w:r>
              <w:rPr>
                <w:rFonts w:cs="Arial"/>
                <w:szCs w:val="21"/>
              </w:rPr>
              <w:t>The t</w:t>
            </w:r>
            <w:r w:rsidRPr="004517E7">
              <w:rPr>
                <w:rFonts w:cs="Arial"/>
                <w:szCs w:val="21"/>
              </w:rPr>
              <w:t xml:space="preserve">ime at which the </w:t>
            </w:r>
            <w:r>
              <w:rPr>
                <w:rFonts w:cs="Arial"/>
                <w:szCs w:val="21"/>
              </w:rPr>
              <w:t>resource</w:t>
            </w:r>
            <w:r w:rsidRPr="004517E7">
              <w:rPr>
                <w:rFonts w:cs="Arial"/>
                <w:szCs w:val="21"/>
              </w:rPr>
              <w:t xml:space="preserve"> is scheduled to start work on site.</w:t>
            </w:r>
          </w:p>
        </w:tc>
        <w:tc>
          <w:tcPr>
            <w:tcW w:w="1152" w:type="dxa"/>
          </w:tcPr>
          <w:p w14:paraId="4E676B01" w14:textId="77777777" w:rsidR="00673C9A" w:rsidRPr="004517E7" w:rsidRDefault="00673C9A" w:rsidP="00673C9A">
            <w:pPr>
              <w:pStyle w:val="TableText"/>
              <w:rPr>
                <w:rFonts w:cs="Arial"/>
                <w:szCs w:val="21"/>
              </w:rPr>
            </w:pPr>
            <w:r w:rsidRPr="004517E7">
              <w:rPr>
                <w:rFonts w:cs="Arial"/>
                <w:szCs w:val="21"/>
              </w:rPr>
              <w:t>Date and Time</w:t>
            </w:r>
          </w:p>
        </w:tc>
        <w:tc>
          <w:tcPr>
            <w:tcW w:w="1120" w:type="dxa"/>
          </w:tcPr>
          <w:p w14:paraId="7080EF3C" w14:textId="77777777" w:rsidR="00673C9A" w:rsidRPr="004517E7" w:rsidRDefault="00673C9A" w:rsidP="00673C9A">
            <w:pPr>
              <w:pStyle w:val="TableText"/>
              <w:rPr>
                <w:rFonts w:cs="Arial"/>
                <w:szCs w:val="21"/>
              </w:rPr>
            </w:pPr>
            <w:r w:rsidRPr="004517E7">
              <w:rPr>
                <w:rFonts w:cs="Arial"/>
                <w:szCs w:val="21"/>
              </w:rPr>
              <w:t>Editable</w:t>
            </w:r>
          </w:p>
        </w:tc>
        <w:tc>
          <w:tcPr>
            <w:tcW w:w="789" w:type="dxa"/>
          </w:tcPr>
          <w:p w14:paraId="1D66C3E4" w14:textId="77777777" w:rsidR="00673C9A" w:rsidRPr="004517E7" w:rsidRDefault="00673C9A" w:rsidP="00673C9A">
            <w:pPr>
              <w:pStyle w:val="TableText"/>
              <w:rPr>
                <w:rFonts w:cs="Arial"/>
                <w:szCs w:val="21"/>
              </w:rPr>
            </w:pPr>
            <w:r w:rsidRPr="004517E7">
              <w:rPr>
                <w:rFonts w:cs="Arial"/>
                <w:szCs w:val="21"/>
              </w:rPr>
              <w:t>CS</w:t>
            </w:r>
          </w:p>
        </w:tc>
        <w:tc>
          <w:tcPr>
            <w:tcW w:w="1327" w:type="dxa"/>
            <w:gridSpan w:val="2"/>
          </w:tcPr>
          <w:p w14:paraId="0A75B54F" w14:textId="77777777" w:rsidR="00673C9A" w:rsidRPr="004517E7" w:rsidRDefault="00673C9A" w:rsidP="00673C9A">
            <w:pPr>
              <w:pStyle w:val="TableText"/>
              <w:rPr>
                <w:rFonts w:cs="Arial"/>
                <w:szCs w:val="21"/>
              </w:rPr>
            </w:pPr>
            <w:r>
              <w:rPr>
                <w:rFonts w:cs="Arial"/>
                <w:szCs w:val="21"/>
              </w:rPr>
              <w:t>Yes</w:t>
            </w:r>
          </w:p>
        </w:tc>
      </w:tr>
      <w:tr w:rsidR="00673C9A" w:rsidRPr="004517E7" w14:paraId="50182BC3" w14:textId="77777777" w:rsidTr="00673C9A">
        <w:trPr>
          <w:cantSplit/>
        </w:trPr>
        <w:tc>
          <w:tcPr>
            <w:tcW w:w="1763" w:type="dxa"/>
          </w:tcPr>
          <w:p w14:paraId="3E4C7D1E" w14:textId="77777777" w:rsidR="00673C9A" w:rsidRPr="004517E7" w:rsidRDefault="00673C9A" w:rsidP="00673C9A">
            <w:pPr>
              <w:pStyle w:val="TableText"/>
              <w:rPr>
                <w:rFonts w:cs="Arial"/>
                <w:szCs w:val="21"/>
              </w:rPr>
            </w:pPr>
            <w:r w:rsidRPr="004517E7">
              <w:rPr>
                <w:rFonts w:cs="Arial"/>
                <w:szCs w:val="21"/>
              </w:rPr>
              <w:t>Finish</w:t>
            </w:r>
          </w:p>
        </w:tc>
        <w:tc>
          <w:tcPr>
            <w:tcW w:w="1371" w:type="dxa"/>
            <w:gridSpan w:val="2"/>
          </w:tcPr>
          <w:p w14:paraId="1768B620" w14:textId="77777777" w:rsidR="00673C9A" w:rsidRPr="004517E7" w:rsidRDefault="00673C9A" w:rsidP="00673C9A">
            <w:pPr>
              <w:pStyle w:val="TableText"/>
              <w:rPr>
                <w:rFonts w:cs="Arial"/>
                <w:szCs w:val="21"/>
              </w:rPr>
            </w:pPr>
            <w:r w:rsidRPr="004517E7">
              <w:rPr>
                <w:rFonts w:cs="Arial"/>
                <w:szCs w:val="21"/>
              </w:rPr>
              <w:t>Assignment Finish</w:t>
            </w:r>
          </w:p>
        </w:tc>
        <w:tc>
          <w:tcPr>
            <w:tcW w:w="2267" w:type="dxa"/>
          </w:tcPr>
          <w:p w14:paraId="271FB561" w14:textId="77777777" w:rsidR="00673C9A" w:rsidRPr="004517E7" w:rsidRDefault="00673C9A" w:rsidP="00673C9A">
            <w:pPr>
              <w:pStyle w:val="TableText"/>
              <w:rPr>
                <w:rFonts w:cs="Arial"/>
                <w:szCs w:val="21"/>
              </w:rPr>
            </w:pPr>
            <w:r w:rsidRPr="004517E7">
              <w:rPr>
                <w:rFonts w:cs="Arial"/>
                <w:szCs w:val="21"/>
              </w:rPr>
              <w:t xml:space="preserve">Time at which the </w:t>
            </w:r>
            <w:r>
              <w:rPr>
                <w:rFonts w:cs="Arial"/>
                <w:szCs w:val="21"/>
              </w:rPr>
              <w:t xml:space="preserve">resource </w:t>
            </w:r>
            <w:r w:rsidRPr="004517E7">
              <w:rPr>
                <w:rFonts w:cs="Arial"/>
                <w:szCs w:val="21"/>
              </w:rPr>
              <w:t>is scheduled to finish work on site.</w:t>
            </w:r>
          </w:p>
        </w:tc>
        <w:tc>
          <w:tcPr>
            <w:tcW w:w="1152" w:type="dxa"/>
          </w:tcPr>
          <w:p w14:paraId="067E1638" w14:textId="77777777" w:rsidR="00673C9A" w:rsidRPr="004517E7" w:rsidRDefault="00673C9A" w:rsidP="00673C9A">
            <w:pPr>
              <w:pStyle w:val="TableText"/>
              <w:rPr>
                <w:rFonts w:cs="Arial"/>
                <w:szCs w:val="21"/>
              </w:rPr>
            </w:pPr>
            <w:r w:rsidRPr="004517E7">
              <w:rPr>
                <w:rFonts w:cs="Arial"/>
                <w:szCs w:val="21"/>
              </w:rPr>
              <w:t>Date and Time</w:t>
            </w:r>
          </w:p>
        </w:tc>
        <w:tc>
          <w:tcPr>
            <w:tcW w:w="1120" w:type="dxa"/>
          </w:tcPr>
          <w:p w14:paraId="2E271CDD" w14:textId="77777777" w:rsidR="00673C9A" w:rsidRPr="004517E7" w:rsidRDefault="00673C9A" w:rsidP="00673C9A">
            <w:pPr>
              <w:pStyle w:val="TableText"/>
              <w:rPr>
                <w:rFonts w:cs="Arial"/>
                <w:szCs w:val="21"/>
              </w:rPr>
            </w:pPr>
            <w:r w:rsidRPr="004517E7">
              <w:rPr>
                <w:rFonts w:cs="Arial"/>
                <w:szCs w:val="21"/>
              </w:rPr>
              <w:t>Editable</w:t>
            </w:r>
          </w:p>
        </w:tc>
        <w:tc>
          <w:tcPr>
            <w:tcW w:w="789" w:type="dxa"/>
          </w:tcPr>
          <w:p w14:paraId="2D8B1ECE" w14:textId="77777777" w:rsidR="00673C9A" w:rsidRPr="004517E7" w:rsidRDefault="00673C9A" w:rsidP="00673C9A">
            <w:pPr>
              <w:pStyle w:val="TableText"/>
              <w:rPr>
                <w:rFonts w:cs="Arial"/>
                <w:szCs w:val="21"/>
              </w:rPr>
            </w:pPr>
            <w:r w:rsidRPr="004517E7">
              <w:rPr>
                <w:rFonts w:cs="Arial"/>
                <w:szCs w:val="21"/>
              </w:rPr>
              <w:t>CS</w:t>
            </w:r>
          </w:p>
        </w:tc>
        <w:tc>
          <w:tcPr>
            <w:tcW w:w="1327" w:type="dxa"/>
            <w:gridSpan w:val="2"/>
          </w:tcPr>
          <w:p w14:paraId="4D299A7A" w14:textId="77777777" w:rsidR="00673C9A" w:rsidRPr="004517E7" w:rsidRDefault="00673C9A" w:rsidP="00673C9A">
            <w:pPr>
              <w:pStyle w:val="TableText"/>
              <w:rPr>
                <w:rFonts w:cs="Arial"/>
                <w:szCs w:val="21"/>
              </w:rPr>
            </w:pPr>
            <w:r>
              <w:rPr>
                <w:rFonts w:cs="Arial"/>
                <w:szCs w:val="21"/>
              </w:rPr>
              <w:t>Yes</w:t>
            </w:r>
          </w:p>
        </w:tc>
      </w:tr>
      <w:tr w:rsidR="00673C9A" w:rsidRPr="004517E7" w14:paraId="52D01E73" w14:textId="77777777" w:rsidTr="00673C9A">
        <w:trPr>
          <w:cantSplit/>
        </w:trPr>
        <w:tc>
          <w:tcPr>
            <w:tcW w:w="1763" w:type="dxa"/>
          </w:tcPr>
          <w:p w14:paraId="4A53B1D4" w14:textId="77777777" w:rsidR="00673C9A" w:rsidRPr="004517E7" w:rsidRDefault="00673C9A" w:rsidP="00673C9A">
            <w:pPr>
              <w:pStyle w:val="TableText"/>
              <w:rPr>
                <w:rFonts w:cs="Arial"/>
                <w:szCs w:val="21"/>
              </w:rPr>
            </w:pPr>
            <w:r w:rsidRPr="004517E7">
              <w:rPr>
                <w:rFonts w:cs="Arial"/>
                <w:szCs w:val="21"/>
              </w:rPr>
              <w:t xml:space="preserve">Engineers </w:t>
            </w:r>
          </w:p>
        </w:tc>
        <w:tc>
          <w:tcPr>
            <w:tcW w:w="1371" w:type="dxa"/>
            <w:gridSpan w:val="2"/>
          </w:tcPr>
          <w:p w14:paraId="07D9F1A1" w14:textId="77777777" w:rsidR="00673C9A" w:rsidRPr="004517E7" w:rsidRDefault="00673C9A" w:rsidP="00673C9A">
            <w:pPr>
              <w:pStyle w:val="TableText"/>
              <w:rPr>
                <w:rFonts w:cs="Arial"/>
                <w:szCs w:val="21"/>
              </w:rPr>
            </w:pPr>
            <w:r w:rsidRPr="004517E7">
              <w:rPr>
                <w:rFonts w:cs="Arial"/>
                <w:szCs w:val="21"/>
              </w:rPr>
              <w:t>Resource</w:t>
            </w:r>
          </w:p>
        </w:tc>
        <w:tc>
          <w:tcPr>
            <w:tcW w:w="2267" w:type="dxa"/>
          </w:tcPr>
          <w:p w14:paraId="4F175846" w14:textId="77777777" w:rsidR="00673C9A" w:rsidRPr="004517E7" w:rsidRDefault="00673C9A" w:rsidP="00673C9A">
            <w:pPr>
              <w:pStyle w:val="TableText"/>
              <w:rPr>
                <w:rFonts w:cs="Arial"/>
                <w:szCs w:val="21"/>
              </w:rPr>
            </w:pPr>
            <w:r>
              <w:rPr>
                <w:rFonts w:cs="Arial"/>
                <w:szCs w:val="21"/>
              </w:rPr>
              <w:t xml:space="preserve">The (single) resource </w:t>
            </w:r>
            <w:r w:rsidRPr="004517E7">
              <w:rPr>
                <w:rFonts w:cs="Arial"/>
                <w:szCs w:val="21"/>
              </w:rPr>
              <w:t xml:space="preserve">scheduled to </w:t>
            </w:r>
            <w:r>
              <w:rPr>
                <w:rFonts w:cs="Arial"/>
                <w:szCs w:val="21"/>
              </w:rPr>
              <w:t>perform</w:t>
            </w:r>
            <w:r w:rsidRPr="004517E7">
              <w:rPr>
                <w:rFonts w:cs="Arial"/>
                <w:szCs w:val="21"/>
              </w:rPr>
              <w:t xml:space="preserve"> the task.</w:t>
            </w:r>
          </w:p>
        </w:tc>
        <w:tc>
          <w:tcPr>
            <w:tcW w:w="1152" w:type="dxa"/>
          </w:tcPr>
          <w:p w14:paraId="4DA24467" w14:textId="77777777" w:rsidR="00673C9A" w:rsidRDefault="00673C9A" w:rsidP="00673C9A">
            <w:pPr>
              <w:pStyle w:val="TableText"/>
              <w:rPr>
                <w:rFonts w:cs="Arial"/>
                <w:szCs w:val="21"/>
              </w:rPr>
            </w:pPr>
            <w:r>
              <w:rPr>
                <w:rFonts w:cs="Arial"/>
                <w:szCs w:val="21"/>
              </w:rPr>
              <w:t xml:space="preserve">Reference to </w:t>
            </w:r>
            <w:r w:rsidRPr="004517E7">
              <w:rPr>
                <w:rFonts w:cs="Arial"/>
                <w:szCs w:val="21"/>
              </w:rPr>
              <w:t>Engineer</w:t>
            </w:r>
          </w:p>
          <w:p w14:paraId="65270E7D" w14:textId="77777777" w:rsidR="00673C9A" w:rsidRPr="004517E7" w:rsidRDefault="00673C9A" w:rsidP="00673C9A">
            <w:pPr>
              <w:pStyle w:val="TableText"/>
              <w:rPr>
                <w:rFonts w:cs="Arial"/>
                <w:szCs w:val="21"/>
              </w:rPr>
            </w:pPr>
            <w:r w:rsidRPr="004517E7">
              <w:rPr>
                <w:rFonts w:cs="Arial"/>
                <w:szCs w:val="21"/>
              </w:rPr>
              <w:t>(Multi-value)</w:t>
            </w:r>
          </w:p>
        </w:tc>
        <w:tc>
          <w:tcPr>
            <w:tcW w:w="1120" w:type="dxa"/>
          </w:tcPr>
          <w:p w14:paraId="2663C0E8" w14:textId="77777777" w:rsidR="00673C9A" w:rsidRPr="004517E7" w:rsidRDefault="00673C9A" w:rsidP="00673C9A">
            <w:pPr>
              <w:pStyle w:val="TableText"/>
              <w:rPr>
                <w:rFonts w:cs="Arial"/>
                <w:szCs w:val="21"/>
              </w:rPr>
            </w:pPr>
            <w:r w:rsidRPr="004517E7">
              <w:rPr>
                <w:rFonts w:cs="Arial"/>
                <w:szCs w:val="21"/>
              </w:rPr>
              <w:t>Non-Editable</w:t>
            </w:r>
          </w:p>
        </w:tc>
        <w:tc>
          <w:tcPr>
            <w:tcW w:w="789" w:type="dxa"/>
          </w:tcPr>
          <w:p w14:paraId="5BEC428C" w14:textId="77777777" w:rsidR="00673C9A" w:rsidRPr="004517E7" w:rsidRDefault="00673C9A" w:rsidP="00673C9A">
            <w:pPr>
              <w:pStyle w:val="TableText"/>
              <w:rPr>
                <w:rFonts w:cs="Arial"/>
                <w:szCs w:val="21"/>
              </w:rPr>
            </w:pPr>
            <w:r w:rsidRPr="004517E7">
              <w:rPr>
                <w:rFonts w:cs="Arial"/>
                <w:szCs w:val="21"/>
              </w:rPr>
              <w:t>CS</w:t>
            </w:r>
          </w:p>
        </w:tc>
        <w:tc>
          <w:tcPr>
            <w:tcW w:w="1327" w:type="dxa"/>
            <w:gridSpan w:val="2"/>
          </w:tcPr>
          <w:p w14:paraId="11C1CC87" w14:textId="77777777" w:rsidR="00673C9A" w:rsidRPr="004517E7" w:rsidRDefault="00673C9A" w:rsidP="00673C9A">
            <w:pPr>
              <w:pStyle w:val="TableText"/>
              <w:rPr>
                <w:rFonts w:cs="Arial"/>
                <w:szCs w:val="21"/>
              </w:rPr>
            </w:pPr>
            <w:r>
              <w:rPr>
                <w:rFonts w:cs="Arial"/>
                <w:szCs w:val="21"/>
              </w:rPr>
              <w:t>Yes</w:t>
            </w:r>
          </w:p>
        </w:tc>
      </w:tr>
      <w:tr w:rsidR="00673C9A" w:rsidRPr="004517E7" w14:paraId="7A560736" w14:textId="77777777" w:rsidTr="00673C9A">
        <w:trPr>
          <w:cantSplit/>
        </w:trPr>
        <w:tc>
          <w:tcPr>
            <w:tcW w:w="9789" w:type="dxa"/>
            <w:gridSpan w:val="9"/>
          </w:tcPr>
          <w:p w14:paraId="152CFF97" w14:textId="77777777" w:rsidR="00673C9A" w:rsidRPr="00AC0285" w:rsidRDefault="00673C9A" w:rsidP="00673C9A">
            <w:pPr>
              <w:pStyle w:val="TableText"/>
              <w:rPr>
                <w:rFonts w:cs="Arial"/>
                <w:b/>
                <w:szCs w:val="21"/>
              </w:rPr>
            </w:pPr>
            <w:r w:rsidRPr="00AC0285">
              <w:rPr>
                <w:rFonts w:cs="Arial"/>
                <w:b/>
                <w:szCs w:val="21"/>
              </w:rPr>
              <w:t>Details</w:t>
            </w:r>
          </w:p>
        </w:tc>
      </w:tr>
      <w:tr w:rsidR="00673C9A" w:rsidRPr="004517E7" w14:paraId="5E92A639" w14:textId="77777777" w:rsidTr="00673C9A">
        <w:trPr>
          <w:cantSplit/>
        </w:trPr>
        <w:tc>
          <w:tcPr>
            <w:tcW w:w="1763" w:type="dxa"/>
          </w:tcPr>
          <w:p w14:paraId="515FAE22" w14:textId="77777777" w:rsidR="00673C9A" w:rsidRDefault="00673C9A" w:rsidP="00673C9A">
            <w:pPr>
              <w:pStyle w:val="TableText"/>
              <w:rPr>
                <w:rFonts w:cs="Arial"/>
                <w:szCs w:val="21"/>
              </w:rPr>
            </w:pPr>
            <w:r>
              <w:rPr>
                <w:rFonts w:cs="Arial"/>
                <w:szCs w:val="21"/>
              </w:rPr>
              <w:t>OwnerName</w:t>
            </w:r>
          </w:p>
        </w:tc>
        <w:tc>
          <w:tcPr>
            <w:tcW w:w="1371" w:type="dxa"/>
            <w:gridSpan w:val="2"/>
          </w:tcPr>
          <w:p w14:paraId="5EA8306E" w14:textId="77777777" w:rsidR="00673C9A" w:rsidDel="00AF6D6B" w:rsidRDefault="00673C9A" w:rsidP="00673C9A">
            <w:pPr>
              <w:pStyle w:val="TableText"/>
              <w:rPr>
                <w:rFonts w:cs="Arial"/>
                <w:szCs w:val="21"/>
              </w:rPr>
            </w:pPr>
            <w:r>
              <w:rPr>
                <w:rFonts w:cs="Arial"/>
                <w:szCs w:val="21"/>
              </w:rPr>
              <w:t>Owner Name</w:t>
            </w:r>
          </w:p>
        </w:tc>
        <w:tc>
          <w:tcPr>
            <w:tcW w:w="2267" w:type="dxa"/>
          </w:tcPr>
          <w:p w14:paraId="7556E33E" w14:textId="77777777" w:rsidR="00673C9A" w:rsidDel="00AF6D6B" w:rsidRDefault="00673C9A" w:rsidP="00673C9A">
            <w:pPr>
              <w:pStyle w:val="TableText"/>
              <w:rPr>
                <w:rFonts w:cs="Arial"/>
                <w:szCs w:val="21"/>
              </w:rPr>
            </w:pPr>
            <w:r>
              <w:rPr>
                <w:rFonts w:cs="Arial"/>
                <w:szCs w:val="21"/>
              </w:rPr>
              <w:t>The name of the Dispatcher who created the task via the MUST integration.</w:t>
            </w:r>
          </w:p>
        </w:tc>
        <w:tc>
          <w:tcPr>
            <w:tcW w:w="1152" w:type="dxa"/>
          </w:tcPr>
          <w:p w14:paraId="2158C852" w14:textId="77777777" w:rsidR="00673C9A" w:rsidDel="00AF6D6B" w:rsidRDefault="00673C9A" w:rsidP="00673C9A">
            <w:pPr>
              <w:pStyle w:val="TableText"/>
              <w:rPr>
                <w:rFonts w:cs="Arial"/>
                <w:szCs w:val="21"/>
              </w:rPr>
            </w:pPr>
            <w:r>
              <w:rPr>
                <w:rFonts w:cs="Arial"/>
                <w:szCs w:val="21"/>
              </w:rPr>
              <w:t>String (64)</w:t>
            </w:r>
          </w:p>
        </w:tc>
        <w:tc>
          <w:tcPr>
            <w:tcW w:w="1120" w:type="dxa"/>
          </w:tcPr>
          <w:p w14:paraId="6609C2EF" w14:textId="77777777" w:rsidR="00673C9A" w:rsidRDefault="00673C9A" w:rsidP="00673C9A">
            <w:pPr>
              <w:pStyle w:val="TableText"/>
              <w:rPr>
                <w:rFonts w:cs="Arial"/>
                <w:szCs w:val="21"/>
              </w:rPr>
            </w:pPr>
            <w:r>
              <w:rPr>
                <w:rFonts w:cs="Arial"/>
                <w:szCs w:val="21"/>
              </w:rPr>
              <w:t>Non-Editable</w:t>
            </w:r>
          </w:p>
        </w:tc>
        <w:tc>
          <w:tcPr>
            <w:tcW w:w="789" w:type="dxa"/>
          </w:tcPr>
          <w:p w14:paraId="1F88402A" w14:textId="77777777" w:rsidR="00673C9A" w:rsidRDefault="00673C9A" w:rsidP="00673C9A">
            <w:pPr>
              <w:pStyle w:val="TableText"/>
              <w:rPr>
                <w:rFonts w:cs="Arial"/>
                <w:szCs w:val="21"/>
              </w:rPr>
            </w:pPr>
            <w:r>
              <w:rPr>
                <w:rFonts w:cs="Arial"/>
                <w:szCs w:val="21"/>
              </w:rPr>
              <w:t>GEHC</w:t>
            </w:r>
          </w:p>
        </w:tc>
        <w:tc>
          <w:tcPr>
            <w:tcW w:w="1327" w:type="dxa"/>
            <w:gridSpan w:val="2"/>
          </w:tcPr>
          <w:p w14:paraId="49124FF8" w14:textId="77777777" w:rsidR="00673C9A" w:rsidRDefault="00673C9A" w:rsidP="00673C9A">
            <w:pPr>
              <w:pStyle w:val="TableText"/>
              <w:rPr>
                <w:rFonts w:cs="Arial"/>
                <w:szCs w:val="21"/>
              </w:rPr>
            </w:pPr>
            <w:r>
              <w:rPr>
                <w:rFonts w:cs="Arial"/>
                <w:szCs w:val="21"/>
              </w:rPr>
              <w:t>No</w:t>
            </w:r>
          </w:p>
        </w:tc>
      </w:tr>
      <w:tr w:rsidR="00673C9A" w:rsidRPr="004517E7" w14:paraId="5C1550B8" w14:textId="77777777" w:rsidTr="00673C9A">
        <w:trPr>
          <w:cantSplit/>
        </w:trPr>
        <w:tc>
          <w:tcPr>
            <w:tcW w:w="1763" w:type="dxa"/>
          </w:tcPr>
          <w:p w14:paraId="3AFFBD56" w14:textId="77777777" w:rsidR="00673C9A" w:rsidRDefault="00673C9A" w:rsidP="00673C9A">
            <w:pPr>
              <w:pStyle w:val="TableText"/>
              <w:rPr>
                <w:rFonts w:cs="Arial"/>
                <w:szCs w:val="21"/>
              </w:rPr>
            </w:pPr>
            <w:r>
              <w:rPr>
                <w:rFonts w:cs="Arial"/>
                <w:szCs w:val="21"/>
              </w:rPr>
              <w:t>OwnerSSO</w:t>
            </w:r>
          </w:p>
        </w:tc>
        <w:tc>
          <w:tcPr>
            <w:tcW w:w="1371" w:type="dxa"/>
            <w:gridSpan w:val="2"/>
          </w:tcPr>
          <w:p w14:paraId="000F63EA" w14:textId="77777777" w:rsidR="00673C9A" w:rsidRDefault="00673C9A" w:rsidP="00673C9A">
            <w:pPr>
              <w:pStyle w:val="TableText"/>
              <w:rPr>
                <w:rFonts w:cs="Arial"/>
                <w:szCs w:val="21"/>
              </w:rPr>
            </w:pPr>
            <w:r>
              <w:rPr>
                <w:rFonts w:cs="Arial"/>
                <w:szCs w:val="21"/>
              </w:rPr>
              <w:t>Owner SSO</w:t>
            </w:r>
          </w:p>
        </w:tc>
        <w:tc>
          <w:tcPr>
            <w:tcW w:w="2267" w:type="dxa"/>
          </w:tcPr>
          <w:p w14:paraId="6978A90D" w14:textId="77777777" w:rsidR="00673C9A" w:rsidRDefault="00673C9A" w:rsidP="00673C9A">
            <w:pPr>
              <w:pStyle w:val="TableText"/>
              <w:rPr>
                <w:rFonts w:cs="Arial"/>
                <w:szCs w:val="21"/>
              </w:rPr>
            </w:pPr>
            <w:r>
              <w:rPr>
                <w:rFonts w:cs="Arial"/>
                <w:szCs w:val="21"/>
              </w:rPr>
              <w:t>The SSO identity for the Dispatcher who created the task.</w:t>
            </w:r>
          </w:p>
        </w:tc>
        <w:tc>
          <w:tcPr>
            <w:tcW w:w="1152" w:type="dxa"/>
          </w:tcPr>
          <w:p w14:paraId="54FA3589" w14:textId="77777777" w:rsidR="00673C9A" w:rsidRDefault="00673C9A" w:rsidP="00673C9A">
            <w:pPr>
              <w:pStyle w:val="TableText"/>
              <w:rPr>
                <w:rFonts w:cs="Arial"/>
                <w:szCs w:val="21"/>
              </w:rPr>
            </w:pPr>
            <w:r>
              <w:rPr>
                <w:rFonts w:cs="Arial"/>
                <w:szCs w:val="21"/>
              </w:rPr>
              <w:t>String (64)</w:t>
            </w:r>
          </w:p>
        </w:tc>
        <w:tc>
          <w:tcPr>
            <w:tcW w:w="1120" w:type="dxa"/>
          </w:tcPr>
          <w:p w14:paraId="1DE499C5" w14:textId="77777777" w:rsidR="00673C9A" w:rsidRDefault="00673C9A" w:rsidP="00673C9A">
            <w:pPr>
              <w:pStyle w:val="TableText"/>
              <w:rPr>
                <w:rFonts w:cs="Arial"/>
                <w:szCs w:val="21"/>
              </w:rPr>
            </w:pPr>
            <w:r>
              <w:rPr>
                <w:rFonts w:cs="Arial"/>
                <w:szCs w:val="21"/>
              </w:rPr>
              <w:t>Non-Editable</w:t>
            </w:r>
          </w:p>
        </w:tc>
        <w:tc>
          <w:tcPr>
            <w:tcW w:w="789" w:type="dxa"/>
          </w:tcPr>
          <w:p w14:paraId="65EBDB9A" w14:textId="77777777" w:rsidR="00673C9A" w:rsidRDefault="00673C9A" w:rsidP="00673C9A">
            <w:pPr>
              <w:pStyle w:val="TableText"/>
              <w:rPr>
                <w:rFonts w:cs="Arial"/>
                <w:szCs w:val="21"/>
              </w:rPr>
            </w:pPr>
            <w:r>
              <w:rPr>
                <w:rFonts w:cs="Arial"/>
                <w:szCs w:val="21"/>
              </w:rPr>
              <w:t>GEHC</w:t>
            </w:r>
          </w:p>
        </w:tc>
        <w:tc>
          <w:tcPr>
            <w:tcW w:w="1327" w:type="dxa"/>
            <w:gridSpan w:val="2"/>
          </w:tcPr>
          <w:p w14:paraId="24549643" w14:textId="77777777" w:rsidR="00673C9A" w:rsidRDefault="00673C9A" w:rsidP="00673C9A">
            <w:pPr>
              <w:pStyle w:val="TableText"/>
              <w:rPr>
                <w:rFonts w:cs="Arial"/>
                <w:szCs w:val="21"/>
              </w:rPr>
            </w:pPr>
            <w:r>
              <w:rPr>
                <w:rFonts w:cs="Arial"/>
                <w:szCs w:val="21"/>
              </w:rPr>
              <w:t>Yes</w:t>
            </w:r>
            <w:r>
              <w:rPr>
                <w:rStyle w:val="FootnoteReference"/>
                <w:szCs w:val="21"/>
              </w:rPr>
              <w:footnoteReference w:id="6"/>
            </w:r>
          </w:p>
        </w:tc>
      </w:tr>
      <w:tr w:rsidR="00673C9A" w:rsidRPr="004517E7" w14:paraId="69C52C75" w14:textId="77777777" w:rsidTr="00673C9A">
        <w:trPr>
          <w:cantSplit/>
        </w:trPr>
        <w:tc>
          <w:tcPr>
            <w:tcW w:w="1763" w:type="dxa"/>
          </w:tcPr>
          <w:p w14:paraId="38C68E84" w14:textId="77777777" w:rsidR="00673C9A" w:rsidRPr="004517E7" w:rsidRDefault="00673C9A" w:rsidP="00673C9A">
            <w:pPr>
              <w:pStyle w:val="TableText"/>
              <w:rPr>
                <w:rFonts w:cs="Arial"/>
                <w:szCs w:val="21"/>
              </w:rPr>
            </w:pPr>
            <w:r>
              <w:rPr>
                <w:rFonts w:cs="Arial"/>
                <w:szCs w:val="21"/>
              </w:rPr>
              <w:t>CTCDebrief</w:t>
            </w:r>
          </w:p>
        </w:tc>
        <w:tc>
          <w:tcPr>
            <w:tcW w:w="1371" w:type="dxa"/>
            <w:gridSpan w:val="2"/>
          </w:tcPr>
          <w:p w14:paraId="34563878" w14:textId="77777777" w:rsidR="00673C9A" w:rsidRPr="004517E7" w:rsidRDefault="00673C9A" w:rsidP="00673C9A">
            <w:pPr>
              <w:pStyle w:val="TableText"/>
              <w:rPr>
                <w:rFonts w:cs="Arial"/>
                <w:szCs w:val="21"/>
              </w:rPr>
            </w:pPr>
            <w:r>
              <w:rPr>
                <w:rFonts w:cs="Arial"/>
                <w:szCs w:val="21"/>
              </w:rPr>
              <w:t>CTC Debrief</w:t>
            </w:r>
          </w:p>
        </w:tc>
        <w:tc>
          <w:tcPr>
            <w:tcW w:w="2267" w:type="dxa"/>
          </w:tcPr>
          <w:p w14:paraId="6AC11740" w14:textId="77777777" w:rsidR="00673C9A" w:rsidRPr="004517E7" w:rsidRDefault="00673C9A" w:rsidP="00673C9A">
            <w:pPr>
              <w:pStyle w:val="TableText"/>
              <w:rPr>
                <w:rFonts w:cs="Arial"/>
                <w:szCs w:val="21"/>
              </w:rPr>
            </w:pPr>
            <w:r>
              <w:rPr>
                <w:rFonts w:cs="Arial"/>
                <w:szCs w:val="21"/>
              </w:rPr>
              <w:t>The CTC debrief.</w:t>
            </w:r>
          </w:p>
        </w:tc>
        <w:tc>
          <w:tcPr>
            <w:tcW w:w="1152" w:type="dxa"/>
          </w:tcPr>
          <w:p w14:paraId="0CA5F348" w14:textId="77777777" w:rsidR="00673C9A" w:rsidRPr="004517E7" w:rsidRDefault="00673C9A" w:rsidP="00673C9A">
            <w:pPr>
              <w:pStyle w:val="TableText"/>
              <w:rPr>
                <w:rFonts w:cs="Arial"/>
                <w:szCs w:val="21"/>
              </w:rPr>
            </w:pPr>
            <w:r>
              <w:rPr>
                <w:rFonts w:cs="Arial"/>
                <w:szCs w:val="21"/>
              </w:rPr>
              <w:t>String (4000)</w:t>
            </w:r>
          </w:p>
        </w:tc>
        <w:tc>
          <w:tcPr>
            <w:tcW w:w="1120" w:type="dxa"/>
          </w:tcPr>
          <w:p w14:paraId="5572BC64" w14:textId="77777777" w:rsidR="00673C9A" w:rsidRPr="004517E7" w:rsidRDefault="00673C9A" w:rsidP="00673C9A">
            <w:pPr>
              <w:pStyle w:val="TableText"/>
              <w:rPr>
                <w:rFonts w:cs="Arial"/>
                <w:szCs w:val="21"/>
              </w:rPr>
            </w:pPr>
            <w:r w:rsidRPr="004517E7">
              <w:rPr>
                <w:rFonts w:cs="Arial"/>
                <w:szCs w:val="21"/>
              </w:rPr>
              <w:t>Non- Editable</w:t>
            </w:r>
          </w:p>
        </w:tc>
        <w:tc>
          <w:tcPr>
            <w:tcW w:w="789" w:type="dxa"/>
          </w:tcPr>
          <w:p w14:paraId="2DB21AC0" w14:textId="77777777" w:rsidR="00673C9A" w:rsidRPr="004517E7" w:rsidRDefault="00673C9A" w:rsidP="00673C9A">
            <w:pPr>
              <w:pStyle w:val="TableText"/>
              <w:rPr>
                <w:rFonts w:cs="Arial"/>
                <w:szCs w:val="21"/>
              </w:rPr>
            </w:pPr>
            <w:r>
              <w:rPr>
                <w:rFonts w:cs="Arial"/>
                <w:szCs w:val="21"/>
              </w:rPr>
              <w:t>GEHC</w:t>
            </w:r>
          </w:p>
        </w:tc>
        <w:tc>
          <w:tcPr>
            <w:tcW w:w="1327" w:type="dxa"/>
            <w:gridSpan w:val="2"/>
          </w:tcPr>
          <w:p w14:paraId="24B90A19" w14:textId="77777777" w:rsidR="00673C9A" w:rsidRPr="004517E7" w:rsidRDefault="00673C9A" w:rsidP="00673C9A">
            <w:pPr>
              <w:pStyle w:val="TableText"/>
              <w:rPr>
                <w:rFonts w:cs="Arial"/>
                <w:szCs w:val="21"/>
              </w:rPr>
            </w:pPr>
            <w:r w:rsidRPr="004517E7">
              <w:rPr>
                <w:rFonts w:cs="Arial"/>
                <w:szCs w:val="21"/>
              </w:rPr>
              <w:t>Yes</w:t>
            </w:r>
          </w:p>
        </w:tc>
      </w:tr>
      <w:tr w:rsidR="00673C9A" w:rsidRPr="004517E7" w14:paraId="156F8B3D" w14:textId="77777777" w:rsidTr="00673C9A">
        <w:trPr>
          <w:cantSplit/>
        </w:trPr>
        <w:tc>
          <w:tcPr>
            <w:tcW w:w="1763" w:type="dxa"/>
          </w:tcPr>
          <w:p w14:paraId="4C477A5E" w14:textId="77777777" w:rsidR="00673C9A" w:rsidRDefault="00673C9A" w:rsidP="00673C9A">
            <w:pPr>
              <w:pStyle w:val="TableText"/>
              <w:rPr>
                <w:rFonts w:cs="Arial"/>
                <w:szCs w:val="21"/>
              </w:rPr>
            </w:pPr>
            <w:r>
              <w:rPr>
                <w:rFonts w:cs="Arial"/>
                <w:szCs w:val="21"/>
              </w:rPr>
              <w:lastRenderedPageBreak/>
              <w:t>Notes</w:t>
            </w:r>
          </w:p>
        </w:tc>
        <w:tc>
          <w:tcPr>
            <w:tcW w:w="1371" w:type="dxa"/>
            <w:gridSpan w:val="2"/>
          </w:tcPr>
          <w:p w14:paraId="6D2E3745" w14:textId="77777777" w:rsidR="00673C9A" w:rsidRDefault="00673C9A" w:rsidP="00673C9A">
            <w:pPr>
              <w:pStyle w:val="TableText"/>
              <w:rPr>
                <w:rFonts w:cs="Arial"/>
                <w:szCs w:val="21"/>
              </w:rPr>
            </w:pPr>
            <w:r>
              <w:rPr>
                <w:rFonts w:cs="Arial"/>
                <w:szCs w:val="21"/>
              </w:rPr>
              <w:t>Task Note</w:t>
            </w:r>
          </w:p>
        </w:tc>
        <w:tc>
          <w:tcPr>
            <w:tcW w:w="2267" w:type="dxa"/>
          </w:tcPr>
          <w:p w14:paraId="210B4B14" w14:textId="77777777" w:rsidR="00673C9A" w:rsidRDefault="00673C9A" w:rsidP="00673C9A">
            <w:pPr>
              <w:pStyle w:val="TableText"/>
              <w:rPr>
                <w:rFonts w:cs="Arial"/>
                <w:szCs w:val="21"/>
              </w:rPr>
            </w:pPr>
            <w:r>
              <w:rPr>
                <w:rFonts w:cs="Arial"/>
                <w:szCs w:val="21"/>
              </w:rPr>
              <w:t>A note combining the mobile and part comment. Where required, the part pickup location may be included here (when the part is to be obtained from a location related to the site address and when there is no separate part pickup task).</w:t>
            </w:r>
          </w:p>
        </w:tc>
        <w:tc>
          <w:tcPr>
            <w:tcW w:w="1152" w:type="dxa"/>
          </w:tcPr>
          <w:p w14:paraId="494BFF3A" w14:textId="77777777" w:rsidR="00673C9A" w:rsidRDefault="00673C9A" w:rsidP="00673C9A">
            <w:pPr>
              <w:pStyle w:val="TableText"/>
              <w:rPr>
                <w:rFonts w:cs="Arial"/>
                <w:szCs w:val="21"/>
              </w:rPr>
            </w:pPr>
            <w:r>
              <w:rPr>
                <w:rFonts w:cs="Arial"/>
                <w:szCs w:val="21"/>
              </w:rPr>
              <w:t>String (4000)</w:t>
            </w:r>
          </w:p>
        </w:tc>
        <w:tc>
          <w:tcPr>
            <w:tcW w:w="1120" w:type="dxa"/>
          </w:tcPr>
          <w:p w14:paraId="038B406C" w14:textId="77777777" w:rsidR="00673C9A" w:rsidRDefault="00673C9A" w:rsidP="00673C9A">
            <w:pPr>
              <w:pStyle w:val="TableText"/>
              <w:rPr>
                <w:rFonts w:cs="Arial"/>
                <w:szCs w:val="21"/>
              </w:rPr>
            </w:pPr>
            <w:r>
              <w:rPr>
                <w:rFonts w:cs="Arial"/>
                <w:szCs w:val="21"/>
              </w:rPr>
              <w:t>Non-Editable</w:t>
            </w:r>
          </w:p>
        </w:tc>
        <w:tc>
          <w:tcPr>
            <w:tcW w:w="789" w:type="dxa"/>
          </w:tcPr>
          <w:p w14:paraId="10331560" w14:textId="77777777" w:rsidR="00673C9A" w:rsidRPr="004517E7" w:rsidRDefault="00673C9A" w:rsidP="00673C9A">
            <w:pPr>
              <w:pStyle w:val="TableText"/>
              <w:rPr>
                <w:rFonts w:cs="Arial"/>
                <w:szCs w:val="21"/>
              </w:rPr>
            </w:pPr>
            <w:r>
              <w:rPr>
                <w:rFonts w:cs="Arial"/>
                <w:szCs w:val="21"/>
              </w:rPr>
              <w:t>GEHC</w:t>
            </w:r>
          </w:p>
        </w:tc>
        <w:tc>
          <w:tcPr>
            <w:tcW w:w="1327" w:type="dxa"/>
            <w:gridSpan w:val="2"/>
          </w:tcPr>
          <w:p w14:paraId="12C7C8D0" w14:textId="77777777" w:rsidR="00673C9A" w:rsidRDefault="00673C9A" w:rsidP="00673C9A">
            <w:pPr>
              <w:pStyle w:val="TableText"/>
              <w:rPr>
                <w:rFonts w:cs="Arial"/>
                <w:szCs w:val="21"/>
              </w:rPr>
            </w:pPr>
            <w:r>
              <w:rPr>
                <w:rFonts w:cs="Arial"/>
                <w:szCs w:val="21"/>
              </w:rPr>
              <w:t>No</w:t>
            </w:r>
          </w:p>
        </w:tc>
      </w:tr>
      <w:tr w:rsidR="00673C9A" w:rsidRPr="004517E7" w14:paraId="4851A95F" w14:textId="77777777" w:rsidTr="00673C9A">
        <w:trPr>
          <w:cantSplit/>
        </w:trPr>
        <w:tc>
          <w:tcPr>
            <w:tcW w:w="1763" w:type="dxa"/>
          </w:tcPr>
          <w:p w14:paraId="733D550F" w14:textId="77777777" w:rsidR="00673C9A" w:rsidRPr="004517E7" w:rsidRDefault="00673C9A" w:rsidP="00673C9A">
            <w:pPr>
              <w:pStyle w:val="TableText"/>
              <w:rPr>
                <w:rFonts w:cs="Arial"/>
                <w:szCs w:val="21"/>
              </w:rPr>
            </w:pPr>
            <w:r>
              <w:rPr>
                <w:rFonts w:cs="Arial"/>
                <w:szCs w:val="21"/>
              </w:rPr>
              <w:t>JobComments</w:t>
            </w:r>
          </w:p>
        </w:tc>
        <w:tc>
          <w:tcPr>
            <w:tcW w:w="1371" w:type="dxa"/>
            <w:gridSpan w:val="2"/>
          </w:tcPr>
          <w:p w14:paraId="12F51F9B" w14:textId="77777777" w:rsidR="00673C9A" w:rsidRPr="004517E7" w:rsidRDefault="00673C9A" w:rsidP="00673C9A">
            <w:pPr>
              <w:pStyle w:val="TableText"/>
              <w:rPr>
                <w:rFonts w:cs="Arial"/>
                <w:szCs w:val="21"/>
              </w:rPr>
            </w:pPr>
            <w:r>
              <w:rPr>
                <w:rFonts w:cs="Arial"/>
                <w:szCs w:val="21"/>
              </w:rPr>
              <w:t>Job Comments</w:t>
            </w:r>
          </w:p>
        </w:tc>
        <w:tc>
          <w:tcPr>
            <w:tcW w:w="2267" w:type="dxa"/>
          </w:tcPr>
          <w:p w14:paraId="60CA3A39" w14:textId="77777777" w:rsidR="00673C9A" w:rsidRDefault="00673C9A" w:rsidP="00673C9A">
            <w:pPr>
              <w:pStyle w:val="TableText"/>
              <w:rPr>
                <w:rFonts w:cs="Arial"/>
                <w:szCs w:val="21"/>
              </w:rPr>
            </w:pPr>
            <w:r>
              <w:rPr>
                <w:rFonts w:cs="Arial"/>
                <w:szCs w:val="21"/>
              </w:rPr>
              <w:t>The full job comments.</w:t>
            </w:r>
          </w:p>
        </w:tc>
        <w:tc>
          <w:tcPr>
            <w:tcW w:w="1152" w:type="dxa"/>
          </w:tcPr>
          <w:p w14:paraId="49289065" w14:textId="77777777" w:rsidR="00673C9A" w:rsidRDefault="00673C9A" w:rsidP="00673C9A">
            <w:pPr>
              <w:pStyle w:val="TableText"/>
              <w:rPr>
                <w:rFonts w:cs="Arial"/>
                <w:szCs w:val="21"/>
              </w:rPr>
            </w:pPr>
            <w:r>
              <w:rPr>
                <w:rFonts w:cs="Arial"/>
                <w:szCs w:val="21"/>
              </w:rPr>
              <w:t>Linked GEHCJobComments</w:t>
            </w:r>
          </w:p>
        </w:tc>
        <w:tc>
          <w:tcPr>
            <w:tcW w:w="1120" w:type="dxa"/>
          </w:tcPr>
          <w:p w14:paraId="34385DEA" w14:textId="77777777" w:rsidR="00673C9A" w:rsidRPr="004517E7" w:rsidRDefault="00673C9A" w:rsidP="00673C9A">
            <w:pPr>
              <w:pStyle w:val="TableText"/>
              <w:rPr>
                <w:rFonts w:cs="Arial"/>
                <w:szCs w:val="21"/>
              </w:rPr>
            </w:pPr>
            <w:r>
              <w:rPr>
                <w:rFonts w:cs="Arial"/>
                <w:szCs w:val="21"/>
              </w:rPr>
              <w:t>Non-Editable</w:t>
            </w:r>
          </w:p>
        </w:tc>
        <w:tc>
          <w:tcPr>
            <w:tcW w:w="789" w:type="dxa"/>
          </w:tcPr>
          <w:p w14:paraId="7177B112" w14:textId="77777777" w:rsidR="00673C9A" w:rsidRPr="004517E7" w:rsidRDefault="00673C9A" w:rsidP="00673C9A">
            <w:pPr>
              <w:pStyle w:val="TableText"/>
              <w:rPr>
                <w:rFonts w:cs="Arial"/>
                <w:szCs w:val="21"/>
              </w:rPr>
            </w:pPr>
            <w:r>
              <w:rPr>
                <w:rFonts w:cs="Arial"/>
                <w:szCs w:val="21"/>
              </w:rPr>
              <w:t>GEHC</w:t>
            </w:r>
          </w:p>
        </w:tc>
        <w:tc>
          <w:tcPr>
            <w:tcW w:w="1327" w:type="dxa"/>
            <w:gridSpan w:val="2"/>
          </w:tcPr>
          <w:p w14:paraId="17D1024B" w14:textId="77777777" w:rsidR="00673C9A" w:rsidRPr="004517E7" w:rsidRDefault="00673C9A" w:rsidP="00673C9A">
            <w:pPr>
              <w:pStyle w:val="TableText"/>
              <w:rPr>
                <w:rFonts w:cs="Arial"/>
                <w:szCs w:val="21"/>
              </w:rPr>
            </w:pPr>
            <w:r>
              <w:rPr>
                <w:rFonts w:cs="Arial"/>
                <w:szCs w:val="21"/>
              </w:rPr>
              <w:t>No</w:t>
            </w:r>
          </w:p>
        </w:tc>
      </w:tr>
      <w:tr w:rsidR="00673C9A" w:rsidRPr="004517E7" w14:paraId="24A25552" w14:textId="77777777" w:rsidTr="00673C9A">
        <w:trPr>
          <w:cantSplit/>
        </w:trPr>
        <w:tc>
          <w:tcPr>
            <w:tcW w:w="1763" w:type="dxa"/>
          </w:tcPr>
          <w:p w14:paraId="7FDB8F34" w14:textId="77777777" w:rsidR="00673C9A" w:rsidRDefault="00673C9A" w:rsidP="00673C9A">
            <w:pPr>
              <w:pStyle w:val="TableText"/>
              <w:rPr>
                <w:rFonts w:cs="Arial"/>
                <w:szCs w:val="21"/>
              </w:rPr>
            </w:pPr>
            <w:r>
              <w:rPr>
                <w:rFonts w:cs="Arial"/>
                <w:szCs w:val="21"/>
              </w:rPr>
              <w:t>FMIDueDate</w:t>
            </w:r>
          </w:p>
        </w:tc>
        <w:tc>
          <w:tcPr>
            <w:tcW w:w="1371" w:type="dxa"/>
            <w:gridSpan w:val="2"/>
          </w:tcPr>
          <w:p w14:paraId="2511BB19" w14:textId="77777777" w:rsidR="00673C9A" w:rsidRDefault="00673C9A" w:rsidP="00673C9A">
            <w:pPr>
              <w:pStyle w:val="TableText"/>
              <w:rPr>
                <w:rFonts w:cs="Arial"/>
                <w:szCs w:val="21"/>
              </w:rPr>
            </w:pPr>
            <w:r>
              <w:rPr>
                <w:rFonts w:cs="Arial"/>
                <w:szCs w:val="21"/>
              </w:rPr>
              <w:t>FMI Due Date</w:t>
            </w:r>
          </w:p>
        </w:tc>
        <w:tc>
          <w:tcPr>
            <w:tcW w:w="2267" w:type="dxa"/>
          </w:tcPr>
          <w:p w14:paraId="344375A4" w14:textId="77777777" w:rsidR="00673C9A" w:rsidRDefault="00673C9A" w:rsidP="00673C9A">
            <w:pPr>
              <w:pStyle w:val="TableText"/>
              <w:rPr>
                <w:rFonts w:cs="Arial"/>
                <w:szCs w:val="21"/>
              </w:rPr>
            </w:pPr>
            <w:r>
              <w:rPr>
                <w:rFonts w:cs="Arial"/>
                <w:szCs w:val="21"/>
              </w:rPr>
              <w:t>The date at which the FMI is due. Only relevant for FMI type jobs. For display purposes only.</w:t>
            </w:r>
          </w:p>
        </w:tc>
        <w:tc>
          <w:tcPr>
            <w:tcW w:w="1152" w:type="dxa"/>
          </w:tcPr>
          <w:p w14:paraId="1B04D9F7" w14:textId="77777777" w:rsidR="00673C9A" w:rsidRDefault="00673C9A" w:rsidP="00673C9A">
            <w:pPr>
              <w:pStyle w:val="TableText"/>
              <w:rPr>
                <w:rFonts w:cs="Arial"/>
                <w:szCs w:val="21"/>
              </w:rPr>
            </w:pPr>
            <w:r>
              <w:rPr>
                <w:rFonts w:cs="Arial"/>
                <w:szCs w:val="21"/>
              </w:rPr>
              <w:t>Date and Time</w:t>
            </w:r>
          </w:p>
        </w:tc>
        <w:tc>
          <w:tcPr>
            <w:tcW w:w="1120" w:type="dxa"/>
          </w:tcPr>
          <w:p w14:paraId="242A93DA" w14:textId="77777777" w:rsidR="00673C9A" w:rsidRDefault="00673C9A" w:rsidP="00673C9A">
            <w:pPr>
              <w:pStyle w:val="TableText"/>
              <w:rPr>
                <w:rFonts w:cs="Arial"/>
                <w:szCs w:val="21"/>
              </w:rPr>
            </w:pPr>
            <w:r>
              <w:rPr>
                <w:rFonts w:cs="Arial"/>
                <w:szCs w:val="21"/>
              </w:rPr>
              <w:t>Non-Editable</w:t>
            </w:r>
          </w:p>
        </w:tc>
        <w:tc>
          <w:tcPr>
            <w:tcW w:w="789" w:type="dxa"/>
          </w:tcPr>
          <w:p w14:paraId="1076D1BD" w14:textId="77777777" w:rsidR="00673C9A" w:rsidRPr="004517E7" w:rsidRDefault="00673C9A" w:rsidP="00673C9A">
            <w:pPr>
              <w:pStyle w:val="TableText"/>
              <w:rPr>
                <w:rFonts w:cs="Arial"/>
                <w:szCs w:val="21"/>
              </w:rPr>
            </w:pPr>
            <w:r>
              <w:rPr>
                <w:rFonts w:cs="Arial"/>
                <w:szCs w:val="21"/>
              </w:rPr>
              <w:t>GEHC</w:t>
            </w:r>
          </w:p>
        </w:tc>
        <w:tc>
          <w:tcPr>
            <w:tcW w:w="1327" w:type="dxa"/>
            <w:gridSpan w:val="2"/>
          </w:tcPr>
          <w:p w14:paraId="3958F456" w14:textId="77777777" w:rsidR="00673C9A" w:rsidRDefault="00673C9A" w:rsidP="00673C9A">
            <w:pPr>
              <w:pStyle w:val="TableText"/>
              <w:rPr>
                <w:rFonts w:cs="Arial"/>
                <w:szCs w:val="21"/>
              </w:rPr>
            </w:pPr>
            <w:r>
              <w:rPr>
                <w:rFonts w:cs="Arial"/>
                <w:szCs w:val="21"/>
              </w:rPr>
              <w:t>No</w:t>
            </w:r>
          </w:p>
        </w:tc>
      </w:tr>
      <w:tr w:rsidR="00673C9A" w:rsidRPr="004517E7" w14:paraId="474CC286" w14:textId="77777777" w:rsidTr="00673C9A">
        <w:trPr>
          <w:cantSplit/>
        </w:trPr>
        <w:tc>
          <w:tcPr>
            <w:tcW w:w="1763" w:type="dxa"/>
          </w:tcPr>
          <w:p w14:paraId="02AFE89C" w14:textId="77777777" w:rsidR="00673C9A" w:rsidRDefault="00673C9A" w:rsidP="00673C9A">
            <w:pPr>
              <w:pStyle w:val="TableText"/>
              <w:rPr>
                <w:rFonts w:cs="Arial"/>
                <w:szCs w:val="21"/>
              </w:rPr>
            </w:pPr>
            <w:r>
              <w:rPr>
                <w:rFonts w:cs="Arial"/>
                <w:szCs w:val="21"/>
              </w:rPr>
              <w:t>FMINumber</w:t>
            </w:r>
          </w:p>
        </w:tc>
        <w:tc>
          <w:tcPr>
            <w:tcW w:w="1371" w:type="dxa"/>
            <w:gridSpan w:val="2"/>
          </w:tcPr>
          <w:p w14:paraId="317B5687" w14:textId="77777777" w:rsidR="00673C9A" w:rsidRDefault="00673C9A" w:rsidP="00673C9A">
            <w:pPr>
              <w:pStyle w:val="TableText"/>
              <w:rPr>
                <w:rFonts w:cs="Arial"/>
                <w:szCs w:val="21"/>
              </w:rPr>
            </w:pPr>
            <w:r>
              <w:rPr>
                <w:rFonts w:cs="Arial"/>
                <w:szCs w:val="21"/>
              </w:rPr>
              <w:t>FMI Number</w:t>
            </w:r>
          </w:p>
        </w:tc>
        <w:tc>
          <w:tcPr>
            <w:tcW w:w="2267" w:type="dxa"/>
          </w:tcPr>
          <w:p w14:paraId="63B3592D" w14:textId="77777777" w:rsidR="00673C9A" w:rsidRDefault="00673C9A" w:rsidP="00673C9A">
            <w:pPr>
              <w:pStyle w:val="TableText"/>
              <w:rPr>
                <w:rFonts w:cs="Arial"/>
                <w:szCs w:val="21"/>
              </w:rPr>
            </w:pPr>
            <w:r>
              <w:rPr>
                <w:rFonts w:cs="Arial"/>
                <w:szCs w:val="21"/>
              </w:rPr>
              <w:t xml:space="preserve">The FMI number. Only relevant for FMI type jobs. </w:t>
            </w:r>
          </w:p>
        </w:tc>
        <w:tc>
          <w:tcPr>
            <w:tcW w:w="1152" w:type="dxa"/>
          </w:tcPr>
          <w:p w14:paraId="727105E9" w14:textId="77777777" w:rsidR="00673C9A" w:rsidRDefault="00673C9A" w:rsidP="00673C9A">
            <w:pPr>
              <w:pStyle w:val="TableText"/>
              <w:rPr>
                <w:rFonts w:cs="Arial"/>
                <w:szCs w:val="21"/>
              </w:rPr>
            </w:pPr>
            <w:r>
              <w:rPr>
                <w:rFonts w:cs="Arial"/>
                <w:szCs w:val="21"/>
              </w:rPr>
              <w:t>String (64)</w:t>
            </w:r>
          </w:p>
        </w:tc>
        <w:tc>
          <w:tcPr>
            <w:tcW w:w="1120" w:type="dxa"/>
          </w:tcPr>
          <w:p w14:paraId="74FCB16E" w14:textId="77777777" w:rsidR="00673C9A" w:rsidRDefault="00673C9A" w:rsidP="00673C9A">
            <w:pPr>
              <w:pStyle w:val="TableText"/>
              <w:rPr>
                <w:rFonts w:cs="Arial"/>
                <w:szCs w:val="21"/>
              </w:rPr>
            </w:pPr>
            <w:r>
              <w:rPr>
                <w:rFonts w:cs="Arial"/>
                <w:szCs w:val="21"/>
              </w:rPr>
              <w:t>Non-Editable</w:t>
            </w:r>
          </w:p>
        </w:tc>
        <w:tc>
          <w:tcPr>
            <w:tcW w:w="789" w:type="dxa"/>
          </w:tcPr>
          <w:p w14:paraId="1D2FB77C" w14:textId="77777777" w:rsidR="00673C9A" w:rsidRPr="004517E7" w:rsidRDefault="00673C9A" w:rsidP="00673C9A">
            <w:pPr>
              <w:pStyle w:val="TableText"/>
              <w:rPr>
                <w:rFonts w:cs="Arial"/>
                <w:szCs w:val="21"/>
              </w:rPr>
            </w:pPr>
            <w:r>
              <w:rPr>
                <w:rFonts w:cs="Arial"/>
                <w:szCs w:val="21"/>
              </w:rPr>
              <w:t>GEHC</w:t>
            </w:r>
          </w:p>
        </w:tc>
        <w:tc>
          <w:tcPr>
            <w:tcW w:w="1327" w:type="dxa"/>
            <w:gridSpan w:val="2"/>
          </w:tcPr>
          <w:p w14:paraId="4A9EC086" w14:textId="77777777" w:rsidR="00673C9A" w:rsidRDefault="00673C9A" w:rsidP="00673C9A">
            <w:pPr>
              <w:pStyle w:val="TableText"/>
              <w:rPr>
                <w:rFonts w:cs="Arial"/>
                <w:szCs w:val="21"/>
              </w:rPr>
            </w:pPr>
            <w:r>
              <w:rPr>
                <w:rFonts w:cs="Arial"/>
                <w:szCs w:val="21"/>
              </w:rPr>
              <w:t>No</w:t>
            </w:r>
          </w:p>
        </w:tc>
      </w:tr>
      <w:tr w:rsidR="00673C9A" w:rsidRPr="004517E7" w14:paraId="28A56A2A" w14:textId="77777777" w:rsidTr="00673C9A">
        <w:trPr>
          <w:cantSplit/>
        </w:trPr>
        <w:tc>
          <w:tcPr>
            <w:tcW w:w="1763" w:type="dxa"/>
          </w:tcPr>
          <w:p w14:paraId="66CF7375" w14:textId="77777777" w:rsidR="00673C9A" w:rsidRDefault="00673C9A" w:rsidP="00673C9A">
            <w:pPr>
              <w:pStyle w:val="TableText"/>
              <w:rPr>
                <w:rFonts w:cs="Arial"/>
                <w:szCs w:val="21"/>
              </w:rPr>
            </w:pPr>
            <w:r>
              <w:rPr>
                <w:rFonts w:cs="Arial"/>
                <w:szCs w:val="21"/>
              </w:rPr>
              <w:t>FMIRecall</w:t>
            </w:r>
          </w:p>
        </w:tc>
        <w:tc>
          <w:tcPr>
            <w:tcW w:w="1371" w:type="dxa"/>
            <w:gridSpan w:val="2"/>
          </w:tcPr>
          <w:p w14:paraId="3F8D351B" w14:textId="77777777" w:rsidR="00673C9A" w:rsidRDefault="00673C9A" w:rsidP="00673C9A">
            <w:pPr>
              <w:pStyle w:val="TableText"/>
              <w:rPr>
                <w:rFonts w:cs="Arial"/>
                <w:szCs w:val="21"/>
              </w:rPr>
            </w:pPr>
            <w:r>
              <w:rPr>
                <w:rFonts w:cs="Arial"/>
                <w:szCs w:val="21"/>
              </w:rPr>
              <w:t>FMI Recall?</w:t>
            </w:r>
          </w:p>
        </w:tc>
        <w:tc>
          <w:tcPr>
            <w:tcW w:w="2267" w:type="dxa"/>
          </w:tcPr>
          <w:p w14:paraId="273B3257" w14:textId="77777777" w:rsidR="00673C9A" w:rsidRDefault="00673C9A" w:rsidP="00673C9A">
            <w:pPr>
              <w:pStyle w:val="TableText"/>
              <w:rPr>
                <w:rFonts w:cs="Arial"/>
                <w:szCs w:val="21"/>
              </w:rPr>
            </w:pPr>
            <w:r>
              <w:rPr>
                <w:rFonts w:cs="Arial"/>
                <w:szCs w:val="21"/>
              </w:rPr>
              <w:t>Indicates whether the FMI is a recall. Only relevant for FMI type jobs.</w:t>
            </w:r>
          </w:p>
        </w:tc>
        <w:tc>
          <w:tcPr>
            <w:tcW w:w="1152" w:type="dxa"/>
          </w:tcPr>
          <w:p w14:paraId="2506EBCE" w14:textId="77777777" w:rsidR="00673C9A" w:rsidRDefault="00673C9A" w:rsidP="00673C9A">
            <w:pPr>
              <w:pStyle w:val="TableText"/>
              <w:rPr>
                <w:rFonts w:cs="Arial"/>
                <w:szCs w:val="21"/>
              </w:rPr>
            </w:pPr>
            <w:r>
              <w:rPr>
                <w:rFonts w:cs="Arial"/>
                <w:szCs w:val="21"/>
              </w:rPr>
              <w:t>Yes/No (Boolean)</w:t>
            </w:r>
          </w:p>
        </w:tc>
        <w:tc>
          <w:tcPr>
            <w:tcW w:w="1120" w:type="dxa"/>
          </w:tcPr>
          <w:p w14:paraId="1590FA28" w14:textId="77777777" w:rsidR="00673C9A" w:rsidRDefault="00673C9A" w:rsidP="00673C9A">
            <w:pPr>
              <w:pStyle w:val="TableText"/>
              <w:rPr>
                <w:rFonts w:cs="Arial"/>
                <w:szCs w:val="21"/>
              </w:rPr>
            </w:pPr>
            <w:r>
              <w:rPr>
                <w:rFonts w:cs="Arial"/>
                <w:szCs w:val="21"/>
              </w:rPr>
              <w:t>Non-Editable</w:t>
            </w:r>
          </w:p>
        </w:tc>
        <w:tc>
          <w:tcPr>
            <w:tcW w:w="789" w:type="dxa"/>
          </w:tcPr>
          <w:p w14:paraId="75D98C79" w14:textId="77777777" w:rsidR="00673C9A" w:rsidRPr="004517E7" w:rsidRDefault="00673C9A" w:rsidP="00673C9A">
            <w:pPr>
              <w:pStyle w:val="TableText"/>
              <w:rPr>
                <w:rFonts w:cs="Arial"/>
                <w:szCs w:val="21"/>
              </w:rPr>
            </w:pPr>
            <w:r>
              <w:rPr>
                <w:rFonts w:cs="Arial"/>
                <w:szCs w:val="21"/>
              </w:rPr>
              <w:t>GEHC</w:t>
            </w:r>
          </w:p>
        </w:tc>
        <w:tc>
          <w:tcPr>
            <w:tcW w:w="1327" w:type="dxa"/>
            <w:gridSpan w:val="2"/>
          </w:tcPr>
          <w:p w14:paraId="35EEE3C9" w14:textId="77777777" w:rsidR="00673C9A" w:rsidRDefault="00673C9A" w:rsidP="00673C9A">
            <w:pPr>
              <w:pStyle w:val="TableText"/>
              <w:rPr>
                <w:rFonts w:cs="Arial"/>
                <w:szCs w:val="21"/>
              </w:rPr>
            </w:pPr>
            <w:r>
              <w:rPr>
                <w:rFonts w:cs="Arial"/>
                <w:szCs w:val="21"/>
              </w:rPr>
              <w:t>No</w:t>
            </w:r>
          </w:p>
        </w:tc>
      </w:tr>
      <w:tr w:rsidR="00673C9A" w:rsidRPr="004517E7" w14:paraId="170C31F3" w14:textId="77777777" w:rsidTr="00673C9A">
        <w:trPr>
          <w:cantSplit/>
        </w:trPr>
        <w:tc>
          <w:tcPr>
            <w:tcW w:w="1763" w:type="dxa"/>
          </w:tcPr>
          <w:p w14:paraId="6CE6A66C" w14:textId="77777777" w:rsidR="00673C9A" w:rsidRDefault="00673C9A" w:rsidP="00673C9A">
            <w:pPr>
              <w:pStyle w:val="TableText"/>
              <w:rPr>
                <w:rFonts w:cs="Arial"/>
                <w:szCs w:val="21"/>
              </w:rPr>
            </w:pPr>
            <w:r>
              <w:rPr>
                <w:rFonts w:cs="Arial"/>
                <w:szCs w:val="21"/>
              </w:rPr>
              <w:t>PMSchedule</w:t>
            </w:r>
          </w:p>
        </w:tc>
        <w:tc>
          <w:tcPr>
            <w:tcW w:w="1371" w:type="dxa"/>
            <w:gridSpan w:val="2"/>
          </w:tcPr>
          <w:p w14:paraId="678B5CEA" w14:textId="77777777" w:rsidR="00673C9A" w:rsidRDefault="00673C9A" w:rsidP="00673C9A">
            <w:pPr>
              <w:pStyle w:val="TableText"/>
              <w:rPr>
                <w:rFonts w:cs="Arial"/>
                <w:szCs w:val="21"/>
              </w:rPr>
            </w:pPr>
            <w:r>
              <w:rPr>
                <w:rFonts w:cs="Arial"/>
                <w:szCs w:val="21"/>
              </w:rPr>
              <w:t>PM Schedule</w:t>
            </w:r>
          </w:p>
        </w:tc>
        <w:tc>
          <w:tcPr>
            <w:tcW w:w="2267" w:type="dxa"/>
          </w:tcPr>
          <w:p w14:paraId="68787B8F" w14:textId="77777777" w:rsidR="00673C9A" w:rsidRDefault="00673C9A" w:rsidP="00673C9A">
            <w:pPr>
              <w:pStyle w:val="TableText"/>
              <w:rPr>
                <w:rFonts w:cs="Arial"/>
                <w:szCs w:val="21"/>
              </w:rPr>
            </w:pPr>
            <w:r>
              <w:rPr>
                <w:rFonts w:cs="Arial"/>
                <w:szCs w:val="21"/>
              </w:rPr>
              <w:t>Identifies the PM schedule code. Only relevant for PM type jobs.</w:t>
            </w:r>
          </w:p>
        </w:tc>
        <w:tc>
          <w:tcPr>
            <w:tcW w:w="1152" w:type="dxa"/>
          </w:tcPr>
          <w:p w14:paraId="71291522" w14:textId="77777777" w:rsidR="00673C9A" w:rsidRDefault="00673C9A" w:rsidP="00673C9A">
            <w:pPr>
              <w:pStyle w:val="TableText"/>
              <w:rPr>
                <w:rFonts w:cs="Arial"/>
                <w:szCs w:val="21"/>
              </w:rPr>
            </w:pPr>
            <w:r>
              <w:rPr>
                <w:rFonts w:cs="Arial"/>
                <w:szCs w:val="21"/>
              </w:rPr>
              <w:t>String (2)</w:t>
            </w:r>
          </w:p>
        </w:tc>
        <w:tc>
          <w:tcPr>
            <w:tcW w:w="1120" w:type="dxa"/>
          </w:tcPr>
          <w:p w14:paraId="501CA0AD" w14:textId="77777777" w:rsidR="00673C9A" w:rsidRDefault="00673C9A" w:rsidP="00673C9A">
            <w:pPr>
              <w:pStyle w:val="TableText"/>
              <w:rPr>
                <w:rFonts w:cs="Arial"/>
                <w:szCs w:val="21"/>
              </w:rPr>
            </w:pPr>
            <w:r>
              <w:rPr>
                <w:rFonts w:cs="Arial"/>
                <w:szCs w:val="21"/>
              </w:rPr>
              <w:t>Non-Editable</w:t>
            </w:r>
          </w:p>
        </w:tc>
        <w:tc>
          <w:tcPr>
            <w:tcW w:w="789" w:type="dxa"/>
          </w:tcPr>
          <w:p w14:paraId="754CF944" w14:textId="77777777" w:rsidR="00673C9A" w:rsidRPr="004517E7" w:rsidRDefault="00673C9A" w:rsidP="00673C9A">
            <w:pPr>
              <w:pStyle w:val="TableText"/>
              <w:rPr>
                <w:rFonts w:cs="Arial"/>
                <w:szCs w:val="21"/>
              </w:rPr>
            </w:pPr>
            <w:r>
              <w:rPr>
                <w:rFonts w:cs="Arial"/>
                <w:szCs w:val="21"/>
              </w:rPr>
              <w:t>GEHC</w:t>
            </w:r>
          </w:p>
        </w:tc>
        <w:tc>
          <w:tcPr>
            <w:tcW w:w="1327" w:type="dxa"/>
            <w:gridSpan w:val="2"/>
          </w:tcPr>
          <w:p w14:paraId="25039F8A" w14:textId="77777777" w:rsidR="00673C9A" w:rsidRDefault="00673C9A" w:rsidP="00673C9A">
            <w:pPr>
              <w:pStyle w:val="TableText"/>
              <w:rPr>
                <w:rFonts w:cs="Arial"/>
                <w:szCs w:val="21"/>
              </w:rPr>
            </w:pPr>
            <w:r>
              <w:rPr>
                <w:rFonts w:cs="Arial"/>
                <w:szCs w:val="21"/>
              </w:rPr>
              <w:t>No</w:t>
            </w:r>
          </w:p>
        </w:tc>
      </w:tr>
      <w:tr w:rsidR="00673C9A" w:rsidRPr="004517E7" w14:paraId="3A68126B" w14:textId="77777777" w:rsidTr="00673C9A">
        <w:trPr>
          <w:cantSplit/>
        </w:trPr>
        <w:tc>
          <w:tcPr>
            <w:tcW w:w="1763" w:type="dxa"/>
          </w:tcPr>
          <w:p w14:paraId="49E4EF53" w14:textId="77777777" w:rsidR="00673C9A" w:rsidRDefault="00673C9A" w:rsidP="00673C9A">
            <w:pPr>
              <w:pStyle w:val="TableText"/>
              <w:rPr>
                <w:rFonts w:cs="Arial"/>
                <w:szCs w:val="21"/>
              </w:rPr>
            </w:pPr>
            <w:r>
              <w:rPr>
                <w:rFonts w:cs="Arial"/>
                <w:szCs w:val="21"/>
              </w:rPr>
              <w:t>MacroVersion</w:t>
            </w:r>
          </w:p>
        </w:tc>
        <w:tc>
          <w:tcPr>
            <w:tcW w:w="1371" w:type="dxa"/>
            <w:gridSpan w:val="2"/>
          </w:tcPr>
          <w:p w14:paraId="6EBE17E5" w14:textId="77777777" w:rsidR="00673C9A" w:rsidRDefault="00673C9A" w:rsidP="00673C9A">
            <w:pPr>
              <w:pStyle w:val="TableText"/>
              <w:rPr>
                <w:rFonts w:cs="Arial"/>
                <w:szCs w:val="21"/>
              </w:rPr>
            </w:pPr>
            <w:r>
              <w:rPr>
                <w:rFonts w:cs="Arial"/>
                <w:szCs w:val="21"/>
              </w:rPr>
              <w:t>Macro Version</w:t>
            </w:r>
          </w:p>
        </w:tc>
        <w:tc>
          <w:tcPr>
            <w:tcW w:w="2267" w:type="dxa"/>
          </w:tcPr>
          <w:p w14:paraId="0DA796BE" w14:textId="77777777" w:rsidR="00673C9A" w:rsidRDefault="00673C9A" w:rsidP="00673C9A">
            <w:pPr>
              <w:pStyle w:val="TableText"/>
              <w:rPr>
                <w:rFonts w:cs="Arial"/>
                <w:szCs w:val="21"/>
              </w:rPr>
            </w:pPr>
            <w:r>
              <w:rPr>
                <w:rFonts w:cs="Arial"/>
                <w:szCs w:val="21"/>
              </w:rPr>
              <w:t>An identifier for the version of the macro through which the task instance was created.</w:t>
            </w:r>
          </w:p>
        </w:tc>
        <w:tc>
          <w:tcPr>
            <w:tcW w:w="1152" w:type="dxa"/>
          </w:tcPr>
          <w:p w14:paraId="714EB5BC" w14:textId="77777777" w:rsidR="00673C9A" w:rsidRDefault="00673C9A" w:rsidP="00673C9A">
            <w:pPr>
              <w:pStyle w:val="TableText"/>
              <w:rPr>
                <w:rFonts w:cs="Arial"/>
                <w:szCs w:val="21"/>
              </w:rPr>
            </w:pPr>
            <w:r>
              <w:rPr>
                <w:rFonts w:cs="Arial"/>
                <w:szCs w:val="21"/>
              </w:rPr>
              <w:t>String (64)</w:t>
            </w:r>
          </w:p>
        </w:tc>
        <w:tc>
          <w:tcPr>
            <w:tcW w:w="1120" w:type="dxa"/>
          </w:tcPr>
          <w:p w14:paraId="739EEEC5" w14:textId="77777777" w:rsidR="00673C9A" w:rsidRDefault="00673C9A" w:rsidP="00673C9A">
            <w:pPr>
              <w:pStyle w:val="TableText"/>
              <w:rPr>
                <w:rFonts w:cs="Arial"/>
                <w:szCs w:val="21"/>
              </w:rPr>
            </w:pPr>
            <w:r>
              <w:rPr>
                <w:rFonts w:cs="Arial"/>
                <w:szCs w:val="21"/>
              </w:rPr>
              <w:t>Hidden</w:t>
            </w:r>
          </w:p>
        </w:tc>
        <w:tc>
          <w:tcPr>
            <w:tcW w:w="789" w:type="dxa"/>
          </w:tcPr>
          <w:p w14:paraId="333AF6F9" w14:textId="77777777" w:rsidR="00673C9A" w:rsidRDefault="00673C9A" w:rsidP="00673C9A">
            <w:pPr>
              <w:pStyle w:val="TableText"/>
              <w:rPr>
                <w:rFonts w:cs="Arial"/>
                <w:szCs w:val="21"/>
              </w:rPr>
            </w:pPr>
            <w:r>
              <w:rPr>
                <w:rFonts w:cs="Arial"/>
                <w:szCs w:val="21"/>
              </w:rPr>
              <w:t>GEHC</w:t>
            </w:r>
          </w:p>
        </w:tc>
        <w:tc>
          <w:tcPr>
            <w:tcW w:w="1327" w:type="dxa"/>
            <w:gridSpan w:val="2"/>
          </w:tcPr>
          <w:p w14:paraId="78218E96" w14:textId="77777777" w:rsidR="00673C9A" w:rsidRDefault="00673C9A" w:rsidP="00673C9A">
            <w:pPr>
              <w:pStyle w:val="TableText"/>
              <w:rPr>
                <w:rFonts w:cs="Arial"/>
                <w:szCs w:val="21"/>
              </w:rPr>
            </w:pPr>
            <w:r>
              <w:rPr>
                <w:rFonts w:cs="Arial"/>
                <w:szCs w:val="21"/>
              </w:rPr>
              <w:t>No</w:t>
            </w:r>
          </w:p>
        </w:tc>
      </w:tr>
      <w:tr w:rsidR="00673C9A" w:rsidRPr="004517E7" w14:paraId="14BD95FE" w14:textId="77777777" w:rsidTr="00673C9A">
        <w:trPr>
          <w:cantSplit/>
        </w:trPr>
        <w:tc>
          <w:tcPr>
            <w:tcW w:w="1763" w:type="dxa"/>
          </w:tcPr>
          <w:p w14:paraId="45976B5D" w14:textId="77777777" w:rsidR="00673C9A" w:rsidRPr="004517E7" w:rsidRDefault="00673C9A" w:rsidP="00673C9A">
            <w:pPr>
              <w:pStyle w:val="TableText"/>
              <w:rPr>
                <w:rFonts w:cs="Arial"/>
                <w:szCs w:val="21"/>
              </w:rPr>
            </w:pPr>
            <w:r>
              <w:rPr>
                <w:rFonts w:cs="Arial"/>
                <w:szCs w:val="21"/>
              </w:rPr>
              <w:lastRenderedPageBreak/>
              <w:t>SuperPowerTaskFlag</w:t>
            </w:r>
          </w:p>
        </w:tc>
        <w:tc>
          <w:tcPr>
            <w:tcW w:w="1371" w:type="dxa"/>
            <w:gridSpan w:val="2"/>
          </w:tcPr>
          <w:p w14:paraId="5CFE961E" w14:textId="77777777" w:rsidR="00673C9A" w:rsidRPr="004517E7" w:rsidRDefault="00673C9A" w:rsidP="00673C9A">
            <w:pPr>
              <w:pStyle w:val="TableText"/>
              <w:rPr>
                <w:rFonts w:cs="Arial"/>
                <w:szCs w:val="21"/>
              </w:rPr>
            </w:pPr>
            <w:r>
              <w:rPr>
                <w:rFonts w:cs="Arial"/>
                <w:szCs w:val="21"/>
              </w:rPr>
              <w:t>Able to Unschedule Other Task?</w:t>
            </w:r>
          </w:p>
        </w:tc>
        <w:tc>
          <w:tcPr>
            <w:tcW w:w="2267" w:type="dxa"/>
          </w:tcPr>
          <w:p w14:paraId="2DD1D3BE" w14:textId="77777777" w:rsidR="00673C9A" w:rsidRDefault="00673C9A" w:rsidP="00673C9A">
            <w:pPr>
              <w:pStyle w:val="TableText"/>
              <w:rPr>
                <w:rFonts w:cs="Arial"/>
                <w:szCs w:val="21"/>
              </w:rPr>
            </w:pPr>
            <w:r>
              <w:rPr>
                <w:rFonts w:cs="Arial"/>
                <w:szCs w:val="21"/>
              </w:rPr>
              <w:t>Controls whether a task can unschedule other scheduled tasks on the Gantt. Note that safety and other super power tasks cannot be unscheduled by one of these tasks.</w:t>
            </w:r>
          </w:p>
          <w:p w14:paraId="65B4E781" w14:textId="77777777" w:rsidR="00673C9A" w:rsidRDefault="00673C9A" w:rsidP="00673C9A">
            <w:pPr>
              <w:pStyle w:val="TableText"/>
              <w:rPr>
                <w:rFonts w:cs="Arial"/>
                <w:szCs w:val="21"/>
              </w:rPr>
            </w:pPr>
            <w:r>
              <w:rPr>
                <w:rFonts w:cs="Arial"/>
                <w:szCs w:val="21"/>
              </w:rPr>
              <w:t>Default is “No”.</w:t>
            </w:r>
          </w:p>
        </w:tc>
        <w:tc>
          <w:tcPr>
            <w:tcW w:w="1152" w:type="dxa"/>
          </w:tcPr>
          <w:p w14:paraId="682224A4" w14:textId="77777777" w:rsidR="00673C9A" w:rsidRDefault="00673C9A" w:rsidP="00673C9A">
            <w:pPr>
              <w:pStyle w:val="TableText"/>
              <w:rPr>
                <w:rFonts w:cs="Arial"/>
                <w:szCs w:val="21"/>
              </w:rPr>
            </w:pPr>
            <w:r>
              <w:rPr>
                <w:rFonts w:cs="Arial"/>
                <w:szCs w:val="21"/>
              </w:rPr>
              <w:t>Yes/No (Boolean)</w:t>
            </w:r>
          </w:p>
        </w:tc>
        <w:tc>
          <w:tcPr>
            <w:tcW w:w="1120" w:type="dxa"/>
          </w:tcPr>
          <w:p w14:paraId="00E48D2F" w14:textId="77777777" w:rsidR="00673C9A" w:rsidRPr="004517E7" w:rsidRDefault="00673C9A" w:rsidP="00673C9A">
            <w:pPr>
              <w:pStyle w:val="TableText"/>
              <w:rPr>
                <w:rFonts w:cs="Arial"/>
                <w:szCs w:val="21"/>
              </w:rPr>
            </w:pPr>
            <w:r>
              <w:rPr>
                <w:rFonts w:cs="Arial"/>
                <w:szCs w:val="21"/>
              </w:rPr>
              <w:t>Non-Editable</w:t>
            </w:r>
          </w:p>
        </w:tc>
        <w:tc>
          <w:tcPr>
            <w:tcW w:w="789" w:type="dxa"/>
          </w:tcPr>
          <w:p w14:paraId="5B09033D" w14:textId="77777777" w:rsidR="00673C9A" w:rsidRPr="004517E7" w:rsidRDefault="00673C9A" w:rsidP="00673C9A">
            <w:pPr>
              <w:pStyle w:val="TableText"/>
              <w:rPr>
                <w:rFonts w:cs="Arial"/>
                <w:szCs w:val="21"/>
              </w:rPr>
            </w:pPr>
            <w:r>
              <w:rPr>
                <w:rFonts w:cs="Arial"/>
                <w:szCs w:val="21"/>
              </w:rPr>
              <w:t>GEHC</w:t>
            </w:r>
          </w:p>
        </w:tc>
        <w:tc>
          <w:tcPr>
            <w:tcW w:w="1327" w:type="dxa"/>
            <w:gridSpan w:val="2"/>
          </w:tcPr>
          <w:p w14:paraId="03CE19BA" w14:textId="77777777" w:rsidR="00673C9A" w:rsidRPr="004517E7" w:rsidRDefault="00673C9A" w:rsidP="00673C9A">
            <w:pPr>
              <w:pStyle w:val="TableText"/>
              <w:rPr>
                <w:rFonts w:cs="Arial"/>
                <w:szCs w:val="21"/>
              </w:rPr>
            </w:pPr>
            <w:r>
              <w:rPr>
                <w:rFonts w:cs="Arial"/>
                <w:szCs w:val="21"/>
              </w:rPr>
              <w:t>No</w:t>
            </w:r>
          </w:p>
        </w:tc>
      </w:tr>
      <w:tr w:rsidR="00673C9A" w:rsidRPr="004517E7" w14:paraId="7676F5EE" w14:textId="77777777" w:rsidTr="00673C9A">
        <w:trPr>
          <w:cantSplit/>
        </w:trPr>
        <w:tc>
          <w:tcPr>
            <w:tcW w:w="1763" w:type="dxa"/>
          </w:tcPr>
          <w:p w14:paraId="482FE533" w14:textId="77777777" w:rsidR="00673C9A" w:rsidRDefault="00673C9A" w:rsidP="00673C9A">
            <w:pPr>
              <w:pStyle w:val="TableText"/>
              <w:rPr>
                <w:rFonts w:cs="Arial"/>
                <w:szCs w:val="21"/>
              </w:rPr>
            </w:pPr>
            <w:r>
              <w:rPr>
                <w:rFonts w:cs="Arial"/>
                <w:szCs w:val="21"/>
              </w:rPr>
              <w:t>IsMDT</w:t>
            </w:r>
          </w:p>
        </w:tc>
        <w:tc>
          <w:tcPr>
            <w:tcW w:w="1371" w:type="dxa"/>
            <w:gridSpan w:val="2"/>
          </w:tcPr>
          <w:p w14:paraId="7078AAA5" w14:textId="77777777" w:rsidR="00673C9A" w:rsidRDefault="00673C9A" w:rsidP="00673C9A">
            <w:pPr>
              <w:pStyle w:val="TableText"/>
              <w:rPr>
                <w:rFonts w:cs="Arial"/>
                <w:szCs w:val="21"/>
              </w:rPr>
            </w:pPr>
            <w:r>
              <w:rPr>
                <w:rFonts w:cs="Arial"/>
                <w:szCs w:val="21"/>
              </w:rPr>
              <w:t>Is MDT?</w:t>
            </w:r>
          </w:p>
        </w:tc>
        <w:tc>
          <w:tcPr>
            <w:tcW w:w="2267" w:type="dxa"/>
          </w:tcPr>
          <w:p w14:paraId="603762F7" w14:textId="77777777" w:rsidR="00673C9A" w:rsidRDefault="00673C9A" w:rsidP="00673C9A">
            <w:pPr>
              <w:pStyle w:val="TableText"/>
              <w:rPr>
                <w:rFonts w:cs="Arial"/>
                <w:szCs w:val="21"/>
              </w:rPr>
            </w:pPr>
            <w:r>
              <w:rPr>
                <w:rFonts w:cs="Arial"/>
                <w:szCs w:val="21"/>
              </w:rPr>
              <w:t>Automatically derived based on the task’s duration, this is set true when the task is deemed an MDT candidate.</w:t>
            </w:r>
          </w:p>
        </w:tc>
        <w:tc>
          <w:tcPr>
            <w:tcW w:w="1152" w:type="dxa"/>
          </w:tcPr>
          <w:p w14:paraId="47DC94A4" w14:textId="77777777" w:rsidR="00673C9A" w:rsidRDefault="00673C9A" w:rsidP="00673C9A">
            <w:pPr>
              <w:pStyle w:val="TableText"/>
              <w:rPr>
                <w:rFonts w:cs="Arial"/>
                <w:szCs w:val="21"/>
              </w:rPr>
            </w:pPr>
            <w:r>
              <w:rPr>
                <w:rFonts w:cs="Arial"/>
                <w:szCs w:val="21"/>
              </w:rPr>
              <w:t>Yes/No (Boolean)</w:t>
            </w:r>
          </w:p>
        </w:tc>
        <w:tc>
          <w:tcPr>
            <w:tcW w:w="1120" w:type="dxa"/>
          </w:tcPr>
          <w:p w14:paraId="743F3B88" w14:textId="77777777" w:rsidR="00673C9A" w:rsidRDefault="00673C9A" w:rsidP="00673C9A">
            <w:pPr>
              <w:pStyle w:val="TableText"/>
              <w:rPr>
                <w:rFonts w:cs="Arial"/>
                <w:szCs w:val="21"/>
              </w:rPr>
            </w:pPr>
            <w:r>
              <w:rPr>
                <w:rFonts w:cs="Arial"/>
                <w:szCs w:val="21"/>
              </w:rPr>
              <w:t>Non-Editable</w:t>
            </w:r>
          </w:p>
        </w:tc>
        <w:tc>
          <w:tcPr>
            <w:tcW w:w="789" w:type="dxa"/>
          </w:tcPr>
          <w:p w14:paraId="38DBB616" w14:textId="77777777" w:rsidR="00673C9A" w:rsidRDefault="00673C9A" w:rsidP="00673C9A">
            <w:pPr>
              <w:pStyle w:val="TableText"/>
              <w:rPr>
                <w:rFonts w:cs="Arial"/>
                <w:szCs w:val="21"/>
              </w:rPr>
            </w:pPr>
            <w:r>
              <w:rPr>
                <w:rFonts w:cs="Arial"/>
                <w:szCs w:val="21"/>
              </w:rPr>
              <w:t>CS</w:t>
            </w:r>
          </w:p>
        </w:tc>
        <w:tc>
          <w:tcPr>
            <w:tcW w:w="1327" w:type="dxa"/>
            <w:gridSpan w:val="2"/>
          </w:tcPr>
          <w:p w14:paraId="5FE53033" w14:textId="77777777" w:rsidR="00673C9A" w:rsidRDefault="00673C9A" w:rsidP="00673C9A">
            <w:pPr>
              <w:pStyle w:val="TableText"/>
              <w:rPr>
                <w:rFonts w:cs="Arial"/>
                <w:szCs w:val="21"/>
              </w:rPr>
            </w:pPr>
            <w:r>
              <w:rPr>
                <w:rFonts w:cs="Arial"/>
                <w:szCs w:val="21"/>
              </w:rPr>
              <w:t>No</w:t>
            </w:r>
          </w:p>
        </w:tc>
      </w:tr>
      <w:tr w:rsidR="00673C9A" w:rsidRPr="004517E7" w14:paraId="205F6747" w14:textId="77777777" w:rsidTr="00673C9A">
        <w:trPr>
          <w:cantSplit/>
        </w:trPr>
        <w:tc>
          <w:tcPr>
            <w:tcW w:w="1763" w:type="dxa"/>
          </w:tcPr>
          <w:p w14:paraId="4CC5B0C2" w14:textId="77777777" w:rsidR="00673C9A" w:rsidRDefault="00673C9A" w:rsidP="00673C9A">
            <w:pPr>
              <w:pStyle w:val="TableText"/>
              <w:rPr>
                <w:rFonts w:cs="Arial"/>
                <w:szCs w:val="21"/>
              </w:rPr>
            </w:pPr>
            <w:r>
              <w:rPr>
                <w:rFonts w:cs="Arial"/>
                <w:szCs w:val="21"/>
              </w:rPr>
              <w:t>TrainingJobNumber</w:t>
            </w:r>
          </w:p>
        </w:tc>
        <w:tc>
          <w:tcPr>
            <w:tcW w:w="1371" w:type="dxa"/>
            <w:gridSpan w:val="2"/>
          </w:tcPr>
          <w:p w14:paraId="571AE1B6" w14:textId="77777777" w:rsidR="00673C9A" w:rsidRDefault="00673C9A" w:rsidP="00673C9A">
            <w:pPr>
              <w:pStyle w:val="TableText"/>
              <w:rPr>
                <w:rFonts w:cs="Arial"/>
                <w:szCs w:val="21"/>
              </w:rPr>
            </w:pPr>
            <w:r>
              <w:rPr>
                <w:rFonts w:cs="Arial"/>
                <w:szCs w:val="21"/>
              </w:rPr>
              <w:t>Training Job Number</w:t>
            </w:r>
          </w:p>
        </w:tc>
        <w:tc>
          <w:tcPr>
            <w:tcW w:w="2267" w:type="dxa"/>
          </w:tcPr>
          <w:p w14:paraId="3D51D7C9" w14:textId="77777777" w:rsidR="00673C9A" w:rsidRDefault="00673C9A" w:rsidP="00673C9A">
            <w:pPr>
              <w:pStyle w:val="TableText"/>
              <w:rPr>
                <w:rFonts w:cs="Arial"/>
                <w:szCs w:val="21"/>
              </w:rPr>
            </w:pPr>
            <w:r>
              <w:rPr>
                <w:rFonts w:cs="Arial"/>
                <w:szCs w:val="21"/>
              </w:rPr>
              <w:t>The associated on-the-job training task MUST job number.</w:t>
            </w:r>
          </w:p>
        </w:tc>
        <w:tc>
          <w:tcPr>
            <w:tcW w:w="1152" w:type="dxa"/>
          </w:tcPr>
          <w:p w14:paraId="07D01D9A" w14:textId="77777777" w:rsidR="00673C9A" w:rsidRDefault="00673C9A" w:rsidP="00673C9A">
            <w:pPr>
              <w:pStyle w:val="TableText"/>
              <w:rPr>
                <w:rFonts w:cs="Arial"/>
                <w:szCs w:val="21"/>
              </w:rPr>
            </w:pPr>
            <w:r>
              <w:rPr>
                <w:rFonts w:cs="Arial"/>
                <w:szCs w:val="21"/>
              </w:rPr>
              <w:t>String (64)</w:t>
            </w:r>
          </w:p>
        </w:tc>
        <w:tc>
          <w:tcPr>
            <w:tcW w:w="1120" w:type="dxa"/>
          </w:tcPr>
          <w:p w14:paraId="560C5FC8" w14:textId="77777777" w:rsidR="00673C9A" w:rsidRDefault="00673C9A" w:rsidP="00673C9A">
            <w:pPr>
              <w:pStyle w:val="TableText"/>
              <w:rPr>
                <w:rFonts w:cs="Arial"/>
                <w:szCs w:val="21"/>
              </w:rPr>
            </w:pPr>
            <w:r>
              <w:rPr>
                <w:rFonts w:cs="Arial"/>
                <w:szCs w:val="21"/>
              </w:rPr>
              <w:t>Non-Editable</w:t>
            </w:r>
          </w:p>
        </w:tc>
        <w:tc>
          <w:tcPr>
            <w:tcW w:w="789" w:type="dxa"/>
          </w:tcPr>
          <w:p w14:paraId="33C35665" w14:textId="77777777" w:rsidR="00673C9A" w:rsidRDefault="00673C9A" w:rsidP="00673C9A">
            <w:pPr>
              <w:pStyle w:val="TableText"/>
              <w:rPr>
                <w:rFonts w:cs="Arial"/>
                <w:szCs w:val="21"/>
              </w:rPr>
            </w:pPr>
            <w:r>
              <w:rPr>
                <w:rFonts w:cs="Arial"/>
                <w:szCs w:val="21"/>
              </w:rPr>
              <w:t>GEHC</w:t>
            </w:r>
          </w:p>
        </w:tc>
        <w:tc>
          <w:tcPr>
            <w:tcW w:w="1327" w:type="dxa"/>
            <w:gridSpan w:val="2"/>
          </w:tcPr>
          <w:p w14:paraId="67D63941" w14:textId="77777777" w:rsidR="00673C9A" w:rsidRDefault="00673C9A" w:rsidP="00673C9A">
            <w:pPr>
              <w:pStyle w:val="TableText"/>
              <w:rPr>
                <w:rFonts w:cs="Arial"/>
                <w:szCs w:val="21"/>
              </w:rPr>
            </w:pPr>
            <w:r>
              <w:rPr>
                <w:rFonts w:cs="Arial"/>
                <w:szCs w:val="21"/>
              </w:rPr>
              <w:t>No</w:t>
            </w:r>
          </w:p>
        </w:tc>
      </w:tr>
      <w:tr w:rsidR="00673C9A" w:rsidRPr="004517E7" w14:paraId="68056533" w14:textId="77777777" w:rsidTr="00673C9A">
        <w:trPr>
          <w:cantSplit/>
        </w:trPr>
        <w:tc>
          <w:tcPr>
            <w:tcW w:w="1763" w:type="dxa"/>
          </w:tcPr>
          <w:p w14:paraId="0709E185" w14:textId="77777777" w:rsidR="00673C9A" w:rsidRDefault="00673C9A" w:rsidP="00673C9A">
            <w:pPr>
              <w:pStyle w:val="TableText"/>
              <w:rPr>
                <w:rFonts w:cs="Arial"/>
                <w:szCs w:val="21"/>
              </w:rPr>
            </w:pPr>
            <w:r>
              <w:rPr>
                <w:rFonts w:cs="Arial"/>
                <w:szCs w:val="21"/>
              </w:rPr>
              <w:t>TraineeFSEs</w:t>
            </w:r>
          </w:p>
        </w:tc>
        <w:tc>
          <w:tcPr>
            <w:tcW w:w="1371" w:type="dxa"/>
            <w:gridSpan w:val="2"/>
          </w:tcPr>
          <w:p w14:paraId="211D4CD0" w14:textId="77777777" w:rsidR="00673C9A" w:rsidRDefault="00673C9A" w:rsidP="00673C9A">
            <w:pPr>
              <w:pStyle w:val="TableText"/>
              <w:rPr>
                <w:rFonts w:cs="Arial"/>
                <w:szCs w:val="21"/>
              </w:rPr>
            </w:pPr>
            <w:r>
              <w:rPr>
                <w:rFonts w:cs="Arial"/>
                <w:szCs w:val="21"/>
              </w:rPr>
              <w:t>Trainee FSEs</w:t>
            </w:r>
          </w:p>
        </w:tc>
        <w:tc>
          <w:tcPr>
            <w:tcW w:w="2267" w:type="dxa"/>
          </w:tcPr>
          <w:p w14:paraId="7C188274" w14:textId="77777777" w:rsidR="00673C9A" w:rsidRDefault="00673C9A" w:rsidP="00673C9A">
            <w:pPr>
              <w:pStyle w:val="TableText"/>
              <w:rPr>
                <w:rFonts w:cs="Arial"/>
                <w:szCs w:val="21"/>
              </w:rPr>
            </w:pPr>
            <w:r>
              <w:rPr>
                <w:rFonts w:cs="Arial"/>
                <w:szCs w:val="21"/>
              </w:rPr>
              <w:t>A sequence of semi-colon separated IDs used to identify the associated on-the-job training resources.</w:t>
            </w:r>
          </w:p>
        </w:tc>
        <w:tc>
          <w:tcPr>
            <w:tcW w:w="1152" w:type="dxa"/>
          </w:tcPr>
          <w:p w14:paraId="53519380" w14:textId="77777777" w:rsidR="00673C9A" w:rsidRDefault="00673C9A" w:rsidP="00673C9A">
            <w:pPr>
              <w:pStyle w:val="TableText"/>
              <w:rPr>
                <w:rFonts w:cs="Arial"/>
                <w:szCs w:val="21"/>
              </w:rPr>
            </w:pPr>
            <w:r>
              <w:rPr>
                <w:rFonts w:cs="Arial"/>
                <w:szCs w:val="21"/>
              </w:rPr>
              <w:t>String (1024)</w:t>
            </w:r>
          </w:p>
        </w:tc>
        <w:tc>
          <w:tcPr>
            <w:tcW w:w="1120" w:type="dxa"/>
          </w:tcPr>
          <w:p w14:paraId="7B947CF9" w14:textId="77777777" w:rsidR="00673C9A" w:rsidRDefault="00673C9A" w:rsidP="00673C9A">
            <w:pPr>
              <w:pStyle w:val="TableText"/>
              <w:rPr>
                <w:rFonts w:cs="Arial"/>
                <w:szCs w:val="21"/>
              </w:rPr>
            </w:pPr>
            <w:r>
              <w:rPr>
                <w:rFonts w:cs="Arial"/>
                <w:szCs w:val="21"/>
              </w:rPr>
              <w:t>Hidden</w:t>
            </w:r>
          </w:p>
        </w:tc>
        <w:tc>
          <w:tcPr>
            <w:tcW w:w="789" w:type="dxa"/>
          </w:tcPr>
          <w:p w14:paraId="0A8B56BE" w14:textId="77777777" w:rsidR="00673C9A" w:rsidRDefault="00673C9A" w:rsidP="00673C9A">
            <w:pPr>
              <w:pStyle w:val="TableText"/>
              <w:rPr>
                <w:rFonts w:cs="Arial"/>
                <w:szCs w:val="21"/>
              </w:rPr>
            </w:pPr>
            <w:r>
              <w:rPr>
                <w:rFonts w:cs="Arial"/>
                <w:szCs w:val="21"/>
              </w:rPr>
              <w:t>GEHC</w:t>
            </w:r>
          </w:p>
        </w:tc>
        <w:tc>
          <w:tcPr>
            <w:tcW w:w="1327" w:type="dxa"/>
            <w:gridSpan w:val="2"/>
          </w:tcPr>
          <w:p w14:paraId="1E8B7B49" w14:textId="77777777" w:rsidR="00673C9A" w:rsidRDefault="00673C9A" w:rsidP="00673C9A">
            <w:pPr>
              <w:pStyle w:val="TableText"/>
              <w:rPr>
                <w:rFonts w:cs="Arial"/>
                <w:szCs w:val="21"/>
              </w:rPr>
            </w:pPr>
            <w:r>
              <w:rPr>
                <w:rFonts w:cs="Arial"/>
                <w:szCs w:val="21"/>
              </w:rPr>
              <w:t>No</w:t>
            </w:r>
          </w:p>
        </w:tc>
      </w:tr>
      <w:tr w:rsidR="00673C9A" w:rsidRPr="004517E7" w14:paraId="5ABFDEEB" w14:textId="77777777" w:rsidTr="00673C9A">
        <w:trPr>
          <w:cantSplit/>
        </w:trPr>
        <w:tc>
          <w:tcPr>
            <w:tcW w:w="9789" w:type="dxa"/>
            <w:gridSpan w:val="9"/>
          </w:tcPr>
          <w:p w14:paraId="42D75AB6" w14:textId="77777777" w:rsidR="00673C9A" w:rsidRPr="008314F9" w:rsidRDefault="00673C9A" w:rsidP="00673C9A">
            <w:pPr>
              <w:pStyle w:val="TableText"/>
              <w:rPr>
                <w:rFonts w:cs="Arial"/>
                <w:b/>
                <w:szCs w:val="21"/>
              </w:rPr>
            </w:pPr>
            <w:r w:rsidRPr="008314F9">
              <w:rPr>
                <w:rFonts w:cs="Arial"/>
                <w:b/>
                <w:szCs w:val="21"/>
              </w:rPr>
              <w:t>Parts</w:t>
            </w:r>
          </w:p>
        </w:tc>
      </w:tr>
      <w:tr w:rsidR="00673C9A" w:rsidRPr="004517E7" w14:paraId="79C8D287" w14:textId="77777777" w:rsidTr="00673C9A">
        <w:trPr>
          <w:cantSplit/>
        </w:trPr>
        <w:tc>
          <w:tcPr>
            <w:tcW w:w="1763" w:type="dxa"/>
          </w:tcPr>
          <w:p w14:paraId="0DD7BF4E" w14:textId="77777777" w:rsidR="00673C9A" w:rsidRDefault="00673C9A" w:rsidP="00673C9A">
            <w:pPr>
              <w:pStyle w:val="TableText"/>
              <w:rPr>
                <w:rFonts w:cs="Arial"/>
                <w:szCs w:val="21"/>
              </w:rPr>
            </w:pPr>
            <w:r>
              <w:rPr>
                <w:rFonts w:cs="Arial"/>
                <w:szCs w:val="21"/>
              </w:rPr>
              <w:t>PartEstimatedDeliveryDate</w:t>
            </w:r>
          </w:p>
        </w:tc>
        <w:tc>
          <w:tcPr>
            <w:tcW w:w="1371" w:type="dxa"/>
            <w:gridSpan w:val="2"/>
          </w:tcPr>
          <w:p w14:paraId="28D2D653" w14:textId="77777777" w:rsidR="00673C9A" w:rsidRDefault="00673C9A" w:rsidP="00673C9A">
            <w:pPr>
              <w:pStyle w:val="TableText"/>
              <w:rPr>
                <w:rFonts w:cs="Arial"/>
                <w:szCs w:val="21"/>
              </w:rPr>
            </w:pPr>
            <w:r>
              <w:rPr>
                <w:rFonts w:cs="Arial"/>
                <w:szCs w:val="21"/>
              </w:rPr>
              <w:t>Estimated Delivery Date</w:t>
            </w:r>
          </w:p>
        </w:tc>
        <w:tc>
          <w:tcPr>
            <w:tcW w:w="2267" w:type="dxa"/>
          </w:tcPr>
          <w:p w14:paraId="3B74F077" w14:textId="77777777" w:rsidR="00673C9A" w:rsidRDefault="00673C9A" w:rsidP="00673C9A">
            <w:pPr>
              <w:pStyle w:val="TableText"/>
              <w:rPr>
                <w:rFonts w:cs="Arial"/>
                <w:szCs w:val="21"/>
              </w:rPr>
            </w:pPr>
            <w:r>
              <w:rPr>
                <w:rFonts w:cs="Arial"/>
                <w:szCs w:val="21"/>
              </w:rPr>
              <w:t>The date at which the parts should have been delivered. When specified this limits the earliest time at which the task can be automatically scheduled.</w:t>
            </w:r>
          </w:p>
        </w:tc>
        <w:tc>
          <w:tcPr>
            <w:tcW w:w="1152" w:type="dxa"/>
          </w:tcPr>
          <w:p w14:paraId="1039D58F" w14:textId="77777777" w:rsidR="00673C9A" w:rsidRDefault="00673C9A" w:rsidP="00673C9A">
            <w:pPr>
              <w:pStyle w:val="TableText"/>
              <w:rPr>
                <w:rFonts w:cs="Arial"/>
                <w:szCs w:val="21"/>
              </w:rPr>
            </w:pPr>
            <w:r>
              <w:rPr>
                <w:rFonts w:cs="Arial"/>
                <w:szCs w:val="21"/>
              </w:rPr>
              <w:t>Date and Time</w:t>
            </w:r>
          </w:p>
        </w:tc>
        <w:tc>
          <w:tcPr>
            <w:tcW w:w="1120" w:type="dxa"/>
          </w:tcPr>
          <w:p w14:paraId="15C277A3" w14:textId="77777777" w:rsidR="00673C9A" w:rsidRDefault="00673C9A" w:rsidP="00673C9A">
            <w:pPr>
              <w:pStyle w:val="TableText"/>
              <w:rPr>
                <w:rFonts w:cs="Arial"/>
                <w:szCs w:val="21"/>
              </w:rPr>
            </w:pPr>
            <w:r>
              <w:rPr>
                <w:rFonts w:cs="Arial"/>
                <w:szCs w:val="21"/>
              </w:rPr>
              <w:t>Non-Editable</w:t>
            </w:r>
          </w:p>
        </w:tc>
        <w:tc>
          <w:tcPr>
            <w:tcW w:w="789" w:type="dxa"/>
          </w:tcPr>
          <w:p w14:paraId="607473E4" w14:textId="77777777" w:rsidR="00673C9A" w:rsidRPr="004517E7" w:rsidRDefault="00673C9A" w:rsidP="00673C9A">
            <w:pPr>
              <w:pStyle w:val="TableText"/>
              <w:rPr>
                <w:rFonts w:cs="Arial"/>
                <w:szCs w:val="21"/>
              </w:rPr>
            </w:pPr>
            <w:r>
              <w:rPr>
                <w:rFonts w:cs="Arial"/>
                <w:szCs w:val="21"/>
              </w:rPr>
              <w:t>GEHC</w:t>
            </w:r>
          </w:p>
        </w:tc>
        <w:tc>
          <w:tcPr>
            <w:tcW w:w="1327" w:type="dxa"/>
            <w:gridSpan w:val="2"/>
          </w:tcPr>
          <w:p w14:paraId="6E8EDD33" w14:textId="77777777" w:rsidR="00673C9A" w:rsidRDefault="00673C9A" w:rsidP="00673C9A">
            <w:pPr>
              <w:pStyle w:val="TableText"/>
              <w:rPr>
                <w:rFonts w:cs="Arial"/>
                <w:szCs w:val="21"/>
              </w:rPr>
            </w:pPr>
            <w:r>
              <w:rPr>
                <w:rFonts w:cs="Arial"/>
                <w:szCs w:val="21"/>
              </w:rPr>
              <w:t>No</w:t>
            </w:r>
          </w:p>
        </w:tc>
      </w:tr>
      <w:tr w:rsidR="00673C9A" w:rsidRPr="004517E7" w14:paraId="485BF692" w14:textId="77777777" w:rsidTr="00673C9A">
        <w:trPr>
          <w:cantSplit/>
        </w:trPr>
        <w:tc>
          <w:tcPr>
            <w:tcW w:w="1763" w:type="dxa"/>
          </w:tcPr>
          <w:p w14:paraId="28417F8D" w14:textId="77777777" w:rsidR="00673C9A" w:rsidRDefault="00673C9A" w:rsidP="00673C9A">
            <w:pPr>
              <w:pStyle w:val="TableText"/>
              <w:rPr>
                <w:rFonts w:cs="Arial"/>
                <w:szCs w:val="21"/>
              </w:rPr>
            </w:pPr>
            <w:r>
              <w:rPr>
                <w:rFonts w:cs="Arial"/>
                <w:szCs w:val="21"/>
              </w:rPr>
              <w:t>PartDeliveryType</w:t>
            </w:r>
          </w:p>
        </w:tc>
        <w:tc>
          <w:tcPr>
            <w:tcW w:w="1371" w:type="dxa"/>
            <w:gridSpan w:val="2"/>
          </w:tcPr>
          <w:p w14:paraId="73C71D76" w14:textId="77777777" w:rsidR="00673C9A" w:rsidRDefault="00673C9A" w:rsidP="00673C9A">
            <w:pPr>
              <w:pStyle w:val="TableText"/>
              <w:rPr>
                <w:rFonts w:cs="Arial"/>
                <w:szCs w:val="21"/>
              </w:rPr>
            </w:pPr>
            <w:r>
              <w:rPr>
                <w:rFonts w:cs="Arial"/>
                <w:szCs w:val="21"/>
              </w:rPr>
              <w:t>Delivery Type</w:t>
            </w:r>
          </w:p>
        </w:tc>
        <w:tc>
          <w:tcPr>
            <w:tcW w:w="2267" w:type="dxa"/>
          </w:tcPr>
          <w:p w14:paraId="38C21E85" w14:textId="77777777" w:rsidR="00673C9A" w:rsidRDefault="00673C9A" w:rsidP="00673C9A">
            <w:pPr>
              <w:pStyle w:val="TableText"/>
              <w:rPr>
                <w:rFonts w:cs="Arial"/>
                <w:szCs w:val="21"/>
              </w:rPr>
            </w:pPr>
            <w:r>
              <w:rPr>
                <w:rFonts w:cs="Arial"/>
                <w:szCs w:val="21"/>
              </w:rPr>
              <w:t>The method of delivery.</w:t>
            </w:r>
          </w:p>
        </w:tc>
        <w:tc>
          <w:tcPr>
            <w:tcW w:w="1152" w:type="dxa"/>
          </w:tcPr>
          <w:p w14:paraId="0A19A851" w14:textId="77777777" w:rsidR="00673C9A" w:rsidRDefault="00673C9A" w:rsidP="00673C9A">
            <w:pPr>
              <w:pStyle w:val="TableText"/>
              <w:rPr>
                <w:rFonts w:cs="Arial"/>
                <w:szCs w:val="21"/>
              </w:rPr>
            </w:pPr>
            <w:r>
              <w:rPr>
                <w:rFonts w:cs="Arial"/>
                <w:szCs w:val="21"/>
              </w:rPr>
              <w:t>String (64)</w:t>
            </w:r>
          </w:p>
        </w:tc>
        <w:tc>
          <w:tcPr>
            <w:tcW w:w="1120" w:type="dxa"/>
          </w:tcPr>
          <w:p w14:paraId="155AD04B" w14:textId="77777777" w:rsidR="00673C9A" w:rsidRDefault="00673C9A" w:rsidP="00673C9A">
            <w:pPr>
              <w:pStyle w:val="TableText"/>
              <w:rPr>
                <w:rFonts w:cs="Arial"/>
                <w:szCs w:val="21"/>
              </w:rPr>
            </w:pPr>
            <w:r>
              <w:rPr>
                <w:rFonts w:cs="Arial"/>
                <w:szCs w:val="21"/>
              </w:rPr>
              <w:t>Non-Editable</w:t>
            </w:r>
          </w:p>
        </w:tc>
        <w:tc>
          <w:tcPr>
            <w:tcW w:w="789" w:type="dxa"/>
          </w:tcPr>
          <w:p w14:paraId="57F58ECF" w14:textId="77777777" w:rsidR="00673C9A" w:rsidRPr="004517E7" w:rsidRDefault="00673C9A" w:rsidP="00673C9A">
            <w:pPr>
              <w:pStyle w:val="TableText"/>
              <w:rPr>
                <w:rFonts w:cs="Arial"/>
                <w:szCs w:val="21"/>
              </w:rPr>
            </w:pPr>
            <w:r>
              <w:rPr>
                <w:rFonts w:cs="Arial"/>
                <w:szCs w:val="21"/>
              </w:rPr>
              <w:t>GEHC</w:t>
            </w:r>
          </w:p>
        </w:tc>
        <w:tc>
          <w:tcPr>
            <w:tcW w:w="1327" w:type="dxa"/>
            <w:gridSpan w:val="2"/>
          </w:tcPr>
          <w:p w14:paraId="02747292" w14:textId="77777777" w:rsidR="00673C9A" w:rsidRDefault="00673C9A" w:rsidP="00673C9A">
            <w:pPr>
              <w:pStyle w:val="TableText"/>
              <w:rPr>
                <w:rFonts w:cs="Arial"/>
                <w:szCs w:val="21"/>
              </w:rPr>
            </w:pPr>
            <w:r>
              <w:rPr>
                <w:rFonts w:cs="Arial"/>
                <w:szCs w:val="21"/>
              </w:rPr>
              <w:t>No</w:t>
            </w:r>
          </w:p>
        </w:tc>
      </w:tr>
      <w:tr w:rsidR="00673C9A" w:rsidRPr="004517E7" w14:paraId="3B7596FC" w14:textId="77777777" w:rsidTr="00673C9A">
        <w:trPr>
          <w:cantSplit/>
        </w:trPr>
        <w:tc>
          <w:tcPr>
            <w:tcW w:w="9789" w:type="dxa"/>
            <w:gridSpan w:val="9"/>
          </w:tcPr>
          <w:p w14:paraId="0B0F2D57" w14:textId="77777777" w:rsidR="00673C9A" w:rsidRDefault="00673C9A" w:rsidP="00673C9A">
            <w:pPr>
              <w:pStyle w:val="TableText"/>
              <w:rPr>
                <w:rFonts w:cs="Arial"/>
                <w:szCs w:val="21"/>
              </w:rPr>
            </w:pPr>
            <w:r>
              <w:rPr>
                <w:rFonts w:cs="Arial"/>
                <w:b/>
                <w:szCs w:val="21"/>
              </w:rPr>
              <w:lastRenderedPageBreak/>
              <w:t>Closure</w:t>
            </w:r>
            <w:r>
              <w:rPr>
                <w:rFonts w:cs="Arial"/>
                <w:szCs w:val="21"/>
              </w:rPr>
              <w:t xml:space="preserve"> (shown when the task can be or is cancelled, rejected, completed or incompleted)</w:t>
            </w:r>
          </w:p>
          <w:p w14:paraId="604B151B" w14:textId="77777777" w:rsidR="00673C9A" w:rsidRPr="00406F79" w:rsidRDefault="00673C9A" w:rsidP="00673C9A">
            <w:pPr>
              <w:pStyle w:val="TableText"/>
              <w:rPr>
                <w:rFonts w:cs="Arial"/>
                <w:szCs w:val="21"/>
              </w:rPr>
            </w:pPr>
            <w:r>
              <w:rPr>
                <w:rFonts w:cs="Arial"/>
                <w:szCs w:val="21"/>
              </w:rPr>
              <w:t xml:space="preserve">The tab will be shown in the following statuses: Tentative, </w:t>
            </w:r>
            <w:r>
              <w:t>Rejected, Rejected By FSE, New, Cancelled, Acknowledged, Completed, Incompleted)</w:t>
            </w:r>
          </w:p>
        </w:tc>
      </w:tr>
      <w:tr w:rsidR="00673C9A" w:rsidRPr="004517E7" w14:paraId="674897EA" w14:textId="77777777" w:rsidTr="00673C9A">
        <w:trPr>
          <w:cantSplit/>
        </w:trPr>
        <w:tc>
          <w:tcPr>
            <w:tcW w:w="1763" w:type="dxa"/>
          </w:tcPr>
          <w:p w14:paraId="2BA3E5FC" w14:textId="77777777" w:rsidR="00673C9A" w:rsidRPr="004517E7" w:rsidRDefault="00673C9A" w:rsidP="00673C9A">
            <w:pPr>
              <w:pStyle w:val="TableText"/>
              <w:rPr>
                <w:rFonts w:cs="Arial"/>
                <w:szCs w:val="21"/>
              </w:rPr>
            </w:pPr>
            <w:r>
              <w:rPr>
                <w:rFonts w:cs="Arial"/>
                <w:szCs w:val="21"/>
              </w:rPr>
              <w:t>IncompleteReason</w:t>
            </w:r>
          </w:p>
        </w:tc>
        <w:tc>
          <w:tcPr>
            <w:tcW w:w="1371" w:type="dxa"/>
            <w:gridSpan w:val="2"/>
          </w:tcPr>
          <w:p w14:paraId="49BAB62F" w14:textId="77777777" w:rsidR="00673C9A" w:rsidRPr="004517E7" w:rsidRDefault="00673C9A" w:rsidP="00673C9A">
            <w:pPr>
              <w:pStyle w:val="TableText"/>
              <w:rPr>
                <w:rFonts w:cs="Arial"/>
                <w:szCs w:val="21"/>
              </w:rPr>
            </w:pPr>
            <w:r>
              <w:rPr>
                <w:rFonts w:cs="Arial"/>
                <w:szCs w:val="21"/>
              </w:rPr>
              <w:t>Incomplete Reason</w:t>
            </w:r>
          </w:p>
        </w:tc>
        <w:tc>
          <w:tcPr>
            <w:tcW w:w="2267" w:type="dxa"/>
          </w:tcPr>
          <w:p w14:paraId="1AEC0769" w14:textId="77777777" w:rsidR="00673C9A" w:rsidRPr="004517E7" w:rsidRDefault="00673C9A" w:rsidP="00673C9A">
            <w:pPr>
              <w:pStyle w:val="TableText"/>
              <w:rPr>
                <w:rFonts w:cs="Arial"/>
                <w:szCs w:val="21"/>
              </w:rPr>
            </w:pPr>
            <w:r>
              <w:rPr>
                <w:rFonts w:cs="Arial"/>
                <w:szCs w:val="21"/>
              </w:rPr>
              <w:t>The reason stated when a resource closes the task as incomplete.</w:t>
            </w:r>
          </w:p>
        </w:tc>
        <w:tc>
          <w:tcPr>
            <w:tcW w:w="1152" w:type="dxa"/>
          </w:tcPr>
          <w:p w14:paraId="6BE514EB" w14:textId="77777777" w:rsidR="00673C9A" w:rsidRPr="004517E7" w:rsidRDefault="00673C9A" w:rsidP="00673C9A">
            <w:pPr>
              <w:pStyle w:val="TableText"/>
              <w:rPr>
                <w:rFonts w:cs="Arial"/>
                <w:szCs w:val="21"/>
              </w:rPr>
            </w:pPr>
            <w:r>
              <w:rPr>
                <w:rFonts w:cs="Arial"/>
                <w:szCs w:val="21"/>
              </w:rPr>
              <w:t>Dictionary (IncompletionReason)</w:t>
            </w:r>
          </w:p>
        </w:tc>
        <w:tc>
          <w:tcPr>
            <w:tcW w:w="1120" w:type="dxa"/>
          </w:tcPr>
          <w:p w14:paraId="4E606A0A" w14:textId="77777777" w:rsidR="00673C9A" w:rsidRPr="004517E7" w:rsidRDefault="00673C9A" w:rsidP="00673C9A">
            <w:pPr>
              <w:pStyle w:val="TableText"/>
              <w:rPr>
                <w:rFonts w:cs="Arial"/>
                <w:szCs w:val="21"/>
              </w:rPr>
            </w:pPr>
            <w:r w:rsidRPr="004517E7">
              <w:rPr>
                <w:rFonts w:cs="Arial"/>
                <w:szCs w:val="21"/>
              </w:rPr>
              <w:t>Editable</w:t>
            </w:r>
            <w:r>
              <w:rPr>
                <w:rFonts w:cs="Arial"/>
                <w:szCs w:val="21"/>
              </w:rPr>
              <w:t xml:space="preserve"> when status is Incomplete</w:t>
            </w:r>
          </w:p>
        </w:tc>
        <w:tc>
          <w:tcPr>
            <w:tcW w:w="789" w:type="dxa"/>
          </w:tcPr>
          <w:p w14:paraId="63D0E669" w14:textId="77777777" w:rsidR="00673C9A" w:rsidRPr="004517E7" w:rsidRDefault="00673C9A" w:rsidP="00673C9A">
            <w:pPr>
              <w:pStyle w:val="TableText"/>
              <w:rPr>
                <w:rFonts w:cs="Arial"/>
                <w:szCs w:val="21"/>
              </w:rPr>
            </w:pPr>
            <w:r w:rsidRPr="004517E7">
              <w:rPr>
                <w:rFonts w:cs="Arial"/>
                <w:szCs w:val="21"/>
              </w:rPr>
              <w:t>CS</w:t>
            </w:r>
            <w:r>
              <w:rPr>
                <w:rFonts w:cs="Arial"/>
                <w:szCs w:val="21"/>
              </w:rPr>
              <w:t>/CM</w:t>
            </w:r>
          </w:p>
        </w:tc>
        <w:tc>
          <w:tcPr>
            <w:tcW w:w="1327" w:type="dxa"/>
            <w:gridSpan w:val="2"/>
            <w:vMerge w:val="restart"/>
            <w:vAlign w:val="center"/>
          </w:tcPr>
          <w:p w14:paraId="60242FBF" w14:textId="77777777" w:rsidR="00673C9A" w:rsidRPr="004517E7" w:rsidRDefault="00673C9A" w:rsidP="00673C9A">
            <w:pPr>
              <w:pStyle w:val="TableText"/>
              <w:rPr>
                <w:rFonts w:cs="Arial"/>
                <w:szCs w:val="21"/>
              </w:rPr>
            </w:pPr>
            <w:r>
              <w:rPr>
                <w:rFonts w:cs="Arial"/>
                <w:szCs w:val="21"/>
              </w:rPr>
              <w:t>Yes when the Status is Incomplete</w:t>
            </w:r>
          </w:p>
        </w:tc>
      </w:tr>
      <w:tr w:rsidR="00673C9A" w:rsidRPr="004517E7" w14:paraId="37C1ED5D" w14:textId="77777777" w:rsidTr="00673C9A">
        <w:trPr>
          <w:cantSplit/>
        </w:trPr>
        <w:tc>
          <w:tcPr>
            <w:tcW w:w="1763" w:type="dxa"/>
          </w:tcPr>
          <w:p w14:paraId="66F8CA91" w14:textId="77777777" w:rsidR="00673C9A" w:rsidRPr="004517E7" w:rsidRDefault="00673C9A" w:rsidP="00673C9A">
            <w:pPr>
              <w:pStyle w:val="TableText"/>
              <w:rPr>
                <w:rFonts w:cs="Arial"/>
                <w:szCs w:val="21"/>
              </w:rPr>
            </w:pPr>
            <w:r>
              <w:rPr>
                <w:rFonts w:cs="Arial"/>
                <w:szCs w:val="21"/>
              </w:rPr>
              <w:t>IncompletionComment</w:t>
            </w:r>
          </w:p>
        </w:tc>
        <w:tc>
          <w:tcPr>
            <w:tcW w:w="1371" w:type="dxa"/>
            <w:gridSpan w:val="2"/>
          </w:tcPr>
          <w:p w14:paraId="717FFF5B" w14:textId="77777777" w:rsidR="00673C9A" w:rsidRPr="004517E7" w:rsidRDefault="00673C9A" w:rsidP="00673C9A">
            <w:pPr>
              <w:pStyle w:val="TableText"/>
              <w:rPr>
                <w:rFonts w:cs="Arial"/>
                <w:szCs w:val="21"/>
              </w:rPr>
            </w:pPr>
            <w:r>
              <w:rPr>
                <w:rFonts w:cs="Arial"/>
                <w:szCs w:val="21"/>
              </w:rPr>
              <w:t>Incomplete Comment</w:t>
            </w:r>
          </w:p>
        </w:tc>
        <w:tc>
          <w:tcPr>
            <w:tcW w:w="2267" w:type="dxa"/>
          </w:tcPr>
          <w:p w14:paraId="5674285D" w14:textId="77777777" w:rsidR="00673C9A" w:rsidRPr="004517E7" w:rsidRDefault="00673C9A" w:rsidP="00673C9A">
            <w:pPr>
              <w:pStyle w:val="TableText"/>
              <w:rPr>
                <w:rFonts w:cs="Arial"/>
                <w:szCs w:val="21"/>
              </w:rPr>
            </w:pPr>
            <w:r>
              <w:rPr>
                <w:rFonts w:cs="Arial"/>
                <w:szCs w:val="21"/>
              </w:rPr>
              <w:t>A free text comment accompanying the incompletion reason.</w:t>
            </w:r>
          </w:p>
        </w:tc>
        <w:tc>
          <w:tcPr>
            <w:tcW w:w="1152" w:type="dxa"/>
          </w:tcPr>
          <w:p w14:paraId="413D5D9D" w14:textId="77777777" w:rsidR="00673C9A" w:rsidRPr="004517E7" w:rsidRDefault="00673C9A" w:rsidP="00673C9A">
            <w:pPr>
              <w:pStyle w:val="TableText"/>
              <w:rPr>
                <w:rFonts w:cs="Arial"/>
                <w:szCs w:val="21"/>
              </w:rPr>
            </w:pPr>
            <w:r>
              <w:rPr>
                <w:rFonts w:cs="Arial"/>
                <w:szCs w:val="21"/>
              </w:rPr>
              <w:t>String (256)</w:t>
            </w:r>
          </w:p>
        </w:tc>
        <w:tc>
          <w:tcPr>
            <w:tcW w:w="1120" w:type="dxa"/>
          </w:tcPr>
          <w:p w14:paraId="6A3D241A" w14:textId="77777777" w:rsidR="00673C9A" w:rsidRPr="004517E7" w:rsidRDefault="00673C9A" w:rsidP="00673C9A">
            <w:pPr>
              <w:pStyle w:val="TableText"/>
              <w:rPr>
                <w:rFonts w:cs="Arial"/>
                <w:szCs w:val="21"/>
              </w:rPr>
            </w:pPr>
            <w:r>
              <w:rPr>
                <w:rFonts w:cs="Arial"/>
                <w:szCs w:val="21"/>
              </w:rPr>
              <w:t>Editable when Status is incomplete</w:t>
            </w:r>
          </w:p>
        </w:tc>
        <w:tc>
          <w:tcPr>
            <w:tcW w:w="789" w:type="dxa"/>
          </w:tcPr>
          <w:p w14:paraId="469EF201" w14:textId="77777777" w:rsidR="00673C9A" w:rsidRPr="004517E7" w:rsidRDefault="00673C9A" w:rsidP="00673C9A">
            <w:pPr>
              <w:pStyle w:val="TableText"/>
              <w:rPr>
                <w:rFonts w:cs="Arial"/>
                <w:szCs w:val="21"/>
              </w:rPr>
            </w:pPr>
            <w:r w:rsidRPr="004517E7">
              <w:rPr>
                <w:rFonts w:cs="Arial"/>
                <w:szCs w:val="21"/>
              </w:rPr>
              <w:t>CS</w:t>
            </w:r>
            <w:r>
              <w:rPr>
                <w:rFonts w:cs="Arial"/>
                <w:szCs w:val="21"/>
              </w:rPr>
              <w:t>/CM</w:t>
            </w:r>
          </w:p>
        </w:tc>
        <w:tc>
          <w:tcPr>
            <w:tcW w:w="1327" w:type="dxa"/>
            <w:gridSpan w:val="2"/>
            <w:vMerge/>
          </w:tcPr>
          <w:p w14:paraId="5AB6F42B" w14:textId="77777777" w:rsidR="00673C9A" w:rsidRPr="004517E7" w:rsidRDefault="00673C9A" w:rsidP="00673C9A">
            <w:pPr>
              <w:pStyle w:val="TableText"/>
              <w:rPr>
                <w:rFonts w:cs="Arial"/>
                <w:szCs w:val="21"/>
              </w:rPr>
            </w:pPr>
          </w:p>
        </w:tc>
      </w:tr>
      <w:tr w:rsidR="00673C9A" w:rsidRPr="004517E7" w14:paraId="7E5C074D" w14:textId="77777777" w:rsidTr="00673C9A">
        <w:trPr>
          <w:cantSplit/>
        </w:trPr>
        <w:tc>
          <w:tcPr>
            <w:tcW w:w="1763" w:type="dxa"/>
          </w:tcPr>
          <w:p w14:paraId="4B75B644" w14:textId="77777777" w:rsidR="00673C9A" w:rsidRDefault="00673C9A" w:rsidP="00673C9A">
            <w:pPr>
              <w:pStyle w:val="TableText"/>
              <w:rPr>
                <w:rFonts w:cs="Arial"/>
                <w:szCs w:val="21"/>
              </w:rPr>
            </w:pPr>
            <w:r>
              <w:rPr>
                <w:rFonts w:cs="Arial"/>
                <w:szCs w:val="21"/>
              </w:rPr>
              <w:t>CancellationReason</w:t>
            </w:r>
          </w:p>
        </w:tc>
        <w:tc>
          <w:tcPr>
            <w:tcW w:w="1371" w:type="dxa"/>
            <w:gridSpan w:val="2"/>
          </w:tcPr>
          <w:p w14:paraId="7DDE23F8" w14:textId="77777777" w:rsidR="00673C9A" w:rsidRDefault="00673C9A" w:rsidP="00673C9A">
            <w:pPr>
              <w:pStyle w:val="TableText"/>
              <w:rPr>
                <w:rFonts w:cs="Arial"/>
                <w:szCs w:val="21"/>
              </w:rPr>
            </w:pPr>
            <w:r>
              <w:rPr>
                <w:rFonts w:cs="Arial"/>
                <w:szCs w:val="21"/>
              </w:rPr>
              <w:t>Cancellation Reason</w:t>
            </w:r>
          </w:p>
        </w:tc>
        <w:tc>
          <w:tcPr>
            <w:tcW w:w="2267" w:type="dxa"/>
          </w:tcPr>
          <w:p w14:paraId="4E16D60E" w14:textId="77777777" w:rsidR="00673C9A" w:rsidRDefault="00673C9A" w:rsidP="00673C9A">
            <w:pPr>
              <w:pStyle w:val="TableText"/>
              <w:rPr>
                <w:rFonts w:cs="Arial"/>
                <w:szCs w:val="21"/>
              </w:rPr>
            </w:pPr>
            <w:r>
              <w:rPr>
                <w:rFonts w:cs="Arial"/>
                <w:szCs w:val="21"/>
              </w:rPr>
              <w:t>The reason stated when the task is cancelled.</w:t>
            </w:r>
          </w:p>
        </w:tc>
        <w:tc>
          <w:tcPr>
            <w:tcW w:w="1152" w:type="dxa"/>
          </w:tcPr>
          <w:p w14:paraId="5D1EC5C1" w14:textId="77777777" w:rsidR="00673C9A" w:rsidRDefault="00673C9A" w:rsidP="00673C9A">
            <w:pPr>
              <w:pStyle w:val="TableText"/>
              <w:rPr>
                <w:rFonts w:cs="Arial"/>
                <w:szCs w:val="21"/>
              </w:rPr>
            </w:pPr>
            <w:r>
              <w:rPr>
                <w:rFonts w:cs="Arial"/>
                <w:szCs w:val="21"/>
              </w:rPr>
              <w:t>Dictionary (CancellationReason)</w:t>
            </w:r>
          </w:p>
        </w:tc>
        <w:tc>
          <w:tcPr>
            <w:tcW w:w="1120" w:type="dxa"/>
          </w:tcPr>
          <w:p w14:paraId="009561D2" w14:textId="77777777" w:rsidR="00673C9A" w:rsidRDefault="00673C9A" w:rsidP="00673C9A">
            <w:pPr>
              <w:pStyle w:val="TableText"/>
              <w:rPr>
                <w:rFonts w:cs="Arial"/>
                <w:szCs w:val="21"/>
              </w:rPr>
            </w:pPr>
            <w:r>
              <w:rPr>
                <w:rFonts w:cs="Arial"/>
                <w:szCs w:val="21"/>
              </w:rPr>
              <w:t>Editable when status is cancelled</w:t>
            </w:r>
          </w:p>
        </w:tc>
        <w:tc>
          <w:tcPr>
            <w:tcW w:w="789" w:type="dxa"/>
          </w:tcPr>
          <w:p w14:paraId="7DD66D8F" w14:textId="77777777" w:rsidR="00673C9A" w:rsidRPr="004517E7" w:rsidRDefault="00673C9A" w:rsidP="00673C9A">
            <w:pPr>
              <w:pStyle w:val="TableText"/>
              <w:rPr>
                <w:rFonts w:cs="Arial"/>
                <w:szCs w:val="21"/>
              </w:rPr>
            </w:pPr>
            <w:r>
              <w:rPr>
                <w:rFonts w:cs="Arial"/>
                <w:szCs w:val="21"/>
              </w:rPr>
              <w:t>CS</w:t>
            </w:r>
          </w:p>
        </w:tc>
        <w:tc>
          <w:tcPr>
            <w:tcW w:w="1327" w:type="dxa"/>
            <w:gridSpan w:val="2"/>
          </w:tcPr>
          <w:p w14:paraId="2635F09A" w14:textId="77777777" w:rsidR="00673C9A" w:rsidRPr="004517E7" w:rsidRDefault="00673C9A" w:rsidP="00673C9A">
            <w:pPr>
              <w:pStyle w:val="TableText"/>
              <w:rPr>
                <w:rFonts w:cs="Arial"/>
                <w:szCs w:val="21"/>
              </w:rPr>
            </w:pPr>
            <w:r>
              <w:rPr>
                <w:rFonts w:cs="Arial"/>
                <w:szCs w:val="21"/>
              </w:rPr>
              <w:t>Yes when the Status is Cancelled</w:t>
            </w:r>
          </w:p>
        </w:tc>
      </w:tr>
    </w:tbl>
    <w:p w14:paraId="0735C7B7" w14:textId="77777777" w:rsidR="00673C9A" w:rsidRDefault="00673C9A" w:rsidP="00DB537E">
      <w:pPr>
        <w:spacing w:line="360" w:lineRule="auto"/>
      </w:pPr>
    </w:p>
    <w:p w14:paraId="43A36A23" w14:textId="3A7804B5" w:rsidR="004A7AF2" w:rsidRDefault="000539AF" w:rsidP="000E5CD1">
      <w:pPr>
        <w:spacing w:line="360" w:lineRule="auto"/>
        <w:ind w:right="600"/>
        <w:rPr>
          <w:b/>
          <w:i/>
          <w:szCs w:val="20"/>
          <w:lang w:bidi="ar-SA"/>
        </w:rPr>
      </w:pPr>
      <w:r w:rsidRPr="008F7BA8">
        <w:rPr>
          <w:rFonts w:cs="Arial"/>
          <w:color w:val="000000"/>
          <w:szCs w:val="20"/>
          <w:lang w:bidi="ar-SA"/>
        </w:rPr>
        <w:t xml:space="preserve">Note: </w:t>
      </w:r>
      <w:r w:rsidR="001B26B0" w:rsidRPr="008F7BA8">
        <w:rPr>
          <w:rFonts w:cs="Arial"/>
          <w:color w:val="000000"/>
          <w:szCs w:val="20"/>
          <w:lang w:bidi="ar-SA"/>
        </w:rPr>
        <w:t>Longitude</w:t>
      </w:r>
      <w:r w:rsidRPr="008F7BA8">
        <w:rPr>
          <w:rFonts w:cs="Arial"/>
          <w:color w:val="000000"/>
          <w:szCs w:val="20"/>
          <w:lang w:bidi="ar-SA"/>
        </w:rPr>
        <w:t xml:space="preserve"> &amp; latitude values can be passed should the </w:t>
      </w:r>
      <w:r>
        <w:rPr>
          <w:rFonts w:cs="Arial"/>
          <w:color w:val="000000"/>
          <w:szCs w:val="20"/>
          <w:lang w:bidi="ar-SA"/>
        </w:rPr>
        <w:t>within the ProcessTaskEx message should the MUST macro deem the values accurate,</w:t>
      </w:r>
      <w:r w:rsidR="00ED46C3">
        <w:rPr>
          <w:rFonts w:cs="Arial"/>
          <w:color w:val="000000"/>
          <w:szCs w:val="20"/>
          <w:lang w:bidi="ar-SA"/>
        </w:rPr>
        <w:t xml:space="preserve"> if noth are set to zero then the location will be derived.</w:t>
      </w:r>
    </w:p>
    <w:p w14:paraId="01E7E1FC" w14:textId="78C3D48F" w:rsidR="007D4289" w:rsidRDefault="007D4289" w:rsidP="007D4289">
      <w:pPr>
        <w:pStyle w:val="Heading4"/>
        <w:numPr>
          <w:ilvl w:val="2"/>
          <w:numId w:val="2"/>
        </w:numPr>
      </w:pPr>
      <w:bookmarkStart w:id="826" w:name="_Toc534021794"/>
      <w:bookmarkStart w:id="827" w:name="_Toc536866402"/>
      <w:bookmarkStart w:id="828" w:name="_Toc536866919"/>
      <w:bookmarkStart w:id="829" w:name="_Toc536867022"/>
      <w:bookmarkStart w:id="830" w:name="_Toc536867963"/>
      <w:bookmarkStart w:id="831" w:name="_Toc536868022"/>
      <w:bookmarkStart w:id="832" w:name="_Toc77994"/>
      <w:bookmarkStart w:id="833" w:name="_Toc231484"/>
      <w:bookmarkStart w:id="834" w:name="_Toc252223"/>
      <w:bookmarkStart w:id="835" w:name="_Toc322511743"/>
      <w:bookmarkStart w:id="836" w:name="_Ref359231605"/>
      <w:bookmarkStart w:id="837" w:name="_Ref366590401"/>
      <w:r>
        <w:t>Updating existing Tasks</w:t>
      </w:r>
    </w:p>
    <w:p w14:paraId="1B7C330D" w14:textId="157B8DDA" w:rsidR="007D4289" w:rsidRDefault="007D4289" w:rsidP="000E5CD1">
      <w:pPr>
        <w:pStyle w:val="BodyText"/>
        <w:ind w:left="0"/>
      </w:pPr>
      <w:r>
        <w:t xml:space="preserve">For tasks that have been commited to Click and need updating only the fields listed below &amp; those fields that require alterdation should be listed in the Task element. </w:t>
      </w:r>
    </w:p>
    <w:p w14:paraId="02C1D339" w14:textId="43D3364D" w:rsidR="007D4289" w:rsidRPr="00492F9F" w:rsidRDefault="007D4289" w:rsidP="007D4289">
      <w:pPr>
        <w:pStyle w:val="Caption"/>
        <w:spacing w:line="360" w:lineRule="auto"/>
        <w:jc w:val="left"/>
        <w:rPr>
          <w:bCs w:val="0"/>
          <w:sz w:val="20"/>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81"/>
        <w:gridCol w:w="5725"/>
      </w:tblGrid>
      <w:tr w:rsidR="007D4289" w:rsidRPr="00ED6F23" w14:paraId="74246133" w14:textId="77777777" w:rsidTr="0009355E">
        <w:trPr>
          <w:tblHeader/>
        </w:trPr>
        <w:tc>
          <w:tcPr>
            <w:tcW w:w="3881" w:type="dxa"/>
            <w:shd w:val="clear" w:color="auto" w:fill="548DD4"/>
          </w:tcPr>
          <w:p w14:paraId="60D0E901" w14:textId="77777777" w:rsidR="007D4289" w:rsidRPr="00F95C47" w:rsidRDefault="007D4289" w:rsidP="0009355E">
            <w:pPr>
              <w:pStyle w:val="TableHeading"/>
              <w:spacing w:line="360" w:lineRule="auto"/>
              <w:rPr>
                <w:b w:val="0"/>
              </w:rPr>
            </w:pPr>
            <w:r w:rsidRPr="00CC7998">
              <w:rPr>
                <w:b w:val="0"/>
              </w:rPr>
              <w:t>ClickSchedule Property</w:t>
            </w:r>
          </w:p>
        </w:tc>
        <w:tc>
          <w:tcPr>
            <w:tcW w:w="5725" w:type="dxa"/>
            <w:shd w:val="clear" w:color="auto" w:fill="548DD4"/>
          </w:tcPr>
          <w:p w14:paraId="4987A727" w14:textId="77777777" w:rsidR="007D4289" w:rsidRPr="00F95C47" w:rsidRDefault="007D4289" w:rsidP="0009355E">
            <w:pPr>
              <w:pStyle w:val="TableHeading"/>
              <w:spacing w:line="360" w:lineRule="auto"/>
              <w:rPr>
                <w:b w:val="0"/>
              </w:rPr>
            </w:pPr>
            <w:r w:rsidRPr="00CC7998">
              <w:rPr>
                <w:b w:val="0"/>
              </w:rPr>
              <w:t>Comments</w:t>
            </w:r>
          </w:p>
        </w:tc>
      </w:tr>
      <w:tr w:rsidR="007D4289" w:rsidRPr="00ED6F23" w14:paraId="7CE427FE" w14:textId="77777777" w:rsidTr="0009355E">
        <w:tc>
          <w:tcPr>
            <w:tcW w:w="3881" w:type="dxa"/>
            <w:vAlign w:val="bottom"/>
          </w:tcPr>
          <w:p w14:paraId="32B1E028" w14:textId="77777777" w:rsidR="007D4289" w:rsidRPr="00CC7998" w:rsidRDefault="007D4289" w:rsidP="0009355E">
            <w:pPr>
              <w:pStyle w:val="TableText"/>
              <w:spacing w:line="360" w:lineRule="auto"/>
            </w:pPr>
            <w:r w:rsidRPr="00CC7998">
              <w:t>CallID</w:t>
            </w:r>
          </w:p>
        </w:tc>
        <w:tc>
          <w:tcPr>
            <w:tcW w:w="5725" w:type="dxa"/>
          </w:tcPr>
          <w:p w14:paraId="6CF13752" w14:textId="77777777" w:rsidR="007D4289" w:rsidRPr="00CC7998" w:rsidRDefault="007D4289" w:rsidP="0009355E">
            <w:pPr>
              <w:pStyle w:val="TableText"/>
              <w:spacing w:line="360" w:lineRule="auto"/>
            </w:pPr>
            <w:r w:rsidRPr="00CC7998">
              <w:t>CallID = WO/Service Order Number</w:t>
            </w:r>
          </w:p>
        </w:tc>
      </w:tr>
      <w:tr w:rsidR="007D4289" w:rsidRPr="00ED6F23" w14:paraId="6588A5F6" w14:textId="77777777" w:rsidTr="0009355E">
        <w:tc>
          <w:tcPr>
            <w:tcW w:w="3881" w:type="dxa"/>
            <w:vAlign w:val="bottom"/>
          </w:tcPr>
          <w:p w14:paraId="57DF27FE" w14:textId="77777777" w:rsidR="007D4289" w:rsidRPr="00CC7998" w:rsidRDefault="007D4289" w:rsidP="0009355E">
            <w:pPr>
              <w:pStyle w:val="TableText"/>
              <w:spacing w:line="360" w:lineRule="auto"/>
            </w:pPr>
            <w:r w:rsidRPr="00CC7998">
              <w:t>Number</w:t>
            </w:r>
          </w:p>
        </w:tc>
        <w:tc>
          <w:tcPr>
            <w:tcW w:w="5725" w:type="dxa"/>
          </w:tcPr>
          <w:p w14:paraId="270E2AB2" w14:textId="77777777" w:rsidR="007D4289" w:rsidRPr="00CC7998" w:rsidRDefault="007D4289" w:rsidP="0009355E">
            <w:pPr>
              <w:pStyle w:val="TableText"/>
              <w:spacing w:line="360" w:lineRule="auto"/>
            </w:pPr>
            <w:r w:rsidRPr="00CC7998">
              <w:t>Number = Operation Number</w:t>
            </w:r>
          </w:p>
        </w:tc>
      </w:tr>
    </w:tbl>
    <w:p w14:paraId="16F2FC32" w14:textId="77777777" w:rsidR="007D4289" w:rsidRPr="005F6290" w:rsidRDefault="007D4289" w:rsidP="000E5CD1">
      <w:pPr>
        <w:pStyle w:val="BodyText"/>
        <w:ind w:left="0"/>
      </w:pPr>
    </w:p>
    <w:p w14:paraId="2777939C" w14:textId="77777777" w:rsidR="00F0116E" w:rsidRDefault="00F03693" w:rsidP="003C422C">
      <w:pPr>
        <w:pStyle w:val="Heading4"/>
        <w:numPr>
          <w:ilvl w:val="2"/>
          <w:numId w:val="2"/>
        </w:numPr>
      </w:pPr>
      <w:r>
        <w:t xml:space="preserve">Single </w:t>
      </w:r>
      <w:r w:rsidR="00AF194B">
        <w:t xml:space="preserve">Task </w:t>
      </w:r>
      <w:r w:rsidR="00650BE8">
        <w:t>Request</w:t>
      </w:r>
      <w:r w:rsidR="00062779" w:rsidRPr="00224137">
        <w:t xml:space="preserve"> </w:t>
      </w:r>
      <w:r w:rsidR="003E745F" w:rsidRPr="00224137">
        <w:t>Message</w:t>
      </w:r>
      <w:bookmarkEnd w:id="826"/>
      <w:bookmarkEnd w:id="827"/>
      <w:bookmarkEnd w:id="828"/>
      <w:bookmarkEnd w:id="829"/>
      <w:bookmarkEnd w:id="830"/>
      <w:bookmarkEnd w:id="831"/>
      <w:bookmarkEnd w:id="832"/>
      <w:bookmarkEnd w:id="833"/>
      <w:bookmarkEnd w:id="834"/>
      <w:bookmarkEnd w:id="835"/>
      <w:bookmarkEnd w:id="836"/>
      <w:bookmarkEnd w:id="837"/>
    </w:p>
    <w:p w14:paraId="4555750C" w14:textId="47CE0653" w:rsidR="00F0116E" w:rsidRDefault="00F0116E" w:rsidP="00F0116E">
      <w:pPr>
        <w:spacing w:line="360" w:lineRule="auto"/>
      </w:pPr>
      <w:r>
        <w:t xml:space="preserve">My way of example for the Business scenarios </w:t>
      </w:r>
      <w:r>
        <w:fldChar w:fldCharType="begin"/>
      </w:r>
      <w:r>
        <w:instrText xml:space="preserve"> REF _Ref367442396 \r \h </w:instrText>
      </w:r>
      <w:r>
        <w:fldChar w:fldCharType="separate"/>
      </w:r>
      <w:r w:rsidR="006E49E1">
        <w:t>2.6.2</w:t>
      </w:r>
      <w:r>
        <w:fldChar w:fldCharType="end"/>
      </w:r>
      <w:r>
        <w:t xml:space="preserve"> the</w:t>
      </w:r>
      <w:r w:rsidRPr="008F7BA8">
        <w:t xml:space="preserve"> SOAP stack for creating </w:t>
      </w:r>
      <w:r>
        <w:t xml:space="preserve">a single job follows the following pattern , this is also described here </w:t>
      </w:r>
      <w:r>
        <w:fldChar w:fldCharType="begin"/>
      </w:r>
      <w:r>
        <w:instrText xml:space="preserve"> REF _Ref367967453 \r \h </w:instrText>
      </w:r>
      <w:r>
        <w:fldChar w:fldCharType="separate"/>
      </w:r>
      <w:r w:rsidR="006E49E1">
        <w:t>2.6.2.1</w:t>
      </w:r>
      <w:r>
        <w:fldChar w:fldCharType="end"/>
      </w:r>
      <w:r>
        <w:t xml:space="preserve"> :</w:t>
      </w:r>
    </w:p>
    <w:p w14:paraId="6D3FCFD0" w14:textId="5EC25E3C" w:rsidR="00F0116E" w:rsidRPr="008F7BA8" w:rsidRDefault="00F0116E">
      <w:pPr>
        <w:pStyle w:val="BodyText"/>
        <w:numPr>
          <w:ilvl w:val="0"/>
          <w:numId w:val="140"/>
        </w:numPr>
        <w:rPr>
          <w:lang w:val="en-US" w:bidi="he-IL"/>
        </w:rPr>
      </w:pPr>
      <w:r>
        <w:lastRenderedPageBreak/>
        <w:t>ProcessTaskEx – Main Job</w:t>
      </w:r>
    </w:p>
    <w:p w14:paraId="44143D59" w14:textId="6F8ABD45" w:rsidR="00F0116E" w:rsidRDefault="00F0116E" w:rsidP="00F0116E">
      <w:pPr>
        <w:pStyle w:val="BodyText"/>
        <w:numPr>
          <w:ilvl w:val="0"/>
          <w:numId w:val="140"/>
        </w:numPr>
        <w:rPr>
          <w:lang w:val="en-US" w:bidi="he-IL"/>
        </w:rPr>
      </w:pPr>
      <w:bookmarkStart w:id="838" w:name="_GoBack"/>
      <w:r w:rsidRPr="00AF194B">
        <w:rPr>
          <w:lang w:val="en-US" w:bidi="he-IL"/>
        </w:rPr>
        <w:t>ExecuteMultiple</w:t>
      </w:r>
      <w:bookmarkEnd w:id="838"/>
      <w:r w:rsidRPr="00AF194B">
        <w:rPr>
          <w:lang w:val="en-US" w:bidi="he-IL"/>
        </w:rPr>
        <w:t>Operations</w:t>
      </w:r>
      <w:r>
        <w:rPr>
          <w:lang w:val="en-US" w:bidi="he-IL"/>
        </w:rPr>
        <w:t xml:space="preserve">, see </w:t>
      </w:r>
      <w:r>
        <w:rPr>
          <w:lang w:val="en-US" w:bidi="he-IL"/>
        </w:rPr>
        <w:fldChar w:fldCharType="begin"/>
      </w:r>
      <w:r>
        <w:rPr>
          <w:lang w:val="en-US" w:bidi="he-IL"/>
        </w:rPr>
        <w:instrText xml:space="preserve"> REF _Ref366852767 \r \h  \* MERGEFORMAT </w:instrText>
      </w:r>
      <w:r>
        <w:rPr>
          <w:lang w:val="en-US" w:bidi="he-IL"/>
        </w:rPr>
      </w:r>
      <w:r>
        <w:rPr>
          <w:lang w:val="en-US" w:bidi="he-IL"/>
        </w:rPr>
        <w:fldChar w:fldCharType="separate"/>
      </w:r>
      <w:r w:rsidR="006E49E1">
        <w:rPr>
          <w:lang w:val="en-US" w:bidi="he-IL"/>
        </w:rPr>
        <w:t>0</w:t>
      </w:r>
      <w:r>
        <w:rPr>
          <w:lang w:val="en-US" w:bidi="he-IL"/>
        </w:rPr>
        <w:fldChar w:fldCharType="end"/>
      </w:r>
    </w:p>
    <w:p w14:paraId="578250A1" w14:textId="77777777" w:rsidR="00F0116E" w:rsidRDefault="00F0116E" w:rsidP="00F0116E">
      <w:pPr>
        <w:pStyle w:val="BodyText"/>
        <w:numPr>
          <w:ilvl w:val="1"/>
          <w:numId w:val="140"/>
        </w:numPr>
        <w:rPr>
          <w:lang w:val="en-US" w:bidi="he-IL"/>
        </w:rPr>
      </w:pPr>
      <w:r>
        <w:rPr>
          <w:lang w:val="en-US" w:bidi="he-IL"/>
        </w:rPr>
        <w:t>Operation 1:</w:t>
      </w:r>
    </w:p>
    <w:p w14:paraId="3D5C0D66" w14:textId="77777777" w:rsidR="00F0116E" w:rsidRDefault="00F0116E" w:rsidP="00F0116E">
      <w:pPr>
        <w:pStyle w:val="BodyText"/>
        <w:numPr>
          <w:ilvl w:val="2"/>
          <w:numId w:val="140"/>
        </w:numPr>
        <w:rPr>
          <w:lang w:val="en-US" w:bidi="he-IL"/>
        </w:rPr>
      </w:pPr>
      <w:r>
        <w:rPr>
          <w:lang w:val="en-US" w:bidi="he-IL"/>
        </w:rPr>
        <w:t xml:space="preserve">CreateOrUpdate </w:t>
      </w:r>
      <w:r w:rsidRPr="00AF194B">
        <w:rPr>
          <w:lang w:val="en-US" w:bidi="he-IL"/>
        </w:rPr>
        <w:t>ExecuteMultipleOperations</w:t>
      </w:r>
      <w:r>
        <w:rPr>
          <w:lang w:val="en-US" w:bidi="he-IL"/>
        </w:rPr>
        <w:t>;</w:t>
      </w:r>
    </w:p>
    <w:p w14:paraId="0F7AE4E3" w14:textId="77777777" w:rsidR="00F0116E" w:rsidRDefault="00F0116E" w:rsidP="00F0116E">
      <w:pPr>
        <w:pStyle w:val="BodyText"/>
        <w:numPr>
          <w:ilvl w:val="1"/>
          <w:numId w:val="140"/>
        </w:numPr>
        <w:rPr>
          <w:lang w:val="en-US" w:bidi="he-IL"/>
        </w:rPr>
      </w:pPr>
      <w:r>
        <w:rPr>
          <w:lang w:val="en-US" w:bidi="he-IL"/>
        </w:rPr>
        <w:t>Operation 2:</w:t>
      </w:r>
    </w:p>
    <w:p w14:paraId="52A536B5" w14:textId="05DBE95F" w:rsidR="003E745F" w:rsidRDefault="00F0116E" w:rsidP="007D34CC">
      <w:pPr>
        <w:pStyle w:val="BodyText"/>
        <w:numPr>
          <w:ilvl w:val="2"/>
          <w:numId w:val="140"/>
        </w:numPr>
      </w:pPr>
      <w:r>
        <w:rPr>
          <w:lang w:val="en-US" w:bidi="he-IL"/>
        </w:rPr>
        <w:t>Update Main Tasks JobComments to new GEHCJobComments;</w:t>
      </w:r>
    </w:p>
    <w:p w14:paraId="30AF8D39" w14:textId="77777777" w:rsidR="00F03693" w:rsidRDefault="00F03693" w:rsidP="007D34CC">
      <w:pPr>
        <w:pStyle w:val="Heading4"/>
      </w:pPr>
      <w:r>
        <w:t>Request</w:t>
      </w:r>
      <w:r w:rsidRPr="00224137">
        <w:t xml:space="preserve"> </w:t>
      </w:r>
      <w:r>
        <w:t>Header</w:t>
      </w:r>
    </w:p>
    <w:p w14:paraId="59C99993" w14:textId="77777777" w:rsidR="00F03693" w:rsidRDefault="00F03693" w:rsidP="00F03693">
      <w:pPr>
        <w:autoSpaceDE w:val="0"/>
        <w:autoSpaceDN w:val="0"/>
        <w:adjustRightInd w:val="0"/>
        <w:spacing w:line="360" w:lineRule="auto"/>
      </w:pPr>
      <w:r>
        <w:t>The HTTP POST header directs the message to the correct location and activates the correct Web Service Action.  Embedded in the header are other relevant values such as the authentication credentials relevant to the implementation of the integration.  Below are the targets for P</w:t>
      </w:r>
      <w:r w:rsidRPr="004A7AF2">
        <w:t>rocessTaskEx</w:t>
      </w:r>
      <w:r>
        <w:t>:</w:t>
      </w:r>
    </w:p>
    <w:p w14:paraId="26157C63" w14:textId="77777777" w:rsidR="00F03693" w:rsidRPr="00224137" w:rsidRDefault="00F03693" w:rsidP="00F03693">
      <w:pPr>
        <w:autoSpaceDE w:val="0"/>
        <w:autoSpaceDN w:val="0"/>
        <w:adjustRightInd w:val="0"/>
        <w:spacing w:line="360"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18"/>
        <w:gridCol w:w="5058"/>
      </w:tblGrid>
      <w:tr w:rsidR="00F03693" w:rsidRPr="00E94158" w14:paraId="4484AB70" w14:textId="77777777" w:rsidTr="005E134B">
        <w:tc>
          <w:tcPr>
            <w:tcW w:w="4518" w:type="dxa"/>
            <w:shd w:val="clear" w:color="auto" w:fill="365F91"/>
          </w:tcPr>
          <w:p w14:paraId="2151AF98" w14:textId="77777777" w:rsidR="00F03693" w:rsidRPr="00E94158" w:rsidRDefault="00F03693" w:rsidP="005E134B">
            <w:pPr>
              <w:pStyle w:val="TableHeading"/>
              <w:spacing w:line="360" w:lineRule="auto"/>
              <w:rPr>
                <w:b w:val="0"/>
              </w:rPr>
            </w:pPr>
            <w:r>
              <w:rPr>
                <w:b w:val="0"/>
              </w:rPr>
              <w:t>URL</w:t>
            </w:r>
          </w:p>
        </w:tc>
        <w:tc>
          <w:tcPr>
            <w:tcW w:w="5058" w:type="dxa"/>
            <w:shd w:val="clear" w:color="auto" w:fill="365F91"/>
          </w:tcPr>
          <w:p w14:paraId="55CA1496" w14:textId="77777777" w:rsidR="00F03693" w:rsidRPr="00E94158" w:rsidRDefault="00F03693" w:rsidP="005E134B">
            <w:pPr>
              <w:pStyle w:val="TableHeading"/>
              <w:spacing w:line="360" w:lineRule="auto"/>
              <w:rPr>
                <w:b w:val="0"/>
              </w:rPr>
            </w:pPr>
            <w:r>
              <w:rPr>
                <w:b w:val="0"/>
              </w:rPr>
              <w:t>SOAP Action</w:t>
            </w:r>
          </w:p>
        </w:tc>
      </w:tr>
      <w:tr w:rsidR="00F03693" w:rsidRPr="00E94158" w14:paraId="16D980F8" w14:textId="77777777" w:rsidTr="005E134B">
        <w:trPr>
          <w:trHeight w:val="728"/>
        </w:trPr>
        <w:tc>
          <w:tcPr>
            <w:tcW w:w="4518" w:type="dxa"/>
          </w:tcPr>
          <w:p w14:paraId="30B1C593" w14:textId="77777777" w:rsidR="00F03693" w:rsidRPr="00E94158" w:rsidRDefault="00F03693" w:rsidP="005E134B">
            <w:pPr>
              <w:pStyle w:val="TableText"/>
              <w:spacing w:line="360" w:lineRule="auto"/>
            </w:pPr>
            <w:r w:rsidRPr="00F02EA4">
              <w:t>http://</w:t>
            </w:r>
            <w:r>
              <w:t>&lt;server&gt;</w:t>
            </w:r>
            <w:r w:rsidRPr="00F02EA4">
              <w:t>/SO/IntegrationServices/</w:t>
            </w:r>
            <w:r w:rsidRPr="008046AC">
              <w:rPr>
                <w:rFonts w:eastAsia="MS Mincho" w:cs="Arial"/>
                <w:szCs w:val="22"/>
                <w:lang w:eastAsia="ja-JP" w:bidi="he-IL"/>
              </w:rPr>
              <w:t xml:space="preserve"> ScheduleService.svc</w:t>
            </w:r>
            <w:r w:rsidRPr="00F02EA4">
              <w:t>/BasicHttpInt</w:t>
            </w:r>
          </w:p>
        </w:tc>
        <w:tc>
          <w:tcPr>
            <w:tcW w:w="5058" w:type="dxa"/>
          </w:tcPr>
          <w:p w14:paraId="2EF562BC" w14:textId="77777777" w:rsidR="00F03693" w:rsidRPr="00E94158" w:rsidRDefault="00F03693" w:rsidP="005E134B">
            <w:pPr>
              <w:pStyle w:val="TableText"/>
              <w:spacing w:line="360" w:lineRule="auto"/>
            </w:pPr>
            <w:r w:rsidRPr="00F02EA4">
              <w:rPr>
                <w:rFonts w:eastAsia="MS Mincho" w:cs="Arial"/>
                <w:szCs w:val="22"/>
                <w:lang w:eastAsia="ja-JP" w:bidi="he-IL"/>
              </w:rPr>
              <w:t>http://www.clicksoftware.com/</w:t>
            </w:r>
            <w:r w:rsidRPr="008046AC">
              <w:rPr>
                <w:rFonts w:eastAsia="MS Mincho" w:cs="Arial"/>
                <w:szCs w:val="22"/>
                <w:lang w:eastAsia="ja-JP" w:bidi="he-IL"/>
              </w:rPr>
              <w:t>ScheduleService.svc</w:t>
            </w:r>
            <w:r w:rsidRPr="00F02EA4">
              <w:rPr>
                <w:rFonts w:eastAsia="MS Mincho" w:cs="Arial"/>
                <w:szCs w:val="22"/>
                <w:lang w:eastAsia="ja-JP" w:bidi="he-IL"/>
              </w:rPr>
              <w:t>/</w:t>
            </w:r>
            <w:r>
              <w:rPr>
                <w:rFonts w:eastAsia="MS Mincho" w:cs="Arial"/>
                <w:szCs w:val="22"/>
                <w:lang w:eastAsia="ja-JP" w:bidi="he-IL"/>
              </w:rPr>
              <w:t>ProcessTaskEx</w:t>
            </w:r>
            <w:r w:rsidRPr="00F02EA4">
              <w:rPr>
                <w:rFonts w:eastAsia="MS Mincho" w:cs="Arial"/>
                <w:szCs w:val="22"/>
                <w:lang w:eastAsia="ja-JP" w:bidi="he-IL"/>
              </w:rPr>
              <w:t xml:space="preserve"> </w:t>
            </w:r>
          </w:p>
        </w:tc>
      </w:tr>
    </w:tbl>
    <w:p w14:paraId="31356630" w14:textId="77777777" w:rsidR="00F03693" w:rsidRDefault="00F03693" w:rsidP="00F03693">
      <w:pPr>
        <w:autoSpaceDE w:val="0"/>
        <w:autoSpaceDN w:val="0"/>
        <w:adjustRightInd w:val="0"/>
        <w:spacing w:line="360" w:lineRule="auto"/>
      </w:pPr>
    </w:p>
    <w:p w14:paraId="689E0CD6" w14:textId="77777777" w:rsidR="00F03693" w:rsidRPr="00CD5EF1" w:rsidRDefault="00F03693" w:rsidP="00F03693">
      <w:pPr>
        <w:autoSpaceDE w:val="0"/>
        <w:autoSpaceDN w:val="0"/>
        <w:adjustRightInd w:val="0"/>
        <w:spacing w:line="360" w:lineRule="auto"/>
      </w:pPr>
      <w:r>
        <w:t>Below is an example SOAP Request Header POST &amp; SOAPAction are the vital in the packet construct:</w:t>
      </w:r>
    </w:p>
    <w:p w14:paraId="125F5FF0" w14:textId="77777777" w:rsidR="00F03693" w:rsidRDefault="00F03693" w:rsidP="00F03693">
      <w:pPr>
        <w:autoSpaceDE w:val="0"/>
        <w:autoSpaceDN w:val="0"/>
        <w:adjustRightInd w:val="0"/>
        <w:spacing w:line="360" w:lineRule="auto"/>
      </w:pPr>
    </w:p>
    <w:tbl>
      <w:tblPr>
        <w:tblW w:w="0" w:type="auto"/>
        <w:tblLook w:val="04A0" w:firstRow="1" w:lastRow="0" w:firstColumn="1" w:lastColumn="0" w:noHBand="0" w:noVBand="1"/>
      </w:tblPr>
      <w:tblGrid>
        <w:gridCol w:w="10296"/>
      </w:tblGrid>
      <w:tr w:rsidR="00F03693" w14:paraId="2F862EF3" w14:textId="77777777" w:rsidTr="005E134B">
        <w:trPr>
          <w:trHeight w:val="1682"/>
        </w:trPr>
        <w:tc>
          <w:tcPr>
            <w:tcW w:w="10296" w:type="dxa"/>
          </w:tcPr>
          <w:p w14:paraId="6FF026C4" w14:textId="77777777" w:rsidR="00F03693" w:rsidRPr="008F7BA8" w:rsidRDefault="00F03693" w:rsidP="005E134B">
            <w:pPr>
              <w:autoSpaceDE w:val="0"/>
              <w:autoSpaceDN w:val="0"/>
              <w:adjustRightInd w:val="0"/>
              <w:spacing w:line="360" w:lineRule="auto"/>
              <w:rPr>
                <w:rFonts w:ascii="Lucida Console" w:hAnsi="Lucida Console" w:cs="Lucida Console"/>
                <w:b/>
                <w:sz w:val="17"/>
                <w:szCs w:val="17"/>
                <w:lang w:eastAsia="ja-JP" w:bidi="ar-SA"/>
              </w:rPr>
            </w:pPr>
            <w:r w:rsidRPr="008F7BA8">
              <w:rPr>
                <w:rFonts w:ascii="Lucida Console" w:hAnsi="Lucida Console" w:cs="Lucida Console"/>
                <w:b/>
                <w:sz w:val="17"/>
                <w:szCs w:val="17"/>
                <w:lang w:eastAsia="ja-JP" w:bidi="ar-SA"/>
              </w:rPr>
              <w:t>POST http://localhost/SO/IntegrationServices/ScheduleService.svc/BasicHttpInt HTTP/1.1</w:t>
            </w:r>
          </w:p>
          <w:p w14:paraId="6B0C3053" w14:textId="77777777" w:rsidR="00F03693" w:rsidRDefault="00F03693" w:rsidP="005E134B">
            <w:pPr>
              <w:autoSpaceDE w:val="0"/>
              <w:autoSpaceDN w:val="0"/>
              <w:adjustRightInd w:val="0"/>
              <w:spacing w:line="360" w:lineRule="auto"/>
              <w:rPr>
                <w:rFonts w:ascii="Lucida Console" w:hAnsi="Lucida Console" w:cs="Lucida Console"/>
                <w:sz w:val="17"/>
                <w:szCs w:val="17"/>
                <w:lang w:eastAsia="ja-JP" w:bidi="ar-SA"/>
              </w:rPr>
            </w:pPr>
            <w:r>
              <w:rPr>
                <w:rFonts w:ascii="Lucida Console" w:hAnsi="Lucida Console" w:cs="Lucida Console"/>
                <w:sz w:val="17"/>
                <w:szCs w:val="17"/>
                <w:lang w:eastAsia="ja-JP" w:bidi="ar-SA"/>
              </w:rPr>
              <w:t>Content-Type: text/xml; charset=utf-8</w:t>
            </w:r>
          </w:p>
          <w:p w14:paraId="4DA6DB8F" w14:textId="77777777" w:rsidR="00F03693" w:rsidRDefault="00F03693" w:rsidP="005E134B">
            <w:pPr>
              <w:autoSpaceDE w:val="0"/>
              <w:autoSpaceDN w:val="0"/>
              <w:adjustRightInd w:val="0"/>
              <w:spacing w:line="360" w:lineRule="auto"/>
              <w:rPr>
                <w:rFonts w:ascii="Lucida Console" w:hAnsi="Lucida Console" w:cs="Lucida Console"/>
                <w:sz w:val="17"/>
                <w:szCs w:val="17"/>
                <w:lang w:eastAsia="ja-JP" w:bidi="ar-SA"/>
              </w:rPr>
            </w:pPr>
            <w:r>
              <w:rPr>
                <w:rFonts w:ascii="Lucida Console" w:hAnsi="Lucida Console" w:cs="Lucida Console"/>
                <w:sz w:val="17"/>
                <w:szCs w:val="17"/>
                <w:lang w:eastAsia="ja-JP" w:bidi="ar-SA"/>
              </w:rPr>
              <w:t>VsDebuggerCausalityData: uIDPo9GM4VxxH2RNtGkSAw0s8DcAAAAASUK1UaLnjEeXDvVNqe55pZ9bprkShflAo6BQrVJhLuYACQAA</w:t>
            </w:r>
          </w:p>
          <w:p w14:paraId="1541DD16" w14:textId="77777777" w:rsidR="00F03693" w:rsidRPr="008F7BA8" w:rsidRDefault="00F03693" w:rsidP="005E134B">
            <w:pPr>
              <w:autoSpaceDE w:val="0"/>
              <w:autoSpaceDN w:val="0"/>
              <w:adjustRightInd w:val="0"/>
              <w:spacing w:line="360" w:lineRule="auto"/>
              <w:rPr>
                <w:rFonts w:ascii="Lucida Console" w:hAnsi="Lucida Console" w:cs="Lucida Console"/>
                <w:b/>
                <w:sz w:val="17"/>
                <w:szCs w:val="17"/>
                <w:lang w:eastAsia="ja-JP" w:bidi="ar-SA"/>
              </w:rPr>
            </w:pPr>
            <w:r w:rsidRPr="008F7BA8">
              <w:rPr>
                <w:rFonts w:ascii="Lucida Console" w:hAnsi="Lucida Console" w:cs="Lucida Console"/>
                <w:b/>
                <w:sz w:val="17"/>
                <w:szCs w:val="17"/>
                <w:lang w:eastAsia="ja-JP" w:bidi="ar-SA"/>
              </w:rPr>
              <w:t>SOAPAction: "http://www.clicksoftware.com/ScheduleService/ProcessTaskEx"</w:t>
            </w:r>
          </w:p>
          <w:p w14:paraId="1ACB4A32" w14:textId="77777777" w:rsidR="00F03693" w:rsidRDefault="00F03693" w:rsidP="005E134B">
            <w:pPr>
              <w:autoSpaceDE w:val="0"/>
              <w:autoSpaceDN w:val="0"/>
              <w:adjustRightInd w:val="0"/>
              <w:spacing w:line="360" w:lineRule="auto"/>
              <w:rPr>
                <w:rFonts w:ascii="Lucida Console" w:hAnsi="Lucida Console" w:cs="Lucida Console"/>
                <w:sz w:val="17"/>
                <w:szCs w:val="17"/>
                <w:lang w:eastAsia="ja-JP" w:bidi="ar-SA"/>
              </w:rPr>
            </w:pPr>
            <w:r>
              <w:rPr>
                <w:rFonts w:ascii="Lucida Console" w:hAnsi="Lucida Console" w:cs="Lucida Console"/>
                <w:sz w:val="17"/>
                <w:szCs w:val="17"/>
                <w:lang w:eastAsia="ja-JP" w:bidi="ar-SA"/>
              </w:rPr>
              <w:t>Accept-Encoding: gzip, deflate,gzip, deflate,gzip, deflate</w:t>
            </w:r>
          </w:p>
          <w:p w14:paraId="03EA124C" w14:textId="77777777" w:rsidR="00F03693" w:rsidRPr="008F7BA8" w:rsidRDefault="00F03693" w:rsidP="005E134B">
            <w:pPr>
              <w:autoSpaceDE w:val="0"/>
              <w:autoSpaceDN w:val="0"/>
              <w:adjustRightInd w:val="0"/>
              <w:spacing w:line="360" w:lineRule="auto"/>
              <w:rPr>
                <w:rFonts w:ascii="Lucida Console" w:hAnsi="Lucida Console" w:cs="Lucida Console"/>
                <w:b/>
                <w:sz w:val="17"/>
                <w:szCs w:val="17"/>
                <w:lang w:eastAsia="ja-JP" w:bidi="ar-SA"/>
              </w:rPr>
            </w:pPr>
            <w:r w:rsidRPr="008F7BA8">
              <w:rPr>
                <w:rFonts w:ascii="Lucida Console" w:hAnsi="Lucida Console" w:cs="Lucida Console"/>
                <w:b/>
                <w:sz w:val="17"/>
                <w:szCs w:val="17"/>
                <w:lang w:eastAsia="ja-JP" w:bidi="ar-SA"/>
              </w:rPr>
              <w:t>Authorization: Negotiate TlRMTVNTUAADAAAAAAAAAFgAAAAAAAAAWAAAAAAAAABYAAAAAAAAAFgAAAAAAAAAWAAAAAAAAABYAAAAFcKY4gYAchcAAAAPEDE6SVReDscg3gnz8cC+Qg==</w:t>
            </w:r>
          </w:p>
          <w:p w14:paraId="45CC8E94" w14:textId="77777777" w:rsidR="00F03693" w:rsidRDefault="00F03693" w:rsidP="005E134B">
            <w:pPr>
              <w:autoSpaceDE w:val="0"/>
              <w:autoSpaceDN w:val="0"/>
              <w:adjustRightInd w:val="0"/>
              <w:spacing w:line="360" w:lineRule="auto"/>
              <w:rPr>
                <w:rFonts w:ascii="Lucida Console" w:hAnsi="Lucida Console" w:cs="Lucida Console"/>
                <w:sz w:val="17"/>
                <w:szCs w:val="17"/>
                <w:lang w:eastAsia="ja-JP" w:bidi="ar-SA"/>
              </w:rPr>
            </w:pPr>
            <w:r>
              <w:rPr>
                <w:rFonts w:ascii="Lucida Console" w:hAnsi="Lucida Console" w:cs="Lucida Console"/>
                <w:sz w:val="17"/>
                <w:szCs w:val="17"/>
                <w:lang w:eastAsia="ja-JP" w:bidi="ar-SA"/>
              </w:rPr>
              <w:t>Host: localhost</w:t>
            </w:r>
          </w:p>
          <w:p w14:paraId="53869A9B" w14:textId="77777777" w:rsidR="00F03693" w:rsidRDefault="00F03693" w:rsidP="005E134B">
            <w:pPr>
              <w:autoSpaceDE w:val="0"/>
              <w:autoSpaceDN w:val="0"/>
              <w:adjustRightInd w:val="0"/>
              <w:spacing w:line="360" w:lineRule="auto"/>
              <w:rPr>
                <w:rFonts w:ascii="Lucida Console" w:hAnsi="Lucida Console" w:cs="Lucida Console"/>
                <w:sz w:val="17"/>
                <w:szCs w:val="17"/>
                <w:lang w:eastAsia="ja-JP" w:bidi="ar-SA"/>
              </w:rPr>
            </w:pPr>
            <w:r>
              <w:rPr>
                <w:rFonts w:ascii="Lucida Console" w:hAnsi="Lucida Console" w:cs="Lucida Console"/>
                <w:sz w:val="17"/>
                <w:szCs w:val="17"/>
                <w:lang w:eastAsia="ja-JP" w:bidi="ar-SA"/>
              </w:rPr>
              <w:t>Content-Length: 3043</w:t>
            </w:r>
          </w:p>
          <w:p w14:paraId="6DE61A27" w14:textId="77777777" w:rsidR="00F03693" w:rsidRDefault="00F03693" w:rsidP="005E134B">
            <w:pPr>
              <w:autoSpaceDE w:val="0"/>
              <w:autoSpaceDN w:val="0"/>
              <w:adjustRightInd w:val="0"/>
              <w:spacing w:line="360" w:lineRule="auto"/>
            </w:pPr>
            <w:r>
              <w:rPr>
                <w:rFonts w:ascii="Lucida Console" w:hAnsi="Lucida Console" w:cs="Lucida Console"/>
                <w:sz w:val="17"/>
                <w:szCs w:val="17"/>
                <w:lang w:eastAsia="ja-JP" w:bidi="ar-SA"/>
              </w:rPr>
              <w:t>Expect: 100-continue</w:t>
            </w:r>
          </w:p>
        </w:tc>
      </w:tr>
    </w:tbl>
    <w:p w14:paraId="49C3DF97" w14:textId="77777777" w:rsidR="00F03693" w:rsidRPr="00CD5EF1" w:rsidRDefault="00F03693" w:rsidP="00F03693">
      <w:pPr>
        <w:autoSpaceDE w:val="0"/>
        <w:autoSpaceDN w:val="0"/>
        <w:adjustRightInd w:val="0"/>
        <w:spacing w:line="360" w:lineRule="auto"/>
      </w:pPr>
    </w:p>
    <w:p w14:paraId="7A659059" w14:textId="77777777" w:rsidR="00F03693" w:rsidRDefault="00F03693" w:rsidP="00F03693">
      <w:pPr>
        <w:spacing w:line="360" w:lineRule="auto"/>
        <w:rPr>
          <w:b/>
          <w:i/>
          <w:szCs w:val="20"/>
          <w:lang w:bidi="ar-SA"/>
        </w:rPr>
      </w:pPr>
      <w:r>
        <w:br w:type="page"/>
      </w:r>
    </w:p>
    <w:p w14:paraId="137E767C" w14:textId="77777777" w:rsidR="00AF194B" w:rsidRPr="00224137" w:rsidRDefault="00AF194B" w:rsidP="003C422C">
      <w:pPr>
        <w:pStyle w:val="Heading4"/>
      </w:pPr>
      <w:r>
        <w:lastRenderedPageBreak/>
        <w:t>Request</w:t>
      </w:r>
      <w:r w:rsidRPr="00224137">
        <w:t xml:space="preserve"> Message</w:t>
      </w:r>
      <w:r>
        <w:t xml:space="preserve"> </w:t>
      </w:r>
    </w:p>
    <w:p w14:paraId="13CE7E40" w14:textId="725A5F39" w:rsidR="00650BE8" w:rsidRPr="00CC7998" w:rsidRDefault="003E745F" w:rsidP="00DB537E">
      <w:pPr>
        <w:autoSpaceDE w:val="0"/>
        <w:autoSpaceDN w:val="0"/>
        <w:adjustRightInd w:val="0"/>
        <w:spacing w:line="360" w:lineRule="auto"/>
      </w:pPr>
      <w:r w:rsidRPr="00CC7998">
        <w:rPr>
          <w:rFonts w:cs="Arial"/>
          <w:color w:val="000000"/>
          <w:szCs w:val="20"/>
          <w:lang w:bidi="ar-SA"/>
        </w:rPr>
        <w:t>The following</w:t>
      </w:r>
      <w:r w:rsidR="00650BE8">
        <w:t xml:space="preserve"> SOAP</w:t>
      </w:r>
      <w:r w:rsidRPr="00CC7998">
        <w:rPr>
          <w:rFonts w:cs="Arial"/>
          <w:color w:val="000000"/>
          <w:szCs w:val="20"/>
          <w:lang w:bidi="ar-SA"/>
        </w:rPr>
        <w:t xml:space="preserve"> example will create </w:t>
      </w:r>
      <w:r w:rsidR="00BE51DB" w:rsidRPr="00CC7998">
        <w:rPr>
          <w:rFonts w:cs="Arial"/>
          <w:color w:val="000000"/>
          <w:szCs w:val="20"/>
          <w:lang w:bidi="ar-SA"/>
        </w:rPr>
        <w:t>a task</w:t>
      </w:r>
      <w:r w:rsidRPr="00CC7998">
        <w:rPr>
          <w:rFonts w:cs="Arial"/>
          <w:color w:val="000000"/>
          <w:szCs w:val="20"/>
          <w:lang w:bidi="ar-SA"/>
        </w:rPr>
        <w:t xml:space="preserve"> in ClickSchedule</w:t>
      </w:r>
      <w:r w:rsidR="001B0504">
        <w:t>, note the Envelope, Header and Body, name spaces are important.</w:t>
      </w:r>
    </w:p>
    <w:p w14:paraId="1F6E41F6" w14:textId="77777777" w:rsidR="00650BE8" w:rsidRPr="00CC7998" w:rsidRDefault="00650BE8" w:rsidP="00DB537E">
      <w:pPr>
        <w:autoSpaceDE w:val="0"/>
        <w:autoSpaceDN w:val="0"/>
        <w:adjustRightInd w:val="0"/>
        <w:spacing w:line="360" w:lineRule="auto"/>
      </w:pPr>
    </w:p>
    <w:p w14:paraId="66F97271" w14:textId="5BD02D4F" w:rsidR="00650BE8" w:rsidRPr="00CC7998" w:rsidRDefault="00650BE8" w:rsidP="00DB537E">
      <w:pPr>
        <w:autoSpaceDE w:val="0"/>
        <w:autoSpaceDN w:val="0"/>
        <w:adjustRightInd w:val="0"/>
        <w:spacing w:line="360" w:lineRule="auto"/>
      </w:pPr>
      <w:r w:rsidRPr="00CC7998">
        <w:t>SOAP Request Envelope:</w:t>
      </w:r>
    </w:p>
    <w:tbl>
      <w:tblPr>
        <w:tblW w:w="0" w:type="auto"/>
        <w:tblLook w:val="04A0" w:firstRow="1" w:lastRow="0" w:firstColumn="1" w:lastColumn="0" w:noHBand="0" w:noVBand="1"/>
      </w:tblPr>
      <w:tblGrid>
        <w:gridCol w:w="10296"/>
      </w:tblGrid>
      <w:tr w:rsidR="00650BE8" w:rsidRPr="00650BE8" w14:paraId="185AC0A4" w14:textId="77777777" w:rsidTr="00650BE8">
        <w:tc>
          <w:tcPr>
            <w:tcW w:w="10296" w:type="dxa"/>
          </w:tcPr>
          <w:p w14:paraId="4F164B77" w14:textId="77777777" w:rsidR="00E62D78" w:rsidRPr="00E62D78" w:rsidRDefault="00E62D78" w:rsidP="00E62D78">
            <w:pPr>
              <w:autoSpaceDE w:val="0"/>
              <w:autoSpaceDN w:val="0"/>
              <w:adjustRightInd w:val="0"/>
              <w:spacing w:line="360" w:lineRule="auto"/>
              <w:rPr>
                <w:rFonts w:ascii="Lucida Console" w:hAnsi="Lucida Console" w:cs="Lucida Console"/>
                <w:sz w:val="17"/>
                <w:szCs w:val="17"/>
                <w:lang w:eastAsia="ja-JP" w:bidi="ar-SA"/>
              </w:rPr>
            </w:pPr>
            <w:r w:rsidRPr="00E62D78">
              <w:rPr>
                <w:rFonts w:ascii="Lucida Console" w:hAnsi="Lucida Console" w:cs="Lucida Console"/>
                <w:sz w:val="17"/>
                <w:szCs w:val="17"/>
                <w:lang w:eastAsia="ja-JP" w:bidi="ar-SA"/>
              </w:rPr>
              <w:t>&lt;s:Envelope xmlns:s = "http://schemas.xmlsoap.org/soap/envelope/"&gt;</w:t>
            </w:r>
          </w:p>
          <w:p w14:paraId="2559FCE8" w14:textId="77777777" w:rsidR="00E62D78" w:rsidRPr="00E62D78" w:rsidRDefault="00E62D78" w:rsidP="00E62D78">
            <w:pPr>
              <w:autoSpaceDE w:val="0"/>
              <w:autoSpaceDN w:val="0"/>
              <w:adjustRightInd w:val="0"/>
              <w:spacing w:line="360" w:lineRule="auto"/>
              <w:rPr>
                <w:rFonts w:ascii="Lucida Console" w:hAnsi="Lucida Console" w:cs="Lucida Console"/>
                <w:sz w:val="17"/>
                <w:szCs w:val="17"/>
                <w:lang w:eastAsia="ja-JP" w:bidi="ar-SA"/>
              </w:rPr>
            </w:pPr>
            <w:r w:rsidRPr="00E62D78">
              <w:rPr>
                <w:rFonts w:ascii="Lucida Console" w:hAnsi="Lucida Console" w:cs="Lucida Console"/>
                <w:sz w:val="17"/>
                <w:szCs w:val="17"/>
                <w:lang w:eastAsia="ja-JP" w:bidi="ar-SA"/>
              </w:rPr>
              <w:t xml:space="preserve">    &lt;s:Header&gt;</w:t>
            </w:r>
          </w:p>
          <w:p w14:paraId="0848209C" w14:textId="77777777" w:rsidR="00E62D78" w:rsidRPr="00E62D78" w:rsidRDefault="00E62D78" w:rsidP="00E62D78">
            <w:pPr>
              <w:autoSpaceDE w:val="0"/>
              <w:autoSpaceDN w:val="0"/>
              <w:adjustRightInd w:val="0"/>
              <w:spacing w:line="360" w:lineRule="auto"/>
              <w:rPr>
                <w:rFonts w:ascii="Lucida Console" w:hAnsi="Lucida Console" w:cs="Lucida Console"/>
                <w:sz w:val="17"/>
                <w:szCs w:val="17"/>
                <w:lang w:eastAsia="ja-JP" w:bidi="ar-SA"/>
              </w:rPr>
            </w:pPr>
            <w:r w:rsidRPr="00E62D78">
              <w:rPr>
                <w:rFonts w:ascii="Lucida Console" w:hAnsi="Lucida Console" w:cs="Lucida Console"/>
                <w:sz w:val="17"/>
                <w:szCs w:val="17"/>
                <w:lang w:eastAsia="ja-JP" w:bidi="ar-SA"/>
              </w:rPr>
              <w:t xml:space="preserve">        &lt;h:OptionalParameters</w:t>
            </w:r>
          </w:p>
          <w:p w14:paraId="5217A95B" w14:textId="77777777" w:rsidR="00E62D78" w:rsidRPr="00E62D78" w:rsidRDefault="00E62D78" w:rsidP="00E62D78">
            <w:pPr>
              <w:autoSpaceDE w:val="0"/>
              <w:autoSpaceDN w:val="0"/>
              <w:adjustRightInd w:val="0"/>
              <w:spacing w:line="360" w:lineRule="auto"/>
              <w:rPr>
                <w:rFonts w:ascii="Lucida Console" w:hAnsi="Lucida Console" w:cs="Lucida Console"/>
                <w:sz w:val="17"/>
                <w:szCs w:val="17"/>
                <w:lang w:eastAsia="ja-JP" w:bidi="ar-SA"/>
              </w:rPr>
            </w:pPr>
            <w:r w:rsidRPr="00E62D78">
              <w:rPr>
                <w:rFonts w:ascii="Lucida Console" w:hAnsi="Lucida Console" w:cs="Lucida Console"/>
                <w:sz w:val="17"/>
                <w:szCs w:val="17"/>
                <w:lang w:eastAsia="ja-JP" w:bidi="ar-SA"/>
              </w:rPr>
              <w:t xml:space="preserve">            xmlns:h = "http://www.clicksoftware.com/OptionalParameters"</w:t>
            </w:r>
          </w:p>
          <w:p w14:paraId="70C8FA19" w14:textId="77777777" w:rsidR="00E62D78" w:rsidRPr="00E62D78" w:rsidRDefault="00E62D78" w:rsidP="00E62D78">
            <w:pPr>
              <w:autoSpaceDE w:val="0"/>
              <w:autoSpaceDN w:val="0"/>
              <w:adjustRightInd w:val="0"/>
              <w:spacing w:line="360" w:lineRule="auto"/>
              <w:rPr>
                <w:rFonts w:ascii="Lucida Console" w:hAnsi="Lucida Console" w:cs="Lucida Console"/>
                <w:sz w:val="17"/>
                <w:szCs w:val="17"/>
                <w:lang w:eastAsia="ja-JP" w:bidi="ar-SA"/>
              </w:rPr>
            </w:pPr>
            <w:r w:rsidRPr="00E62D78">
              <w:rPr>
                <w:rFonts w:ascii="Lucida Console" w:hAnsi="Lucida Console" w:cs="Lucida Console"/>
                <w:sz w:val="17"/>
                <w:szCs w:val="17"/>
                <w:lang w:eastAsia="ja-JP" w:bidi="ar-SA"/>
              </w:rPr>
              <w:t xml:space="preserve">            xmlns = "http://www.clicksoftware.com/OptionalParameters"</w:t>
            </w:r>
          </w:p>
          <w:p w14:paraId="692F7C74" w14:textId="77777777" w:rsidR="00E62D78" w:rsidRPr="00E62D78" w:rsidRDefault="00E62D78" w:rsidP="00E62D78">
            <w:pPr>
              <w:autoSpaceDE w:val="0"/>
              <w:autoSpaceDN w:val="0"/>
              <w:adjustRightInd w:val="0"/>
              <w:spacing w:line="360" w:lineRule="auto"/>
              <w:rPr>
                <w:rFonts w:ascii="Lucida Console" w:hAnsi="Lucida Console" w:cs="Lucida Console"/>
                <w:sz w:val="17"/>
                <w:szCs w:val="17"/>
                <w:lang w:eastAsia="ja-JP" w:bidi="ar-SA"/>
              </w:rPr>
            </w:pPr>
            <w:r w:rsidRPr="00E62D78">
              <w:rPr>
                <w:rFonts w:ascii="Lucida Console" w:hAnsi="Lucida Console" w:cs="Lucida Console"/>
                <w:sz w:val="17"/>
                <w:szCs w:val="17"/>
                <w:lang w:eastAsia="ja-JP" w:bidi="ar-SA"/>
              </w:rPr>
              <w:t xml:space="preserve">            xmlns:xsi = "http://www.w3.org/2001/XMLSchema-instance"</w:t>
            </w:r>
          </w:p>
          <w:p w14:paraId="5DC65338" w14:textId="77777777" w:rsidR="00E62D78" w:rsidRPr="00E62D78" w:rsidRDefault="00E62D78" w:rsidP="00E62D78">
            <w:pPr>
              <w:autoSpaceDE w:val="0"/>
              <w:autoSpaceDN w:val="0"/>
              <w:adjustRightInd w:val="0"/>
              <w:spacing w:line="360" w:lineRule="auto"/>
              <w:rPr>
                <w:rFonts w:ascii="Lucida Console" w:hAnsi="Lucida Console" w:cs="Lucida Console"/>
                <w:sz w:val="17"/>
                <w:szCs w:val="17"/>
                <w:lang w:eastAsia="ja-JP" w:bidi="ar-SA"/>
              </w:rPr>
            </w:pPr>
            <w:r w:rsidRPr="00E62D78">
              <w:rPr>
                <w:rFonts w:ascii="Lucida Console" w:hAnsi="Lucida Console" w:cs="Lucida Console"/>
                <w:sz w:val="17"/>
                <w:szCs w:val="17"/>
                <w:lang w:eastAsia="ja-JP" w:bidi="ar-SA"/>
              </w:rPr>
              <w:t xml:space="preserve">            xmlns:xsd = "http://www.w3.org/2001/XMLSchema"&gt;</w:t>
            </w:r>
          </w:p>
          <w:p w14:paraId="1C736676" w14:textId="77777777" w:rsidR="00E62D78" w:rsidRPr="00E62D78" w:rsidRDefault="00E62D78" w:rsidP="00E62D78">
            <w:pPr>
              <w:autoSpaceDE w:val="0"/>
              <w:autoSpaceDN w:val="0"/>
              <w:adjustRightInd w:val="0"/>
              <w:spacing w:line="360" w:lineRule="auto"/>
              <w:rPr>
                <w:rFonts w:ascii="Lucida Console" w:hAnsi="Lucida Console" w:cs="Lucida Console"/>
                <w:sz w:val="17"/>
                <w:szCs w:val="17"/>
                <w:lang w:eastAsia="ja-JP" w:bidi="ar-SA"/>
              </w:rPr>
            </w:pPr>
            <w:r w:rsidRPr="00E62D78">
              <w:rPr>
                <w:rFonts w:ascii="Lucida Console" w:hAnsi="Lucida Console" w:cs="Lucida Console"/>
                <w:sz w:val="17"/>
                <w:szCs w:val="17"/>
                <w:lang w:eastAsia="ja-JP" w:bidi="ar-SA"/>
              </w:rPr>
              <w:t xml:space="preserve">            &lt;CallerIdentity&gt;MUST&lt;/CallerIdentity&gt;</w:t>
            </w:r>
          </w:p>
          <w:p w14:paraId="122E6B8D" w14:textId="77777777" w:rsidR="00E62D78" w:rsidRPr="00E62D78" w:rsidRDefault="00E62D78" w:rsidP="00E62D78">
            <w:pPr>
              <w:autoSpaceDE w:val="0"/>
              <w:autoSpaceDN w:val="0"/>
              <w:adjustRightInd w:val="0"/>
              <w:spacing w:line="360" w:lineRule="auto"/>
              <w:rPr>
                <w:rFonts w:ascii="Lucida Console" w:hAnsi="Lucida Console" w:cs="Lucida Console"/>
                <w:sz w:val="17"/>
                <w:szCs w:val="17"/>
                <w:lang w:eastAsia="ja-JP" w:bidi="ar-SA"/>
              </w:rPr>
            </w:pPr>
            <w:r w:rsidRPr="00E62D78">
              <w:rPr>
                <w:rFonts w:ascii="Lucida Console" w:hAnsi="Lucida Console" w:cs="Lucida Console"/>
                <w:sz w:val="17"/>
                <w:szCs w:val="17"/>
                <w:lang w:eastAsia="ja-JP" w:bidi="ar-SA"/>
              </w:rPr>
              <w:t xml:space="preserve">            &lt;ErrorOnNonExistingDictionaries&gt;false&lt;/ErrorOnNonExistingDictionaries&gt;</w:t>
            </w:r>
          </w:p>
          <w:p w14:paraId="19E0B9EC" w14:textId="77777777" w:rsidR="00E62D78" w:rsidRPr="00E62D78" w:rsidRDefault="00E62D78" w:rsidP="00E62D78">
            <w:pPr>
              <w:autoSpaceDE w:val="0"/>
              <w:autoSpaceDN w:val="0"/>
              <w:adjustRightInd w:val="0"/>
              <w:spacing w:line="360" w:lineRule="auto"/>
              <w:rPr>
                <w:rFonts w:ascii="Lucida Console" w:hAnsi="Lucida Console" w:cs="Lucida Console"/>
                <w:sz w:val="17"/>
                <w:szCs w:val="17"/>
                <w:lang w:eastAsia="ja-JP" w:bidi="ar-SA"/>
              </w:rPr>
            </w:pPr>
            <w:r w:rsidRPr="00E62D78">
              <w:rPr>
                <w:rFonts w:ascii="Lucida Console" w:hAnsi="Lucida Console" w:cs="Lucida Console"/>
                <w:sz w:val="17"/>
                <w:szCs w:val="17"/>
                <w:lang w:eastAsia="ja-JP" w:bidi="ar-SA"/>
              </w:rPr>
              <w:t xml:space="preserve">        &lt;/h:OptionalParameters&gt;</w:t>
            </w:r>
          </w:p>
          <w:p w14:paraId="5D4940F7" w14:textId="77777777" w:rsidR="00E62D78" w:rsidRPr="00E62D78" w:rsidRDefault="00E62D78" w:rsidP="00E62D78">
            <w:pPr>
              <w:autoSpaceDE w:val="0"/>
              <w:autoSpaceDN w:val="0"/>
              <w:adjustRightInd w:val="0"/>
              <w:spacing w:line="360" w:lineRule="auto"/>
              <w:rPr>
                <w:rFonts w:ascii="Lucida Console" w:hAnsi="Lucida Console" w:cs="Lucida Console"/>
                <w:sz w:val="17"/>
                <w:szCs w:val="17"/>
                <w:lang w:eastAsia="ja-JP" w:bidi="ar-SA"/>
              </w:rPr>
            </w:pPr>
            <w:r w:rsidRPr="00E62D78">
              <w:rPr>
                <w:rFonts w:ascii="Lucida Console" w:hAnsi="Lucida Console" w:cs="Lucida Console"/>
                <w:sz w:val="17"/>
                <w:szCs w:val="17"/>
                <w:lang w:eastAsia="ja-JP" w:bidi="ar-SA"/>
              </w:rPr>
              <w:t xml:space="preserve">    &lt;/s:Header&gt;</w:t>
            </w:r>
          </w:p>
          <w:p w14:paraId="5E4E2057" w14:textId="77777777" w:rsidR="00E62D78" w:rsidRPr="00E62D78" w:rsidRDefault="00E62D78" w:rsidP="00E62D78">
            <w:pPr>
              <w:autoSpaceDE w:val="0"/>
              <w:autoSpaceDN w:val="0"/>
              <w:adjustRightInd w:val="0"/>
              <w:spacing w:line="360" w:lineRule="auto"/>
              <w:rPr>
                <w:rFonts w:ascii="Lucida Console" w:hAnsi="Lucida Console" w:cs="Lucida Console"/>
                <w:sz w:val="17"/>
                <w:szCs w:val="17"/>
                <w:lang w:eastAsia="ja-JP" w:bidi="ar-SA"/>
              </w:rPr>
            </w:pPr>
            <w:r w:rsidRPr="00E62D78">
              <w:rPr>
                <w:rFonts w:ascii="Lucida Console" w:hAnsi="Lucida Console" w:cs="Lucida Console"/>
                <w:sz w:val="17"/>
                <w:szCs w:val="17"/>
                <w:lang w:eastAsia="ja-JP" w:bidi="ar-SA"/>
              </w:rPr>
              <w:t xml:space="preserve">    &lt;s:Body xmlns:xsi = "http://www.w3.org/2001/XMLSchema-instance" xmlns:xsd = "http://www.w3.org/2001/XMLSchema"&gt;</w:t>
            </w:r>
          </w:p>
          <w:p w14:paraId="763B96EC" w14:textId="77777777" w:rsidR="00E62D78" w:rsidRPr="00E62D78" w:rsidRDefault="00E62D78" w:rsidP="00E62D78">
            <w:pPr>
              <w:autoSpaceDE w:val="0"/>
              <w:autoSpaceDN w:val="0"/>
              <w:adjustRightInd w:val="0"/>
              <w:spacing w:line="360" w:lineRule="auto"/>
              <w:rPr>
                <w:rFonts w:ascii="Lucida Console" w:hAnsi="Lucida Console" w:cs="Lucida Console"/>
                <w:sz w:val="17"/>
                <w:szCs w:val="17"/>
                <w:lang w:eastAsia="ja-JP" w:bidi="ar-SA"/>
              </w:rPr>
            </w:pPr>
            <w:r w:rsidRPr="00E62D78">
              <w:rPr>
                <w:rFonts w:ascii="Lucida Console" w:hAnsi="Lucida Console" w:cs="Lucida Console"/>
                <w:sz w:val="17"/>
                <w:szCs w:val="17"/>
                <w:lang w:eastAsia="ja-JP" w:bidi="ar-SA"/>
              </w:rPr>
              <w:t xml:space="preserve">        &lt;ProcessTaskEx xmlns = "http://www.clicksoftware.com"&gt;</w:t>
            </w:r>
          </w:p>
          <w:p w14:paraId="6719DC76" w14:textId="77777777" w:rsidR="00E62D78" w:rsidRPr="00E62D78" w:rsidRDefault="00E62D78" w:rsidP="00E62D78">
            <w:pPr>
              <w:autoSpaceDE w:val="0"/>
              <w:autoSpaceDN w:val="0"/>
              <w:adjustRightInd w:val="0"/>
              <w:spacing w:line="360" w:lineRule="auto"/>
              <w:rPr>
                <w:rFonts w:ascii="Lucida Console" w:hAnsi="Lucida Console" w:cs="Lucida Console"/>
                <w:sz w:val="17"/>
                <w:szCs w:val="17"/>
                <w:lang w:eastAsia="ja-JP" w:bidi="ar-SA"/>
              </w:rPr>
            </w:pPr>
            <w:r w:rsidRPr="00E62D78">
              <w:rPr>
                <w:rFonts w:ascii="Lucida Console" w:hAnsi="Lucida Console" w:cs="Lucida Console"/>
                <w:sz w:val="17"/>
                <w:szCs w:val="17"/>
                <w:lang w:eastAsia="ja-JP" w:bidi="ar-SA"/>
              </w:rPr>
              <w:t xml:space="preserve">            &lt;Task&gt;</w:t>
            </w:r>
          </w:p>
          <w:p w14:paraId="662B771A" w14:textId="2FE9F6B5" w:rsidR="00E62D78" w:rsidRPr="00E62D78" w:rsidRDefault="00E62D78" w:rsidP="00E62D78">
            <w:pPr>
              <w:autoSpaceDE w:val="0"/>
              <w:autoSpaceDN w:val="0"/>
              <w:adjustRightInd w:val="0"/>
              <w:spacing w:line="360" w:lineRule="auto"/>
              <w:rPr>
                <w:rFonts w:ascii="Lucida Console" w:hAnsi="Lucida Console" w:cs="Lucida Console"/>
                <w:sz w:val="17"/>
                <w:szCs w:val="17"/>
                <w:lang w:eastAsia="ja-JP" w:bidi="ar-SA"/>
              </w:rPr>
            </w:pPr>
            <w:r w:rsidRPr="00E62D78">
              <w:rPr>
                <w:rFonts w:ascii="Lucida Console" w:hAnsi="Lucida Console" w:cs="Lucida Console"/>
                <w:sz w:val="17"/>
                <w:szCs w:val="17"/>
                <w:lang w:eastAsia="ja-JP" w:bidi="ar-SA"/>
              </w:rPr>
              <w:t xml:space="preserve">                </w:t>
            </w:r>
            <w:del w:id="839" w:author="Duncan Hardie" w:date="2014-04-15T10:26:00Z">
              <w:r w:rsidRPr="00E62D78" w:rsidDel="00AA61B2">
                <w:rPr>
                  <w:rFonts w:ascii="Lucida Console" w:hAnsi="Lucida Console" w:cs="Lucida Console"/>
                  <w:sz w:val="17"/>
                  <w:szCs w:val="17"/>
                  <w:lang w:eastAsia="ja-JP" w:bidi="ar-SA"/>
                </w:rPr>
                <w:delText>&lt;CallID&gt;</w:delText>
              </w:r>
            </w:del>
            <w:ins w:id="840" w:author="Duncan Hardie" w:date="2014-04-15T10:26:00Z">
              <w:r w:rsidR="00AA61B2">
                <w:rPr>
                  <w:rFonts w:ascii="Lucida Console" w:hAnsi="Lucida Console" w:cs="Lucida Console"/>
                  <w:sz w:val="17"/>
                  <w:szCs w:val="17"/>
                  <w:lang w:eastAsia="ja-JP" w:bidi="ar-SA"/>
                </w:rPr>
                <w:t>&lt;CallID&gt;GB-</w:t>
              </w:r>
            </w:ins>
            <w:r w:rsidRPr="00E62D78">
              <w:rPr>
                <w:rFonts w:ascii="Lucida Console" w:hAnsi="Lucida Console" w:cs="Lucida Console"/>
                <w:sz w:val="17"/>
                <w:szCs w:val="17"/>
                <w:lang w:eastAsia="ja-JP" w:bidi="ar-SA"/>
              </w:rPr>
              <w:t>A1234567</w:t>
            </w:r>
            <w:del w:id="841" w:author="Duncan Hardie" w:date="2014-04-15T10:26:00Z">
              <w:r w:rsidRPr="00E62D78" w:rsidDel="00AA61B2">
                <w:rPr>
                  <w:rFonts w:ascii="Lucida Console" w:hAnsi="Lucida Console" w:cs="Lucida Console"/>
                  <w:sz w:val="17"/>
                  <w:szCs w:val="17"/>
                  <w:lang w:eastAsia="ja-JP" w:bidi="ar-SA"/>
                </w:rPr>
                <w:delText>&lt;/CallID&gt;</w:delText>
              </w:r>
            </w:del>
            <w:ins w:id="842" w:author="Duncan Hardie" w:date="2014-04-15T10:26:00Z">
              <w:r w:rsidR="00AA61B2">
                <w:rPr>
                  <w:rFonts w:ascii="Lucida Console" w:hAnsi="Lucida Console" w:cs="Lucida Console"/>
                  <w:sz w:val="17"/>
                  <w:szCs w:val="17"/>
                  <w:lang w:eastAsia="ja-JP" w:bidi="ar-SA"/>
                </w:rPr>
                <w:t>-1&lt;/CallID&gt;</w:t>
              </w:r>
            </w:ins>
          </w:p>
          <w:p w14:paraId="2C85114A" w14:textId="77777777" w:rsidR="00E62D78" w:rsidRPr="00E62D78" w:rsidRDefault="00E62D78" w:rsidP="00E62D78">
            <w:pPr>
              <w:autoSpaceDE w:val="0"/>
              <w:autoSpaceDN w:val="0"/>
              <w:adjustRightInd w:val="0"/>
              <w:spacing w:line="360" w:lineRule="auto"/>
              <w:rPr>
                <w:rFonts w:ascii="Lucida Console" w:hAnsi="Lucida Console" w:cs="Lucida Console"/>
                <w:sz w:val="17"/>
                <w:szCs w:val="17"/>
                <w:lang w:eastAsia="ja-JP" w:bidi="ar-SA"/>
              </w:rPr>
            </w:pPr>
            <w:r w:rsidRPr="00E62D78">
              <w:rPr>
                <w:rFonts w:ascii="Lucida Console" w:hAnsi="Lucida Console" w:cs="Lucida Console"/>
                <w:sz w:val="17"/>
                <w:szCs w:val="17"/>
                <w:lang w:eastAsia="ja-JP" w:bidi="ar-SA"/>
              </w:rPr>
              <w:t xml:space="preserve">                &lt;Number&gt;1&lt;/Number&gt;</w:t>
            </w:r>
          </w:p>
          <w:p w14:paraId="07F50C7E" w14:textId="77777777" w:rsidR="00E62D78" w:rsidRPr="00E62D78" w:rsidRDefault="00E62D78" w:rsidP="00E62D78">
            <w:pPr>
              <w:autoSpaceDE w:val="0"/>
              <w:autoSpaceDN w:val="0"/>
              <w:adjustRightInd w:val="0"/>
              <w:spacing w:line="360" w:lineRule="auto"/>
              <w:rPr>
                <w:rFonts w:ascii="Lucida Console" w:hAnsi="Lucida Console" w:cs="Lucida Console"/>
                <w:sz w:val="17"/>
                <w:szCs w:val="17"/>
                <w:lang w:eastAsia="ja-JP" w:bidi="ar-SA"/>
              </w:rPr>
            </w:pPr>
            <w:r w:rsidRPr="00E62D78">
              <w:rPr>
                <w:rFonts w:ascii="Lucida Console" w:hAnsi="Lucida Console" w:cs="Lucida Console"/>
                <w:sz w:val="17"/>
                <w:szCs w:val="17"/>
                <w:lang w:eastAsia="ja-JP" w:bidi="ar-SA"/>
              </w:rPr>
              <w:t xml:space="preserve">                &lt;DueDate&gt;2013-11-07T06:35:33.3954348-05:00&lt;/DueDate&gt;</w:t>
            </w:r>
          </w:p>
          <w:p w14:paraId="5EECF19F" w14:textId="77777777" w:rsidR="00E62D78" w:rsidRPr="00E62D78" w:rsidRDefault="00E62D78" w:rsidP="00E62D78">
            <w:pPr>
              <w:autoSpaceDE w:val="0"/>
              <w:autoSpaceDN w:val="0"/>
              <w:adjustRightInd w:val="0"/>
              <w:spacing w:line="360" w:lineRule="auto"/>
              <w:rPr>
                <w:rFonts w:ascii="Lucida Console" w:hAnsi="Lucida Console" w:cs="Lucida Console"/>
                <w:sz w:val="17"/>
                <w:szCs w:val="17"/>
                <w:lang w:eastAsia="ja-JP" w:bidi="ar-SA"/>
              </w:rPr>
            </w:pPr>
            <w:r w:rsidRPr="00E62D78">
              <w:rPr>
                <w:rFonts w:ascii="Lucida Console" w:hAnsi="Lucida Console" w:cs="Lucida Console"/>
                <w:sz w:val="17"/>
                <w:szCs w:val="17"/>
                <w:lang w:eastAsia="ja-JP" w:bidi="ar-SA"/>
              </w:rPr>
              <w:t xml:space="preserve">                &lt;Priority&gt;10&lt;/Priority&gt;</w:t>
            </w:r>
          </w:p>
          <w:p w14:paraId="5DFA38CB" w14:textId="68962DE8" w:rsidR="00E62D78" w:rsidRPr="00E62D78" w:rsidRDefault="00E62D78">
            <w:pPr>
              <w:autoSpaceDE w:val="0"/>
              <w:autoSpaceDN w:val="0"/>
              <w:adjustRightInd w:val="0"/>
              <w:spacing w:line="360" w:lineRule="auto"/>
              <w:rPr>
                <w:rFonts w:ascii="Lucida Console" w:hAnsi="Lucida Console" w:cs="Lucida Console"/>
                <w:sz w:val="17"/>
                <w:szCs w:val="17"/>
                <w:lang w:eastAsia="ja-JP" w:bidi="ar-SA"/>
              </w:rPr>
            </w:pPr>
            <w:r w:rsidRPr="00E62D78">
              <w:rPr>
                <w:rFonts w:ascii="Lucida Console" w:hAnsi="Lucida Console" w:cs="Lucida Console"/>
                <w:sz w:val="17"/>
                <w:szCs w:val="17"/>
                <w:lang w:eastAsia="ja-JP" w:bidi="ar-SA"/>
              </w:rPr>
              <w:t xml:space="preserve">                &lt;Customer&gt;Cristina Hardie&lt;/Customer&gt;</w:t>
            </w:r>
          </w:p>
          <w:p w14:paraId="63619BC9" w14:textId="77777777" w:rsidR="00E62D78" w:rsidRPr="00E62D78" w:rsidRDefault="00E62D78" w:rsidP="00E62D78">
            <w:pPr>
              <w:autoSpaceDE w:val="0"/>
              <w:autoSpaceDN w:val="0"/>
              <w:adjustRightInd w:val="0"/>
              <w:spacing w:line="360" w:lineRule="auto"/>
              <w:rPr>
                <w:rFonts w:ascii="Lucida Console" w:hAnsi="Lucida Console" w:cs="Lucida Console"/>
                <w:sz w:val="17"/>
                <w:szCs w:val="17"/>
                <w:lang w:eastAsia="ja-JP" w:bidi="ar-SA"/>
              </w:rPr>
            </w:pPr>
            <w:r w:rsidRPr="00E62D78">
              <w:rPr>
                <w:rFonts w:ascii="Lucida Console" w:hAnsi="Lucida Console" w:cs="Lucida Console"/>
                <w:sz w:val="17"/>
                <w:szCs w:val="17"/>
                <w:lang w:eastAsia="ja-JP" w:bidi="ar-SA"/>
              </w:rPr>
              <w:t xml:space="preserve">                &lt;District&gt;</w:t>
            </w:r>
          </w:p>
          <w:p w14:paraId="32A25845" w14:textId="77777777" w:rsidR="00E62D78" w:rsidRPr="00E62D78" w:rsidRDefault="00E62D78" w:rsidP="00E62D78">
            <w:pPr>
              <w:autoSpaceDE w:val="0"/>
              <w:autoSpaceDN w:val="0"/>
              <w:adjustRightInd w:val="0"/>
              <w:spacing w:line="360" w:lineRule="auto"/>
              <w:rPr>
                <w:rFonts w:ascii="Lucida Console" w:hAnsi="Lucida Console" w:cs="Lucida Console"/>
                <w:sz w:val="17"/>
                <w:szCs w:val="17"/>
                <w:lang w:eastAsia="ja-JP" w:bidi="ar-SA"/>
              </w:rPr>
            </w:pPr>
            <w:r w:rsidRPr="00E62D78">
              <w:rPr>
                <w:rFonts w:ascii="Lucida Console" w:hAnsi="Lucida Console" w:cs="Lucida Console"/>
                <w:sz w:val="17"/>
                <w:szCs w:val="17"/>
                <w:lang w:eastAsia="ja-JP" w:bidi="ar-SA"/>
              </w:rPr>
              <w:t xml:space="preserve">                    &lt;Name&gt;UK South&lt;/Name&gt;</w:t>
            </w:r>
          </w:p>
          <w:p w14:paraId="19211846" w14:textId="77777777" w:rsidR="00E62D78" w:rsidRPr="00E62D78" w:rsidRDefault="00E62D78" w:rsidP="00E62D78">
            <w:pPr>
              <w:autoSpaceDE w:val="0"/>
              <w:autoSpaceDN w:val="0"/>
              <w:adjustRightInd w:val="0"/>
              <w:spacing w:line="360" w:lineRule="auto"/>
              <w:rPr>
                <w:rFonts w:ascii="Lucida Console" w:hAnsi="Lucida Console" w:cs="Lucida Console"/>
                <w:sz w:val="17"/>
                <w:szCs w:val="17"/>
                <w:lang w:eastAsia="ja-JP" w:bidi="ar-SA"/>
              </w:rPr>
            </w:pPr>
            <w:r w:rsidRPr="00E62D78">
              <w:rPr>
                <w:rFonts w:ascii="Lucida Console" w:hAnsi="Lucida Console" w:cs="Lucida Console"/>
                <w:sz w:val="17"/>
                <w:szCs w:val="17"/>
                <w:lang w:eastAsia="ja-JP" w:bidi="ar-SA"/>
              </w:rPr>
              <w:t xml:space="preserve">                &lt;/District&gt;</w:t>
            </w:r>
          </w:p>
          <w:p w14:paraId="25ACFAAA" w14:textId="77777777" w:rsidR="00E62D78" w:rsidRPr="00E62D78" w:rsidRDefault="00E62D78" w:rsidP="00E62D78">
            <w:pPr>
              <w:autoSpaceDE w:val="0"/>
              <w:autoSpaceDN w:val="0"/>
              <w:adjustRightInd w:val="0"/>
              <w:spacing w:line="360" w:lineRule="auto"/>
              <w:rPr>
                <w:rFonts w:ascii="Lucida Console" w:hAnsi="Lucida Console" w:cs="Lucida Console"/>
                <w:sz w:val="17"/>
                <w:szCs w:val="17"/>
                <w:lang w:eastAsia="ja-JP" w:bidi="ar-SA"/>
              </w:rPr>
            </w:pPr>
            <w:r w:rsidRPr="00E62D78">
              <w:rPr>
                <w:rFonts w:ascii="Lucida Console" w:hAnsi="Lucida Console" w:cs="Lucida Console"/>
                <w:sz w:val="17"/>
                <w:szCs w:val="17"/>
                <w:lang w:eastAsia="ja-JP" w:bidi="ar-SA"/>
              </w:rPr>
              <w:t xml:space="preserve">                &lt;Postcode&gt;TN25 5AB&lt;/Postcode&gt;</w:t>
            </w:r>
          </w:p>
          <w:p w14:paraId="78191F4D" w14:textId="77777777" w:rsidR="00E62D78" w:rsidRPr="00E62D78" w:rsidRDefault="00E62D78" w:rsidP="00E62D78">
            <w:pPr>
              <w:autoSpaceDE w:val="0"/>
              <w:autoSpaceDN w:val="0"/>
              <w:adjustRightInd w:val="0"/>
              <w:spacing w:line="360" w:lineRule="auto"/>
              <w:rPr>
                <w:rFonts w:ascii="Lucida Console" w:hAnsi="Lucida Console" w:cs="Lucida Console"/>
                <w:sz w:val="17"/>
                <w:szCs w:val="17"/>
                <w:lang w:eastAsia="ja-JP" w:bidi="ar-SA"/>
              </w:rPr>
            </w:pPr>
            <w:r w:rsidRPr="00E62D78">
              <w:rPr>
                <w:rFonts w:ascii="Lucida Console" w:hAnsi="Lucida Console" w:cs="Lucida Console"/>
                <w:sz w:val="17"/>
                <w:szCs w:val="17"/>
                <w:lang w:eastAsia="ja-JP" w:bidi="ar-SA"/>
              </w:rPr>
              <w:t xml:space="preserve">                &lt;OpenDate&gt;2013-10-24T06:35:33.3954348-04:00&lt;/OpenDate&gt;</w:t>
            </w:r>
          </w:p>
          <w:p w14:paraId="76D2BB1D" w14:textId="77777777" w:rsidR="00E62D78" w:rsidRPr="00E62D78" w:rsidRDefault="00E62D78" w:rsidP="00E62D78">
            <w:pPr>
              <w:autoSpaceDE w:val="0"/>
              <w:autoSpaceDN w:val="0"/>
              <w:adjustRightInd w:val="0"/>
              <w:spacing w:line="360" w:lineRule="auto"/>
              <w:rPr>
                <w:rFonts w:ascii="Lucida Console" w:hAnsi="Lucida Console" w:cs="Lucida Console"/>
                <w:sz w:val="17"/>
                <w:szCs w:val="17"/>
                <w:lang w:eastAsia="ja-JP" w:bidi="ar-SA"/>
              </w:rPr>
            </w:pPr>
            <w:r w:rsidRPr="00E62D78">
              <w:rPr>
                <w:rFonts w:ascii="Lucida Console" w:hAnsi="Lucida Console" w:cs="Lucida Console"/>
                <w:sz w:val="17"/>
                <w:szCs w:val="17"/>
                <w:lang w:eastAsia="ja-JP" w:bidi="ar-SA"/>
              </w:rPr>
              <w:t xml:space="preserve">                &lt;TaskType&gt;</w:t>
            </w:r>
          </w:p>
          <w:p w14:paraId="0D614857" w14:textId="646C1038" w:rsidR="00E62D78" w:rsidRPr="00E62D78" w:rsidRDefault="00E62D78" w:rsidP="00E62D78">
            <w:pPr>
              <w:autoSpaceDE w:val="0"/>
              <w:autoSpaceDN w:val="0"/>
              <w:adjustRightInd w:val="0"/>
              <w:spacing w:line="360" w:lineRule="auto"/>
              <w:rPr>
                <w:rFonts w:ascii="Lucida Console" w:hAnsi="Lucida Console" w:cs="Lucida Console"/>
                <w:sz w:val="17"/>
                <w:szCs w:val="17"/>
                <w:lang w:eastAsia="ja-JP" w:bidi="ar-SA"/>
              </w:rPr>
            </w:pPr>
            <w:r w:rsidRPr="00E62D78">
              <w:rPr>
                <w:rFonts w:ascii="Lucida Console" w:hAnsi="Lucida Console" w:cs="Lucida Console"/>
                <w:sz w:val="17"/>
                <w:szCs w:val="17"/>
                <w:lang w:eastAsia="ja-JP" w:bidi="ar-SA"/>
              </w:rPr>
              <w:t xml:space="preserve">                    &lt;Name&gt;</w:t>
            </w:r>
            <w:r w:rsidR="00F438E4">
              <w:rPr>
                <w:rFonts w:ascii="Lucida Console" w:hAnsi="Lucida Console" w:cs="Lucida Console"/>
                <w:sz w:val="17"/>
                <w:szCs w:val="17"/>
                <w:lang w:eastAsia="ja-JP" w:bidi="ar-SA"/>
              </w:rPr>
              <w:t>Installation</w:t>
            </w:r>
            <w:r w:rsidRPr="00E62D78">
              <w:rPr>
                <w:rFonts w:ascii="Lucida Console" w:hAnsi="Lucida Console" w:cs="Lucida Console"/>
                <w:sz w:val="17"/>
                <w:szCs w:val="17"/>
                <w:lang w:eastAsia="ja-JP" w:bidi="ar-SA"/>
              </w:rPr>
              <w:t>&lt;/Name&gt;</w:t>
            </w:r>
          </w:p>
          <w:p w14:paraId="6820EE5F" w14:textId="77777777" w:rsidR="00E62D78" w:rsidRPr="00E62D78" w:rsidRDefault="00E62D78" w:rsidP="00E62D78">
            <w:pPr>
              <w:autoSpaceDE w:val="0"/>
              <w:autoSpaceDN w:val="0"/>
              <w:adjustRightInd w:val="0"/>
              <w:spacing w:line="360" w:lineRule="auto"/>
              <w:rPr>
                <w:rFonts w:ascii="Lucida Console" w:hAnsi="Lucida Console" w:cs="Lucida Console"/>
                <w:sz w:val="17"/>
                <w:szCs w:val="17"/>
                <w:lang w:eastAsia="ja-JP" w:bidi="ar-SA"/>
              </w:rPr>
            </w:pPr>
            <w:r w:rsidRPr="00E62D78">
              <w:rPr>
                <w:rFonts w:ascii="Lucida Console" w:hAnsi="Lucida Console" w:cs="Lucida Console"/>
                <w:sz w:val="17"/>
                <w:szCs w:val="17"/>
                <w:lang w:eastAsia="ja-JP" w:bidi="ar-SA"/>
              </w:rPr>
              <w:t xml:space="preserve">                &lt;/TaskType&gt;</w:t>
            </w:r>
          </w:p>
          <w:p w14:paraId="52659843" w14:textId="77777777" w:rsidR="00E62D78" w:rsidRPr="00E62D78" w:rsidRDefault="00E62D78" w:rsidP="00E62D78">
            <w:pPr>
              <w:autoSpaceDE w:val="0"/>
              <w:autoSpaceDN w:val="0"/>
              <w:adjustRightInd w:val="0"/>
              <w:spacing w:line="360" w:lineRule="auto"/>
              <w:rPr>
                <w:rFonts w:ascii="Lucida Console" w:hAnsi="Lucida Console" w:cs="Lucida Console"/>
                <w:sz w:val="17"/>
                <w:szCs w:val="17"/>
                <w:lang w:eastAsia="ja-JP" w:bidi="ar-SA"/>
              </w:rPr>
            </w:pPr>
            <w:r w:rsidRPr="00E62D78">
              <w:rPr>
                <w:rFonts w:ascii="Lucida Console" w:hAnsi="Lucida Console" w:cs="Lucida Console"/>
                <w:sz w:val="17"/>
                <w:szCs w:val="17"/>
                <w:lang w:eastAsia="ja-JP" w:bidi="ar-SA"/>
              </w:rPr>
              <w:t xml:space="preserve">                &lt;Duration&gt;900&lt;/Duration&gt;</w:t>
            </w:r>
          </w:p>
          <w:p w14:paraId="1E8F35CF" w14:textId="77777777" w:rsidR="00E62D78" w:rsidRPr="00E62D78" w:rsidRDefault="00E62D78" w:rsidP="00E62D78">
            <w:pPr>
              <w:autoSpaceDE w:val="0"/>
              <w:autoSpaceDN w:val="0"/>
              <w:adjustRightInd w:val="0"/>
              <w:spacing w:line="360" w:lineRule="auto"/>
              <w:rPr>
                <w:rFonts w:ascii="Lucida Console" w:hAnsi="Lucida Console" w:cs="Lucida Console"/>
                <w:sz w:val="17"/>
                <w:szCs w:val="17"/>
                <w:lang w:eastAsia="ja-JP" w:bidi="ar-SA"/>
              </w:rPr>
            </w:pPr>
            <w:r w:rsidRPr="00E62D78">
              <w:rPr>
                <w:rFonts w:ascii="Lucida Console" w:hAnsi="Lucida Console" w:cs="Lucida Console"/>
                <w:sz w:val="17"/>
                <w:szCs w:val="17"/>
                <w:lang w:eastAsia="ja-JP" w:bidi="ar-SA"/>
              </w:rPr>
              <w:t xml:space="preserve">                &lt;NumberOfRequiredEngineers&gt;1&lt;/NumberOfRequiredEngineers&gt;</w:t>
            </w:r>
          </w:p>
          <w:p w14:paraId="770FF626" w14:textId="77777777" w:rsidR="00E62D78" w:rsidRPr="00E62D78" w:rsidRDefault="00E62D78" w:rsidP="00E62D78">
            <w:pPr>
              <w:autoSpaceDE w:val="0"/>
              <w:autoSpaceDN w:val="0"/>
              <w:adjustRightInd w:val="0"/>
              <w:spacing w:line="360" w:lineRule="auto"/>
              <w:rPr>
                <w:rFonts w:ascii="Lucida Console" w:hAnsi="Lucida Console" w:cs="Lucida Console"/>
                <w:sz w:val="17"/>
                <w:szCs w:val="17"/>
                <w:lang w:eastAsia="ja-JP" w:bidi="ar-SA"/>
              </w:rPr>
            </w:pPr>
            <w:r w:rsidRPr="00E62D78">
              <w:rPr>
                <w:rFonts w:ascii="Lucida Console" w:hAnsi="Lucida Console" w:cs="Lucida Console"/>
                <w:sz w:val="17"/>
                <w:szCs w:val="17"/>
                <w:lang w:eastAsia="ja-JP" w:bidi="ar-SA"/>
              </w:rPr>
              <w:t xml:space="preserve">                &lt;ContactPhoneNumber&gt;+447720449438&lt;/ContactPhoneNumber&gt;</w:t>
            </w:r>
          </w:p>
          <w:p w14:paraId="3A631999" w14:textId="77777777" w:rsidR="00E62D78" w:rsidRPr="00E62D78" w:rsidRDefault="00E62D78" w:rsidP="00E62D78">
            <w:pPr>
              <w:autoSpaceDE w:val="0"/>
              <w:autoSpaceDN w:val="0"/>
              <w:adjustRightInd w:val="0"/>
              <w:spacing w:line="360" w:lineRule="auto"/>
              <w:rPr>
                <w:rFonts w:ascii="Lucida Console" w:hAnsi="Lucida Console" w:cs="Lucida Console"/>
                <w:sz w:val="17"/>
                <w:szCs w:val="17"/>
                <w:lang w:eastAsia="ja-JP" w:bidi="ar-SA"/>
              </w:rPr>
            </w:pPr>
            <w:r w:rsidRPr="00E62D78">
              <w:rPr>
                <w:rFonts w:ascii="Lucida Console" w:hAnsi="Lucida Console" w:cs="Lucida Console"/>
                <w:sz w:val="17"/>
                <w:szCs w:val="17"/>
                <w:lang w:eastAsia="ja-JP" w:bidi="ar-SA"/>
              </w:rPr>
              <w:t xml:space="preserve">                &lt;Latitude&gt;51194268&lt;/Latitude&gt;</w:t>
            </w:r>
          </w:p>
          <w:p w14:paraId="06D9DDEC" w14:textId="77777777" w:rsidR="00E62D78" w:rsidRPr="00E62D78" w:rsidRDefault="00E62D78" w:rsidP="00E62D78">
            <w:pPr>
              <w:autoSpaceDE w:val="0"/>
              <w:autoSpaceDN w:val="0"/>
              <w:adjustRightInd w:val="0"/>
              <w:spacing w:line="360" w:lineRule="auto"/>
              <w:rPr>
                <w:rFonts w:ascii="Lucida Console" w:hAnsi="Lucida Console" w:cs="Lucida Console"/>
                <w:sz w:val="17"/>
                <w:szCs w:val="17"/>
                <w:lang w:eastAsia="ja-JP" w:bidi="ar-SA"/>
              </w:rPr>
            </w:pPr>
            <w:r w:rsidRPr="00E62D78">
              <w:rPr>
                <w:rFonts w:ascii="Lucida Console" w:hAnsi="Lucida Console" w:cs="Lucida Console"/>
                <w:sz w:val="17"/>
                <w:szCs w:val="17"/>
                <w:lang w:eastAsia="ja-JP" w:bidi="ar-SA"/>
              </w:rPr>
              <w:t xml:space="preserve">                &lt;Longitude&gt;918754&lt;/Longitude&gt;</w:t>
            </w:r>
          </w:p>
          <w:p w14:paraId="6F236A51" w14:textId="77777777" w:rsidR="00E62D78" w:rsidRPr="00E62D78" w:rsidRDefault="00E62D78" w:rsidP="00E62D78">
            <w:pPr>
              <w:autoSpaceDE w:val="0"/>
              <w:autoSpaceDN w:val="0"/>
              <w:adjustRightInd w:val="0"/>
              <w:spacing w:line="360" w:lineRule="auto"/>
              <w:rPr>
                <w:rFonts w:ascii="Lucida Console" w:hAnsi="Lucida Console" w:cs="Lucida Console"/>
                <w:sz w:val="17"/>
                <w:szCs w:val="17"/>
                <w:lang w:eastAsia="ja-JP" w:bidi="ar-SA"/>
              </w:rPr>
            </w:pPr>
            <w:r w:rsidRPr="00E62D78">
              <w:rPr>
                <w:rFonts w:ascii="Lucida Console" w:hAnsi="Lucida Console" w:cs="Lucida Console"/>
                <w:sz w:val="17"/>
                <w:szCs w:val="17"/>
                <w:lang w:eastAsia="ja-JP" w:bidi="ar-SA"/>
              </w:rPr>
              <w:t xml:space="preserve">                &lt;Street&gt;Kent&lt;/Street&gt;</w:t>
            </w:r>
          </w:p>
          <w:p w14:paraId="3CB29F7C" w14:textId="77777777" w:rsidR="00E62D78" w:rsidRPr="00E62D78" w:rsidRDefault="00E62D78" w:rsidP="00E62D78">
            <w:pPr>
              <w:autoSpaceDE w:val="0"/>
              <w:autoSpaceDN w:val="0"/>
              <w:adjustRightInd w:val="0"/>
              <w:spacing w:line="360" w:lineRule="auto"/>
              <w:rPr>
                <w:rFonts w:ascii="Lucida Console" w:hAnsi="Lucida Console" w:cs="Lucida Console"/>
                <w:sz w:val="17"/>
                <w:szCs w:val="17"/>
                <w:lang w:eastAsia="ja-JP" w:bidi="ar-SA"/>
              </w:rPr>
            </w:pPr>
            <w:r w:rsidRPr="00E62D78">
              <w:rPr>
                <w:rFonts w:ascii="Lucida Console" w:hAnsi="Lucida Console" w:cs="Lucida Console"/>
                <w:sz w:val="17"/>
                <w:szCs w:val="17"/>
                <w:lang w:eastAsia="ja-JP" w:bidi="ar-SA"/>
              </w:rPr>
              <w:t xml:space="preserve">                &lt;City&gt;Ashford&lt;/City&gt;</w:t>
            </w:r>
          </w:p>
          <w:p w14:paraId="2B9D2DD7" w14:textId="77777777" w:rsidR="00E62D78" w:rsidRPr="00E62D78" w:rsidRDefault="00E62D78" w:rsidP="00E62D78">
            <w:pPr>
              <w:autoSpaceDE w:val="0"/>
              <w:autoSpaceDN w:val="0"/>
              <w:adjustRightInd w:val="0"/>
              <w:spacing w:line="360" w:lineRule="auto"/>
              <w:rPr>
                <w:rFonts w:ascii="Lucida Console" w:hAnsi="Lucida Console" w:cs="Lucida Console"/>
                <w:sz w:val="17"/>
                <w:szCs w:val="17"/>
                <w:lang w:eastAsia="ja-JP" w:bidi="ar-SA"/>
              </w:rPr>
            </w:pPr>
            <w:r w:rsidRPr="00E62D78">
              <w:rPr>
                <w:rFonts w:ascii="Lucida Console" w:hAnsi="Lucida Console" w:cs="Lucida Console"/>
                <w:sz w:val="17"/>
                <w:szCs w:val="17"/>
                <w:lang w:eastAsia="ja-JP" w:bidi="ar-SA"/>
              </w:rPr>
              <w:t xml:space="preserve">                &lt;CountryID&gt;</w:t>
            </w:r>
          </w:p>
          <w:p w14:paraId="47F46A1F" w14:textId="77777777" w:rsidR="00E62D78" w:rsidRPr="00E62D78" w:rsidRDefault="00E62D78" w:rsidP="00E62D78">
            <w:pPr>
              <w:autoSpaceDE w:val="0"/>
              <w:autoSpaceDN w:val="0"/>
              <w:adjustRightInd w:val="0"/>
              <w:spacing w:line="360" w:lineRule="auto"/>
              <w:rPr>
                <w:rFonts w:ascii="Lucida Console" w:hAnsi="Lucida Console" w:cs="Lucida Console"/>
                <w:sz w:val="17"/>
                <w:szCs w:val="17"/>
                <w:lang w:eastAsia="ja-JP" w:bidi="ar-SA"/>
              </w:rPr>
            </w:pPr>
            <w:r w:rsidRPr="00E62D78">
              <w:rPr>
                <w:rFonts w:ascii="Lucida Console" w:hAnsi="Lucida Console" w:cs="Lucida Console"/>
                <w:sz w:val="17"/>
                <w:szCs w:val="17"/>
                <w:lang w:eastAsia="ja-JP" w:bidi="ar-SA"/>
              </w:rPr>
              <w:t xml:space="preserve">                    &lt;Name&gt;UNITED KINGDOM&lt;/Name&gt;</w:t>
            </w:r>
          </w:p>
          <w:p w14:paraId="0697F903" w14:textId="77777777" w:rsidR="00E62D78" w:rsidRPr="00E62D78" w:rsidRDefault="00E62D78" w:rsidP="00E62D78">
            <w:pPr>
              <w:autoSpaceDE w:val="0"/>
              <w:autoSpaceDN w:val="0"/>
              <w:adjustRightInd w:val="0"/>
              <w:spacing w:line="360" w:lineRule="auto"/>
              <w:rPr>
                <w:rFonts w:ascii="Lucida Console" w:hAnsi="Lucida Console" w:cs="Lucida Console"/>
                <w:sz w:val="17"/>
                <w:szCs w:val="17"/>
                <w:lang w:eastAsia="ja-JP" w:bidi="ar-SA"/>
              </w:rPr>
            </w:pPr>
            <w:r w:rsidRPr="00E62D78">
              <w:rPr>
                <w:rFonts w:ascii="Lucida Console" w:hAnsi="Lucida Console" w:cs="Lucida Console"/>
                <w:sz w:val="17"/>
                <w:szCs w:val="17"/>
                <w:lang w:eastAsia="ja-JP" w:bidi="ar-SA"/>
              </w:rPr>
              <w:t xml:space="preserve">                &lt;/CountryID&gt;</w:t>
            </w:r>
          </w:p>
          <w:p w14:paraId="0F38A216" w14:textId="77777777" w:rsidR="00E62D78" w:rsidRPr="00E62D78" w:rsidRDefault="00E62D78" w:rsidP="00E62D78">
            <w:pPr>
              <w:autoSpaceDE w:val="0"/>
              <w:autoSpaceDN w:val="0"/>
              <w:adjustRightInd w:val="0"/>
              <w:spacing w:line="360" w:lineRule="auto"/>
              <w:rPr>
                <w:rFonts w:ascii="Lucida Console" w:hAnsi="Lucida Console" w:cs="Lucida Console"/>
                <w:sz w:val="17"/>
                <w:szCs w:val="17"/>
                <w:lang w:eastAsia="ja-JP" w:bidi="ar-SA"/>
              </w:rPr>
            </w:pPr>
            <w:r w:rsidRPr="00E62D78">
              <w:rPr>
                <w:rFonts w:ascii="Lucida Console" w:hAnsi="Lucida Console" w:cs="Lucida Console"/>
                <w:sz w:val="17"/>
                <w:szCs w:val="17"/>
                <w:lang w:eastAsia="ja-JP" w:bidi="ar-SA"/>
              </w:rPr>
              <w:t xml:space="preserve">                &lt;CustomerEmail&gt;dhardie@gmail.com&lt;/CustomerEmail&gt;</w:t>
            </w:r>
          </w:p>
          <w:p w14:paraId="0AAEF01A" w14:textId="77777777" w:rsidR="00E62D78" w:rsidRPr="00E62D78" w:rsidRDefault="00E62D78" w:rsidP="00E62D78">
            <w:pPr>
              <w:autoSpaceDE w:val="0"/>
              <w:autoSpaceDN w:val="0"/>
              <w:adjustRightInd w:val="0"/>
              <w:spacing w:line="360" w:lineRule="auto"/>
              <w:rPr>
                <w:rFonts w:ascii="Lucida Console" w:hAnsi="Lucida Console" w:cs="Lucida Console"/>
                <w:sz w:val="17"/>
                <w:szCs w:val="17"/>
                <w:lang w:eastAsia="ja-JP" w:bidi="ar-SA"/>
              </w:rPr>
            </w:pPr>
            <w:r w:rsidRPr="00E62D78">
              <w:rPr>
                <w:rFonts w:ascii="Lucida Console" w:hAnsi="Lucida Console" w:cs="Lucida Console"/>
                <w:sz w:val="17"/>
                <w:szCs w:val="17"/>
                <w:lang w:eastAsia="ja-JP" w:bidi="ar-SA"/>
              </w:rPr>
              <w:t xml:space="preserve">                &lt;TaskSubType&gt;</w:t>
            </w:r>
          </w:p>
          <w:p w14:paraId="743DBB35" w14:textId="77777777" w:rsidR="00E62D78" w:rsidRPr="00E62D78" w:rsidRDefault="00E62D78" w:rsidP="00E62D78">
            <w:pPr>
              <w:autoSpaceDE w:val="0"/>
              <w:autoSpaceDN w:val="0"/>
              <w:adjustRightInd w:val="0"/>
              <w:spacing w:line="360" w:lineRule="auto"/>
              <w:rPr>
                <w:rFonts w:ascii="Lucida Console" w:hAnsi="Lucida Console" w:cs="Lucida Console"/>
                <w:sz w:val="17"/>
                <w:szCs w:val="17"/>
                <w:lang w:eastAsia="ja-JP" w:bidi="ar-SA"/>
              </w:rPr>
            </w:pPr>
            <w:r w:rsidRPr="00E62D78">
              <w:rPr>
                <w:rFonts w:ascii="Lucida Console" w:hAnsi="Lucida Console" w:cs="Lucida Console"/>
                <w:sz w:val="17"/>
                <w:szCs w:val="17"/>
                <w:lang w:eastAsia="ja-JP" w:bidi="ar-SA"/>
              </w:rPr>
              <w:t xml:space="preserve">                    &lt;Name&gt;MRI&lt;/Name&gt;</w:t>
            </w:r>
          </w:p>
          <w:p w14:paraId="7F43CF12" w14:textId="77777777" w:rsidR="00E62D78" w:rsidRPr="00E62D78" w:rsidRDefault="00E62D78" w:rsidP="00E62D78">
            <w:pPr>
              <w:autoSpaceDE w:val="0"/>
              <w:autoSpaceDN w:val="0"/>
              <w:adjustRightInd w:val="0"/>
              <w:spacing w:line="360" w:lineRule="auto"/>
              <w:rPr>
                <w:rFonts w:ascii="Lucida Console" w:hAnsi="Lucida Console" w:cs="Lucida Console"/>
                <w:sz w:val="17"/>
                <w:szCs w:val="17"/>
                <w:lang w:eastAsia="ja-JP" w:bidi="ar-SA"/>
              </w:rPr>
            </w:pPr>
            <w:r w:rsidRPr="00E62D78">
              <w:rPr>
                <w:rFonts w:ascii="Lucida Console" w:hAnsi="Lucida Console" w:cs="Lucida Console"/>
                <w:sz w:val="17"/>
                <w:szCs w:val="17"/>
                <w:lang w:eastAsia="ja-JP" w:bidi="ar-SA"/>
              </w:rPr>
              <w:t xml:space="preserve">                &lt;/TaskSubType&gt;</w:t>
            </w:r>
          </w:p>
          <w:p w14:paraId="676BD841" w14:textId="48388188" w:rsidR="00E62D78" w:rsidRPr="00E62D78" w:rsidRDefault="00E62D78" w:rsidP="00E62D78">
            <w:pPr>
              <w:autoSpaceDE w:val="0"/>
              <w:autoSpaceDN w:val="0"/>
              <w:adjustRightInd w:val="0"/>
              <w:spacing w:line="360" w:lineRule="auto"/>
              <w:rPr>
                <w:rFonts w:ascii="Lucida Console" w:hAnsi="Lucida Console" w:cs="Lucida Console"/>
                <w:sz w:val="17"/>
                <w:szCs w:val="17"/>
                <w:lang w:eastAsia="ja-JP" w:bidi="ar-SA"/>
              </w:rPr>
            </w:pPr>
            <w:r w:rsidRPr="00E62D78">
              <w:rPr>
                <w:rFonts w:ascii="Lucida Console" w:hAnsi="Lucida Console" w:cs="Lucida Console"/>
                <w:sz w:val="17"/>
                <w:szCs w:val="17"/>
                <w:lang w:eastAsia="ja-JP" w:bidi="ar-SA"/>
              </w:rPr>
              <w:t xml:space="preserve">                </w:t>
            </w:r>
            <w:del w:id="843" w:author="Duncan Hardie" w:date="2014-04-15T10:30:00Z">
              <w:r w:rsidRPr="00E62D78" w:rsidDel="00AA61B2">
                <w:rPr>
                  <w:rFonts w:ascii="Lucida Console" w:hAnsi="Lucida Console" w:cs="Lucida Console"/>
                  <w:sz w:val="17"/>
                  <w:szCs w:val="17"/>
                  <w:lang w:eastAsia="ja-JP" w:bidi="ar-SA"/>
                </w:rPr>
                <w:delText>&lt;TaskID&gt;FR-A1234567_</w:delText>
              </w:r>
            </w:del>
            <w:ins w:id="844" w:author="Duncan Hardie" w:date="2014-04-15T10:30:00Z">
              <w:r w:rsidR="00AA61B2">
                <w:rPr>
                  <w:rFonts w:ascii="Lucida Console" w:hAnsi="Lucida Console" w:cs="Lucida Console"/>
                  <w:sz w:val="17"/>
                  <w:szCs w:val="17"/>
                  <w:lang w:eastAsia="ja-JP" w:bidi="ar-SA"/>
                </w:rPr>
                <w:t>&lt;TaskID&gt;FR-A1234567-1_</w:t>
              </w:r>
            </w:ins>
            <w:r w:rsidRPr="00E62D78">
              <w:rPr>
                <w:rFonts w:ascii="Lucida Console" w:hAnsi="Lucida Console" w:cs="Lucida Console"/>
                <w:sz w:val="17"/>
                <w:szCs w:val="17"/>
                <w:lang w:eastAsia="ja-JP" w:bidi="ar-SA"/>
              </w:rPr>
              <w:t>D4_20131024T063533&lt;/TaskID&gt;</w:t>
            </w:r>
          </w:p>
          <w:p w14:paraId="2F54130D" w14:textId="77777777" w:rsidR="00E62D78" w:rsidRPr="00E62D78" w:rsidRDefault="00E62D78" w:rsidP="00E62D78">
            <w:pPr>
              <w:autoSpaceDE w:val="0"/>
              <w:autoSpaceDN w:val="0"/>
              <w:adjustRightInd w:val="0"/>
              <w:spacing w:line="360" w:lineRule="auto"/>
              <w:rPr>
                <w:rFonts w:ascii="Lucida Console" w:hAnsi="Lucida Console" w:cs="Lucida Console"/>
                <w:sz w:val="17"/>
                <w:szCs w:val="17"/>
                <w:lang w:eastAsia="ja-JP" w:bidi="ar-SA"/>
              </w:rPr>
            </w:pPr>
            <w:r w:rsidRPr="00E62D78">
              <w:rPr>
                <w:rFonts w:ascii="Lucida Console" w:hAnsi="Lucida Console" w:cs="Lucida Console"/>
                <w:sz w:val="17"/>
                <w:szCs w:val="17"/>
                <w:lang w:eastAsia="ja-JP" w:bidi="ar-SA"/>
              </w:rPr>
              <w:t xml:space="preserve">                &lt;MUSTJobNumber&gt;A1234567&lt;/MUSTJobNumber&gt;</w:t>
            </w:r>
          </w:p>
          <w:p w14:paraId="476BA09B" w14:textId="77777777" w:rsidR="00E62D78" w:rsidRPr="00E62D78" w:rsidRDefault="00E62D78" w:rsidP="00E62D78">
            <w:pPr>
              <w:autoSpaceDE w:val="0"/>
              <w:autoSpaceDN w:val="0"/>
              <w:adjustRightInd w:val="0"/>
              <w:spacing w:line="360" w:lineRule="auto"/>
              <w:rPr>
                <w:rFonts w:ascii="Lucida Console" w:hAnsi="Lucida Console" w:cs="Lucida Console"/>
                <w:sz w:val="17"/>
                <w:szCs w:val="17"/>
                <w:lang w:eastAsia="ja-JP" w:bidi="ar-SA"/>
              </w:rPr>
            </w:pPr>
            <w:r w:rsidRPr="00E62D78">
              <w:rPr>
                <w:rFonts w:ascii="Lucida Console" w:hAnsi="Lucida Console" w:cs="Lucida Console"/>
                <w:sz w:val="17"/>
                <w:szCs w:val="17"/>
                <w:lang w:eastAsia="ja-JP" w:bidi="ar-SA"/>
              </w:rPr>
              <w:t xml:space="preserve">                &lt;SystemID&gt;</w:t>
            </w:r>
          </w:p>
          <w:p w14:paraId="06FD2DB5" w14:textId="77777777" w:rsidR="00E62D78" w:rsidRPr="00E62D78" w:rsidRDefault="00E62D78" w:rsidP="00E62D78">
            <w:pPr>
              <w:autoSpaceDE w:val="0"/>
              <w:autoSpaceDN w:val="0"/>
              <w:adjustRightInd w:val="0"/>
              <w:spacing w:line="360" w:lineRule="auto"/>
              <w:rPr>
                <w:rFonts w:ascii="Lucida Console" w:hAnsi="Lucida Console" w:cs="Lucida Console"/>
                <w:sz w:val="17"/>
                <w:szCs w:val="17"/>
                <w:lang w:eastAsia="ja-JP" w:bidi="ar-SA"/>
              </w:rPr>
            </w:pPr>
            <w:r w:rsidRPr="00E62D78">
              <w:rPr>
                <w:rFonts w:ascii="Lucida Console" w:hAnsi="Lucida Console" w:cs="Lucida Console"/>
                <w:sz w:val="17"/>
                <w:szCs w:val="17"/>
                <w:lang w:eastAsia="ja-JP" w:bidi="ar-SA"/>
              </w:rPr>
              <w:t xml:space="preserve">                    &lt;ID&gt;DARK1&lt;/ID&gt;</w:t>
            </w:r>
          </w:p>
          <w:p w14:paraId="39CF3299" w14:textId="77777777" w:rsidR="00E62D78" w:rsidRPr="00E62D78" w:rsidRDefault="00E62D78" w:rsidP="00E62D78">
            <w:pPr>
              <w:autoSpaceDE w:val="0"/>
              <w:autoSpaceDN w:val="0"/>
              <w:adjustRightInd w:val="0"/>
              <w:spacing w:line="360" w:lineRule="auto"/>
              <w:rPr>
                <w:rFonts w:ascii="Lucida Console" w:hAnsi="Lucida Console" w:cs="Lucida Console"/>
                <w:sz w:val="17"/>
                <w:szCs w:val="17"/>
                <w:lang w:eastAsia="ja-JP" w:bidi="ar-SA"/>
              </w:rPr>
            </w:pPr>
            <w:r w:rsidRPr="00E62D78">
              <w:rPr>
                <w:rFonts w:ascii="Lucida Console" w:hAnsi="Lucida Console" w:cs="Lucida Console"/>
                <w:sz w:val="17"/>
                <w:szCs w:val="17"/>
                <w:lang w:eastAsia="ja-JP" w:bidi="ar-SA"/>
              </w:rPr>
              <w:t xml:space="preserve">                &lt;/SystemID&gt;</w:t>
            </w:r>
          </w:p>
          <w:p w14:paraId="0D8AAA4F" w14:textId="5A69CE04" w:rsidR="00E62D78" w:rsidRPr="00E62D78" w:rsidRDefault="00E62D78">
            <w:pPr>
              <w:autoSpaceDE w:val="0"/>
              <w:autoSpaceDN w:val="0"/>
              <w:adjustRightInd w:val="0"/>
              <w:spacing w:line="360" w:lineRule="auto"/>
              <w:rPr>
                <w:rFonts w:ascii="Lucida Console" w:hAnsi="Lucida Console" w:cs="Lucida Console"/>
                <w:sz w:val="17"/>
                <w:szCs w:val="17"/>
                <w:lang w:eastAsia="ja-JP" w:bidi="ar-SA"/>
              </w:rPr>
            </w:pPr>
            <w:r w:rsidRPr="00E62D78">
              <w:rPr>
                <w:rFonts w:ascii="Lucida Console" w:hAnsi="Lucida Console" w:cs="Lucida Console"/>
                <w:sz w:val="17"/>
                <w:szCs w:val="17"/>
                <w:lang w:eastAsia="ja-JP" w:bidi="ar-SA"/>
              </w:rPr>
              <w:t xml:space="preserve">                &lt;IsSafety&gt;false&lt;/IsSafety&gt;</w:t>
            </w:r>
          </w:p>
          <w:p w14:paraId="1BB4528C" w14:textId="77777777" w:rsidR="00E62D78" w:rsidRPr="00E62D78" w:rsidRDefault="00E62D78" w:rsidP="00E62D78">
            <w:pPr>
              <w:autoSpaceDE w:val="0"/>
              <w:autoSpaceDN w:val="0"/>
              <w:adjustRightInd w:val="0"/>
              <w:spacing w:line="360" w:lineRule="auto"/>
              <w:rPr>
                <w:rFonts w:ascii="Lucida Console" w:hAnsi="Lucida Console" w:cs="Lucida Console"/>
                <w:sz w:val="17"/>
                <w:szCs w:val="17"/>
                <w:lang w:eastAsia="ja-JP" w:bidi="ar-SA"/>
              </w:rPr>
            </w:pPr>
            <w:r w:rsidRPr="00E62D78">
              <w:rPr>
                <w:rFonts w:ascii="Lucida Console" w:hAnsi="Lucida Console" w:cs="Lucida Console"/>
                <w:sz w:val="17"/>
                <w:szCs w:val="17"/>
                <w:lang w:eastAsia="ja-JP" w:bidi="ar-SA"/>
              </w:rPr>
              <w:t xml:space="preserve">                &lt;CustomerExpectation&gt;The Customer Expectation&lt;/CustomerExpectation&gt;</w:t>
            </w:r>
          </w:p>
          <w:p w14:paraId="6FCF8106" w14:textId="77777777" w:rsidR="00E62D78" w:rsidRPr="00E62D78" w:rsidRDefault="00E62D78" w:rsidP="00E62D78">
            <w:pPr>
              <w:autoSpaceDE w:val="0"/>
              <w:autoSpaceDN w:val="0"/>
              <w:adjustRightInd w:val="0"/>
              <w:spacing w:line="360" w:lineRule="auto"/>
              <w:rPr>
                <w:rFonts w:ascii="Lucida Console" w:hAnsi="Lucida Console" w:cs="Lucida Console"/>
                <w:sz w:val="17"/>
                <w:szCs w:val="17"/>
                <w:lang w:eastAsia="ja-JP" w:bidi="ar-SA"/>
              </w:rPr>
            </w:pPr>
            <w:r w:rsidRPr="00E62D78">
              <w:rPr>
                <w:rFonts w:ascii="Lucida Console" w:hAnsi="Lucida Console" w:cs="Lucida Console"/>
                <w:sz w:val="17"/>
                <w:szCs w:val="17"/>
                <w:lang w:eastAsia="ja-JP" w:bidi="ar-SA"/>
              </w:rPr>
              <w:t xml:space="preserve">                &lt;UseDistrictCalendar&gt;false&lt;/UseDistrictCalendar&gt;</w:t>
            </w:r>
          </w:p>
          <w:p w14:paraId="0695BDEB" w14:textId="77777777" w:rsidR="00E62D78" w:rsidRPr="00E62D78" w:rsidRDefault="00E62D78" w:rsidP="00E62D78">
            <w:pPr>
              <w:autoSpaceDE w:val="0"/>
              <w:autoSpaceDN w:val="0"/>
              <w:adjustRightInd w:val="0"/>
              <w:spacing w:line="360" w:lineRule="auto"/>
              <w:rPr>
                <w:rFonts w:ascii="Lucida Console" w:hAnsi="Lucida Console" w:cs="Lucida Console"/>
                <w:sz w:val="17"/>
                <w:szCs w:val="17"/>
                <w:lang w:eastAsia="ja-JP" w:bidi="ar-SA"/>
              </w:rPr>
            </w:pPr>
            <w:r w:rsidRPr="00E62D78">
              <w:rPr>
                <w:rFonts w:ascii="Lucida Console" w:hAnsi="Lucida Console" w:cs="Lucida Console"/>
                <w:sz w:val="17"/>
                <w:szCs w:val="17"/>
                <w:lang w:eastAsia="ja-JP" w:bidi="ar-SA"/>
              </w:rPr>
              <w:t xml:space="preserve">                &lt;ContractOfferingFamily&gt;Gold&lt;/ContractOfferingFamily&gt;</w:t>
            </w:r>
          </w:p>
          <w:p w14:paraId="39A381DD" w14:textId="28114D31" w:rsidR="00E62D78" w:rsidRPr="00E62D78" w:rsidRDefault="00E62D78" w:rsidP="00E62D78">
            <w:pPr>
              <w:autoSpaceDE w:val="0"/>
              <w:autoSpaceDN w:val="0"/>
              <w:adjustRightInd w:val="0"/>
              <w:spacing w:line="360" w:lineRule="auto"/>
              <w:rPr>
                <w:rFonts w:ascii="Lucida Console" w:hAnsi="Lucida Console" w:cs="Lucida Console"/>
                <w:sz w:val="17"/>
                <w:szCs w:val="17"/>
                <w:lang w:eastAsia="ja-JP" w:bidi="ar-SA"/>
              </w:rPr>
            </w:pPr>
            <w:r w:rsidRPr="00E62D78">
              <w:rPr>
                <w:rFonts w:ascii="Lucida Console" w:hAnsi="Lucida Console" w:cs="Lucida Console"/>
                <w:sz w:val="17"/>
                <w:szCs w:val="17"/>
                <w:lang w:eastAsia="ja-JP" w:bidi="ar-SA"/>
              </w:rPr>
              <w:t xml:space="preserve">                &lt;PreferredFSEs&gt;</w:t>
            </w:r>
            <w:r w:rsidR="00390FE9">
              <w:rPr>
                <w:rFonts w:ascii="Lucida Console" w:hAnsi="Lucida Console" w:cs="Lucida Console"/>
                <w:sz w:val="17"/>
                <w:szCs w:val="17"/>
                <w:lang w:eastAsia="ja-JP" w:bidi="ar-SA"/>
              </w:rPr>
              <w:t>FHollande</w:t>
            </w:r>
            <w:r w:rsidRPr="00E62D78">
              <w:rPr>
                <w:rFonts w:ascii="Lucida Console" w:hAnsi="Lucida Console" w:cs="Lucida Console"/>
                <w:sz w:val="17"/>
                <w:szCs w:val="17"/>
                <w:lang w:eastAsia="ja-JP" w:bidi="ar-SA"/>
              </w:rPr>
              <w:t>;Nicolas Sarkozy&lt;/PreferredFSEs&gt;</w:t>
            </w:r>
          </w:p>
          <w:p w14:paraId="50B9DC8B" w14:textId="38178C9C" w:rsidR="00E62D78" w:rsidRPr="00E62D78" w:rsidRDefault="00E62D78" w:rsidP="00E62D78">
            <w:pPr>
              <w:autoSpaceDE w:val="0"/>
              <w:autoSpaceDN w:val="0"/>
              <w:adjustRightInd w:val="0"/>
              <w:spacing w:line="360" w:lineRule="auto"/>
              <w:rPr>
                <w:rFonts w:ascii="Lucida Console" w:hAnsi="Lucida Console" w:cs="Lucida Console"/>
                <w:sz w:val="17"/>
                <w:szCs w:val="17"/>
                <w:lang w:eastAsia="ja-JP" w:bidi="ar-SA"/>
              </w:rPr>
            </w:pPr>
            <w:r w:rsidRPr="00E62D78">
              <w:rPr>
                <w:rFonts w:ascii="Lucida Console" w:hAnsi="Lucida Console" w:cs="Lucida Console"/>
                <w:sz w:val="17"/>
                <w:szCs w:val="17"/>
                <w:lang w:eastAsia="ja-JP" w:bidi="ar-SA"/>
              </w:rPr>
              <w:t xml:space="preserve">                &lt;ExcludedFSEs&gt;</w:t>
            </w:r>
            <w:r w:rsidR="00390FE9">
              <w:rPr>
                <w:rFonts w:ascii="Lucida Console" w:hAnsi="Lucida Console" w:cs="Lucida Console"/>
                <w:sz w:val="17"/>
                <w:szCs w:val="17"/>
                <w:lang w:eastAsia="ja-JP" w:bidi="ar-SA"/>
              </w:rPr>
              <w:t>JChirac</w:t>
            </w:r>
            <w:r w:rsidRPr="00E62D78">
              <w:rPr>
                <w:rFonts w:ascii="Lucida Console" w:hAnsi="Lucida Console" w:cs="Lucida Console"/>
                <w:sz w:val="17"/>
                <w:szCs w:val="17"/>
                <w:lang w:eastAsia="ja-JP" w:bidi="ar-SA"/>
              </w:rPr>
              <w:t>;</w:t>
            </w:r>
            <w:r w:rsidR="00390FE9">
              <w:rPr>
                <w:rFonts w:ascii="Lucida Console" w:hAnsi="Lucida Console" w:cs="Lucida Console"/>
                <w:sz w:val="17"/>
                <w:szCs w:val="17"/>
                <w:lang w:eastAsia="ja-JP" w:bidi="ar-SA"/>
              </w:rPr>
              <w:t>FMitterrand</w:t>
            </w:r>
            <w:r w:rsidRPr="00E62D78">
              <w:rPr>
                <w:rFonts w:ascii="Lucida Console" w:hAnsi="Lucida Console" w:cs="Lucida Console"/>
                <w:sz w:val="17"/>
                <w:szCs w:val="17"/>
                <w:lang w:eastAsia="ja-JP" w:bidi="ar-SA"/>
              </w:rPr>
              <w:t>;</w:t>
            </w:r>
            <w:r w:rsidR="00390FE9">
              <w:rPr>
                <w:rFonts w:ascii="Lucida Console" w:hAnsi="Lucida Console" w:cs="Lucida Console"/>
                <w:sz w:val="17"/>
                <w:szCs w:val="17"/>
                <w:lang w:eastAsia="ja-JP" w:bidi="ar-SA"/>
              </w:rPr>
              <w:t>Vd’Estaing</w:t>
            </w:r>
            <w:r w:rsidRPr="00E62D78">
              <w:rPr>
                <w:rFonts w:ascii="Lucida Console" w:hAnsi="Lucida Console" w:cs="Lucida Console"/>
                <w:sz w:val="17"/>
                <w:szCs w:val="17"/>
                <w:lang w:eastAsia="ja-JP" w:bidi="ar-SA"/>
              </w:rPr>
              <w:t>&lt;/ExcludedFSEs&gt;</w:t>
            </w:r>
          </w:p>
          <w:p w14:paraId="054E917F" w14:textId="7A7A111D" w:rsidR="00E62D78" w:rsidRPr="00E62D78" w:rsidRDefault="00E62D78" w:rsidP="00E62D78">
            <w:pPr>
              <w:autoSpaceDE w:val="0"/>
              <w:autoSpaceDN w:val="0"/>
              <w:adjustRightInd w:val="0"/>
              <w:spacing w:line="360" w:lineRule="auto"/>
              <w:rPr>
                <w:rFonts w:ascii="Lucida Console" w:hAnsi="Lucida Console" w:cs="Lucida Console"/>
                <w:sz w:val="17"/>
                <w:szCs w:val="17"/>
                <w:lang w:eastAsia="ja-JP" w:bidi="ar-SA"/>
              </w:rPr>
            </w:pPr>
            <w:r w:rsidRPr="00E62D78">
              <w:rPr>
                <w:rFonts w:ascii="Lucida Console" w:hAnsi="Lucida Console" w:cs="Lucida Console"/>
                <w:sz w:val="17"/>
                <w:szCs w:val="17"/>
                <w:lang w:eastAsia="ja-JP" w:bidi="ar-SA"/>
              </w:rPr>
              <w:t xml:space="preserve">                &lt;RequiredFSEs&gt;</w:t>
            </w:r>
            <w:r w:rsidR="00390FE9">
              <w:rPr>
                <w:rFonts w:ascii="Lucida Console" w:hAnsi="Lucida Console" w:cs="Lucida Console"/>
                <w:sz w:val="17"/>
                <w:szCs w:val="17"/>
                <w:lang w:eastAsia="ja-JP" w:bidi="ar-SA"/>
              </w:rPr>
              <w:t>FHollande</w:t>
            </w:r>
            <w:r w:rsidRPr="00E62D78">
              <w:rPr>
                <w:rFonts w:ascii="Lucida Console" w:hAnsi="Lucida Console" w:cs="Lucida Console"/>
                <w:sz w:val="17"/>
                <w:szCs w:val="17"/>
                <w:lang w:eastAsia="ja-JP" w:bidi="ar-SA"/>
              </w:rPr>
              <w:t>&lt;/RequiredFSEs&gt;</w:t>
            </w:r>
          </w:p>
          <w:p w14:paraId="3230762D" w14:textId="77777777" w:rsidR="00E62D78" w:rsidRPr="00E62D78" w:rsidRDefault="00E62D78" w:rsidP="00E62D78">
            <w:pPr>
              <w:autoSpaceDE w:val="0"/>
              <w:autoSpaceDN w:val="0"/>
              <w:adjustRightInd w:val="0"/>
              <w:spacing w:line="360" w:lineRule="auto"/>
              <w:rPr>
                <w:rFonts w:ascii="Lucida Console" w:hAnsi="Lucida Console" w:cs="Lucida Console"/>
                <w:sz w:val="17"/>
                <w:szCs w:val="17"/>
                <w:lang w:eastAsia="ja-JP" w:bidi="ar-SA"/>
              </w:rPr>
            </w:pPr>
            <w:r w:rsidRPr="00E62D78">
              <w:rPr>
                <w:rFonts w:ascii="Lucida Console" w:hAnsi="Lucida Console" w:cs="Lucida Console"/>
                <w:sz w:val="17"/>
                <w:szCs w:val="17"/>
                <w:lang w:eastAsia="ja-JP" w:bidi="ar-SA"/>
              </w:rPr>
              <w:t xml:space="preserve">                &lt;SkillLevel&gt;1&lt;/SkillLevel&gt;</w:t>
            </w:r>
          </w:p>
          <w:p w14:paraId="0832694E" w14:textId="77777777" w:rsidR="00E62D78" w:rsidRPr="00E62D78" w:rsidRDefault="00E62D78" w:rsidP="00E62D78">
            <w:pPr>
              <w:autoSpaceDE w:val="0"/>
              <w:autoSpaceDN w:val="0"/>
              <w:adjustRightInd w:val="0"/>
              <w:spacing w:line="360" w:lineRule="auto"/>
              <w:rPr>
                <w:rFonts w:ascii="Lucida Console" w:hAnsi="Lucida Console" w:cs="Lucida Console"/>
                <w:sz w:val="17"/>
                <w:szCs w:val="17"/>
                <w:lang w:eastAsia="ja-JP" w:bidi="ar-SA"/>
              </w:rPr>
            </w:pPr>
            <w:r w:rsidRPr="00E62D78">
              <w:rPr>
                <w:rFonts w:ascii="Lucida Console" w:hAnsi="Lucida Console" w:cs="Lucida Console"/>
                <w:sz w:val="17"/>
                <w:szCs w:val="17"/>
                <w:lang w:eastAsia="ja-JP" w:bidi="ar-SA"/>
              </w:rPr>
              <w:t xml:space="preserve">                &lt;OwnerName&gt;Charles de Gaulle&lt;/OwnerName&gt;</w:t>
            </w:r>
          </w:p>
          <w:p w14:paraId="10FE775B" w14:textId="77777777" w:rsidR="00E62D78" w:rsidRPr="00E62D78" w:rsidRDefault="00E62D78" w:rsidP="00E62D78">
            <w:pPr>
              <w:autoSpaceDE w:val="0"/>
              <w:autoSpaceDN w:val="0"/>
              <w:adjustRightInd w:val="0"/>
              <w:spacing w:line="360" w:lineRule="auto"/>
              <w:rPr>
                <w:rFonts w:ascii="Lucida Console" w:hAnsi="Lucida Console" w:cs="Lucida Console"/>
                <w:sz w:val="17"/>
                <w:szCs w:val="17"/>
                <w:lang w:eastAsia="ja-JP" w:bidi="ar-SA"/>
              </w:rPr>
            </w:pPr>
            <w:r w:rsidRPr="00E62D78">
              <w:rPr>
                <w:rFonts w:ascii="Lucida Console" w:hAnsi="Lucida Console" w:cs="Lucida Console"/>
                <w:sz w:val="17"/>
                <w:szCs w:val="17"/>
                <w:lang w:eastAsia="ja-JP" w:bidi="ar-SA"/>
              </w:rPr>
              <w:t xml:space="preserve">                &lt;OwnerSSO&gt;Charles de Gaulle&lt;/OwnerSSO&gt;</w:t>
            </w:r>
          </w:p>
          <w:p w14:paraId="0D35A35F" w14:textId="77777777" w:rsidR="00E62D78" w:rsidRPr="00E62D78" w:rsidRDefault="00E62D78" w:rsidP="00E62D78">
            <w:pPr>
              <w:autoSpaceDE w:val="0"/>
              <w:autoSpaceDN w:val="0"/>
              <w:adjustRightInd w:val="0"/>
              <w:spacing w:line="360" w:lineRule="auto"/>
              <w:rPr>
                <w:rFonts w:ascii="Lucida Console" w:hAnsi="Lucida Console" w:cs="Lucida Console"/>
                <w:sz w:val="17"/>
                <w:szCs w:val="17"/>
                <w:lang w:eastAsia="ja-JP" w:bidi="ar-SA"/>
              </w:rPr>
            </w:pPr>
            <w:r w:rsidRPr="00E62D78">
              <w:rPr>
                <w:rFonts w:ascii="Lucida Console" w:hAnsi="Lucida Console" w:cs="Lucida Console"/>
                <w:sz w:val="17"/>
                <w:szCs w:val="17"/>
                <w:lang w:eastAsia="ja-JP" w:bidi="ar-SA"/>
              </w:rPr>
              <w:t xml:space="preserve">                &lt;CRMSystemName&gt;</w:t>
            </w:r>
          </w:p>
          <w:p w14:paraId="5DC927A9" w14:textId="77777777" w:rsidR="00E62D78" w:rsidRPr="00E62D78" w:rsidRDefault="00E62D78" w:rsidP="00E62D78">
            <w:pPr>
              <w:autoSpaceDE w:val="0"/>
              <w:autoSpaceDN w:val="0"/>
              <w:adjustRightInd w:val="0"/>
              <w:spacing w:line="360" w:lineRule="auto"/>
              <w:rPr>
                <w:rFonts w:ascii="Lucida Console" w:hAnsi="Lucida Console" w:cs="Lucida Console"/>
                <w:sz w:val="17"/>
                <w:szCs w:val="17"/>
                <w:lang w:eastAsia="ja-JP" w:bidi="ar-SA"/>
              </w:rPr>
            </w:pPr>
            <w:r w:rsidRPr="00E62D78">
              <w:rPr>
                <w:rFonts w:ascii="Lucida Console" w:hAnsi="Lucida Console" w:cs="Lucida Console"/>
                <w:sz w:val="17"/>
                <w:szCs w:val="17"/>
                <w:lang w:eastAsia="ja-JP" w:bidi="ar-SA"/>
              </w:rPr>
              <w:t xml:space="preserve">                    &lt;Name&gt;MUST&lt;/Name&gt;</w:t>
            </w:r>
          </w:p>
          <w:p w14:paraId="0903686C" w14:textId="77777777" w:rsidR="00E62D78" w:rsidRPr="00E62D78" w:rsidRDefault="00E62D78" w:rsidP="00E62D78">
            <w:pPr>
              <w:autoSpaceDE w:val="0"/>
              <w:autoSpaceDN w:val="0"/>
              <w:adjustRightInd w:val="0"/>
              <w:spacing w:line="360" w:lineRule="auto"/>
              <w:rPr>
                <w:rFonts w:ascii="Lucida Console" w:hAnsi="Lucida Console" w:cs="Lucida Console"/>
                <w:sz w:val="17"/>
                <w:szCs w:val="17"/>
                <w:lang w:eastAsia="ja-JP" w:bidi="ar-SA"/>
              </w:rPr>
            </w:pPr>
            <w:r w:rsidRPr="00E62D78">
              <w:rPr>
                <w:rFonts w:ascii="Lucida Console" w:hAnsi="Lucida Console" w:cs="Lucida Console"/>
                <w:sz w:val="17"/>
                <w:szCs w:val="17"/>
                <w:lang w:eastAsia="ja-JP" w:bidi="ar-SA"/>
              </w:rPr>
              <w:t xml:space="preserve">                &lt;/CRMSystemName&gt;</w:t>
            </w:r>
          </w:p>
          <w:p w14:paraId="62C9AB88" w14:textId="77777777" w:rsidR="00E62D78" w:rsidRPr="00E62D78" w:rsidRDefault="00E62D78" w:rsidP="00E62D78">
            <w:pPr>
              <w:autoSpaceDE w:val="0"/>
              <w:autoSpaceDN w:val="0"/>
              <w:adjustRightInd w:val="0"/>
              <w:spacing w:line="360" w:lineRule="auto"/>
              <w:rPr>
                <w:rFonts w:ascii="Lucida Console" w:hAnsi="Lucida Console" w:cs="Lucida Console"/>
                <w:sz w:val="17"/>
                <w:szCs w:val="17"/>
                <w:lang w:eastAsia="ja-JP" w:bidi="ar-SA"/>
              </w:rPr>
            </w:pPr>
            <w:r w:rsidRPr="00E62D78">
              <w:rPr>
                <w:rFonts w:ascii="Lucida Console" w:hAnsi="Lucida Console" w:cs="Lucida Console"/>
                <w:sz w:val="17"/>
                <w:szCs w:val="17"/>
                <w:lang w:eastAsia="ja-JP" w:bidi="ar-SA"/>
              </w:rPr>
              <w:t xml:space="preserve">                &lt;PartDeliveryType&gt;In the back of a van&lt;/PartDeliveryType&gt;</w:t>
            </w:r>
          </w:p>
          <w:p w14:paraId="6DC6785D" w14:textId="77777777" w:rsidR="00E62D78" w:rsidRPr="00E62D78" w:rsidRDefault="00E62D78" w:rsidP="00E62D78">
            <w:pPr>
              <w:autoSpaceDE w:val="0"/>
              <w:autoSpaceDN w:val="0"/>
              <w:adjustRightInd w:val="0"/>
              <w:spacing w:line="360" w:lineRule="auto"/>
              <w:rPr>
                <w:rFonts w:ascii="Lucida Console" w:hAnsi="Lucida Console" w:cs="Lucida Console"/>
                <w:sz w:val="17"/>
                <w:szCs w:val="17"/>
                <w:lang w:eastAsia="ja-JP" w:bidi="ar-SA"/>
              </w:rPr>
            </w:pPr>
            <w:r w:rsidRPr="00E62D78">
              <w:rPr>
                <w:rFonts w:ascii="Lucida Console" w:hAnsi="Lucida Console" w:cs="Lucida Console"/>
                <w:sz w:val="17"/>
                <w:szCs w:val="17"/>
                <w:lang w:eastAsia="ja-JP" w:bidi="ar-SA"/>
              </w:rPr>
              <w:t xml:space="preserve">                &lt;PartComment&gt;Bend your knees when you pick it up, its heavy!&lt;/PartComment&gt;</w:t>
            </w:r>
          </w:p>
          <w:p w14:paraId="72048091" w14:textId="77777777" w:rsidR="00E62D78" w:rsidRPr="00E62D78" w:rsidRDefault="00E62D78" w:rsidP="00E62D78">
            <w:pPr>
              <w:autoSpaceDE w:val="0"/>
              <w:autoSpaceDN w:val="0"/>
              <w:adjustRightInd w:val="0"/>
              <w:spacing w:line="360" w:lineRule="auto"/>
              <w:rPr>
                <w:rFonts w:ascii="Lucida Console" w:hAnsi="Lucida Console" w:cs="Lucida Console"/>
                <w:sz w:val="17"/>
                <w:szCs w:val="17"/>
                <w:lang w:eastAsia="ja-JP" w:bidi="ar-SA"/>
              </w:rPr>
            </w:pPr>
            <w:r w:rsidRPr="00E62D78">
              <w:rPr>
                <w:rFonts w:ascii="Lucida Console" w:hAnsi="Lucida Console" w:cs="Lucida Console"/>
                <w:sz w:val="17"/>
                <w:szCs w:val="17"/>
                <w:lang w:eastAsia="ja-JP" w:bidi="ar-SA"/>
              </w:rPr>
              <w:t xml:space="preserve">                &lt;PartEstimatedDeliveryDate&gt;2013-10-24T06:35:33.3954348-04:00&lt;/PartEstimatedDeliveryDate&gt;</w:t>
            </w:r>
          </w:p>
          <w:p w14:paraId="31C53363" w14:textId="77777777" w:rsidR="00E62D78" w:rsidRPr="00E62D78" w:rsidRDefault="00E62D78" w:rsidP="00E62D78">
            <w:pPr>
              <w:autoSpaceDE w:val="0"/>
              <w:autoSpaceDN w:val="0"/>
              <w:adjustRightInd w:val="0"/>
              <w:spacing w:line="360" w:lineRule="auto"/>
              <w:rPr>
                <w:rFonts w:ascii="Lucida Console" w:hAnsi="Lucida Console" w:cs="Lucida Console"/>
                <w:sz w:val="17"/>
                <w:szCs w:val="17"/>
                <w:lang w:eastAsia="ja-JP" w:bidi="ar-SA"/>
              </w:rPr>
            </w:pPr>
            <w:r w:rsidRPr="00E62D78">
              <w:rPr>
                <w:rFonts w:ascii="Lucida Console" w:hAnsi="Lucida Console" w:cs="Lucida Console"/>
                <w:sz w:val="17"/>
                <w:szCs w:val="17"/>
                <w:lang w:eastAsia="ja-JP" w:bidi="ar-SA"/>
              </w:rPr>
              <w:t xml:space="preserve">                &lt;ReactivationDate&gt;2013-10-24T06:35:33.3954348-04:00&lt;/ReactivationDate&gt;</w:t>
            </w:r>
          </w:p>
          <w:p w14:paraId="7551286A" w14:textId="77777777" w:rsidR="00E62D78" w:rsidRPr="00E62D78" w:rsidRDefault="00E62D78" w:rsidP="00E62D78">
            <w:pPr>
              <w:autoSpaceDE w:val="0"/>
              <w:autoSpaceDN w:val="0"/>
              <w:adjustRightInd w:val="0"/>
              <w:spacing w:line="360" w:lineRule="auto"/>
              <w:rPr>
                <w:rFonts w:ascii="Lucida Console" w:hAnsi="Lucida Console" w:cs="Lucida Console"/>
                <w:sz w:val="17"/>
                <w:szCs w:val="17"/>
                <w:lang w:eastAsia="ja-JP" w:bidi="ar-SA"/>
              </w:rPr>
            </w:pPr>
            <w:r w:rsidRPr="00E62D78">
              <w:rPr>
                <w:rFonts w:ascii="Lucida Console" w:hAnsi="Lucida Console" w:cs="Lucida Console"/>
                <w:sz w:val="17"/>
                <w:szCs w:val="17"/>
                <w:lang w:eastAsia="ja-JP" w:bidi="ar-SA"/>
              </w:rPr>
              <w:t xml:space="preserve">                &lt;MacroVersion&gt;MacroVersion001&lt;/MacroVersion&gt;</w:t>
            </w:r>
          </w:p>
          <w:p w14:paraId="28D49425" w14:textId="37EF7A93" w:rsidR="00116F07" w:rsidRPr="00116F07" w:rsidRDefault="00E62D78" w:rsidP="00116F07">
            <w:pPr>
              <w:autoSpaceDE w:val="0"/>
              <w:autoSpaceDN w:val="0"/>
              <w:adjustRightInd w:val="0"/>
              <w:spacing w:line="360" w:lineRule="auto"/>
              <w:rPr>
                <w:rFonts w:ascii="Lucida Console" w:hAnsi="Lucida Console" w:cs="Lucida Console"/>
                <w:sz w:val="17"/>
                <w:szCs w:val="17"/>
                <w:lang w:eastAsia="ja-JP" w:bidi="ar-SA"/>
              </w:rPr>
            </w:pPr>
            <w:r w:rsidRPr="00E62D78">
              <w:rPr>
                <w:rFonts w:ascii="Lucida Console" w:hAnsi="Lucida Console" w:cs="Lucida Console"/>
                <w:sz w:val="17"/>
                <w:szCs w:val="17"/>
                <w:lang w:eastAsia="ja-JP" w:bidi="ar-SA"/>
              </w:rPr>
              <w:t xml:space="preserve">                &lt;TaskLanguages&gt;</w:t>
            </w:r>
            <w:r w:rsidR="009C47AD">
              <w:rPr>
                <w:rFonts w:ascii="Lucida Console" w:hAnsi="Lucida Console" w:cs="Lucida Console"/>
                <w:sz w:val="17"/>
                <w:szCs w:val="17"/>
                <w:lang w:eastAsia="ja-JP" w:bidi="ar-SA"/>
              </w:rPr>
              <w:t>English;French</w:t>
            </w:r>
            <w:r w:rsidRPr="00E62D78">
              <w:rPr>
                <w:rFonts w:ascii="Lucida Console" w:hAnsi="Lucida Console" w:cs="Lucida Console"/>
                <w:sz w:val="17"/>
                <w:szCs w:val="17"/>
                <w:lang w:eastAsia="ja-JP" w:bidi="ar-SA"/>
              </w:rPr>
              <w:t>&lt;/TaskLanguages&gt;</w:t>
            </w:r>
          </w:p>
          <w:p w14:paraId="235794EC" w14:textId="7E442B00" w:rsidR="00116F07" w:rsidRPr="00E62D78" w:rsidRDefault="00116F07" w:rsidP="00116F07">
            <w:pPr>
              <w:autoSpaceDE w:val="0"/>
              <w:autoSpaceDN w:val="0"/>
              <w:adjustRightInd w:val="0"/>
              <w:spacing w:line="360" w:lineRule="auto"/>
              <w:rPr>
                <w:rFonts w:ascii="Lucida Console" w:hAnsi="Lucida Console" w:cs="Lucida Console"/>
                <w:sz w:val="17"/>
                <w:szCs w:val="17"/>
                <w:lang w:eastAsia="ja-JP" w:bidi="ar-SA"/>
              </w:rPr>
            </w:pPr>
            <w:r w:rsidRPr="00116F07">
              <w:rPr>
                <w:rFonts w:ascii="Lucida Console" w:hAnsi="Lucida Console" w:cs="Lucida Console"/>
                <w:sz w:val="17"/>
                <w:szCs w:val="17"/>
                <w:lang w:eastAsia="ja-JP" w:bidi="ar-SA"/>
              </w:rPr>
              <w:t xml:space="preserve">                &lt;IsMST&gt;false&lt;/IsMST&gt;</w:t>
            </w:r>
          </w:p>
          <w:p w14:paraId="1CF13FC3" w14:textId="77777777" w:rsidR="00E62D78" w:rsidRPr="00E62D78" w:rsidRDefault="00E62D78" w:rsidP="00E62D78">
            <w:pPr>
              <w:autoSpaceDE w:val="0"/>
              <w:autoSpaceDN w:val="0"/>
              <w:adjustRightInd w:val="0"/>
              <w:spacing w:line="360" w:lineRule="auto"/>
              <w:rPr>
                <w:rFonts w:ascii="Lucida Console" w:hAnsi="Lucida Console" w:cs="Lucida Console"/>
                <w:sz w:val="17"/>
                <w:szCs w:val="17"/>
                <w:lang w:eastAsia="ja-JP" w:bidi="ar-SA"/>
              </w:rPr>
            </w:pPr>
            <w:r w:rsidRPr="00E62D78">
              <w:rPr>
                <w:rFonts w:ascii="Lucida Console" w:hAnsi="Lucida Console" w:cs="Lucida Console"/>
                <w:sz w:val="17"/>
                <w:szCs w:val="17"/>
                <w:lang w:eastAsia="ja-JP" w:bidi="ar-SA"/>
              </w:rPr>
              <w:t xml:space="preserve">            &lt;/Task&gt;</w:t>
            </w:r>
          </w:p>
          <w:p w14:paraId="6E27D66E" w14:textId="77777777" w:rsidR="00E62D78" w:rsidRPr="00E62D78" w:rsidRDefault="00E62D78" w:rsidP="00E62D78">
            <w:pPr>
              <w:autoSpaceDE w:val="0"/>
              <w:autoSpaceDN w:val="0"/>
              <w:adjustRightInd w:val="0"/>
              <w:spacing w:line="360" w:lineRule="auto"/>
              <w:rPr>
                <w:rFonts w:ascii="Lucida Console" w:hAnsi="Lucida Console" w:cs="Lucida Console"/>
                <w:sz w:val="17"/>
                <w:szCs w:val="17"/>
                <w:lang w:eastAsia="ja-JP" w:bidi="ar-SA"/>
              </w:rPr>
            </w:pPr>
            <w:r w:rsidRPr="00E62D78">
              <w:rPr>
                <w:rFonts w:ascii="Lucida Console" w:hAnsi="Lucida Console" w:cs="Lucida Console"/>
                <w:sz w:val="17"/>
                <w:szCs w:val="17"/>
                <w:lang w:eastAsia="ja-JP" w:bidi="ar-SA"/>
              </w:rPr>
              <w:t xml:space="preserve">            &lt;ReturnAssignment&gt;true&lt;/ReturnAssignment&gt;</w:t>
            </w:r>
          </w:p>
          <w:p w14:paraId="095A3BD1" w14:textId="77777777" w:rsidR="00E62D78" w:rsidRPr="00E62D78" w:rsidRDefault="00E62D78" w:rsidP="00E62D78">
            <w:pPr>
              <w:autoSpaceDE w:val="0"/>
              <w:autoSpaceDN w:val="0"/>
              <w:adjustRightInd w:val="0"/>
              <w:spacing w:line="360" w:lineRule="auto"/>
              <w:rPr>
                <w:rFonts w:ascii="Lucida Console" w:hAnsi="Lucida Console" w:cs="Lucida Console"/>
                <w:sz w:val="17"/>
                <w:szCs w:val="17"/>
                <w:lang w:eastAsia="ja-JP" w:bidi="ar-SA"/>
              </w:rPr>
            </w:pPr>
            <w:r w:rsidRPr="00E62D78">
              <w:rPr>
                <w:rFonts w:ascii="Lucida Console" w:hAnsi="Lucida Console" w:cs="Lucida Console"/>
                <w:sz w:val="17"/>
                <w:szCs w:val="17"/>
                <w:lang w:eastAsia="ja-JP" w:bidi="ar-SA"/>
              </w:rPr>
              <w:t xml:space="preserve">            &lt;TaskRequestedProperties&gt;</w:t>
            </w:r>
          </w:p>
          <w:p w14:paraId="65B56C28" w14:textId="77777777" w:rsidR="00E62D78" w:rsidRPr="00E62D78" w:rsidRDefault="00E62D78" w:rsidP="00E62D78">
            <w:pPr>
              <w:autoSpaceDE w:val="0"/>
              <w:autoSpaceDN w:val="0"/>
              <w:adjustRightInd w:val="0"/>
              <w:spacing w:line="360" w:lineRule="auto"/>
              <w:rPr>
                <w:rFonts w:ascii="Lucida Console" w:hAnsi="Lucida Console" w:cs="Lucida Console"/>
                <w:sz w:val="17"/>
                <w:szCs w:val="17"/>
                <w:lang w:eastAsia="ja-JP" w:bidi="ar-SA"/>
              </w:rPr>
            </w:pPr>
            <w:r w:rsidRPr="00E62D78">
              <w:rPr>
                <w:rFonts w:ascii="Lucida Console" w:hAnsi="Lucida Console" w:cs="Lucida Console"/>
                <w:sz w:val="17"/>
                <w:szCs w:val="17"/>
                <w:lang w:eastAsia="ja-JP" w:bidi="ar-SA"/>
              </w:rPr>
              <w:t xml:space="preserve">                &lt;Item&gt;Key&lt;/Item&gt;</w:t>
            </w:r>
          </w:p>
          <w:p w14:paraId="7C033350" w14:textId="77777777" w:rsidR="00E62D78" w:rsidRPr="00E62D78" w:rsidRDefault="00E62D78" w:rsidP="00E62D78">
            <w:pPr>
              <w:autoSpaceDE w:val="0"/>
              <w:autoSpaceDN w:val="0"/>
              <w:adjustRightInd w:val="0"/>
              <w:spacing w:line="360" w:lineRule="auto"/>
              <w:rPr>
                <w:rFonts w:ascii="Lucida Console" w:hAnsi="Lucida Console" w:cs="Lucida Console"/>
                <w:sz w:val="17"/>
                <w:szCs w:val="17"/>
                <w:lang w:eastAsia="ja-JP" w:bidi="ar-SA"/>
              </w:rPr>
            </w:pPr>
            <w:r w:rsidRPr="00E62D78">
              <w:rPr>
                <w:rFonts w:ascii="Lucida Console" w:hAnsi="Lucida Console" w:cs="Lucida Console"/>
                <w:sz w:val="17"/>
                <w:szCs w:val="17"/>
                <w:lang w:eastAsia="ja-JP" w:bidi="ar-SA"/>
              </w:rPr>
              <w:t xml:space="preserve">                &lt;Item&gt;CallID&lt;/Item&gt;</w:t>
            </w:r>
          </w:p>
          <w:p w14:paraId="21D47CC6" w14:textId="77777777" w:rsidR="00E62D78" w:rsidRPr="00E62D78" w:rsidRDefault="00E62D78" w:rsidP="00E62D78">
            <w:pPr>
              <w:autoSpaceDE w:val="0"/>
              <w:autoSpaceDN w:val="0"/>
              <w:adjustRightInd w:val="0"/>
              <w:spacing w:line="360" w:lineRule="auto"/>
              <w:rPr>
                <w:rFonts w:ascii="Lucida Console" w:hAnsi="Lucida Console" w:cs="Lucida Console"/>
                <w:sz w:val="17"/>
                <w:szCs w:val="17"/>
                <w:lang w:eastAsia="ja-JP" w:bidi="ar-SA"/>
              </w:rPr>
            </w:pPr>
            <w:r w:rsidRPr="00E62D78">
              <w:rPr>
                <w:rFonts w:ascii="Lucida Console" w:hAnsi="Lucida Console" w:cs="Lucida Console"/>
                <w:sz w:val="17"/>
                <w:szCs w:val="17"/>
                <w:lang w:eastAsia="ja-JP" w:bidi="ar-SA"/>
              </w:rPr>
              <w:t xml:space="preserve">                &lt;Item&gt;Number&lt;/Item&gt;</w:t>
            </w:r>
          </w:p>
          <w:p w14:paraId="6FC38361" w14:textId="77777777" w:rsidR="00E62D78" w:rsidRPr="00E62D78" w:rsidRDefault="00E62D78" w:rsidP="00E62D78">
            <w:pPr>
              <w:autoSpaceDE w:val="0"/>
              <w:autoSpaceDN w:val="0"/>
              <w:adjustRightInd w:val="0"/>
              <w:spacing w:line="360" w:lineRule="auto"/>
              <w:rPr>
                <w:rFonts w:ascii="Lucida Console" w:hAnsi="Lucida Console" w:cs="Lucida Console"/>
                <w:sz w:val="17"/>
                <w:szCs w:val="17"/>
                <w:lang w:eastAsia="ja-JP" w:bidi="ar-SA"/>
              </w:rPr>
            </w:pPr>
            <w:r w:rsidRPr="00E62D78">
              <w:rPr>
                <w:rFonts w:ascii="Lucida Console" w:hAnsi="Lucida Console" w:cs="Lucida Console"/>
                <w:sz w:val="17"/>
                <w:szCs w:val="17"/>
                <w:lang w:eastAsia="ja-JP" w:bidi="ar-SA"/>
              </w:rPr>
              <w:t xml:space="preserve">                &lt;Item&gt;TaskID&lt;/Item&gt;</w:t>
            </w:r>
          </w:p>
          <w:p w14:paraId="3A941D12" w14:textId="77777777" w:rsidR="00E62D78" w:rsidRPr="00E62D78" w:rsidRDefault="00E62D78" w:rsidP="00E62D78">
            <w:pPr>
              <w:autoSpaceDE w:val="0"/>
              <w:autoSpaceDN w:val="0"/>
              <w:adjustRightInd w:val="0"/>
              <w:spacing w:line="360" w:lineRule="auto"/>
              <w:rPr>
                <w:rFonts w:ascii="Lucida Console" w:hAnsi="Lucida Console" w:cs="Lucida Console"/>
                <w:sz w:val="17"/>
                <w:szCs w:val="17"/>
                <w:lang w:eastAsia="ja-JP" w:bidi="ar-SA"/>
              </w:rPr>
            </w:pPr>
            <w:r w:rsidRPr="00E62D78">
              <w:rPr>
                <w:rFonts w:ascii="Lucida Console" w:hAnsi="Lucida Console" w:cs="Lucida Console"/>
                <w:sz w:val="17"/>
                <w:szCs w:val="17"/>
                <w:lang w:eastAsia="ja-JP" w:bidi="ar-SA"/>
              </w:rPr>
              <w:t xml:space="preserve">                &lt;Item&gt;MUSTJobNumber&lt;/Item&gt;</w:t>
            </w:r>
          </w:p>
          <w:p w14:paraId="5F2C06B1" w14:textId="77777777" w:rsidR="00E62D78" w:rsidRPr="00E62D78" w:rsidRDefault="00E62D78" w:rsidP="00E62D78">
            <w:pPr>
              <w:autoSpaceDE w:val="0"/>
              <w:autoSpaceDN w:val="0"/>
              <w:adjustRightInd w:val="0"/>
              <w:spacing w:line="360" w:lineRule="auto"/>
              <w:rPr>
                <w:rFonts w:ascii="Lucida Console" w:hAnsi="Lucida Console" w:cs="Lucida Console"/>
                <w:sz w:val="17"/>
                <w:szCs w:val="17"/>
                <w:lang w:eastAsia="ja-JP" w:bidi="ar-SA"/>
              </w:rPr>
            </w:pPr>
            <w:r w:rsidRPr="00E62D78">
              <w:rPr>
                <w:rFonts w:ascii="Lucida Console" w:hAnsi="Lucida Console" w:cs="Lucida Console"/>
                <w:sz w:val="17"/>
                <w:szCs w:val="17"/>
                <w:lang w:eastAsia="ja-JP" w:bidi="ar-SA"/>
              </w:rPr>
              <w:t xml:space="preserve">            &lt;/TaskRequestedProperties&gt;</w:t>
            </w:r>
          </w:p>
          <w:p w14:paraId="37099542" w14:textId="77777777" w:rsidR="00E62D78" w:rsidRPr="00E62D78" w:rsidRDefault="00E62D78" w:rsidP="00E62D78">
            <w:pPr>
              <w:autoSpaceDE w:val="0"/>
              <w:autoSpaceDN w:val="0"/>
              <w:adjustRightInd w:val="0"/>
              <w:spacing w:line="360" w:lineRule="auto"/>
              <w:rPr>
                <w:rFonts w:ascii="Lucida Console" w:hAnsi="Lucida Console" w:cs="Lucida Console"/>
                <w:sz w:val="17"/>
                <w:szCs w:val="17"/>
                <w:lang w:eastAsia="ja-JP" w:bidi="ar-SA"/>
              </w:rPr>
            </w:pPr>
            <w:r w:rsidRPr="00E62D78">
              <w:rPr>
                <w:rFonts w:ascii="Lucida Console" w:hAnsi="Lucida Console" w:cs="Lucida Console"/>
                <w:sz w:val="17"/>
                <w:szCs w:val="17"/>
                <w:lang w:eastAsia="ja-JP" w:bidi="ar-SA"/>
              </w:rPr>
              <w:t xml:space="preserve">            &lt;AssignmentRequestedProperties&gt;</w:t>
            </w:r>
          </w:p>
          <w:p w14:paraId="05AFE078" w14:textId="77777777" w:rsidR="00E62D78" w:rsidRPr="00E62D78" w:rsidRDefault="00E62D78" w:rsidP="00E62D78">
            <w:pPr>
              <w:autoSpaceDE w:val="0"/>
              <w:autoSpaceDN w:val="0"/>
              <w:adjustRightInd w:val="0"/>
              <w:spacing w:line="360" w:lineRule="auto"/>
              <w:rPr>
                <w:rFonts w:ascii="Lucida Console" w:hAnsi="Lucida Console" w:cs="Lucida Console"/>
                <w:sz w:val="17"/>
                <w:szCs w:val="17"/>
                <w:lang w:eastAsia="ja-JP" w:bidi="ar-SA"/>
              </w:rPr>
            </w:pPr>
            <w:r w:rsidRPr="00E62D78">
              <w:rPr>
                <w:rFonts w:ascii="Lucida Console" w:hAnsi="Lucida Console" w:cs="Lucida Console"/>
                <w:sz w:val="17"/>
                <w:szCs w:val="17"/>
                <w:lang w:eastAsia="ja-JP" w:bidi="ar-SA"/>
              </w:rPr>
              <w:t xml:space="preserve">                &lt;Item&gt;Key&lt;/Item&gt;</w:t>
            </w:r>
          </w:p>
          <w:p w14:paraId="474306C1" w14:textId="77777777" w:rsidR="00E62D78" w:rsidRPr="00E62D78" w:rsidRDefault="00E62D78" w:rsidP="00E62D78">
            <w:pPr>
              <w:autoSpaceDE w:val="0"/>
              <w:autoSpaceDN w:val="0"/>
              <w:adjustRightInd w:val="0"/>
              <w:spacing w:line="360" w:lineRule="auto"/>
              <w:rPr>
                <w:rFonts w:ascii="Lucida Console" w:hAnsi="Lucida Console" w:cs="Lucida Console"/>
                <w:sz w:val="17"/>
                <w:szCs w:val="17"/>
                <w:lang w:eastAsia="ja-JP" w:bidi="ar-SA"/>
              </w:rPr>
            </w:pPr>
            <w:r w:rsidRPr="00E62D78">
              <w:rPr>
                <w:rFonts w:ascii="Lucida Console" w:hAnsi="Lucida Console" w:cs="Lucida Console"/>
                <w:sz w:val="17"/>
                <w:szCs w:val="17"/>
                <w:lang w:eastAsia="ja-JP" w:bidi="ar-SA"/>
              </w:rPr>
              <w:t xml:space="preserve">                &lt;Item&gt;Start&lt;/Item&gt;</w:t>
            </w:r>
          </w:p>
          <w:p w14:paraId="7166E590" w14:textId="77777777" w:rsidR="00E62D78" w:rsidRPr="00E62D78" w:rsidRDefault="00E62D78" w:rsidP="00E62D78">
            <w:pPr>
              <w:autoSpaceDE w:val="0"/>
              <w:autoSpaceDN w:val="0"/>
              <w:adjustRightInd w:val="0"/>
              <w:spacing w:line="360" w:lineRule="auto"/>
              <w:rPr>
                <w:rFonts w:ascii="Lucida Console" w:hAnsi="Lucida Console" w:cs="Lucida Console"/>
                <w:sz w:val="17"/>
                <w:szCs w:val="17"/>
                <w:lang w:eastAsia="ja-JP" w:bidi="ar-SA"/>
              </w:rPr>
            </w:pPr>
            <w:r w:rsidRPr="00E62D78">
              <w:rPr>
                <w:rFonts w:ascii="Lucida Console" w:hAnsi="Lucida Console" w:cs="Lucida Console"/>
                <w:sz w:val="17"/>
                <w:szCs w:val="17"/>
                <w:lang w:eastAsia="ja-JP" w:bidi="ar-SA"/>
              </w:rPr>
              <w:t xml:space="preserve">                &lt;Item&gt;Finish&lt;/Item&gt;</w:t>
            </w:r>
          </w:p>
          <w:p w14:paraId="1381C225" w14:textId="77777777" w:rsidR="00E62D78" w:rsidRPr="00E62D78" w:rsidRDefault="00E62D78" w:rsidP="00E62D78">
            <w:pPr>
              <w:autoSpaceDE w:val="0"/>
              <w:autoSpaceDN w:val="0"/>
              <w:adjustRightInd w:val="0"/>
              <w:spacing w:line="360" w:lineRule="auto"/>
              <w:rPr>
                <w:rFonts w:ascii="Lucida Console" w:hAnsi="Lucida Console" w:cs="Lucida Console"/>
                <w:sz w:val="17"/>
                <w:szCs w:val="17"/>
                <w:lang w:eastAsia="ja-JP" w:bidi="ar-SA"/>
              </w:rPr>
            </w:pPr>
            <w:r w:rsidRPr="00E62D78">
              <w:rPr>
                <w:rFonts w:ascii="Lucida Console" w:hAnsi="Lucida Console" w:cs="Lucida Console"/>
                <w:sz w:val="17"/>
                <w:szCs w:val="17"/>
                <w:lang w:eastAsia="ja-JP" w:bidi="ar-SA"/>
              </w:rPr>
              <w:t xml:space="preserve">            &lt;/AssignmentRequestedProperties&gt;</w:t>
            </w:r>
          </w:p>
          <w:p w14:paraId="7401D097" w14:textId="77777777" w:rsidR="00E62D78" w:rsidRPr="00E62D78" w:rsidRDefault="00E62D78" w:rsidP="00E62D78">
            <w:pPr>
              <w:autoSpaceDE w:val="0"/>
              <w:autoSpaceDN w:val="0"/>
              <w:adjustRightInd w:val="0"/>
              <w:spacing w:line="360" w:lineRule="auto"/>
              <w:rPr>
                <w:rFonts w:ascii="Lucida Console" w:hAnsi="Lucida Console" w:cs="Lucida Console"/>
                <w:sz w:val="17"/>
                <w:szCs w:val="17"/>
                <w:lang w:eastAsia="ja-JP" w:bidi="ar-SA"/>
              </w:rPr>
            </w:pPr>
            <w:r w:rsidRPr="00E62D78">
              <w:rPr>
                <w:rFonts w:ascii="Lucida Console" w:hAnsi="Lucida Console" w:cs="Lucida Console"/>
                <w:sz w:val="17"/>
                <w:szCs w:val="17"/>
                <w:lang w:eastAsia="ja-JP" w:bidi="ar-SA"/>
              </w:rPr>
              <w:t xml:space="preserve">            &lt;ReturnSchedulingError&gt;false&lt;/ReturnSchedulingError&gt;</w:t>
            </w:r>
          </w:p>
          <w:p w14:paraId="04AC382E" w14:textId="77777777" w:rsidR="00E62D78" w:rsidRPr="00E62D78" w:rsidRDefault="00E62D78" w:rsidP="00E62D78">
            <w:pPr>
              <w:autoSpaceDE w:val="0"/>
              <w:autoSpaceDN w:val="0"/>
              <w:adjustRightInd w:val="0"/>
              <w:spacing w:line="360" w:lineRule="auto"/>
              <w:rPr>
                <w:rFonts w:ascii="Lucida Console" w:hAnsi="Lucida Console" w:cs="Lucida Console"/>
                <w:sz w:val="17"/>
                <w:szCs w:val="17"/>
                <w:lang w:eastAsia="ja-JP" w:bidi="ar-SA"/>
              </w:rPr>
            </w:pPr>
            <w:r w:rsidRPr="00E62D78">
              <w:rPr>
                <w:rFonts w:ascii="Lucida Console" w:hAnsi="Lucida Console" w:cs="Lucida Console"/>
                <w:sz w:val="17"/>
                <w:szCs w:val="17"/>
                <w:lang w:eastAsia="ja-JP" w:bidi="ar-SA"/>
              </w:rPr>
              <w:t xml:space="preserve">        &lt;/ProcessTaskEx&gt;</w:t>
            </w:r>
          </w:p>
          <w:p w14:paraId="5DF3F1FC" w14:textId="77777777" w:rsidR="00E62D78" w:rsidRPr="00E62D78" w:rsidRDefault="00E62D78" w:rsidP="00E62D78">
            <w:pPr>
              <w:autoSpaceDE w:val="0"/>
              <w:autoSpaceDN w:val="0"/>
              <w:adjustRightInd w:val="0"/>
              <w:spacing w:line="360" w:lineRule="auto"/>
              <w:rPr>
                <w:rFonts w:ascii="Lucida Console" w:hAnsi="Lucida Console" w:cs="Lucida Console"/>
                <w:sz w:val="17"/>
                <w:szCs w:val="17"/>
                <w:lang w:eastAsia="ja-JP" w:bidi="ar-SA"/>
              </w:rPr>
            </w:pPr>
            <w:r w:rsidRPr="00E62D78">
              <w:rPr>
                <w:rFonts w:ascii="Lucida Console" w:hAnsi="Lucida Console" w:cs="Lucida Console"/>
                <w:sz w:val="17"/>
                <w:szCs w:val="17"/>
                <w:lang w:eastAsia="ja-JP" w:bidi="ar-SA"/>
              </w:rPr>
              <w:t xml:space="preserve">    &lt;/s:Body&gt;</w:t>
            </w:r>
          </w:p>
          <w:p w14:paraId="0B88C0D7" w14:textId="4D711BEC" w:rsidR="00650BE8" w:rsidRPr="00CC7998" w:rsidRDefault="00E62D78" w:rsidP="00DB537E">
            <w:pPr>
              <w:autoSpaceDE w:val="0"/>
              <w:autoSpaceDN w:val="0"/>
              <w:adjustRightInd w:val="0"/>
              <w:spacing w:line="360" w:lineRule="auto"/>
              <w:rPr>
                <w:rFonts w:ascii="Lucida Console" w:hAnsi="Lucida Console" w:cs="Lucida Console"/>
                <w:sz w:val="17"/>
                <w:szCs w:val="17"/>
                <w:lang w:eastAsia="ja-JP"/>
              </w:rPr>
            </w:pPr>
            <w:r w:rsidRPr="00E62D78">
              <w:rPr>
                <w:rFonts w:ascii="Lucida Console" w:hAnsi="Lucida Console" w:cs="Lucida Console"/>
                <w:sz w:val="17"/>
                <w:szCs w:val="17"/>
                <w:lang w:eastAsia="ja-JP" w:bidi="ar-SA"/>
              </w:rPr>
              <w:t>&lt;/s:Envelope&gt;</w:t>
            </w:r>
          </w:p>
        </w:tc>
      </w:tr>
    </w:tbl>
    <w:p w14:paraId="0E11044B" w14:textId="532FD999" w:rsidR="00982515" w:rsidRPr="00224137" w:rsidRDefault="003E745F" w:rsidP="003C422C">
      <w:pPr>
        <w:pStyle w:val="Heading4"/>
      </w:pPr>
      <w:bookmarkStart w:id="845" w:name="_Toc322511744"/>
      <w:r w:rsidRPr="00224137">
        <w:t>Response</w:t>
      </w:r>
      <w:bookmarkEnd w:id="845"/>
      <w:r w:rsidR="00650BE8">
        <w:t xml:space="preserve"> Message</w:t>
      </w:r>
    </w:p>
    <w:p w14:paraId="76092640" w14:textId="50FF71D2" w:rsidR="00420DA9" w:rsidRDefault="003E745F" w:rsidP="003C422C">
      <w:pPr>
        <w:pStyle w:val="BodyText3"/>
        <w:ind w:left="0"/>
      </w:pPr>
      <w:r>
        <w:t xml:space="preserve">On success, a message will be returned with </w:t>
      </w:r>
      <w:r w:rsidR="00982515">
        <w:t xml:space="preserve">task data according to the settings of the </w:t>
      </w:r>
      <w:r w:rsidR="00E15177" w:rsidRPr="00E15177">
        <w:t>TaskRequestedProperties</w:t>
      </w:r>
      <w:r w:rsidR="00E15177" w:rsidRPr="00E15177" w:rsidDel="00E15177">
        <w:t xml:space="preserve"> </w:t>
      </w:r>
      <w:r w:rsidR="00982515">
        <w:t>in the request message. For example</w:t>
      </w:r>
      <w:r w:rsidR="00420DA9">
        <w:t xml:space="preserve"> if the request message specified the requested properties</w:t>
      </w:r>
      <w:r w:rsidR="00CF7093">
        <w:t>.</w:t>
      </w:r>
    </w:p>
    <w:p w14:paraId="286A31C9" w14:textId="43E82F2A" w:rsidR="00650BE8" w:rsidRDefault="00650BE8" w:rsidP="003C422C">
      <w:pPr>
        <w:pStyle w:val="BodyText3"/>
        <w:ind w:left="0"/>
      </w:pPr>
      <w:r>
        <w:t>TaskRequestedProperties Example:</w:t>
      </w:r>
    </w:p>
    <w:tbl>
      <w:tblPr>
        <w:tblW w:w="0" w:type="auto"/>
        <w:tblLook w:val="04A0" w:firstRow="1" w:lastRow="0" w:firstColumn="1" w:lastColumn="0" w:noHBand="0" w:noVBand="1"/>
      </w:tblPr>
      <w:tblGrid>
        <w:gridCol w:w="10296"/>
      </w:tblGrid>
      <w:tr w:rsidR="00650BE8" w14:paraId="3894C36A" w14:textId="77777777" w:rsidTr="00CC7998">
        <w:trPr>
          <w:trHeight w:val="736"/>
        </w:trPr>
        <w:tc>
          <w:tcPr>
            <w:tcW w:w="10296" w:type="dxa"/>
          </w:tcPr>
          <w:p w14:paraId="5F025899" w14:textId="77777777" w:rsidR="00F16BEA" w:rsidRPr="003A41C1" w:rsidRDefault="00F16BEA" w:rsidP="00F16BEA">
            <w:pPr>
              <w:autoSpaceDE w:val="0"/>
              <w:autoSpaceDN w:val="0"/>
              <w:adjustRightInd w:val="0"/>
              <w:spacing w:line="360" w:lineRule="auto"/>
              <w:rPr>
                <w:rFonts w:ascii="Lucida Console" w:hAnsi="Lucida Console" w:cs="Lucida Console"/>
                <w:sz w:val="17"/>
                <w:szCs w:val="17"/>
                <w:lang w:eastAsia="ja-JP" w:bidi="ar-SA"/>
              </w:rPr>
            </w:pPr>
            <w:r w:rsidRPr="003A41C1">
              <w:rPr>
                <w:rFonts w:ascii="Lucida Console" w:hAnsi="Lucida Console" w:cs="Lucida Console"/>
                <w:sz w:val="17"/>
                <w:szCs w:val="17"/>
                <w:lang w:eastAsia="ja-JP" w:bidi="ar-SA"/>
              </w:rPr>
              <w:t xml:space="preserve">            &lt;TaskRequestedProperties&gt;</w:t>
            </w:r>
          </w:p>
          <w:p w14:paraId="780DC8DC" w14:textId="77777777" w:rsidR="00F16BEA" w:rsidRPr="003A41C1" w:rsidRDefault="00F16BEA" w:rsidP="00F16BEA">
            <w:pPr>
              <w:autoSpaceDE w:val="0"/>
              <w:autoSpaceDN w:val="0"/>
              <w:adjustRightInd w:val="0"/>
              <w:spacing w:line="360" w:lineRule="auto"/>
              <w:rPr>
                <w:rFonts w:ascii="Lucida Console" w:hAnsi="Lucida Console" w:cs="Lucida Console"/>
                <w:sz w:val="17"/>
                <w:szCs w:val="17"/>
                <w:lang w:eastAsia="ja-JP" w:bidi="ar-SA"/>
              </w:rPr>
            </w:pPr>
            <w:r w:rsidRPr="003A41C1">
              <w:rPr>
                <w:rFonts w:ascii="Lucida Console" w:hAnsi="Lucida Console" w:cs="Lucida Console"/>
                <w:sz w:val="17"/>
                <w:szCs w:val="17"/>
                <w:lang w:eastAsia="ja-JP" w:bidi="ar-SA"/>
              </w:rPr>
              <w:t xml:space="preserve">                &lt;Item&gt;Key&lt;/Item&gt;</w:t>
            </w:r>
          </w:p>
          <w:p w14:paraId="43DF939C" w14:textId="77777777" w:rsidR="00F16BEA" w:rsidRPr="003A41C1" w:rsidRDefault="00F16BEA" w:rsidP="00F16BEA">
            <w:pPr>
              <w:autoSpaceDE w:val="0"/>
              <w:autoSpaceDN w:val="0"/>
              <w:adjustRightInd w:val="0"/>
              <w:spacing w:line="360" w:lineRule="auto"/>
              <w:rPr>
                <w:rFonts w:ascii="Lucida Console" w:hAnsi="Lucida Console" w:cs="Lucida Console"/>
                <w:sz w:val="17"/>
                <w:szCs w:val="17"/>
                <w:lang w:eastAsia="ja-JP" w:bidi="ar-SA"/>
              </w:rPr>
            </w:pPr>
            <w:r w:rsidRPr="003A41C1">
              <w:rPr>
                <w:rFonts w:ascii="Lucida Console" w:hAnsi="Lucida Console" w:cs="Lucida Console"/>
                <w:sz w:val="17"/>
                <w:szCs w:val="17"/>
                <w:lang w:eastAsia="ja-JP" w:bidi="ar-SA"/>
              </w:rPr>
              <w:t xml:space="preserve">                &lt;Item&gt;CallID&lt;/Item&gt;</w:t>
            </w:r>
          </w:p>
          <w:p w14:paraId="732EB2E4" w14:textId="77777777" w:rsidR="00F16BEA" w:rsidRPr="003A41C1" w:rsidRDefault="00F16BEA" w:rsidP="00F16BEA">
            <w:pPr>
              <w:autoSpaceDE w:val="0"/>
              <w:autoSpaceDN w:val="0"/>
              <w:adjustRightInd w:val="0"/>
              <w:spacing w:line="360" w:lineRule="auto"/>
              <w:rPr>
                <w:rFonts w:ascii="Lucida Console" w:hAnsi="Lucida Console" w:cs="Lucida Console"/>
                <w:sz w:val="17"/>
                <w:szCs w:val="17"/>
                <w:lang w:eastAsia="ja-JP" w:bidi="ar-SA"/>
              </w:rPr>
            </w:pPr>
            <w:r w:rsidRPr="003A41C1">
              <w:rPr>
                <w:rFonts w:ascii="Lucida Console" w:hAnsi="Lucida Console" w:cs="Lucida Console"/>
                <w:sz w:val="17"/>
                <w:szCs w:val="17"/>
                <w:lang w:eastAsia="ja-JP" w:bidi="ar-SA"/>
              </w:rPr>
              <w:t xml:space="preserve">                &lt;Item&gt;Number&lt;/Item&gt;</w:t>
            </w:r>
          </w:p>
          <w:p w14:paraId="6191D242" w14:textId="77777777" w:rsidR="00F16BEA" w:rsidRPr="003A41C1" w:rsidRDefault="00F16BEA" w:rsidP="00F16BEA">
            <w:pPr>
              <w:autoSpaceDE w:val="0"/>
              <w:autoSpaceDN w:val="0"/>
              <w:adjustRightInd w:val="0"/>
              <w:spacing w:line="360" w:lineRule="auto"/>
              <w:rPr>
                <w:rFonts w:ascii="Lucida Console" w:hAnsi="Lucida Console" w:cs="Lucida Console"/>
                <w:sz w:val="17"/>
                <w:szCs w:val="17"/>
                <w:lang w:eastAsia="ja-JP" w:bidi="ar-SA"/>
              </w:rPr>
            </w:pPr>
            <w:r w:rsidRPr="003A41C1">
              <w:rPr>
                <w:rFonts w:ascii="Lucida Console" w:hAnsi="Lucida Console" w:cs="Lucida Console"/>
                <w:sz w:val="17"/>
                <w:szCs w:val="17"/>
                <w:lang w:eastAsia="ja-JP" w:bidi="ar-SA"/>
              </w:rPr>
              <w:t xml:space="preserve">                &lt;Item&gt;TaskID&lt;/Item&gt;</w:t>
            </w:r>
          </w:p>
          <w:p w14:paraId="323C0A84" w14:textId="77777777" w:rsidR="00F16BEA" w:rsidRPr="003A41C1" w:rsidRDefault="00F16BEA" w:rsidP="00F16BEA">
            <w:pPr>
              <w:autoSpaceDE w:val="0"/>
              <w:autoSpaceDN w:val="0"/>
              <w:adjustRightInd w:val="0"/>
              <w:spacing w:line="360" w:lineRule="auto"/>
              <w:rPr>
                <w:rFonts w:ascii="Lucida Console" w:hAnsi="Lucida Console" w:cs="Lucida Console"/>
                <w:sz w:val="17"/>
                <w:szCs w:val="17"/>
                <w:lang w:eastAsia="ja-JP" w:bidi="ar-SA"/>
              </w:rPr>
            </w:pPr>
            <w:r w:rsidRPr="003A41C1">
              <w:rPr>
                <w:rFonts w:ascii="Lucida Console" w:hAnsi="Lucida Console" w:cs="Lucida Console"/>
                <w:sz w:val="17"/>
                <w:szCs w:val="17"/>
                <w:lang w:eastAsia="ja-JP" w:bidi="ar-SA"/>
              </w:rPr>
              <w:t xml:space="preserve">                &lt;Item&gt;MUSTJobNumber&lt;/Item&gt;</w:t>
            </w:r>
          </w:p>
          <w:p w14:paraId="4B5C8CDC" w14:textId="185D0C4E" w:rsidR="00650BE8" w:rsidRDefault="00F16BEA" w:rsidP="00DB537E">
            <w:pPr>
              <w:autoSpaceDE w:val="0"/>
              <w:autoSpaceDN w:val="0"/>
              <w:adjustRightInd w:val="0"/>
              <w:spacing w:line="360" w:lineRule="auto"/>
            </w:pPr>
            <w:r w:rsidRPr="003A41C1">
              <w:rPr>
                <w:rFonts w:ascii="Lucida Console" w:hAnsi="Lucida Console" w:cs="Lucida Console"/>
                <w:sz w:val="17"/>
                <w:szCs w:val="17"/>
                <w:lang w:eastAsia="ja-JP" w:bidi="ar-SA"/>
              </w:rPr>
              <w:t xml:space="preserve">            &lt;/TaskRequestedProperties&gt;</w:t>
            </w:r>
          </w:p>
        </w:tc>
      </w:tr>
    </w:tbl>
    <w:p w14:paraId="3DDE5836" w14:textId="6791D20F" w:rsidR="003E745F" w:rsidRDefault="00650BE8" w:rsidP="003C422C">
      <w:pPr>
        <w:pStyle w:val="BodyText3"/>
        <w:ind w:left="0"/>
      </w:pPr>
      <w:r>
        <w:t>T</w:t>
      </w:r>
      <w:r w:rsidR="00420DA9">
        <w:t xml:space="preserve">he response </w:t>
      </w:r>
      <w:r>
        <w:t>should resemble the following:</w:t>
      </w:r>
    </w:p>
    <w:tbl>
      <w:tblPr>
        <w:tblW w:w="0" w:type="auto"/>
        <w:tblLook w:val="04A0" w:firstRow="1" w:lastRow="0" w:firstColumn="1" w:lastColumn="0" w:noHBand="0" w:noVBand="1"/>
      </w:tblPr>
      <w:tblGrid>
        <w:gridCol w:w="10296"/>
      </w:tblGrid>
      <w:tr w:rsidR="00650BE8" w:rsidRPr="00FD5DF5" w14:paraId="5BFE73DF" w14:textId="77777777" w:rsidTr="00650BE8">
        <w:tc>
          <w:tcPr>
            <w:tcW w:w="10296" w:type="dxa"/>
          </w:tcPr>
          <w:p w14:paraId="633725D6" w14:textId="77777777" w:rsidR="00E62D78" w:rsidRPr="00E62D78" w:rsidRDefault="00E62D78" w:rsidP="00E62D78">
            <w:pPr>
              <w:autoSpaceDE w:val="0"/>
              <w:autoSpaceDN w:val="0"/>
              <w:adjustRightInd w:val="0"/>
              <w:spacing w:line="360" w:lineRule="auto"/>
              <w:rPr>
                <w:rFonts w:ascii="Lucida Console" w:hAnsi="Lucida Console" w:cs="Lucida Console"/>
                <w:sz w:val="17"/>
                <w:szCs w:val="17"/>
                <w:lang w:eastAsia="ja-JP" w:bidi="ar-SA"/>
              </w:rPr>
            </w:pPr>
            <w:r w:rsidRPr="00E62D78">
              <w:rPr>
                <w:rFonts w:ascii="Lucida Console" w:hAnsi="Lucida Console" w:cs="Lucida Console"/>
                <w:sz w:val="17"/>
                <w:szCs w:val="17"/>
                <w:lang w:eastAsia="ja-JP" w:bidi="ar-SA"/>
              </w:rPr>
              <w:t>&lt;s:Envelope xmlns:s = "http://schemas.xmlsoap.org/soap/envelope/"&gt;</w:t>
            </w:r>
          </w:p>
          <w:p w14:paraId="55B36E1D" w14:textId="77777777" w:rsidR="00E62D78" w:rsidRPr="00E62D78" w:rsidRDefault="00E62D78" w:rsidP="00E62D78">
            <w:pPr>
              <w:autoSpaceDE w:val="0"/>
              <w:autoSpaceDN w:val="0"/>
              <w:adjustRightInd w:val="0"/>
              <w:spacing w:line="360" w:lineRule="auto"/>
              <w:rPr>
                <w:rFonts w:ascii="Lucida Console" w:hAnsi="Lucida Console" w:cs="Lucida Console"/>
                <w:sz w:val="17"/>
                <w:szCs w:val="17"/>
                <w:lang w:eastAsia="ja-JP" w:bidi="ar-SA"/>
              </w:rPr>
            </w:pPr>
            <w:r w:rsidRPr="00E62D78">
              <w:rPr>
                <w:rFonts w:ascii="Lucida Console" w:hAnsi="Lucida Console" w:cs="Lucida Console"/>
                <w:sz w:val="17"/>
                <w:szCs w:val="17"/>
                <w:lang w:eastAsia="ja-JP" w:bidi="ar-SA"/>
              </w:rPr>
              <w:t xml:space="preserve">    &lt;s:Body&gt;</w:t>
            </w:r>
          </w:p>
          <w:p w14:paraId="5F943389" w14:textId="77777777" w:rsidR="00E62D78" w:rsidRPr="00E62D78" w:rsidRDefault="00E62D78" w:rsidP="00E62D78">
            <w:pPr>
              <w:autoSpaceDE w:val="0"/>
              <w:autoSpaceDN w:val="0"/>
              <w:adjustRightInd w:val="0"/>
              <w:spacing w:line="360" w:lineRule="auto"/>
              <w:rPr>
                <w:rFonts w:ascii="Lucida Console" w:hAnsi="Lucida Console" w:cs="Lucida Console"/>
                <w:sz w:val="17"/>
                <w:szCs w:val="17"/>
                <w:lang w:eastAsia="ja-JP" w:bidi="ar-SA"/>
              </w:rPr>
            </w:pPr>
            <w:r w:rsidRPr="00E62D78">
              <w:rPr>
                <w:rFonts w:ascii="Lucida Console" w:hAnsi="Lucida Console" w:cs="Lucida Console"/>
                <w:sz w:val="17"/>
                <w:szCs w:val="17"/>
                <w:lang w:eastAsia="ja-JP" w:bidi="ar-SA"/>
              </w:rPr>
              <w:t xml:space="preserve">        &lt;ProcessTaskExResponse xmlns = "http://www.clicksoftware.com"&gt;</w:t>
            </w:r>
          </w:p>
          <w:p w14:paraId="538A0947" w14:textId="77777777" w:rsidR="00E62D78" w:rsidRPr="00E62D78" w:rsidRDefault="00E62D78" w:rsidP="00E62D78">
            <w:pPr>
              <w:autoSpaceDE w:val="0"/>
              <w:autoSpaceDN w:val="0"/>
              <w:adjustRightInd w:val="0"/>
              <w:spacing w:line="360" w:lineRule="auto"/>
              <w:rPr>
                <w:rFonts w:ascii="Lucida Console" w:hAnsi="Lucida Console" w:cs="Lucida Console"/>
                <w:sz w:val="17"/>
                <w:szCs w:val="17"/>
                <w:lang w:eastAsia="ja-JP" w:bidi="ar-SA"/>
              </w:rPr>
            </w:pPr>
            <w:r w:rsidRPr="00E62D78">
              <w:rPr>
                <w:rFonts w:ascii="Lucida Console" w:hAnsi="Lucida Console" w:cs="Lucida Console"/>
                <w:sz w:val="17"/>
                <w:szCs w:val="17"/>
                <w:lang w:eastAsia="ja-JP" w:bidi="ar-SA"/>
              </w:rPr>
              <w:t xml:space="preserve">            &lt;ReturnCode&gt;Success&lt;/ReturnCode&gt;</w:t>
            </w:r>
          </w:p>
          <w:p w14:paraId="7192C1F4" w14:textId="77777777" w:rsidR="00E62D78" w:rsidRPr="00E62D78" w:rsidRDefault="00E62D78" w:rsidP="00E62D78">
            <w:pPr>
              <w:autoSpaceDE w:val="0"/>
              <w:autoSpaceDN w:val="0"/>
              <w:adjustRightInd w:val="0"/>
              <w:spacing w:line="360" w:lineRule="auto"/>
              <w:rPr>
                <w:rFonts w:ascii="Lucida Console" w:hAnsi="Lucida Console" w:cs="Lucida Console"/>
                <w:sz w:val="17"/>
                <w:szCs w:val="17"/>
                <w:lang w:eastAsia="ja-JP" w:bidi="ar-SA"/>
              </w:rPr>
            </w:pPr>
            <w:r w:rsidRPr="00E62D78">
              <w:rPr>
                <w:rFonts w:ascii="Lucida Console" w:hAnsi="Lucida Console" w:cs="Lucida Console"/>
                <w:sz w:val="17"/>
                <w:szCs w:val="17"/>
                <w:lang w:eastAsia="ja-JP" w:bidi="ar-SA"/>
              </w:rPr>
              <w:t xml:space="preserve">            &lt;Task&gt;</w:t>
            </w:r>
          </w:p>
          <w:p w14:paraId="2627B3B0" w14:textId="77777777" w:rsidR="00E62D78" w:rsidRPr="00E62D78" w:rsidRDefault="00E62D78" w:rsidP="00E62D78">
            <w:pPr>
              <w:autoSpaceDE w:val="0"/>
              <w:autoSpaceDN w:val="0"/>
              <w:adjustRightInd w:val="0"/>
              <w:spacing w:line="360" w:lineRule="auto"/>
              <w:rPr>
                <w:rFonts w:ascii="Lucida Console" w:hAnsi="Lucida Console" w:cs="Lucida Console"/>
                <w:sz w:val="17"/>
                <w:szCs w:val="17"/>
                <w:lang w:eastAsia="ja-JP" w:bidi="ar-SA"/>
              </w:rPr>
            </w:pPr>
            <w:r w:rsidRPr="00E62D78">
              <w:rPr>
                <w:rFonts w:ascii="Lucida Console" w:hAnsi="Lucida Console" w:cs="Lucida Console"/>
                <w:sz w:val="17"/>
                <w:szCs w:val="17"/>
                <w:lang w:eastAsia="ja-JP" w:bidi="ar-SA"/>
              </w:rPr>
              <w:t xml:space="preserve">                &lt;Key&gt;39765236&lt;/Key&gt;</w:t>
            </w:r>
          </w:p>
          <w:p w14:paraId="5C253F20" w14:textId="3DAA592B" w:rsidR="00E62D78" w:rsidRPr="00E62D78" w:rsidRDefault="00E62D78" w:rsidP="00E62D78">
            <w:pPr>
              <w:autoSpaceDE w:val="0"/>
              <w:autoSpaceDN w:val="0"/>
              <w:adjustRightInd w:val="0"/>
              <w:spacing w:line="360" w:lineRule="auto"/>
              <w:rPr>
                <w:rFonts w:ascii="Lucida Console" w:hAnsi="Lucida Console" w:cs="Lucida Console"/>
                <w:sz w:val="17"/>
                <w:szCs w:val="17"/>
                <w:lang w:eastAsia="ja-JP" w:bidi="ar-SA"/>
              </w:rPr>
            </w:pPr>
            <w:r w:rsidRPr="00E62D78">
              <w:rPr>
                <w:rFonts w:ascii="Lucida Console" w:hAnsi="Lucida Console" w:cs="Lucida Console"/>
                <w:sz w:val="17"/>
                <w:szCs w:val="17"/>
                <w:lang w:eastAsia="ja-JP" w:bidi="ar-SA"/>
              </w:rPr>
              <w:t xml:space="preserve">                </w:t>
            </w:r>
            <w:del w:id="846" w:author="Duncan Hardie" w:date="2014-04-15T10:26:00Z">
              <w:r w:rsidRPr="00E62D78" w:rsidDel="00AA61B2">
                <w:rPr>
                  <w:rFonts w:ascii="Lucida Console" w:hAnsi="Lucida Console" w:cs="Lucida Console"/>
                  <w:sz w:val="17"/>
                  <w:szCs w:val="17"/>
                  <w:lang w:eastAsia="ja-JP" w:bidi="ar-SA"/>
                </w:rPr>
                <w:delText>&lt;CallID&gt;</w:delText>
              </w:r>
            </w:del>
            <w:ins w:id="847" w:author="Duncan Hardie" w:date="2014-04-15T10:26:00Z">
              <w:r w:rsidR="00AA61B2">
                <w:rPr>
                  <w:rFonts w:ascii="Lucida Console" w:hAnsi="Lucida Console" w:cs="Lucida Console"/>
                  <w:sz w:val="17"/>
                  <w:szCs w:val="17"/>
                  <w:lang w:eastAsia="ja-JP" w:bidi="ar-SA"/>
                </w:rPr>
                <w:t>&lt;CallID&gt;GB-</w:t>
              </w:r>
            </w:ins>
            <w:r w:rsidRPr="00E62D78">
              <w:rPr>
                <w:rFonts w:ascii="Lucida Console" w:hAnsi="Lucida Console" w:cs="Lucida Console"/>
                <w:sz w:val="17"/>
                <w:szCs w:val="17"/>
                <w:lang w:eastAsia="ja-JP" w:bidi="ar-SA"/>
              </w:rPr>
              <w:t>A1234567</w:t>
            </w:r>
            <w:del w:id="848" w:author="Duncan Hardie" w:date="2014-04-15T10:26:00Z">
              <w:r w:rsidRPr="00E62D78" w:rsidDel="00AA61B2">
                <w:rPr>
                  <w:rFonts w:ascii="Lucida Console" w:hAnsi="Lucida Console" w:cs="Lucida Console"/>
                  <w:sz w:val="17"/>
                  <w:szCs w:val="17"/>
                  <w:lang w:eastAsia="ja-JP" w:bidi="ar-SA"/>
                </w:rPr>
                <w:delText>&lt;/CallID&gt;</w:delText>
              </w:r>
            </w:del>
            <w:ins w:id="849" w:author="Duncan Hardie" w:date="2014-04-15T10:26:00Z">
              <w:r w:rsidR="00AA61B2">
                <w:rPr>
                  <w:rFonts w:ascii="Lucida Console" w:hAnsi="Lucida Console" w:cs="Lucida Console"/>
                  <w:sz w:val="17"/>
                  <w:szCs w:val="17"/>
                  <w:lang w:eastAsia="ja-JP" w:bidi="ar-SA"/>
                </w:rPr>
                <w:t>-1&lt;/CallID&gt;</w:t>
              </w:r>
            </w:ins>
          </w:p>
          <w:p w14:paraId="1BF3A6D0" w14:textId="77777777" w:rsidR="00E62D78" w:rsidRPr="00E62D78" w:rsidRDefault="00E62D78" w:rsidP="00E62D78">
            <w:pPr>
              <w:autoSpaceDE w:val="0"/>
              <w:autoSpaceDN w:val="0"/>
              <w:adjustRightInd w:val="0"/>
              <w:spacing w:line="360" w:lineRule="auto"/>
              <w:rPr>
                <w:rFonts w:ascii="Lucida Console" w:hAnsi="Lucida Console" w:cs="Lucida Console"/>
                <w:sz w:val="17"/>
                <w:szCs w:val="17"/>
                <w:lang w:eastAsia="ja-JP" w:bidi="ar-SA"/>
              </w:rPr>
            </w:pPr>
            <w:r w:rsidRPr="00E62D78">
              <w:rPr>
                <w:rFonts w:ascii="Lucida Console" w:hAnsi="Lucida Console" w:cs="Lucida Console"/>
                <w:sz w:val="17"/>
                <w:szCs w:val="17"/>
                <w:lang w:eastAsia="ja-JP" w:bidi="ar-SA"/>
              </w:rPr>
              <w:t xml:space="preserve">                &lt;Number&gt;1&lt;/Number&gt;</w:t>
            </w:r>
          </w:p>
          <w:p w14:paraId="6D533A86" w14:textId="3ACE1CE4" w:rsidR="00E62D78" w:rsidRPr="00E62D78" w:rsidRDefault="00E62D78" w:rsidP="00E62D78">
            <w:pPr>
              <w:autoSpaceDE w:val="0"/>
              <w:autoSpaceDN w:val="0"/>
              <w:adjustRightInd w:val="0"/>
              <w:spacing w:line="360" w:lineRule="auto"/>
              <w:rPr>
                <w:rFonts w:ascii="Lucida Console" w:hAnsi="Lucida Console" w:cs="Lucida Console"/>
                <w:sz w:val="17"/>
                <w:szCs w:val="17"/>
                <w:lang w:eastAsia="ja-JP" w:bidi="ar-SA"/>
              </w:rPr>
            </w:pPr>
            <w:r w:rsidRPr="00E62D78">
              <w:rPr>
                <w:rFonts w:ascii="Lucida Console" w:hAnsi="Lucida Console" w:cs="Lucida Console"/>
                <w:sz w:val="17"/>
                <w:szCs w:val="17"/>
                <w:lang w:eastAsia="ja-JP" w:bidi="ar-SA"/>
              </w:rPr>
              <w:t xml:space="preserve">                </w:t>
            </w:r>
            <w:del w:id="850" w:author="Duncan Hardie" w:date="2014-04-15T10:30:00Z">
              <w:r w:rsidRPr="00E62D78" w:rsidDel="00AA61B2">
                <w:rPr>
                  <w:rFonts w:ascii="Lucida Console" w:hAnsi="Lucida Console" w:cs="Lucida Console"/>
                  <w:sz w:val="17"/>
                  <w:szCs w:val="17"/>
                  <w:lang w:eastAsia="ja-JP" w:bidi="ar-SA"/>
                </w:rPr>
                <w:delText>&lt;TaskID&gt;FR-A1234567_</w:delText>
              </w:r>
            </w:del>
            <w:ins w:id="851" w:author="Duncan Hardie" w:date="2014-04-15T10:30:00Z">
              <w:r w:rsidR="00AA61B2">
                <w:rPr>
                  <w:rFonts w:ascii="Lucida Console" w:hAnsi="Lucida Console" w:cs="Lucida Console"/>
                  <w:sz w:val="17"/>
                  <w:szCs w:val="17"/>
                  <w:lang w:eastAsia="ja-JP" w:bidi="ar-SA"/>
                </w:rPr>
                <w:t>&lt;TaskID&gt;FR-A1234567-1_</w:t>
              </w:r>
            </w:ins>
            <w:r w:rsidRPr="00E62D78">
              <w:rPr>
                <w:rFonts w:ascii="Lucida Console" w:hAnsi="Lucida Console" w:cs="Lucida Console"/>
                <w:sz w:val="17"/>
                <w:szCs w:val="17"/>
                <w:lang w:eastAsia="ja-JP" w:bidi="ar-SA"/>
              </w:rPr>
              <w:t>D4_20131024T063533&lt;/TaskID&gt;</w:t>
            </w:r>
          </w:p>
          <w:p w14:paraId="2CF91307" w14:textId="77777777" w:rsidR="00E62D78" w:rsidRPr="00E62D78" w:rsidRDefault="00E62D78" w:rsidP="00E62D78">
            <w:pPr>
              <w:autoSpaceDE w:val="0"/>
              <w:autoSpaceDN w:val="0"/>
              <w:adjustRightInd w:val="0"/>
              <w:spacing w:line="360" w:lineRule="auto"/>
              <w:rPr>
                <w:rFonts w:ascii="Lucida Console" w:hAnsi="Lucida Console" w:cs="Lucida Console"/>
                <w:sz w:val="17"/>
                <w:szCs w:val="17"/>
                <w:lang w:eastAsia="ja-JP" w:bidi="ar-SA"/>
              </w:rPr>
            </w:pPr>
            <w:r w:rsidRPr="00E62D78">
              <w:rPr>
                <w:rFonts w:ascii="Lucida Console" w:hAnsi="Lucida Console" w:cs="Lucida Console"/>
                <w:sz w:val="17"/>
                <w:szCs w:val="17"/>
                <w:lang w:eastAsia="ja-JP" w:bidi="ar-SA"/>
              </w:rPr>
              <w:t xml:space="preserve">                &lt;MUSTJobNumber&gt;A1234567&lt;/MUSTJobNumber&gt;</w:t>
            </w:r>
          </w:p>
          <w:p w14:paraId="6A5BC031" w14:textId="77777777" w:rsidR="00E62D78" w:rsidRPr="00E62D78" w:rsidRDefault="00E62D78" w:rsidP="00E62D78">
            <w:pPr>
              <w:autoSpaceDE w:val="0"/>
              <w:autoSpaceDN w:val="0"/>
              <w:adjustRightInd w:val="0"/>
              <w:spacing w:line="360" w:lineRule="auto"/>
              <w:rPr>
                <w:rFonts w:ascii="Lucida Console" w:hAnsi="Lucida Console" w:cs="Lucida Console"/>
                <w:sz w:val="17"/>
                <w:szCs w:val="17"/>
                <w:lang w:eastAsia="ja-JP" w:bidi="ar-SA"/>
              </w:rPr>
            </w:pPr>
            <w:r w:rsidRPr="00E62D78">
              <w:rPr>
                <w:rFonts w:ascii="Lucida Console" w:hAnsi="Lucida Console" w:cs="Lucida Console"/>
                <w:sz w:val="17"/>
                <w:szCs w:val="17"/>
                <w:lang w:eastAsia="ja-JP" w:bidi="ar-SA"/>
              </w:rPr>
              <w:t xml:space="preserve">            &lt;/Task&gt;</w:t>
            </w:r>
          </w:p>
          <w:p w14:paraId="5CE91109" w14:textId="77777777" w:rsidR="00E62D78" w:rsidRPr="00E62D78" w:rsidRDefault="00E62D78" w:rsidP="00E62D78">
            <w:pPr>
              <w:autoSpaceDE w:val="0"/>
              <w:autoSpaceDN w:val="0"/>
              <w:adjustRightInd w:val="0"/>
              <w:spacing w:line="360" w:lineRule="auto"/>
              <w:rPr>
                <w:rFonts w:ascii="Lucida Console" w:hAnsi="Lucida Console" w:cs="Lucida Console"/>
                <w:sz w:val="17"/>
                <w:szCs w:val="17"/>
                <w:lang w:eastAsia="ja-JP" w:bidi="ar-SA"/>
              </w:rPr>
            </w:pPr>
            <w:r w:rsidRPr="00E62D78">
              <w:rPr>
                <w:rFonts w:ascii="Lucida Console" w:hAnsi="Lucida Console" w:cs="Lucida Console"/>
                <w:sz w:val="17"/>
                <w:szCs w:val="17"/>
                <w:lang w:eastAsia="ja-JP" w:bidi="ar-SA"/>
              </w:rPr>
              <w:t xml:space="preserve">        &lt;/ProcessTaskExResponse&gt;</w:t>
            </w:r>
          </w:p>
          <w:p w14:paraId="743F5C0F" w14:textId="77777777" w:rsidR="00E62D78" w:rsidRPr="00E62D78" w:rsidRDefault="00E62D78" w:rsidP="00E62D78">
            <w:pPr>
              <w:autoSpaceDE w:val="0"/>
              <w:autoSpaceDN w:val="0"/>
              <w:adjustRightInd w:val="0"/>
              <w:spacing w:line="360" w:lineRule="auto"/>
              <w:rPr>
                <w:rFonts w:ascii="Lucida Console" w:hAnsi="Lucida Console" w:cs="Lucida Console"/>
                <w:sz w:val="17"/>
                <w:szCs w:val="17"/>
                <w:lang w:eastAsia="ja-JP" w:bidi="ar-SA"/>
              </w:rPr>
            </w:pPr>
            <w:r w:rsidRPr="00E62D78">
              <w:rPr>
                <w:rFonts w:ascii="Lucida Console" w:hAnsi="Lucida Console" w:cs="Lucida Console"/>
                <w:sz w:val="17"/>
                <w:szCs w:val="17"/>
                <w:lang w:eastAsia="ja-JP" w:bidi="ar-SA"/>
              </w:rPr>
              <w:t xml:space="preserve">    &lt;/s:Body&gt;</w:t>
            </w:r>
          </w:p>
          <w:p w14:paraId="71516E39" w14:textId="7F19C14D" w:rsidR="00650BE8" w:rsidRPr="003A41C1" w:rsidRDefault="00E62D78" w:rsidP="00FD5DF5">
            <w:pPr>
              <w:autoSpaceDE w:val="0"/>
              <w:autoSpaceDN w:val="0"/>
              <w:adjustRightInd w:val="0"/>
              <w:spacing w:line="360" w:lineRule="auto"/>
              <w:rPr>
                <w:rFonts w:ascii="Lucida Console" w:hAnsi="Lucida Console" w:cs="Lucida Console"/>
                <w:sz w:val="17"/>
                <w:szCs w:val="17"/>
                <w:lang w:eastAsia="ja-JP" w:bidi="ar-SA"/>
              </w:rPr>
            </w:pPr>
            <w:r w:rsidRPr="00E62D78">
              <w:rPr>
                <w:rFonts w:ascii="Lucida Console" w:hAnsi="Lucida Console" w:cs="Lucida Console"/>
                <w:sz w:val="17"/>
                <w:szCs w:val="17"/>
                <w:lang w:eastAsia="ja-JP" w:bidi="ar-SA"/>
              </w:rPr>
              <w:t>&lt;/s:Envelope&gt;</w:t>
            </w:r>
          </w:p>
        </w:tc>
      </w:tr>
    </w:tbl>
    <w:p w14:paraId="0DF8ED45" w14:textId="77777777" w:rsidR="003C75A5" w:rsidRDefault="003C75A5" w:rsidP="00DB537E">
      <w:pPr>
        <w:spacing w:line="360" w:lineRule="auto"/>
        <w:rPr>
          <w:b/>
          <w:i/>
          <w:szCs w:val="20"/>
          <w:lang w:bidi="ar-SA"/>
        </w:rPr>
      </w:pPr>
      <w:r>
        <w:br w:type="page"/>
      </w:r>
    </w:p>
    <w:p w14:paraId="444A4B75" w14:textId="77777777" w:rsidR="00F03693" w:rsidRDefault="00F03693" w:rsidP="00F03693">
      <w:pPr>
        <w:pStyle w:val="Heading4"/>
        <w:numPr>
          <w:ilvl w:val="2"/>
          <w:numId w:val="2"/>
        </w:numPr>
      </w:pPr>
      <w:bookmarkStart w:id="852" w:name="_Ref370376030"/>
      <w:r>
        <w:t>Multi Stage Task considerations</w:t>
      </w:r>
      <w:bookmarkEnd w:id="852"/>
    </w:p>
    <w:p w14:paraId="713DADA1" w14:textId="77777777" w:rsidR="00F03693" w:rsidRDefault="00F03693" w:rsidP="00F03693">
      <w:pPr>
        <w:pStyle w:val="BodyText"/>
        <w:ind w:left="0"/>
      </w:pPr>
      <w:r>
        <w:t>GEHC will have MST’s in a number of scenarios:</w:t>
      </w:r>
    </w:p>
    <w:p w14:paraId="663AE96E" w14:textId="77777777" w:rsidR="00F03693" w:rsidRDefault="00F03693" w:rsidP="00F03693">
      <w:pPr>
        <w:pStyle w:val="BodyText"/>
        <w:numPr>
          <w:ilvl w:val="0"/>
          <w:numId w:val="137"/>
        </w:numPr>
      </w:pPr>
      <w:r>
        <w:t>Training Jobs;</w:t>
      </w:r>
    </w:p>
    <w:p w14:paraId="7D1A092F" w14:textId="793E28C0" w:rsidR="00F03693" w:rsidRDefault="006C4D7C" w:rsidP="00F03693">
      <w:pPr>
        <w:pStyle w:val="BodyText"/>
        <w:numPr>
          <w:ilvl w:val="0"/>
          <w:numId w:val="137"/>
        </w:numPr>
      </w:pPr>
      <w:r>
        <w:t xml:space="preserve">Multi </w:t>
      </w:r>
      <w:r w:rsidR="00F03693">
        <w:t>Manning;</w:t>
      </w:r>
    </w:p>
    <w:p w14:paraId="6ADF4350" w14:textId="60AE354D" w:rsidR="00F03693" w:rsidRDefault="008974CF" w:rsidP="00F03693">
      <w:pPr>
        <w:pStyle w:val="BodyText"/>
        <w:numPr>
          <w:ilvl w:val="0"/>
          <w:numId w:val="137"/>
        </w:numPr>
      </w:pPr>
      <w:r>
        <w:t>Parts Pickup</w:t>
      </w:r>
      <w:r w:rsidR="00F03693">
        <w:t>;</w:t>
      </w:r>
    </w:p>
    <w:p w14:paraId="67E09A74" w14:textId="7422D8A8" w:rsidR="00AF194B" w:rsidRDefault="00AF194B" w:rsidP="00603E5D">
      <w:pPr>
        <w:pStyle w:val="Heading4"/>
        <w:numPr>
          <w:ilvl w:val="2"/>
          <w:numId w:val="2"/>
        </w:numPr>
      </w:pPr>
      <w:bookmarkStart w:id="853" w:name="_Ref368403692"/>
      <w:r>
        <w:t>Training Task</w:t>
      </w:r>
      <w:bookmarkEnd w:id="853"/>
    </w:p>
    <w:p w14:paraId="628ABF99" w14:textId="20B76515" w:rsidR="00AF194B" w:rsidRDefault="00E67DFC" w:rsidP="00DB537E">
      <w:pPr>
        <w:spacing w:line="360" w:lineRule="auto"/>
      </w:pPr>
      <w:r>
        <w:t xml:space="preserve">My way of example for the Business scenarios </w:t>
      </w:r>
      <w:r>
        <w:fldChar w:fldCharType="begin"/>
      </w:r>
      <w:r>
        <w:instrText xml:space="preserve"> REF _Ref367442396 \r \h </w:instrText>
      </w:r>
      <w:r>
        <w:fldChar w:fldCharType="separate"/>
      </w:r>
      <w:r w:rsidR="006E49E1">
        <w:t>2.6.2</w:t>
      </w:r>
      <w:r>
        <w:fldChar w:fldCharType="end"/>
      </w:r>
      <w:r>
        <w:t xml:space="preserve"> the</w:t>
      </w:r>
      <w:r w:rsidRPr="008F7BA8">
        <w:t xml:space="preserve"> </w:t>
      </w:r>
      <w:r w:rsidR="00AF194B" w:rsidRPr="008F7BA8">
        <w:t xml:space="preserve">SOAP stack for creating </w:t>
      </w:r>
      <w:r w:rsidR="00AF194B">
        <w:t>a training job follows the following pattern</w:t>
      </w:r>
      <w:r w:rsidR="006B18F2">
        <w:t xml:space="preserve"> , this is also described here </w:t>
      </w:r>
      <w:r w:rsidR="006B18F2">
        <w:fldChar w:fldCharType="begin"/>
      </w:r>
      <w:r w:rsidR="006B18F2">
        <w:instrText xml:space="preserve"> REF _Ref367442359 \r \h </w:instrText>
      </w:r>
      <w:r w:rsidR="006B18F2">
        <w:fldChar w:fldCharType="separate"/>
      </w:r>
      <w:r w:rsidR="006E49E1">
        <w:t>2.6.2.4</w:t>
      </w:r>
      <w:r w:rsidR="006B18F2">
        <w:fldChar w:fldCharType="end"/>
      </w:r>
      <w:r w:rsidR="006B18F2">
        <w:t xml:space="preserve"> </w:t>
      </w:r>
      <w:r w:rsidR="00AF194B">
        <w:t>:</w:t>
      </w:r>
    </w:p>
    <w:p w14:paraId="2D045B95" w14:textId="2C7A7552" w:rsidR="00AF194B" w:rsidRPr="00F00FFD" w:rsidRDefault="00AF194B" w:rsidP="003C422C">
      <w:pPr>
        <w:pStyle w:val="BodyText"/>
        <w:numPr>
          <w:ilvl w:val="0"/>
          <w:numId w:val="140"/>
        </w:numPr>
        <w:rPr>
          <w:ins w:id="854" w:author="Duncan Hardie" w:date="2014-02-24T09:56:00Z"/>
          <w:lang w:val="en-US" w:bidi="he-IL"/>
          <w:rPrChange w:id="855" w:author="Duncan Hardie" w:date="2014-02-24T09:56:00Z">
            <w:rPr>
              <w:ins w:id="856" w:author="Duncan Hardie" w:date="2014-02-24T09:56:00Z"/>
            </w:rPr>
          </w:rPrChange>
        </w:rPr>
      </w:pPr>
      <w:r>
        <w:t>ProcessTaskEx – Main Job</w:t>
      </w:r>
    </w:p>
    <w:p w14:paraId="515BB09D" w14:textId="521C2660" w:rsidR="00F00FFD" w:rsidRPr="00F00FFD" w:rsidRDefault="00F00FFD">
      <w:pPr>
        <w:pStyle w:val="BodyText"/>
        <w:numPr>
          <w:ilvl w:val="1"/>
          <w:numId w:val="140"/>
        </w:numPr>
        <w:rPr>
          <w:lang w:val="en-US" w:bidi="he-IL"/>
        </w:rPr>
        <w:pPrChange w:id="857" w:author="Duncan Hardie" w:date="2014-02-24T09:56:00Z">
          <w:pPr>
            <w:pStyle w:val="BodyText"/>
            <w:numPr>
              <w:numId w:val="140"/>
            </w:numPr>
            <w:ind w:left="1152" w:hanging="360"/>
          </w:pPr>
        </w:pPrChange>
      </w:pPr>
      <w:ins w:id="858" w:author="Duncan Hardie" w:date="2014-02-24T09:56:00Z">
        <w:r>
          <w:t>IsMST: set to true so the BGO can release tasks once comments are added;</w:t>
        </w:r>
      </w:ins>
    </w:p>
    <w:p w14:paraId="1BD3EEBC" w14:textId="2C7A7552" w:rsidR="00AF194B" w:rsidRPr="00F00FFD" w:rsidRDefault="00AF194B" w:rsidP="003C422C">
      <w:pPr>
        <w:pStyle w:val="BodyText"/>
        <w:numPr>
          <w:ilvl w:val="0"/>
          <w:numId w:val="140"/>
        </w:numPr>
        <w:rPr>
          <w:ins w:id="859" w:author="Duncan Hardie" w:date="2014-02-24T09:56:00Z"/>
          <w:lang w:val="en-US" w:bidi="he-IL"/>
          <w:rPrChange w:id="860" w:author="Duncan Hardie" w:date="2014-02-24T09:56:00Z">
            <w:rPr>
              <w:ins w:id="861" w:author="Duncan Hardie" w:date="2014-02-24T09:56:00Z"/>
            </w:rPr>
          </w:rPrChange>
        </w:rPr>
      </w:pPr>
      <w:r>
        <w:t>ProcessTaskEx – Training Job;</w:t>
      </w:r>
    </w:p>
    <w:p w14:paraId="1CF911D6" w14:textId="1D4A0351" w:rsidR="00F00FFD" w:rsidRPr="00F00FFD" w:rsidRDefault="00F00FFD">
      <w:pPr>
        <w:pStyle w:val="BodyText"/>
        <w:numPr>
          <w:ilvl w:val="1"/>
          <w:numId w:val="140"/>
        </w:numPr>
        <w:rPr>
          <w:lang w:val="en-US" w:bidi="he-IL"/>
        </w:rPr>
        <w:pPrChange w:id="862" w:author="Duncan Hardie" w:date="2014-02-24T09:56:00Z">
          <w:pPr>
            <w:pStyle w:val="BodyText"/>
            <w:numPr>
              <w:numId w:val="140"/>
            </w:numPr>
            <w:ind w:left="1152" w:hanging="360"/>
          </w:pPr>
        </w:pPrChange>
      </w:pPr>
      <w:ins w:id="863" w:author="Duncan Hardie" w:date="2014-02-24T09:56:00Z">
        <w:r>
          <w:t>IsMST: set to true so the BGO can release tasks once comments are added;</w:t>
        </w:r>
      </w:ins>
    </w:p>
    <w:p w14:paraId="3A656602" w14:textId="163FA603" w:rsidR="00AF194B" w:rsidRDefault="00AF194B" w:rsidP="003C422C">
      <w:pPr>
        <w:pStyle w:val="BodyText"/>
        <w:numPr>
          <w:ilvl w:val="0"/>
          <w:numId w:val="140"/>
        </w:numPr>
        <w:rPr>
          <w:lang w:val="en-US" w:bidi="he-IL"/>
        </w:rPr>
      </w:pPr>
      <w:r w:rsidRPr="00AF194B">
        <w:rPr>
          <w:lang w:val="en-US" w:bidi="he-IL"/>
        </w:rPr>
        <w:t>ExecuteMultipleOperations</w:t>
      </w:r>
      <w:r>
        <w:rPr>
          <w:lang w:val="en-US" w:bidi="he-IL"/>
        </w:rPr>
        <w:t xml:space="preserve">, see </w:t>
      </w:r>
      <w:r w:rsidR="00D162B5">
        <w:rPr>
          <w:lang w:val="en-US" w:bidi="he-IL"/>
        </w:rPr>
        <w:fldChar w:fldCharType="begin"/>
      </w:r>
      <w:r w:rsidR="00D162B5">
        <w:rPr>
          <w:lang w:val="en-US" w:bidi="he-IL"/>
        </w:rPr>
        <w:instrText xml:space="preserve"> REF _Ref370817119 \r \h </w:instrText>
      </w:r>
      <w:r w:rsidR="00D162B5">
        <w:rPr>
          <w:lang w:val="en-US" w:bidi="he-IL"/>
        </w:rPr>
      </w:r>
      <w:r w:rsidR="00D162B5">
        <w:rPr>
          <w:lang w:val="en-US" w:bidi="he-IL"/>
        </w:rPr>
        <w:fldChar w:fldCharType="separate"/>
      </w:r>
      <w:r w:rsidR="00D162B5">
        <w:rPr>
          <w:lang w:val="en-US" w:bidi="he-IL"/>
        </w:rPr>
        <w:t>3.6</w:t>
      </w:r>
      <w:r w:rsidR="00D162B5">
        <w:rPr>
          <w:lang w:val="en-US" w:bidi="he-IL"/>
        </w:rPr>
        <w:fldChar w:fldCharType="end"/>
      </w:r>
    </w:p>
    <w:p w14:paraId="4C180E3B" w14:textId="768472CB" w:rsidR="00AF194B" w:rsidRDefault="00AF194B" w:rsidP="003C422C">
      <w:pPr>
        <w:pStyle w:val="BodyText"/>
        <w:numPr>
          <w:ilvl w:val="1"/>
          <w:numId w:val="140"/>
        </w:numPr>
        <w:rPr>
          <w:lang w:val="en-US" w:bidi="he-IL"/>
        </w:rPr>
      </w:pPr>
      <w:r>
        <w:rPr>
          <w:lang w:val="en-US" w:bidi="he-IL"/>
        </w:rPr>
        <w:t>Operation 1:</w:t>
      </w:r>
    </w:p>
    <w:p w14:paraId="14E17458" w14:textId="5234D07A" w:rsidR="00AF194B" w:rsidRDefault="00AF194B" w:rsidP="003C422C">
      <w:pPr>
        <w:pStyle w:val="BodyText"/>
        <w:numPr>
          <w:ilvl w:val="2"/>
          <w:numId w:val="140"/>
        </w:numPr>
        <w:rPr>
          <w:lang w:val="en-US" w:bidi="he-IL"/>
        </w:rPr>
      </w:pPr>
      <w:r>
        <w:rPr>
          <w:lang w:val="en-US" w:bidi="he-IL"/>
        </w:rPr>
        <w:t xml:space="preserve">CreateOrUpdate </w:t>
      </w:r>
      <w:r w:rsidRPr="00AF194B">
        <w:rPr>
          <w:lang w:val="en-US" w:bidi="he-IL"/>
        </w:rPr>
        <w:t>ExecuteMultipleOperations</w:t>
      </w:r>
      <w:r>
        <w:rPr>
          <w:lang w:val="en-US" w:bidi="he-IL"/>
        </w:rPr>
        <w:t>;</w:t>
      </w:r>
    </w:p>
    <w:p w14:paraId="38268B8C" w14:textId="77777777" w:rsidR="00AF194B" w:rsidRDefault="00AF194B" w:rsidP="003C422C">
      <w:pPr>
        <w:pStyle w:val="BodyText"/>
        <w:numPr>
          <w:ilvl w:val="1"/>
          <w:numId w:val="140"/>
        </w:numPr>
        <w:rPr>
          <w:lang w:val="en-US" w:bidi="he-IL"/>
        </w:rPr>
      </w:pPr>
      <w:r>
        <w:rPr>
          <w:lang w:val="en-US" w:bidi="he-IL"/>
        </w:rPr>
        <w:t>Operation 2:</w:t>
      </w:r>
    </w:p>
    <w:p w14:paraId="7331E662" w14:textId="25BAF0ED" w:rsidR="00AF194B" w:rsidRDefault="00AF194B" w:rsidP="003C422C">
      <w:pPr>
        <w:pStyle w:val="BodyText"/>
        <w:numPr>
          <w:ilvl w:val="2"/>
          <w:numId w:val="140"/>
        </w:numPr>
        <w:rPr>
          <w:lang w:val="en-US" w:bidi="he-IL"/>
        </w:rPr>
      </w:pPr>
      <w:r>
        <w:rPr>
          <w:lang w:val="en-US" w:bidi="he-IL"/>
        </w:rPr>
        <w:t>Update Main Tasks JobComments to new GEHCJobComments;</w:t>
      </w:r>
    </w:p>
    <w:p w14:paraId="55D48009" w14:textId="35124A89" w:rsidR="00AF194B" w:rsidRDefault="00AF194B" w:rsidP="003C422C">
      <w:pPr>
        <w:pStyle w:val="BodyText"/>
        <w:numPr>
          <w:ilvl w:val="2"/>
          <w:numId w:val="140"/>
        </w:numPr>
        <w:rPr>
          <w:lang w:val="en-US" w:bidi="he-IL"/>
        </w:rPr>
      </w:pPr>
      <w:r>
        <w:rPr>
          <w:lang w:val="en-US" w:bidi="he-IL"/>
        </w:rPr>
        <w:t>Update Main Task with Time Dependancies;</w:t>
      </w:r>
    </w:p>
    <w:p w14:paraId="1C731445" w14:textId="05DD6360" w:rsidR="00D162B5" w:rsidRDefault="00D162B5" w:rsidP="003C422C">
      <w:pPr>
        <w:pStyle w:val="BodyText"/>
        <w:numPr>
          <w:ilvl w:val="2"/>
          <w:numId w:val="140"/>
        </w:numPr>
        <w:rPr>
          <w:lang w:val="en-US" w:bidi="he-IL"/>
        </w:rPr>
      </w:pPr>
      <w:r>
        <w:rPr>
          <w:lang w:val="en-US" w:bidi="he-IL"/>
        </w:rPr>
        <w:t>Update IsMST for tasks that were orggionaly single tasks;</w:t>
      </w:r>
    </w:p>
    <w:p w14:paraId="202C6E5E" w14:textId="22D08F2B" w:rsidR="00AF194B" w:rsidRDefault="00AF194B" w:rsidP="003C422C">
      <w:pPr>
        <w:pStyle w:val="BodyText"/>
        <w:numPr>
          <w:ilvl w:val="1"/>
          <w:numId w:val="140"/>
        </w:numPr>
        <w:rPr>
          <w:lang w:val="en-US" w:bidi="he-IL"/>
        </w:rPr>
      </w:pPr>
      <w:r>
        <w:rPr>
          <w:lang w:val="en-US" w:bidi="he-IL"/>
        </w:rPr>
        <w:t xml:space="preserve">Operation </w:t>
      </w:r>
      <w:r w:rsidR="00D162B5">
        <w:rPr>
          <w:lang w:val="en-US" w:bidi="he-IL"/>
        </w:rPr>
        <w:t>3</w:t>
      </w:r>
      <w:r>
        <w:rPr>
          <w:lang w:val="en-US" w:bidi="he-IL"/>
        </w:rPr>
        <w:t>:</w:t>
      </w:r>
    </w:p>
    <w:p w14:paraId="21614841" w14:textId="4AF5DC04" w:rsidR="00AF194B" w:rsidRDefault="00AF194B" w:rsidP="003C422C">
      <w:pPr>
        <w:pStyle w:val="BodyText"/>
        <w:numPr>
          <w:ilvl w:val="2"/>
          <w:numId w:val="140"/>
        </w:numPr>
        <w:rPr>
          <w:lang w:val="en-US" w:bidi="he-IL"/>
        </w:rPr>
      </w:pPr>
      <w:r>
        <w:rPr>
          <w:lang w:val="en-US" w:bidi="he-IL"/>
        </w:rPr>
        <w:t>Update Training Tasks JobComments to new GEHCJobComments;</w:t>
      </w:r>
    </w:p>
    <w:p w14:paraId="0C859F26" w14:textId="6EDE4BD7" w:rsidR="00D162B5" w:rsidRDefault="00D162B5" w:rsidP="003C422C">
      <w:pPr>
        <w:pStyle w:val="BodyText"/>
        <w:ind w:left="0"/>
      </w:pPr>
      <w:r>
        <w:t xml:space="preserve">As with all MST as detailed in </w:t>
      </w:r>
      <w:r>
        <w:fldChar w:fldCharType="begin"/>
      </w:r>
      <w:r>
        <w:instrText xml:space="preserve"> REF _Ref370816952 \r \h </w:instrText>
      </w:r>
      <w:r>
        <w:fldChar w:fldCharType="separate"/>
      </w:r>
      <w:r>
        <w:t>2.6.2.6</w:t>
      </w:r>
      <w:r>
        <w:fldChar w:fldCharType="end"/>
      </w:r>
      <w:r>
        <w:t xml:space="preserve">, should a single task require a training job later, then the single task would become an MST task.  The IsMST flag on both main and training tasks would be set to “True”.  The </w:t>
      </w:r>
      <w:r w:rsidRPr="00D162B5">
        <w:t>ExecuteMultipleOperations</w:t>
      </w:r>
      <w:r>
        <w:t xml:space="preserve"> setting the dependency can be used to make this change to the main task.</w:t>
      </w:r>
    </w:p>
    <w:p w14:paraId="73B50758" w14:textId="36112270" w:rsidR="00AF194B" w:rsidRDefault="006B3230" w:rsidP="003C422C">
      <w:pPr>
        <w:pStyle w:val="BodyText"/>
        <w:ind w:left="0"/>
      </w:pPr>
      <w:r>
        <w:t>Below is a screen shot of the SOAP stack depicting</w:t>
      </w:r>
      <w:r w:rsidR="005461ED">
        <w:t xml:space="preserve"> a single task, </w:t>
      </w:r>
      <w:r w:rsidR="008974CF">
        <w:t>Parts Pickup</w:t>
      </w:r>
      <w:r w:rsidR="005461ED">
        <w:t>, multi man, training and a GetTasks</w:t>
      </w:r>
      <w:r>
        <w:t xml:space="preserve"> a fragment of the Request and response from the </w:t>
      </w:r>
      <w:r w:rsidR="005461ED">
        <w:t xml:space="preserve">multi man </w:t>
      </w:r>
      <w:r w:rsidR="005461ED" w:rsidRPr="00AF194B">
        <w:rPr>
          <w:lang w:val="en-US" w:bidi="he-IL"/>
        </w:rPr>
        <w:t>ExecuteMultipleOperations</w:t>
      </w:r>
      <w:r w:rsidR="005461ED">
        <w:t xml:space="preserve"> </w:t>
      </w:r>
      <w:r>
        <w:t xml:space="preserve">call: </w:t>
      </w:r>
    </w:p>
    <w:p w14:paraId="36CB18E4" w14:textId="624FCC1A" w:rsidR="00BA2217" w:rsidRDefault="001B26B0" w:rsidP="007D34CC">
      <w:pPr>
        <w:pStyle w:val="BodyText"/>
      </w:pPr>
      <w:r>
        <w:rPr>
          <w:noProof/>
          <w:lang w:val="en-US"/>
        </w:rPr>
        <w:drawing>
          <wp:inline distT="0" distB="0" distL="0" distR="0" wp14:anchorId="566EDBD1" wp14:editId="75F3CEFE">
            <wp:extent cx="5943600" cy="339280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43600" cy="3392805"/>
                    </a:xfrm>
                    <a:prstGeom prst="rect">
                      <a:avLst/>
                    </a:prstGeom>
                  </pic:spPr>
                </pic:pic>
              </a:graphicData>
            </a:graphic>
          </wp:inline>
        </w:drawing>
      </w:r>
    </w:p>
    <w:p w14:paraId="273BB220" w14:textId="1DE5BD52" w:rsidR="009D3E52" w:rsidRPr="00B143EC" w:rsidRDefault="009D3E52" w:rsidP="009D3E52">
      <w:pPr>
        <w:pStyle w:val="Heading4"/>
      </w:pPr>
      <w:r w:rsidRPr="00B143EC">
        <w:t>ProcessTaskEx</w:t>
      </w:r>
      <w:r>
        <w:t xml:space="preserve"> First</w:t>
      </w:r>
    </w:p>
    <w:p w14:paraId="64925AD2" w14:textId="1FFE644F" w:rsidR="006B3230" w:rsidRDefault="006B3230" w:rsidP="003A41C1">
      <w:pPr>
        <w:pStyle w:val="BodyText"/>
        <w:ind w:left="0"/>
      </w:pPr>
      <w:r w:rsidRPr="00CC7998">
        <w:t>SOAP Request Envelope</w:t>
      </w:r>
      <w:r w:rsidR="009D3E52">
        <w:t xml:space="preserve"> for the main job</w:t>
      </w:r>
      <w:r w:rsidRPr="00CC7998">
        <w:t>:</w:t>
      </w:r>
    </w:p>
    <w:tbl>
      <w:tblPr>
        <w:tblW w:w="0" w:type="auto"/>
        <w:tblLook w:val="04A0" w:firstRow="1" w:lastRow="0" w:firstColumn="1" w:lastColumn="0" w:noHBand="0" w:noVBand="1"/>
      </w:tblPr>
      <w:tblGrid>
        <w:gridCol w:w="10296"/>
      </w:tblGrid>
      <w:tr w:rsidR="006B3230" w:rsidRPr="00650BE8" w14:paraId="3D46CAE6" w14:textId="77777777" w:rsidTr="00187C58">
        <w:tc>
          <w:tcPr>
            <w:tcW w:w="10296" w:type="dxa"/>
          </w:tcPr>
          <w:p w14:paraId="583C24AD"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bidi="ar-SA"/>
              </w:rPr>
            </w:pPr>
            <w:r w:rsidRPr="002B6EA9">
              <w:rPr>
                <w:rFonts w:ascii="Lucida Console" w:hAnsi="Lucida Console" w:cs="Lucida Console"/>
                <w:sz w:val="17"/>
                <w:szCs w:val="17"/>
                <w:lang w:eastAsia="ja-JP" w:bidi="ar-SA"/>
              </w:rPr>
              <w:t>&lt;s:Envelope xmlns:s = "http://schemas.xmlsoap.org/soap/envelope/"&gt;</w:t>
            </w:r>
          </w:p>
          <w:p w14:paraId="1657E7CD"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bidi="ar-SA"/>
              </w:rPr>
            </w:pPr>
            <w:r w:rsidRPr="002B6EA9">
              <w:rPr>
                <w:rFonts w:ascii="Lucida Console" w:hAnsi="Lucida Console" w:cs="Lucida Console"/>
                <w:sz w:val="17"/>
                <w:szCs w:val="17"/>
                <w:lang w:eastAsia="ja-JP" w:bidi="ar-SA"/>
              </w:rPr>
              <w:t xml:space="preserve">    &lt;s:Header&gt;</w:t>
            </w:r>
          </w:p>
          <w:p w14:paraId="45646CFA"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bidi="ar-SA"/>
              </w:rPr>
            </w:pPr>
            <w:r w:rsidRPr="002B6EA9">
              <w:rPr>
                <w:rFonts w:ascii="Lucida Console" w:hAnsi="Lucida Console" w:cs="Lucida Console"/>
                <w:sz w:val="17"/>
                <w:szCs w:val="17"/>
                <w:lang w:eastAsia="ja-JP" w:bidi="ar-SA"/>
              </w:rPr>
              <w:t xml:space="preserve">        &lt;h:OptionalParameters</w:t>
            </w:r>
          </w:p>
          <w:p w14:paraId="38B593EE"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bidi="ar-SA"/>
              </w:rPr>
            </w:pPr>
            <w:r w:rsidRPr="002B6EA9">
              <w:rPr>
                <w:rFonts w:ascii="Lucida Console" w:hAnsi="Lucida Console" w:cs="Lucida Console"/>
                <w:sz w:val="17"/>
                <w:szCs w:val="17"/>
                <w:lang w:eastAsia="ja-JP" w:bidi="ar-SA"/>
              </w:rPr>
              <w:t xml:space="preserve">            xmlns:h = "http://www.clicksoftware.com/OptionalParameters"</w:t>
            </w:r>
          </w:p>
          <w:p w14:paraId="28F8D486"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bidi="ar-SA"/>
              </w:rPr>
            </w:pPr>
            <w:r w:rsidRPr="002B6EA9">
              <w:rPr>
                <w:rFonts w:ascii="Lucida Console" w:hAnsi="Lucida Console" w:cs="Lucida Console"/>
                <w:sz w:val="17"/>
                <w:szCs w:val="17"/>
                <w:lang w:eastAsia="ja-JP" w:bidi="ar-SA"/>
              </w:rPr>
              <w:t xml:space="preserve">            xmlns = "http://www.clicksoftware.com/OptionalParameters"</w:t>
            </w:r>
          </w:p>
          <w:p w14:paraId="6CFDE1F5"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bidi="ar-SA"/>
              </w:rPr>
            </w:pPr>
            <w:r w:rsidRPr="002B6EA9">
              <w:rPr>
                <w:rFonts w:ascii="Lucida Console" w:hAnsi="Lucida Console" w:cs="Lucida Console"/>
                <w:sz w:val="17"/>
                <w:szCs w:val="17"/>
                <w:lang w:eastAsia="ja-JP" w:bidi="ar-SA"/>
              </w:rPr>
              <w:t xml:space="preserve">            xmlns:xsi = "http://www.w3.org/2001/XMLSchema-instance"</w:t>
            </w:r>
          </w:p>
          <w:p w14:paraId="62D26691"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bidi="ar-SA"/>
              </w:rPr>
            </w:pPr>
            <w:r w:rsidRPr="002B6EA9">
              <w:rPr>
                <w:rFonts w:ascii="Lucida Console" w:hAnsi="Lucida Console" w:cs="Lucida Console"/>
                <w:sz w:val="17"/>
                <w:szCs w:val="17"/>
                <w:lang w:eastAsia="ja-JP" w:bidi="ar-SA"/>
              </w:rPr>
              <w:t xml:space="preserve">            xmlns:xsd = "http://www.w3.org/2001/XMLSchema"&gt;</w:t>
            </w:r>
          </w:p>
          <w:p w14:paraId="3CB5BE8A"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bidi="ar-SA"/>
              </w:rPr>
            </w:pPr>
            <w:r w:rsidRPr="002B6EA9">
              <w:rPr>
                <w:rFonts w:ascii="Lucida Console" w:hAnsi="Lucida Console" w:cs="Lucida Console"/>
                <w:sz w:val="17"/>
                <w:szCs w:val="17"/>
                <w:lang w:eastAsia="ja-JP" w:bidi="ar-SA"/>
              </w:rPr>
              <w:t xml:space="preserve">            &lt;CallerIdentity&gt;MUST&lt;/CallerIdentity&gt;</w:t>
            </w:r>
          </w:p>
          <w:p w14:paraId="235B8342"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bidi="ar-SA"/>
              </w:rPr>
            </w:pPr>
            <w:r w:rsidRPr="002B6EA9">
              <w:rPr>
                <w:rFonts w:ascii="Lucida Console" w:hAnsi="Lucida Console" w:cs="Lucida Console"/>
                <w:sz w:val="17"/>
                <w:szCs w:val="17"/>
                <w:lang w:eastAsia="ja-JP" w:bidi="ar-SA"/>
              </w:rPr>
              <w:t xml:space="preserve">            &lt;ErrorOnNonExistingDictionaries&gt;false&lt;/ErrorOnNonExistingDictionaries&gt;</w:t>
            </w:r>
          </w:p>
          <w:p w14:paraId="08C74DA0"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bidi="ar-SA"/>
              </w:rPr>
            </w:pPr>
            <w:r w:rsidRPr="002B6EA9">
              <w:rPr>
                <w:rFonts w:ascii="Lucida Console" w:hAnsi="Lucida Console" w:cs="Lucida Console"/>
                <w:sz w:val="17"/>
                <w:szCs w:val="17"/>
                <w:lang w:eastAsia="ja-JP" w:bidi="ar-SA"/>
              </w:rPr>
              <w:t xml:space="preserve">        &lt;/h:OptionalParameters&gt;</w:t>
            </w:r>
          </w:p>
          <w:p w14:paraId="60F9B403"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bidi="ar-SA"/>
              </w:rPr>
            </w:pPr>
            <w:r w:rsidRPr="002B6EA9">
              <w:rPr>
                <w:rFonts w:ascii="Lucida Console" w:hAnsi="Lucida Console" w:cs="Lucida Console"/>
                <w:sz w:val="17"/>
                <w:szCs w:val="17"/>
                <w:lang w:eastAsia="ja-JP" w:bidi="ar-SA"/>
              </w:rPr>
              <w:t xml:space="preserve">    &lt;/s:Header&gt;</w:t>
            </w:r>
          </w:p>
          <w:p w14:paraId="667BBC77"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bidi="ar-SA"/>
              </w:rPr>
            </w:pPr>
            <w:r w:rsidRPr="002B6EA9">
              <w:rPr>
                <w:rFonts w:ascii="Lucida Console" w:hAnsi="Lucida Console" w:cs="Lucida Console"/>
                <w:sz w:val="17"/>
                <w:szCs w:val="17"/>
                <w:lang w:eastAsia="ja-JP" w:bidi="ar-SA"/>
              </w:rPr>
              <w:t xml:space="preserve">    &lt;s:Body xmlns:xsi = "http://www.w3.org/2001/XMLSchema-instance" xmlns:xsd = "http://www.w3.org/2001/XMLSchema"&gt;</w:t>
            </w:r>
          </w:p>
          <w:p w14:paraId="33FA1838"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bidi="ar-SA"/>
              </w:rPr>
            </w:pPr>
            <w:r w:rsidRPr="002B6EA9">
              <w:rPr>
                <w:rFonts w:ascii="Lucida Console" w:hAnsi="Lucida Console" w:cs="Lucida Console"/>
                <w:sz w:val="17"/>
                <w:szCs w:val="17"/>
                <w:lang w:eastAsia="ja-JP" w:bidi="ar-SA"/>
              </w:rPr>
              <w:t xml:space="preserve">        &lt;ProcessTaskEx xmlns = "http://www.clicksoftware.com"&gt;</w:t>
            </w:r>
          </w:p>
          <w:p w14:paraId="1C7FE0E8"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bidi="ar-SA"/>
              </w:rPr>
            </w:pPr>
            <w:r w:rsidRPr="002B6EA9">
              <w:rPr>
                <w:rFonts w:ascii="Lucida Console" w:hAnsi="Lucida Console" w:cs="Lucida Console"/>
                <w:sz w:val="17"/>
                <w:szCs w:val="17"/>
                <w:lang w:eastAsia="ja-JP" w:bidi="ar-SA"/>
              </w:rPr>
              <w:t xml:space="preserve">            &lt;Task&gt;</w:t>
            </w:r>
          </w:p>
          <w:p w14:paraId="70E3DF79" w14:textId="4B2B912D"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bidi="ar-SA"/>
              </w:rPr>
            </w:pPr>
            <w:r w:rsidRPr="002B6EA9">
              <w:rPr>
                <w:rFonts w:ascii="Lucida Console" w:hAnsi="Lucida Console" w:cs="Lucida Console"/>
                <w:sz w:val="17"/>
                <w:szCs w:val="17"/>
                <w:lang w:eastAsia="ja-JP" w:bidi="ar-SA"/>
              </w:rPr>
              <w:t xml:space="preserve">                </w:t>
            </w:r>
            <w:del w:id="864" w:author="Duncan Hardie" w:date="2014-04-15T10:26:00Z">
              <w:r w:rsidRPr="002B6EA9" w:rsidDel="00AA61B2">
                <w:rPr>
                  <w:rFonts w:ascii="Lucida Console" w:hAnsi="Lucida Console" w:cs="Lucida Console"/>
                  <w:sz w:val="17"/>
                  <w:szCs w:val="17"/>
                  <w:lang w:eastAsia="ja-JP" w:bidi="ar-SA"/>
                </w:rPr>
                <w:delText>&lt;CallID&gt;</w:delText>
              </w:r>
            </w:del>
            <w:ins w:id="865" w:author="Duncan Hardie" w:date="2014-04-15T10:26:00Z">
              <w:r w:rsidR="00AA61B2">
                <w:rPr>
                  <w:rFonts w:ascii="Lucida Console" w:hAnsi="Lucida Console" w:cs="Lucida Console"/>
                  <w:sz w:val="17"/>
                  <w:szCs w:val="17"/>
                  <w:lang w:eastAsia="ja-JP" w:bidi="ar-SA"/>
                </w:rPr>
                <w:t>&lt;CallID&gt;GB-</w:t>
              </w:r>
            </w:ins>
            <w:r w:rsidRPr="002B6EA9">
              <w:rPr>
                <w:rFonts w:ascii="Lucida Console" w:hAnsi="Lucida Console" w:cs="Lucida Console"/>
                <w:sz w:val="17"/>
                <w:szCs w:val="17"/>
                <w:lang w:eastAsia="ja-JP" w:bidi="ar-SA"/>
              </w:rPr>
              <w:t>A1234570</w:t>
            </w:r>
            <w:del w:id="866" w:author="Duncan Hardie" w:date="2014-04-15T10:26:00Z">
              <w:r w:rsidRPr="002B6EA9" w:rsidDel="00AA61B2">
                <w:rPr>
                  <w:rFonts w:ascii="Lucida Console" w:hAnsi="Lucida Console" w:cs="Lucida Console"/>
                  <w:sz w:val="17"/>
                  <w:szCs w:val="17"/>
                  <w:lang w:eastAsia="ja-JP" w:bidi="ar-SA"/>
                </w:rPr>
                <w:delText>&lt;/CallID&gt;</w:delText>
              </w:r>
            </w:del>
            <w:ins w:id="867" w:author="Duncan Hardie" w:date="2014-04-15T10:26:00Z">
              <w:r w:rsidR="00AA61B2">
                <w:rPr>
                  <w:rFonts w:ascii="Lucida Console" w:hAnsi="Lucida Console" w:cs="Lucida Console"/>
                  <w:sz w:val="17"/>
                  <w:szCs w:val="17"/>
                  <w:lang w:eastAsia="ja-JP" w:bidi="ar-SA"/>
                </w:rPr>
                <w:t>-1&lt;/CallID&gt;</w:t>
              </w:r>
            </w:ins>
          </w:p>
          <w:p w14:paraId="710111D3"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bidi="ar-SA"/>
              </w:rPr>
            </w:pPr>
            <w:r w:rsidRPr="002B6EA9">
              <w:rPr>
                <w:rFonts w:ascii="Lucida Console" w:hAnsi="Lucida Console" w:cs="Lucida Console"/>
                <w:sz w:val="17"/>
                <w:szCs w:val="17"/>
                <w:lang w:eastAsia="ja-JP" w:bidi="ar-SA"/>
              </w:rPr>
              <w:t xml:space="preserve">                &lt;Number&gt;1&lt;/Number&gt;</w:t>
            </w:r>
          </w:p>
          <w:p w14:paraId="5115C902"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bidi="ar-SA"/>
              </w:rPr>
            </w:pPr>
            <w:r w:rsidRPr="002B6EA9">
              <w:rPr>
                <w:rFonts w:ascii="Lucida Console" w:hAnsi="Lucida Console" w:cs="Lucida Console"/>
                <w:sz w:val="17"/>
                <w:szCs w:val="17"/>
                <w:lang w:eastAsia="ja-JP" w:bidi="ar-SA"/>
              </w:rPr>
              <w:t xml:space="preserve">                &lt;DueDate&gt;2013-11-07T06:36:58.9805354-05:00&lt;/DueDate&gt;</w:t>
            </w:r>
          </w:p>
          <w:p w14:paraId="4BCD2738"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bidi="ar-SA"/>
              </w:rPr>
            </w:pPr>
            <w:r w:rsidRPr="002B6EA9">
              <w:rPr>
                <w:rFonts w:ascii="Lucida Console" w:hAnsi="Lucida Console" w:cs="Lucida Console"/>
                <w:sz w:val="17"/>
                <w:szCs w:val="17"/>
                <w:lang w:eastAsia="ja-JP" w:bidi="ar-SA"/>
              </w:rPr>
              <w:t xml:space="preserve">                &lt;Priority&gt;10&lt;/Priority&gt;</w:t>
            </w:r>
          </w:p>
          <w:p w14:paraId="618B6BAC" w14:textId="213F4801" w:rsidR="002B6EA9" w:rsidRPr="002B6EA9" w:rsidRDefault="002B6EA9">
            <w:pPr>
              <w:autoSpaceDE w:val="0"/>
              <w:autoSpaceDN w:val="0"/>
              <w:adjustRightInd w:val="0"/>
              <w:spacing w:line="360" w:lineRule="auto"/>
              <w:rPr>
                <w:rFonts w:ascii="Lucida Console" w:hAnsi="Lucida Console" w:cs="Lucida Console"/>
                <w:sz w:val="17"/>
                <w:szCs w:val="17"/>
                <w:lang w:eastAsia="ja-JP" w:bidi="ar-SA"/>
              </w:rPr>
            </w:pPr>
            <w:r w:rsidRPr="002B6EA9">
              <w:rPr>
                <w:rFonts w:ascii="Lucida Console" w:hAnsi="Lucida Console" w:cs="Lucida Console"/>
                <w:sz w:val="17"/>
                <w:szCs w:val="17"/>
                <w:lang w:eastAsia="ja-JP" w:bidi="ar-SA"/>
              </w:rPr>
              <w:t xml:space="preserve">                &lt;Customer&gt;Cristina Hardie&lt;/Customer&gt;</w:t>
            </w:r>
          </w:p>
          <w:p w14:paraId="3CAE9DAB"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bidi="ar-SA"/>
              </w:rPr>
            </w:pPr>
            <w:r w:rsidRPr="002B6EA9">
              <w:rPr>
                <w:rFonts w:ascii="Lucida Console" w:hAnsi="Lucida Console" w:cs="Lucida Console"/>
                <w:sz w:val="17"/>
                <w:szCs w:val="17"/>
                <w:lang w:eastAsia="ja-JP" w:bidi="ar-SA"/>
              </w:rPr>
              <w:t xml:space="preserve">                &lt;District&gt;</w:t>
            </w:r>
          </w:p>
          <w:p w14:paraId="11E39073"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bidi="ar-SA"/>
              </w:rPr>
            </w:pPr>
            <w:r w:rsidRPr="002B6EA9">
              <w:rPr>
                <w:rFonts w:ascii="Lucida Console" w:hAnsi="Lucida Console" w:cs="Lucida Console"/>
                <w:sz w:val="17"/>
                <w:szCs w:val="17"/>
                <w:lang w:eastAsia="ja-JP" w:bidi="ar-SA"/>
              </w:rPr>
              <w:t xml:space="preserve">                    &lt;Name&gt;UK South&lt;/Name&gt;</w:t>
            </w:r>
          </w:p>
          <w:p w14:paraId="622951C2"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bidi="ar-SA"/>
              </w:rPr>
            </w:pPr>
            <w:r w:rsidRPr="002B6EA9">
              <w:rPr>
                <w:rFonts w:ascii="Lucida Console" w:hAnsi="Lucida Console" w:cs="Lucida Console"/>
                <w:sz w:val="17"/>
                <w:szCs w:val="17"/>
                <w:lang w:eastAsia="ja-JP" w:bidi="ar-SA"/>
              </w:rPr>
              <w:t xml:space="preserve">                &lt;/District&gt;</w:t>
            </w:r>
          </w:p>
          <w:p w14:paraId="66327257"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bidi="ar-SA"/>
              </w:rPr>
            </w:pPr>
            <w:r w:rsidRPr="002B6EA9">
              <w:rPr>
                <w:rFonts w:ascii="Lucida Console" w:hAnsi="Lucida Console" w:cs="Lucida Console"/>
                <w:sz w:val="17"/>
                <w:szCs w:val="17"/>
                <w:lang w:eastAsia="ja-JP" w:bidi="ar-SA"/>
              </w:rPr>
              <w:t xml:space="preserve">                &lt;Postcode&gt;TN25 5AB&lt;/Postcode&gt;</w:t>
            </w:r>
          </w:p>
          <w:p w14:paraId="38595EE7"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bidi="ar-SA"/>
              </w:rPr>
            </w:pPr>
            <w:r w:rsidRPr="002B6EA9">
              <w:rPr>
                <w:rFonts w:ascii="Lucida Console" w:hAnsi="Lucida Console" w:cs="Lucida Console"/>
                <w:sz w:val="17"/>
                <w:szCs w:val="17"/>
                <w:lang w:eastAsia="ja-JP" w:bidi="ar-SA"/>
              </w:rPr>
              <w:lastRenderedPageBreak/>
              <w:t xml:space="preserve">                &lt;OpenDate&gt;2013-10-24T06:36:58.9805354-04:00&lt;/OpenDate&gt;</w:t>
            </w:r>
          </w:p>
          <w:p w14:paraId="579AA1F4"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bidi="ar-SA"/>
              </w:rPr>
            </w:pPr>
            <w:r w:rsidRPr="002B6EA9">
              <w:rPr>
                <w:rFonts w:ascii="Lucida Console" w:hAnsi="Lucida Console" w:cs="Lucida Console"/>
                <w:sz w:val="17"/>
                <w:szCs w:val="17"/>
                <w:lang w:eastAsia="ja-JP" w:bidi="ar-SA"/>
              </w:rPr>
              <w:t xml:space="preserve">                &lt;TaskType&gt;</w:t>
            </w:r>
          </w:p>
          <w:p w14:paraId="6243E5E8" w14:textId="13BA15D9"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bidi="ar-SA"/>
              </w:rPr>
            </w:pPr>
            <w:r w:rsidRPr="002B6EA9">
              <w:rPr>
                <w:rFonts w:ascii="Lucida Console" w:hAnsi="Lucida Console" w:cs="Lucida Console"/>
                <w:sz w:val="17"/>
                <w:szCs w:val="17"/>
                <w:lang w:eastAsia="ja-JP" w:bidi="ar-SA"/>
              </w:rPr>
              <w:t xml:space="preserve">                    &lt;Name&gt;</w:t>
            </w:r>
            <w:r w:rsidR="00F438E4">
              <w:rPr>
                <w:rFonts w:ascii="Lucida Console" w:hAnsi="Lucida Console" w:cs="Lucida Console"/>
                <w:sz w:val="17"/>
                <w:szCs w:val="17"/>
                <w:lang w:eastAsia="ja-JP" w:bidi="ar-SA"/>
              </w:rPr>
              <w:t>Installation</w:t>
            </w:r>
            <w:r w:rsidRPr="002B6EA9">
              <w:rPr>
                <w:rFonts w:ascii="Lucida Console" w:hAnsi="Lucida Console" w:cs="Lucida Console"/>
                <w:sz w:val="17"/>
                <w:szCs w:val="17"/>
                <w:lang w:eastAsia="ja-JP" w:bidi="ar-SA"/>
              </w:rPr>
              <w:t>&lt;/Name&gt;</w:t>
            </w:r>
          </w:p>
          <w:p w14:paraId="61D7CE12"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bidi="ar-SA"/>
              </w:rPr>
            </w:pPr>
            <w:r w:rsidRPr="002B6EA9">
              <w:rPr>
                <w:rFonts w:ascii="Lucida Console" w:hAnsi="Lucida Console" w:cs="Lucida Console"/>
                <w:sz w:val="17"/>
                <w:szCs w:val="17"/>
                <w:lang w:eastAsia="ja-JP" w:bidi="ar-SA"/>
              </w:rPr>
              <w:t xml:space="preserve">                &lt;/TaskType&gt;</w:t>
            </w:r>
          </w:p>
          <w:p w14:paraId="2F096BBF"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bidi="ar-SA"/>
              </w:rPr>
            </w:pPr>
            <w:r w:rsidRPr="002B6EA9">
              <w:rPr>
                <w:rFonts w:ascii="Lucida Console" w:hAnsi="Lucida Console" w:cs="Lucida Console"/>
                <w:sz w:val="17"/>
                <w:szCs w:val="17"/>
                <w:lang w:eastAsia="ja-JP" w:bidi="ar-SA"/>
              </w:rPr>
              <w:t xml:space="preserve">                &lt;Duration&gt;900&lt;/Duration&gt;</w:t>
            </w:r>
          </w:p>
          <w:p w14:paraId="177744BF"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bidi="ar-SA"/>
              </w:rPr>
            </w:pPr>
            <w:r w:rsidRPr="002B6EA9">
              <w:rPr>
                <w:rFonts w:ascii="Lucida Console" w:hAnsi="Lucida Console" w:cs="Lucida Console"/>
                <w:sz w:val="17"/>
                <w:szCs w:val="17"/>
                <w:lang w:eastAsia="ja-JP" w:bidi="ar-SA"/>
              </w:rPr>
              <w:t xml:space="preserve">                &lt;NumberOfRequiredEngineers&gt;1&lt;/NumberOfRequiredEngineers&gt;</w:t>
            </w:r>
          </w:p>
          <w:p w14:paraId="55951C5E"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bidi="ar-SA"/>
              </w:rPr>
            </w:pPr>
            <w:r w:rsidRPr="002B6EA9">
              <w:rPr>
                <w:rFonts w:ascii="Lucida Console" w:hAnsi="Lucida Console" w:cs="Lucida Console"/>
                <w:sz w:val="17"/>
                <w:szCs w:val="17"/>
                <w:lang w:eastAsia="ja-JP" w:bidi="ar-SA"/>
              </w:rPr>
              <w:t xml:space="preserve">                &lt;ContactPhoneNumber&gt;+447720449438&lt;/ContactPhoneNumber&gt;</w:t>
            </w:r>
          </w:p>
          <w:p w14:paraId="546E18D7"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bidi="ar-SA"/>
              </w:rPr>
            </w:pPr>
            <w:r w:rsidRPr="002B6EA9">
              <w:rPr>
                <w:rFonts w:ascii="Lucida Console" w:hAnsi="Lucida Console" w:cs="Lucida Console"/>
                <w:sz w:val="17"/>
                <w:szCs w:val="17"/>
                <w:lang w:eastAsia="ja-JP" w:bidi="ar-SA"/>
              </w:rPr>
              <w:t xml:space="preserve">                &lt;Latitude&gt;51194268&lt;/Latitude&gt;</w:t>
            </w:r>
          </w:p>
          <w:p w14:paraId="1EBBD004"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bidi="ar-SA"/>
              </w:rPr>
            </w:pPr>
            <w:r w:rsidRPr="002B6EA9">
              <w:rPr>
                <w:rFonts w:ascii="Lucida Console" w:hAnsi="Lucida Console" w:cs="Lucida Console"/>
                <w:sz w:val="17"/>
                <w:szCs w:val="17"/>
                <w:lang w:eastAsia="ja-JP" w:bidi="ar-SA"/>
              </w:rPr>
              <w:t xml:space="preserve">                &lt;Longitude&gt;918754&lt;/Longitude&gt;</w:t>
            </w:r>
          </w:p>
          <w:p w14:paraId="2627F01D"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bidi="ar-SA"/>
              </w:rPr>
            </w:pPr>
            <w:r w:rsidRPr="002B6EA9">
              <w:rPr>
                <w:rFonts w:ascii="Lucida Console" w:hAnsi="Lucida Console" w:cs="Lucida Console"/>
                <w:sz w:val="17"/>
                <w:szCs w:val="17"/>
                <w:lang w:eastAsia="ja-JP" w:bidi="ar-SA"/>
              </w:rPr>
              <w:t xml:space="preserve">                &lt;Street&gt;Kent&lt;/Street&gt;</w:t>
            </w:r>
          </w:p>
          <w:p w14:paraId="65334706"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bidi="ar-SA"/>
              </w:rPr>
            </w:pPr>
            <w:r w:rsidRPr="002B6EA9">
              <w:rPr>
                <w:rFonts w:ascii="Lucida Console" w:hAnsi="Lucida Console" w:cs="Lucida Console"/>
                <w:sz w:val="17"/>
                <w:szCs w:val="17"/>
                <w:lang w:eastAsia="ja-JP" w:bidi="ar-SA"/>
              </w:rPr>
              <w:t xml:space="preserve">                &lt;City&gt;Ashford&lt;/City&gt;</w:t>
            </w:r>
          </w:p>
          <w:p w14:paraId="7B389DBF"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bidi="ar-SA"/>
              </w:rPr>
            </w:pPr>
            <w:r w:rsidRPr="002B6EA9">
              <w:rPr>
                <w:rFonts w:ascii="Lucida Console" w:hAnsi="Lucida Console" w:cs="Lucida Console"/>
                <w:sz w:val="17"/>
                <w:szCs w:val="17"/>
                <w:lang w:eastAsia="ja-JP" w:bidi="ar-SA"/>
              </w:rPr>
              <w:t xml:space="preserve">                &lt;CountryID&gt;</w:t>
            </w:r>
          </w:p>
          <w:p w14:paraId="4608B028"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bidi="ar-SA"/>
              </w:rPr>
            </w:pPr>
            <w:r w:rsidRPr="002B6EA9">
              <w:rPr>
                <w:rFonts w:ascii="Lucida Console" w:hAnsi="Lucida Console" w:cs="Lucida Console"/>
                <w:sz w:val="17"/>
                <w:szCs w:val="17"/>
                <w:lang w:eastAsia="ja-JP" w:bidi="ar-SA"/>
              </w:rPr>
              <w:t xml:space="preserve">                    &lt;Name&gt;UNITED KINGDOM&lt;/Name&gt;</w:t>
            </w:r>
          </w:p>
          <w:p w14:paraId="565ACD77"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bidi="ar-SA"/>
              </w:rPr>
            </w:pPr>
            <w:r w:rsidRPr="002B6EA9">
              <w:rPr>
                <w:rFonts w:ascii="Lucida Console" w:hAnsi="Lucida Console" w:cs="Lucida Console"/>
                <w:sz w:val="17"/>
                <w:szCs w:val="17"/>
                <w:lang w:eastAsia="ja-JP" w:bidi="ar-SA"/>
              </w:rPr>
              <w:t xml:space="preserve">                &lt;/CountryID&gt;</w:t>
            </w:r>
          </w:p>
          <w:p w14:paraId="74892D63"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bidi="ar-SA"/>
              </w:rPr>
            </w:pPr>
            <w:r w:rsidRPr="002B6EA9">
              <w:rPr>
                <w:rFonts w:ascii="Lucida Console" w:hAnsi="Lucida Console" w:cs="Lucida Console"/>
                <w:sz w:val="17"/>
                <w:szCs w:val="17"/>
                <w:lang w:eastAsia="ja-JP" w:bidi="ar-SA"/>
              </w:rPr>
              <w:t xml:space="preserve">                &lt;CustomerEmail&gt;dhardie@gmail.com&lt;/CustomerEmail&gt;</w:t>
            </w:r>
          </w:p>
          <w:p w14:paraId="4D9F2307"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bidi="ar-SA"/>
              </w:rPr>
            </w:pPr>
            <w:r w:rsidRPr="002B6EA9">
              <w:rPr>
                <w:rFonts w:ascii="Lucida Console" w:hAnsi="Lucida Console" w:cs="Lucida Console"/>
                <w:sz w:val="17"/>
                <w:szCs w:val="17"/>
                <w:lang w:eastAsia="ja-JP" w:bidi="ar-SA"/>
              </w:rPr>
              <w:t xml:space="preserve">                &lt;TaskSubType&gt;</w:t>
            </w:r>
          </w:p>
          <w:p w14:paraId="6D0FAB51"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bidi="ar-SA"/>
              </w:rPr>
            </w:pPr>
            <w:r w:rsidRPr="002B6EA9">
              <w:rPr>
                <w:rFonts w:ascii="Lucida Console" w:hAnsi="Lucida Console" w:cs="Lucida Console"/>
                <w:sz w:val="17"/>
                <w:szCs w:val="17"/>
                <w:lang w:eastAsia="ja-JP" w:bidi="ar-SA"/>
              </w:rPr>
              <w:t xml:space="preserve">                    &lt;Name&gt;MRI&lt;/Name&gt;</w:t>
            </w:r>
          </w:p>
          <w:p w14:paraId="0D2C3239"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bidi="ar-SA"/>
              </w:rPr>
            </w:pPr>
            <w:r w:rsidRPr="002B6EA9">
              <w:rPr>
                <w:rFonts w:ascii="Lucida Console" w:hAnsi="Lucida Console" w:cs="Lucida Console"/>
                <w:sz w:val="17"/>
                <w:szCs w:val="17"/>
                <w:lang w:eastAsia="ja-JP" w:bidi="ar-SA"/>
              </w:rPr>
              <w:t xml:space="preserve">                &lt;/TaskSubType&gt;</w:t>
            </w:r>
          </w:p>
          <w:p w14:paraId="738F687B" w14:textId="65936BD6"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bidi="ar-SA"/>
              </w:rPr>
            </w:pPr>
            <w:r w:rsidRPr="002B6EA9">
              <w:rPr>
                <w:rFonts w:ascii="Lucida Console" w:hAnsi="Lucida Console" w:cs="Lucida Console"/>
                <w:sz w:val="17"/>
                <w:szCs w:val="17"/>
                <w:lang w:eastAsia="ja-JP" w:bidi="ar-SA"/>
              </w:rPr>
              <w:t xml:space="preserve">                </w:t>
            </w:r>
            <w:del w:id="868" w:author="Duncan Hardie" w:date="2014-04-15T10:32:00Z">
              <w:r w:rsidRPr="002B6EA9" w:rsidDel="00AA61B2">
                <w:rPr>
                  <w:rFonts w:ascii="Lucida Console" w:hAnsi="Lucida Console" w:cs="Lucida Console"/>
                  <w:sz w:val="17"/>
                  <w:szCs w:val="17"/>
                  <w:lang w:eastAsia="ja-JP" w:bidi="ar-SA"/>
                </w:rPr>
                <w:delText>&lt;TaskID&gt;FR-A1234570_</w:delText>
              </w:r>
            </w:del>
            <w:ins w:id="869" w:author="Duncan Hardie" w:date="2014-04-15T10:32:00Z">
              <w:r w:rsidR="00AA61B2">
                <w:rPr>
                  <w:rFonts w:ascii="Lucida Console" w:hAnsi="Lucida Console" w:cs="Lucida Console"/>
                  <w:sz w:val="17"/>
                  <w:szCs w:val="17"/>
                  <w:lang w:eastAsia="ja-JP" w:bidi="ar-SA"/>
                </w:rPr>
                <w:t>&lt;TaskID&gt;FR-A1234570-1_</w:t>
              </w:r>
            </w:ins>
            <w:r w:rsidRPr="002B6EA9">
              <w:rPr>
                <w:rFonts w:ascii="Lucida Console" w:hAnsi="Lucida Console" w:cs="Lucida Console"/>
                <w:sz w:val="17"/>
                <w:szCs w:val="17"/>
                <w:lang w:eastAsia="ja-JP" w:bidi="ar-SA"/>
              </w:rPr>
              <w:t>D4_20131024T063658&lt;/TaskID&gt;</w:t>
            </w:r>
          </w:p>
          <w:p w14:paraId="5FA8243A"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bidi="ar-SA"/>
              </w:rPr>
            </w:pPr>
            <w:r w:rsidRPr="002B6EA9">
              <w:rPr>
                <w:rFonts w:ascii="Lucida Console" w:hAnsi="Lucida Console" w:cs="Lucida Console"/>
                <w:sz w:val="17"/>
                <w:szCs w:val="17"/>
                <w:lang w:eastAsia="ja-JP" w:bidi="ar-SA"/>
              </w:rPr>
              <w:t xml:space="preserve">                &lt;MUSTJobNumber&gt;A1234570&lt;/MUSTJobNumber&gt;</w:t>
            </w:r>
          </w:p>
          <w:p w14:paraId="5082B47D"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bidi="ar-SA"/>
              </w:rPr>
            </w:pPr>
            <w:r w:rsidRPr="002B6EA9">
              <w:rPr>
                <w:rFonts w:ascii="Lucida Console" w:hAnsi="Lucida Console" w:cs="Lucida Console"/>
                <w:sz w:val="17"/>
                <w:szCs w:val="17"/>
                <w:lang w:eastAsia="ja-JP" w:bidi="ar-SA"/>
              </w:rPr>
              <w:t xml:space="preserve">                &lt;SystemID&gt;</w:t>
            </w:r>
          </w:p>
          <w:p w14:paraId="4152FD12"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bidi="ar-SA"/>
              </w:rPr>
            </w:pPr>
            <w:r w:rsidRPr="002B6EA9">
              <w:rPr>
                <w:rFonts w:ascii="Lucida Console" w:hAnsi="Lucida Console" w:cs="Lucida Console"/>
                <w:sz w:val="17"/>
                <w:szCs w:val="17"/>
                <w:lang w:eastAsia="ja-JP" w:bidi="ar-SA"/>
              </w:rPr>
              <w:t xml:space="preserve">                    &lt;ID&gt;DARK1&lt;/ID&gt;</w:t>
            </w:r>
          </w:p>
          <w:p w14:paraId="27C37754"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bidi="ar-SA"/>
              </w:rPr>
            </w:pPr>
            <w:r w:rsidRPr="002B6EA9">
              <w:rPr>
                <w:rFonts w:ascii="Lucida Console" w:hAnsi="Lucida Console" w:cs="Lucida Console"/>
                <w:sz w:val="17"/>
                <w:szCs w:val="17"/>
                <w:lang w:eastAsia="ja-JP" w:bidi="ar-SA"/>
              </w:rPr>
              <w:t xml:space="preserve">                &lt;/SystemID&gt;</w:t>
            </w:r>
          </w:p>
          <w:p w14:paraId="5C17097B" w14:textId="61D34F7B" w:rsidR="002B6EA9" w:rsidRPr="002B6EA9" w:rsidRDefault="002B6EA9">
            <w:pPr>
              <w:autoSpaceDE w:val="0"/>
              <w:autoSpaceDN w:val="0"/>
              <w:adjustRightInd w:val="0"/>
              <w:spacing w:line="360" w:lineRule="auto"/>
              <w:rPr>
                <w:rFonts w:ascii="Lucida Console" w:hAnsi="Lucida Console" w:cs="Lucida Console"/>
                <w:sz w:val="17"/>
                <w:szCs w:val="17"/>
                <w:lang w:eastAsia="ja-JP" w:bidi="ar-SA"/>
              </w:rPr>
            </w:pPr>
            <w:r w:rsidRPr="002B6EA9">
              <w:rPr>
                <w:rFonts w:ascii="Lucida Console" w:hAnsi="Lucida Console" w:cs="Lucida Console"/>
                <w:sz w:val="17"/>
                <w:szCs w:val="17"/>
                <w:lang w:eastAsia="ja-JP" w:bidi="ar-SA"/>
              </w:rPr>
              <w:t xml:space="preserve">                &lt;IsSafety&gt;false&lt;/IsSafety&gt;</w:t>
            </w:r>
          </w:p>
          <w:p w14:paraId="7AD3A772"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bidi="ar-SA"/>
              </w:rPr>
            </w:pPr>
            <w:r w:rsidRPr="002B6EA9">
              <w:rPr>
                <w:rFonts w:ascii="Lucida Console" w:hAnsi="Lucida Console" w:cs="Lucida Console"/>
                <w:sz w:val="17"/>
                <w:szCs w:val="17"/>
                <w:lang w:eastAsia="ja-JP" w:bidi="ar-SA"/>
              </w:rPr>
              <w:t xml:space="preserve">                &lt;CustomerExpectation&gt;The Customer Expectation&lt;/CustomerExpectation&gt;</w:t>
            </w:r>
          </w:p>
          <w:p w14:paraId="24CBB29B"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bidi="ar-SA"/>
              </w:rPr>
            </w:pPr>
            <w:r w:rsidRPr="002B6EA9">
              <w:rPr>
                <w:rFonts w:ascii="Lucida Console" w:hAnsi="Lucida Console" w:cs="Lucida Console"/>
                <w:sz w:val="17"/>
                <w:szCs w:val="17"/>
                <w:lang w:eastAsia="ja-JP" w:bidi="ar-SA"/>
              </w:rPr>
              <w:t xml:space="preserve">                &lt;UseDistrictCalendar&gt;false&lt;/UseDistrictCalendar&gt;</w:t>
            </w:r>
          </w:p>
          <w:p w14:paraId="358FB741"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bidi="ar-SA"/>
              </w:rPr>
            </w:pPr>
            <w:r w:rsidRPr="002B6EA9">
              <w:rPr>
                <w:rFonts w:ascii="Lucida Console" w:hAnsi="Lucida Console" w:cs="Lucida Console"/>
                <w:sz w:val="17"/>
                <w:szCs w:val="17"/>
                <w:lang w:eastAsia="ja-JP" w:bidi="ar-SA"/>
              </w:rPr>
              <w:t xml:space="preserve">                &lt;ContractOfferingFamily&gt;Gold&lt;/ContractOfferingFamily&gt;</w:t>
            </w:r>
          </w:p>
          <w:p w14:paraId="6576155F" w14:textId="029D0784"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bidi="ar-SA"/>
              </w:rPr>
            </w:pPr>
            <w:r w:rsidRPr="002B6EA9">
              <w:rPr>
                <w:rFonts w:ascii="Lucida Console" w:hAnsi="Lucida Console" w:cs="Lucida Console"/>
                <w:sz w:val="17"/>
                <w:szCs w:val="17"/>
                <w:lang w:eastAsia="ja-JP" w:bidi="ar-SA"/>
              </w:rPr>
              <w:t xml:space="preserve">                &lt;PreferredFSEs&gt;</w:t>
            </w:r>
            <w:r w:rsidR="00390FE9">
              <w:rPr>
                <w:rFonts w:ascii="Lucida Console" w:hAnsi="Lucida Console" w:cs="Lucida Console"/>
                <w:sz w:val="17"/>
                <w:szCs w:val="17"/>
                <w:lang w:eastAsia="ja-JP" w:bidi="ar-SA"/>
              </w:rPr>
              <w:t>FHollande</w:t>
            </w:r>
            <w:r w:rsidRPr="002B6EA9">
              <w:rPr>
                <w:rFonts w:ascii="Lucida Console" w:hAnsi="Lucida Console" w:cs="Lucida Console"/>
                <w:sz w:val="17"/>
                <w:szCs w:val="17"/>
                <w:lang w:eastAsia="ja-JP" w:bidi="ar-SA"/>
              </w:rPr>
              <w:t>;Nicolas Sarkozy&lt;/PreferredFSEs&gt;</w:t>
            </w:r>
          </w:p>
          <w:p w14:paraId="7E1ED8C4" w14:textId="2EE30CAA"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bidi="ar-SA"/>
              </w:rPr>
            </w:pPr>
            <w:r w:rsidRPr="002B6EA9">
              <w:rPr>
                <w:rFonts w:ascii="Lucida Console" w:hAnsi="Lucida Console" w:cs="Lucida Console"/>
                <w:sz w:val="17"/>
                <w:szCs w:val="17"/>
                <w:lang w:eastAsia="ja-JP" w:bidi="ar-SA"/>
              </w:rPr>
              <w:t xml:space="preserve">                &lt;ExcludedFSEs&gt;</w:t>
            </w:r>
            <w:r w:rsidR="00390FE9">
              <w:rPr>
                <w:rFonts w:ascii="Lucida Console" w:hAnsi="Lucida Console" w:cs="Lucida Console"/>
                <w:sz w:val="17"/>
                <w:szCs w:val="17"/>
                <w:lang w:eastAsia="ja-JP" w:bidi="ar-SA"/>
              </w:rPr>
              <w:t>JChirac</w:t>
            </w:r>
            <w:r w:rsidRPr="002B6EA9">
              <w:rPr>
                <w:rFonts w:ascii="Lucida Console" w:hAnsi="Lucida Console" w:cs="Lucida Console"/>
                <w:sz w:val="17"/>
                <w:szCs w:val="17"/>
                <w:lang w:eastAsia="ja-JP" w:bidi="ar-SA"/>
              </w:rPr>
              <w:t>;</w:t>
            </w:r>
            <w:r w:rsidR="00390FE9">
              <w:rPr>
                <w:rFonts w:ascii="Lucida Console" w:hAnsi="Lucida Console" w:cs="Lucida Console"/>
                <w:sz w:val="17"/>
                <w:szCs w:val="17"/>
                <w:lang w:eastAsia="ja-JP" w:bidi="ar-SA"/>
              </w:rPr>
              <w:t>FMitterrand</w:t>
            </w:r>
            <w:r w:rsidRPr="002B6EA9">
              <w:rPr>
                <w:rFonts w:ascii="Lucida Console" w:hAnsi="Lucida Console" w:cs="Lucida Console"/>
                <w:sz w:val="17"/>
                <w:szCs w:val="17"/>
                <w:lang w:eastAsia="ja-JP" w:bidi="ar-SA"/>
              </w:rPr>
              <w:t>;</w:t>
            </w:r>
            <w:r w:rsidR="00390FE9">
              <w:rPr>
                <w:rFonts w:ascii="Lucida Console" w:hAnsi="Lucida Console" w:cs="Lucida Console"/>
                <w:sz w:val="17"/>
                <w:szCs w:val="17"/>
                <w:lang w:eastAsia="ja-JP" w:bidi="ar-SA"/>
              </w:rPr>
              <w:t>Vd’Estaing</w:t>
            </w:r>
            <w:r w:rsidRPr="002B6EA9">
              <w:rPr>
                <w:rFonts w:ascii="Lucida Console" w:hAnsi="Lucida Console" w:cs="Lucida Console"/>
                <w:sz w:val="17"/>
                <w:szCs w:val="17"/>
                <w:lang w:eastAsia="ja-JP" w:bidi="ar-SA"/>
              </w:rPr>
              <w:t>&lt;/ExcludedFSEs&gt;</w:t>
            </w:r>
          </w:p>
          <w:p w14:paraId="006ECFB1" w14:textId="5769A482"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bidi="ar-SA"/>
              </w:rPr>
            </w:pPr>
            <w:r w:rsidRPr="002B6EA9">
              <w:rPr>
                <w:rFonts w:ascii="Lucida Console" w:hAnsi="Lucida Console" w:cs="Lucida Console"/>
                <w:sz w:val="17"/>
                <w:szCs w:val="17"/>
                <w:lang w:eastAsia="ja-JP" w:bidi="ar-SA"/>
              </w:rPr>
              <w:t xml:space="preserve">                &lt;RequiredFSEs&gt;</w:t>
            </w:r>
            <w:r w:rsidR="00390FE9">
              <w:rPr>
                <w:rFonts w:ascii="Lucida Console" w:hAnsi="Lucida Console" w:cs="Lucida Console"/>
                <w:sz w:val="17"/>
                <w:szCs w:val="17"/>
                <w:lang w:eastAsia="ja-JP" w:bidi="ar-SA"/>
              </w:rPr>
              <w:t>FHollande</w:t>
            </w:r>
            <w:r w:rsidRPr="002B6EA9">
              <w:rPr>
                <w:rFonts w:ascii="Lucida Console" w:hAnsi="Lucida Console" w:cs="Lucida Console"/>
                <w:sz w:val="17"/>
                <w:szCs w:val="17"/>
                <w:lang w:eastAsia="ja-JP" w:bidi="ar-SA"/>
              </w:rPr>
              <w:t>&lt;/RequiredFSEs&gt;</w:t>
            </w:r>
          </w:p>
          <w:p w14:paraId="36226FC6"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bidi="ar-SA"/>
              </w:rPr>
            </w:pPr>
            <w:r w:rsidRPr="002B6EA9">
              <w:rPr>
                <w:rFonts w:ascii="Lucida Console" w:hAnsi="Lucida Console" w:cs="Lucida Console"/>
                <w:sz w:val="17"/>
                <w:szCs w:val="17"/>
                <w:lang w:eastAsia="ja-JP" w:bidi="ar-SA"/>
              </w:rPr>
              <w:t xml:space="preserve">                &lt;SkillLevel&gt;1&lt;/SkillLevel&gt;</w:t>
            </w:r>
          </w:p>
          <w:p w14:paraId="6226DACB"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bidi="ar-SA"/>
              </w:rPr>
            </w:pPr>
            <w:r w:rsidRPr="002B6EA9">
              <w:rPr>
                <w:rFonts w:ascii="Lucida Console" w:hAnsi="Lucida Console" w:cs="Lucida Console"/>
                <w:sz w:val="17"/>
                <w:szCs w:val="17"/>
                <w:lang w:eastAsia="ja-JP" w:bidi="ar-SA"/>
              </w:rPr>
              <w:t xml:space="preserve">                &lt;OwnerName&gt;Charles de Gaulle&lt;/OwnerName&gt;</w:t>
            </w:r>
          </w:p>
          <w:p w14:paraId="07A47737"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bidi="ar-SA"/>
              </w:rPr>
            </w:pPr>
            <w:r w:rsidRPr="002B6EA9">
              <w:rPr>
                <w:rFonts w:ascii="Lucida Console" w:hAnsi="Lucida Console" w:cs="Lucida Console"/>
                <w:sz w:val="17"/>
                <w:szCs w:val="17"/>
                <w:lang w:eastAsia="ja-JP" w:bidi="ar-SA"/>
              </w:rPr>
              <w:t xml:space="preserve">                &lt;OwnerSSO&gt;Charles de Gaulle&lt;/OwnerSSO&gt;</w:t>
            </w:r>
          </w:p>
          <w:p w14:paraId="4B7E27CF"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bidi="ar-SA"/>
              </w:rPr>
            </w:pPr>
            <w:r w:rsidRPr="002B6EA9">
              <w:rPr>
                <w:rFonts w:ascii="Lucida Console" w:hAnsi="Lucida Console" w:cs="Lucida Console"/>
                <w:sz w:val="17"/>
                <w:szCs w:val="17"/>
                <w:lang w:eastAsia="ja-JP" w:bidi="ar-SA"/>
              </w:rPr>
              <w:t xml:space="preserve">                &lt;CRMSystemName&gt;</w:t>
            </w:r>
          </w:p>
          <w:p w14:paraId="41CA1E32"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bidi="ar-SA"/>
              </w:rPr>
            </w:pPr>
            <w:r w:rsidRPr="002B6EA9">
              <w:rPr>
                <w:rFonts w:ascii="Lucida Console" w:hAnsi="Lucida Console" w:cs="Lucida Console"/>
                <w:sz w:val="17"/>
                <w:szCs w:val="17"/>
                <w:lang w:eastAsia="ja-JP" w:bidi="ar-SA"/>
              </w:rPr>
              <w:t xml:space="preserve">                    &lt;Name&gt;MUST&lt;/Name&gt;</w:t>
            </w:r>
          </w:p>
          <w:p w14:paraId="01F53085"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bidi="ar-SA"/>
              </w:rPr>
            </w:pPr>
            <w:r w:rsidRPr="002B6EA9">
              <w:rPr>
                <w:rFonts w:ascii="Lucida Console" w:hAnsi="Lucida Console" w:cs="Lucida Console"/>
                <w:sz w:val="17"/>
                <w:szCs w:val="17"/>
                <w:lang w:eastAsia="ja-JP" w:bidi="ar-SA"/>
              </w:rPr>
              <w:t xml:space="preserve">                &lt;/CRMSystemName&gt;</w:t>
            </w:r>
          </w:p>
          <w:p w14:paraId="36531551"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bidi="ar-SA"/>
              </w:rPr>
            </w:pPr>
            <w:r w:rsidRPr="002B6EA9">
              <w:rPr>
                <w:rFonts w:ascii="Lucida Console" w:hAnsi="Lucida Console" w:cs="Lucida Console"/>
                <w:sz w:val="17"/>
                <w:szCs w:val="17"/>
                <w:lang w:eastAsia="ja-JP" w:bidi="ar-SA"/>
              </w:rPr>
              <w:t xml:space="preserve">                &lt;PartDeliveryType&gt;In the back of a van&lt;/PartDeliveryType&gt;</w:t>
            </w:r>
          </w:p>
          <w:p w14:paraId="2C658458"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bidi="ar-SA"/>
              </w:rPr>
            </w:pPr>
            <w:r w:rsidRPr="002B6EA9">
              <w:rPr>
                <w:rFonts w:ascii="Lucida Console" w:hAnsi="Lucida Console" w:cs="Lucida Console"/>
                <w:sz w:val="17"/>
                <w:szCs w:val="17"/>
                <w:lang w:eastAsia="ja-JP" w:bidi="ar-SA"/>
              </w:rPr>
              <w:t xml:space="preserve">                &lt;PartComment&gt;Bend your knees when you pick it up, its heavy!&lt;/PartComment&gt;</w:t>
            </w:r>
          </w:p>
          <w:p w14:paraId="4D92EC20"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bidi="ar-SA"/>
              </w:rPr>
            </w:pPr>
            <w:r w:rsidRPr="002B6EA9">
              <w:rPr>
                <w:rFonts w:ascii="Lucida Console" w:hAnsi="Lucida Console" w:cs="Lucida Console"/>
                <w:sz w:val="17"/>
                <w:szCs w:val="17"/>
                <w:lang w:eastAsia="ja-JP" w:bidi="ar-SA"/>
              </w:rPr>
              <w:t xml:space="preserve">                &lt;PartEstimatedDeliveryDate&gt;2013-10-24T06:36:58.9805354-04:00&lt;/PartEstimatedDeliveryDate&gt;</w:t>
            </w:r>
          </w:p>
          <w:p w14:paraId="18795E65"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bidi="ar-SA"/>
              </w:rPr>
            </w:pPr>
            <w:r w:rsidRPr="002B6EA9">
              <w:rPr>
                <w:rFonts w:ascii="Lucida Console" w:hAnsi="Lucida Console" w:cs="Lucida Console"/>
                <w:sz w:val="17"/>
                <w:szCs w:val="17"/>
                <w:lang w:eastAsia="ja-JP" w:bidi="ar-SA"/>
              </w:rPr>
              <w:t xml:space="preserve">                &lt;ReactivationDate&gt;2013-10-24T06:36:58.9805354-04:00&lt;/ReactivationDate&gt;</w:t>
            </w:r>
          </w:p>
          <w:p w14:paraId="03270935"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bidi="ar-SA"/>
              </w:rPr>
            </w:pPr>
            <w:r w:rsidRPr="002B6EA9">
              <w:rPr>
                <w:rFonts w:ascii="Lucida Console" w:hAnsi="Lucida Console" w:cs="Lucida Console"/>
                <w:sz w:val="17"/>
                <w:szCs w:val="17"/>
                <w:lang w:eastAsia="ja-JP" w:bidi="ar-SA"/>
              </w:rPr>
              <w:t xml:space="preserve">                &lt;MacroVersion&gt;MacroVersion001&lt;/MacroVersion&gt;</w:t>
            </w:r>
          </w:p>
          <w:p w14:paraId="0B98F8CB" w14:textId="0AD8E566" w:rsidR="002B6EA9" w:rsidRDefault="002B6EA9" w:rsidP="002B6EA9">
            <w:pPr>
              <w:autoSpaceDE w:val="0"/>
              <w:autoSpaceDN w:val="0"/>
              <w:adjustRightInd w:val="0"/>
              <w:spacing w:line="360" w:lineRule="auto"/>
              <w:rPr>
                <w:rFonts w:ascii="Lucida Console" w:hAnsi="Lucida Console" w:cs="Lucida Console"/>
                <w:sz w:val="17"/>
                <w:szCs w:val="17"/>
                <w:lang w:eastAsia="ja-JP" w:bidi="ar-SA"/>
              </w:rPr>
            </w:pPr>
            <w:r w:rsidRPr="002B6EA9">
              <w:rPr>
                <w:rFonts w:ascii="Lucida Console" w:hAnsi="Lucida Console" w:cs="Lucida Console"/>
                <w:sz w:val="17"/>
                <w:szCs w:val="17"/>
                <w:lang w:eastAsia="ja-JP" w:bidi="ar-SA"/>
              </w:rPr>
              <w:t xml:space="preserve">                &lt;TaskLanguages&gt;</w:t>
            </w:r>
            <w:r w:rsidR="009C47AD">
              <w:rPr>
                <w:rFonts w:ascii="Lucida Console" w:hAnsi="Lucida Console" w:cs="Lucida Console"/>
                <w:sz w:val="17"/>
                <w:szCs w:val="17"/>
                <w:lang w:eastAsia="ja-JP" w:bidi="ar-SA"/>
              </w:rPr>
              <w:t>English;French</w:t>
            </w:r>
            <w:r w:rsidRPr="002B6EA9">
              <w:rPr>
                <w:rFonts w:ascii="Lucida Console" w:hAnsi="Lucida Console" w:cs="Lucida Console"/>
                <w:sz w:val="17"/>
                <w:szCs w:val="17"/>
                <w:lang w:eastAsia="ja-JP" w:bidi="ar-SA"/>
              </w:rPr>
              <w:t>&lt;/TaskLanguages&gt;</w:t>
            </w:r>
          </w:p>
          <w:p w14:paraId="49EBAB33" w14:textId="77777777" w:rsidR="00116F07" w:rsidRPr="00116F07" w:rsidRDefault="00116F07" w:rsidP="00116F07">
            <w:pPr>
              <w:autoSpaceDE w:val="0"/>
              <w:autoSpaceDN w:val="0"/>
              <w:adjustRightInd w:val="0"/>
              <w:spacing w:line="360" w:lineRule="auto"/>
              <w:rPr>
                <w:rFonts w:ascii="Lucida Console" w:hAnsi="Lucida Console" w:cs="Lucida Console"/>
                <w:sz w:val="17"/>
                <w:szCs w:val="17"/>
                <w:lang w:eastAsia="ja-JP" w:bidi="ar-SA"/>
              </w:rPr>
            </w:pPr>
          </w:p>
          <w:p w14:paraId="68DEA1F7" w14:textId="15D048C4" w:rsidR="00116F07" w:rsidRPr="002B6EA9" w:rsidRDefault="00116F07" w:rsidP="00116F07">
            <w:pPr>
              <w:autoSpaceDE w:val="0"/>
              <w:autoSpaceDN w:val="0"/>
              <w:adjustRightInd w:val="0"/>
              <w:spacing w:line="360" w:lineRule="auto"/>
              <w:rPr>
                <w:rFonts w:ascii="Lucida Console" w:hAnsi="Lucida Console" w:cs="Lucida Console"/>
                <w:sz w:val="17"/>
                <w:szCs w:val="17"/>
                <w:lang w:eastAsia="ja-JP" w:bidi="ar-SA"/>
              </w:rPr>
            </w:pPr>
            <w:r w:rsidRPr="00116F07">
              <w:rPr>
                <w:rFonts w:ascii="Lucida Console" w:hAnsi="Lucida Console" w:cs="Lucida Console"/>
                <w:sz w:val="17"/>
                <w:szCs w:val="17"/>
                <w:lang w:eastAsia="ja-JP" w:bidi="ar-SA"/>
              </w:rPr>
              <w:t xml:space="preserve">                &lt;IsMST&gt;</w:t>
            </w:r>
            <w:r>
              <w:rPr>
                <w:rFonts w:ascii="Lucida Console" w:hAnsi="Lucida Console" w:cs="Lucida Console"/>
                <w:sz w:val="17"/>
                <w:szCs w:val="17"/>
                <w:lang w:eastAsia="ja-JP" w:bidi="ar-SA"/>
              </w:rPr>
              <w:t>true</w:t>
            </w:r>
            <w:r w:rsidRPr="00116F07">
              <w:rPr>
                <w:rFonts w:ascii="Lucida Console" w:hAnsi="Lucida Console" w:cs="Lucida Console"/>
                <w:sz w:val="17"/>
                <w:szCs w:val="17"/>
                <w:lang w:eastAsia="ja-JP" w:bidi="ar-SA"/>
              </w:rPr>
              <w:t>&lt;/IsMST&gt;</w:t>
            </w:r>
          </w:p>
          <w:p w14:paraId="068D429E"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bidi="ar-SA"/>
              </w:rPr>
            </w:pPr>
            <w:r w:rsidRPr="002B6EA9">
              <w:rPr>
                <w:rFonts w:ascii="Lucida Console" w:hAnsi="Lucida Console" w:cs="Lucida Console"/>
                <w:sz w:val="17"/>
                <w:szCs w:val="17"/>
                <w:lang w:eastAsia="ja-JP" w:bidi="ar-SA"/>
              </w:rPr>
              <w:t xml:space="preserve">            &lt;/Task&gt;</w:t>
            </w:r>
          </w:p>
          <w:p w14:paraId="74415AB6"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bidi="ar-SA"/>
              </w:rPr>
            </w:pPr>
            <w:r w:rsidRPr="002B6EA9">
              <w:rPr>
                <w:rFonts w:ascii="Lucida Console" w:hAnsi="Lucida Console" w:cs="Lucida Console"/>
                <w:sz w:val="17"/>
                <w:szCs w:val="17"/>
                <w:lang w:eastAsia="ja-JP" w:bidi="ar-SA"/>
              </w:rPr>
              <w:t xml:space="preserve">            &lt;ReturnAssignment&gt;true&lt;/ReturnAssignment&gt;</w:t>
            </w:r>
          </w:p>
          <w:p w14:paraId="0A41F953"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bidi="ar-SA"/>
              </w:rPr>
            </w:pPr>
            <w:r w:rsidRPr="002B6EA9">
              <w:rPr>
                <w:rFonts w:ascii="Lucida Console" w:hAnsi="Lucida Console" w:cs="Lucida Console"/>
                <w:sz w:val="17"/>
                <w:szCs w:val="17"/>
                <w:lang w:eastAsia="ja-JP" w:bidi="ar-SA"/>
              </w:rPr>
              <w:t xml:space="preserve">            &lt;TaskRequestedProperties&gt;</w:t>
            </w:r>
          </w:p>
          <w:p w14:paraId="2006A5D1"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bidi="ar-SA"/>
              </w:rPr>
            </w:pPr>
            <w:r w:rsidRPr="002B6EA9">
              <w:rPr>
                <w:rFonts w:ascii="Lucida Console" w:hAnsi="Lucida Console" w:cs="Lucida Console"/>
                <w:sz w:val="17"/>
                <w:szCs w:val="17"/>
                <w:lang w:eastAsia="ja-JP" w:bidi="ar-SA"/>
              </w:rPr>
              <w:t xml:space="preserve">                &lt;Item&gt;Key&lt;/Item&gt;</w:t>
            </w:r>
          </w:p>
          <w:p w14:paraId="3A141366"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bidi="ar-SA"/>
              </w:rPr>
            </w:pPr>
            <w:r w:rsidRPr="002B6EA9">
              <w:rPr>
                <w:rFonts w:ascii="Lucida Console" w:hAnsi="Lucida Console" w:cs="Lucida Console"/>
                <w:sz w:val="17"/>
                <w:szCs w:val="17"/>
                <w:lang w:eastAsia="ja-JP" w:bidi="ar-SA"/>
              </w:rPr>
              <w:t xml:space="preserve">                &lt;Item&gt;CallID&lt;/Item&gt;</w:t>
            </w:r>
          </w:p>
          <w:p w14:paraId="2F390D0B"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bidi="ar-SA"/>
              </w:rPr>
            </w:pPr>
            <w:r w:rsidRPr="002B6EA9">
              <w:rPr>
                <w:rFonts w:ascii="Lucida Console" w:hAnsi="Lucida Console" w:cs="Lucida Console"/>
                <w:sz w:val="17"/>
                <w:szCs w:val="17"/>
                <w:lang w:eastAsia="ja-JP" w:bidi="ar-SA"/>
              </w:rPr>
              <w:lastRenderedPageBreak/>
              <w:t xml:space="preserve">                &lt;Item&gt;Number&lt;/Item&gt;</w:t>
            </w:r>
          </w:p>
          <w:p w14:paraId="3AB6226F"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bidi="ar-SA"/>
              </w:rPr>
            </w:pPr>
            <w:r w:rsidRPr="002B6EA9">
              <w:rPr>
                <w:rFonts w:ascii="Lucida Console" w:hAnsi="Lucida Console" w:cs="Lucida Console"/>
                <w:sz w:val="17"/>
                <w:szCs w:val="17"/>
                <w:lang w:eastAsia="ja-JP" w:bidi="ar-SA"/>
              </w:rPr>
              <w:t xml:space="preserve">                &lt;Item&gt;TaskID&lt;/Item&gt;</w:t>
            </w:r>
          </w:p>
          <w:p w14:paraId="7853C214"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bidi="ar-SA"/>
              </w:rPr>
            </w:pPr>
            <w:r w:rsidRPr="002B6EA9">
              <w:rPr>
                <w:rFonts w:ascii="Lucida Console" w:hAnsi="Lucida Console" w:cs="Lucida Console"/>
                <w:sz w:val="17"/>
                <w:szCs w:val="17"/>
                <w:lang w:eastAsia="ja-JP" w:bidi="ar-SA"/>
              </w:rPr>
              <w:t xml:space="preserve">                &lt;Item&gt;MUSTJobNumber&lt;/Item&gt;</w:t>
            </w:r>
          </w:p>
          <w:p w14:paraId="40497D97"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bidi="ar-SA"/>
              </w:rPr>
            </w:pPr>
            <w:r w:rsidRPr="002B6EA9">
              <w:rPr>
                <w:rFonts w:ascii="Lucida Console" w:hAnsi="Lucida Console" w:cs="Lucida Console"/>
                <w:sz w:val="17"/>
                <w:szCs w:val="17"/>
                <w:lang w:eastAsia="ja-JP" w:bidi="ar-SA"/>
              </w:rPr>
              <w:t xml:space="preserve">            &lt;/TaskRequestedProperties&gt;</w:t>
            </w:r>
          </w:p>
          <w:p w14:paraId="5E63DB4D"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bidi="ar-SA"/>
              </w:rPr>
            </w:pPr>
            <w:r w:rsidRPr="002B6EA9">
              <w:rPr>
                <w:rFonts w:ascii="Lucida Console" w:hAnsi="Lucida Console" w:cs="Lucida Console"/>
                <w:sz w:val="17"/>
                <w:szCs w:val="17"/>
                <w:lang w:eastAsia="ja-JP" w:bidi="ar-SA"/>
              </w:rPr>
              <w:t xml:space="preserve">            &lt;AssignmentRequestedProperties&gt;</w:t>
            </w:r>
          </w:p>
          <w:p w14:paraId="37E103D2"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bidi="ar-SA"/>
              </w:rPr>
            </w:pPr>
            <w:r w:rsidRPr="002B6EA9">
              <w:rPr>
                <w:rFonts w:ascii="Lucida Console" w:hAnsi="Lucida Console" w:cs="Lucida Console"/>
                <w:sz w:val="17"/>
                <w:szCs w:val="17"/>
                <w:lang w:eastAsia="ja-JP" w:bidi="ar-SA"/>
              </w:rPr>
              <w:t xml:space="preserve">                &lt;Item&gt;Key&lt;/Item&gt;</w:t>
            </w:r>
          </w:p>
          <w:p w14:paraId="4E5C69E0"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bidi="ar-SA"/>
              </w:rPr>
            </w:pPr>
            <w:r w:rsidRPr="002B6EA9">
              <w:rPr>
                <w:rFonts w:ascii="Lucida Console" w:hAnsi="Lucida Console" w:cs="Lucida Console"/>
                <w:sz w:val="17"/>
                <w:szCs w:val="17"/>
                <w:lang w:eastAsia="ja-JP" w:bidi="ar-SA"/>
              </w:rPr>
              <w:t xml:space="preserve">                &lt;Item&gt;Start&lt;/Item&gt;</w:t>
            </w:r>
          </w:p>
          <w:p w14:paraId="4A56A75E"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bidi="ar-SA"/>
              </w:rPr>
            </w:pPr>
            <w:r w:rsidRPr="002B6EA9">
              <w:rPr>
                <w:rFonts w:ascii="Lucida Console" w:hAnsi="Lucida Console" w:cs="Lucida Console"/>
                <w:sz w:val="17"/>
                <w:szCs w:val="17"/>
                <w:lang w:eastAsia="ja-JP" w:bidi="ar-SA"/>
              </w:rPr>
              <w:t xml:space="preserve">                &lt;Item&gt;Finish&lt;/Item&gt;</w:t>
            </w:r>
          </w:p>
          <w:p w14:paraId="795F97B0"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bidi="ar-SA"/>
              </w:rPr>
            </w:pPr>
            <w:r w:rsidRPr="002B6EA9">
              <w:rPr>
                <w:rFonts w:ascii="Lucida Console" w:hAnsi="Lucida Console" w:cs="Lucida Console"/>
                <w:sz w:val="17"/>
                <w:szCs w:val="17"/>
                <w:lang w:eastAsia="ja-JP" w:bidi="ar-SA"/>
              </w:rPr>
              <w:t xml:space="preserve">            &lt;/AssignmentRequestedProperties&gt;</w:t>
            </w:r>
          </w:p>
          <w:p w14:paraId="634B3345"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bidi="ar-SA"/>
              </w:rPr>
            </w:pPr>
            <w:r w:rsidRPr="002B6EA9">
              <w:rPr>
                <w:rFonts w:ascii="Lucida Console" w:hAnsi="Lucida Console" w:cs="Lucida Console"/>
                <w:sz w:val="17"/>
                <w:szCs w:val="17"/>
                <w:lang w:eastAsia="ja-JP" w:bidi="ar-SA"/>
              </w:rPr>
              <w:t xml:space="preserve">            &lt;ReturnSchedulingError&gt;false&lt;/ReturnSchedulingError&gt;</w:t>
            </w:r>
          </w:p>
          <w:p w14:paraId="56FAD37A"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bidi="ar-SA"/>
              </w:rPr>
            </w:pPr>
            <w:r w:rsidRPr="002B6EA9">
              <w:rPr>
                <w:rFonts w:ascii="Lucida Console" w:hAnsi="Lucida Console" w:cs="Lucida Console"/>
                <w:sz w:val="17"/>
                <w:szCs w:val="17"/>
                <w:lang w:eastAsia="ja-JP" w:bidi="ar-SA"/>
              </w:rPr>
              <w:t xml:space="preserve">        &lt;/ProcessTaskEx&gt;</w:t>
            </w:r>
          </w:p>
          <w:p w14:paraId="6F8FE15C"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bidi="ar-SA"/>
              </w:rPr>
            </w:pPr>
            <w:r w:rsidRPr="002B6EA9">
              <w:rPr>
                <w:rFonts w:ascii="Lucida Console" w:hAnsi="Lucida Console" w:cs="Lucida Console"/>
                <w:sz w:val="17"/>
                <w:szCs w:val="17"/>
                <w:lang w:eastAsia="ja-JP" w:bidi="ar-SA"/>
              </w:rPr>
              <w:t xml:space="preserve">    &lt;/s:Body&gt;</w:t>
            </w:r>
          </w:p>
          <w:p w14:paraId="30335B6A" w14:textId="72C46F32" w:rsidR="006B3230" w:rsidRPr="00CC7998" w:rsidRDefault="002B6EA9" w:rsidP="00DB537E">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bidi="ar-SA"/>
              </w:rPr>
              <w:t>&lt;/s:Envelope&gt;</w:t>
            </w:r>
          </w:p>
        </w:tc>
      </w:tr>
    </w:tbl>
    <w:p w14:paraId="5D654C3D" w14:textId="77777777" w:rsidR="006B3230" w:rsidRDefault="006B3230" w:rsidP="00DB537E">
      <w:pPr>
        <w:autoSpaceDE w:val="0"/>
        <w:autoSpaceDN w:val="0"/>
        <w:adjustRightInd w:val="0"/>
        <w:spacing w:line="360" w:lineRule="auto"/>
      </w:pPr>
    </w:p>
    <w:p w14:paraId="21D5FB7A" w14:textId="291D48FE" w:rsidR="006B3230" w:rsidRDefault="006B3230" w:rsidP="00DB537E">
      <w:pPr>
        <w:autoSpaceDE w:val="0"/>
        <w:autoSpaceDN w:val="0"/>
        <w:adjustRightInd w:val="0"/>
        <w:spacing w:line="360" w:lineRule="auto"/>
      </w:pPr>
      <w:r w:rsidRPr="00CC7998">
        <w:t xml:space="preserve">SOAP </w:t>
      </w:r>
      <w:r>
        <w:t xml:space="preserve">Response </w:t>
      </w:r>
      <w:r w:rsidRPr="00CC7998">
        <w:t xml:space="preserve"> Envelope:</w:t>
      </w:r>
    </w:p>
    <w:tbl>
      <w:tblPr>
        <w:tblW w:w="0" w:type="auto"/>
        <w:tblLook w:val="04A0" w:firstRow="1" w:lastRow="0" w:firstColumn="1" w:lastColumn="0" w:noHBand="0" w:noVBand="1"/>
      </w:tblPr>
      <w:tblGrid>
        <w:gridCol w:w="10296"/>
      </w:tblGrid>
      <w:tr w:rsidR="006B3230" w:rsidRPr="006B3230" w14:paraId="5B5C651D" w14:textId="77777777" w:rsidTr="00187C58">
        <w:trPr>
          <w:trHeight w:val="736"/>
        </w:trPr>
        <w:tc>
          <w:tcPr>
            <w:tcW w:w="10296" w:type="dxa"/>
          </w:tcPr>
          <w:p w14:paraId="36220C57" w14:textId="77777777" w:rsidR="006B3230" w:rsidRPr="008F7BA8" w:rsidRDefault="006B3230" w:rsidP="00DB537E">
            <w:pPr>
              <w:autoSpaceDE w:val="0"/>
              <w:autoSpaceDN w:val="0"/>
              <w:adjustRightInd w:val="0"/>
              <w:spacing w:line="360" w:lineRule="auto"/>
              <w:rPr>
                <w:rFonts w:ascii="Lucida Console" w:hAnsi="Lucida Console" w:cs="Lucida Console"/>
                <w:sz w:val="17"/>
                <w:szCs w:val="17"/>
                <w:lang w:eastAsia="ja-JP" w:bidi="ar-SA"/>
              </w:rPr>
            </w:pPr>
            <w:r w:rsidRPr="008F7BA8">
              <w:rPr>
                <w:rFonts w:ascii="Lucida Console" w:hAnsi="Lucida Console" w:cs="Lucida Console"/>
                <w:sz w:val="17"/>
                <w:szCs w:val="17"/>
                <w:lang w:eastAsia="ja-JP" w:bidi="ar-SA"/>
              </w:rPr>
              <w:t>&lt;s:Envelope xmlns:s = "http://schemas.xmlsoap.org/soap/envelope/"&gt;</w:t>
            </w:r>
          </w:p>
          <w:p w14:paraId="534037E0" w14:textId="77777777" w:rsidR="006B3230" w:rsidRPr="008F7BA8" w:rsidRDefault="006B3230" w:rsidP="00DB537E">
            <w:pPr>
              <w:autoSpaceDE w:val="0"/>
              <w:autoSpaceDN w:val="0"/>
              <w:adjustRightInd w:val="0"/>
              <w:spacing w:line="360" w:lineRule="auto"/>
              <w:rPr>
                <w:rFonts w:ascii="Lucida Console" w:hAnsi="Lucida Console" w:cs="Lucida Console"/>
                <w:sz w:val="17"/>
                <w:szCs w:val="17"/>
                <w:lang w:eastAsia="ja-JP" w:bidi="ar-SA"/>
              </w:rPr>
            </w:pPr>
            <w:r w:rsidRPr="008F7BA8">
              <w:rPr>
                <w:rFonts w:ascii="Lucida Console" w:hAnsi="Lucida Console" w:cs="Lucida Console"/>
                <w:sz w:val="17"/>
                <w:szCs w:val="17"/>
                <w:lang w:eastAsia="ja-JP" w:bidi="ar-SA"/>
              </w:rPr>
              <w:t xml:space="preserve">    &lt;s:Body&gt;</w:t>
            </w:r>
          </w:p>
          <w:p w14:paraId="61AC7725" w14:textId="77777777" w:rsidR="006B3230" w:rsidRPr="008F7BA8" w:rsidRDefault="006B3230" w:rsidP="00DB537E">
            <w:pPr>
              <w:autoSpaceDE w:val="0"/>
              <w:autoSpaceDN w:val="0"/>
              <w:adjustRightInd w:val="0"/>
              <w:spacing w:line="360" w:lineRule="auto"/>
              <w:rPr>
                <w:rFonts w:ascii="Lucida Console" w:hAnsi="Lucida Console" w:cs="Lucida Console"/>
                <w:sz w:val="17"/>
                <w:szCs w:val="17"/>
                <w:lang w:eastAsia="ja-JP" w:bidi="ar-SA"/>
              </w:rPr>
            </w:pPr>
            <w:r w:rsidRPr="008F7BA8">
              <w:rPr>
                <w:rFonts w:ascii="Lucida Console" w:hAnsi="Lucida Console" w:cs="Lucida Console"/>
                <w:sz w:val="17"/>
                <w:szCs w:val="17"/>
                <w:lang w:eastAsia="ja-JP" w:bidi="ar-SA"/>
              </w:rPr>
              <w:t xml:space="preserve">        &lt;ProcessTaskExResponse xmlns = "http://www.clicksoftware.com"&gt;</w:t>
            </w:r>
          </w:p>
          <w:p w14:paraId="3063C06D" w14:textId="77777777" w:rsidR="006B3230" w:rsidRPr="008F7BA8" w:rsidRDefault="006B3230" w:rsidP="00DB537E">
            <w:pPr>
              <w:autoSpaceDE w:val="0"/>
              <w:autoSpaceDN w:val="0"/>
              <w:adjustRightInd w:val="0"/>
              <w:spacing w:line="360" w:lineRule="auto"/>
              <w:rPr>
                <w:rFonts w:ascii="Lucida Console" w:hAnsi="Lucida Console" w:cs="Lucida Console"/>
                <w:sz w:val="17"/>
                <w:szCs w:val="17"/>
                <w:lang w:eastAsia="ja-JP" w:bidi="ar-SA"/>
              </w:rPr>
            </w:pPr>
            <w:r w:rsidRPr="008F7BA8">
              <w:rPr>
                <w:rFonts w:ascii="Lucida Console" w:hAnsi="Lucida Console" w:cs="Lucida Console"/>
                <w:sz w:val="17"/>
                <w:szCs w:val="17"/>
                <w:lang w:eastAsia="ja-JP" w:bidi="ar-SA"/>
              </w:rPr>
              <w:t xml:space="preserve">            &lt;ReturnCode&gt;Success&lt;/ReturnCode&gt;</w:t>
            </w:r>
          </w:p>
          <w:p w14:paraId="7DD9E458" w14:textId="77777777" w:rsidR="006B3230" w:rsidRPr="008F7BA8" w:rsidRDefault="006B3230" w:rsidP="00DB537E">
            <w:pPr>
              <w:autoSpaceDE w:val="0"/>
              <w:autoSpaceDN w:val="0"/>
              <w:adjustRightInd w:val="0"/>
              <w:spacing w:line="360" w:lineRule="auto"/>
              <w:rPr>
                <w:rFonts w:ascii="Lucida Console" w:hAnsi="Lucida Console" w:cs="Lucida Console"/>
                <w:sz w:val="17"/>
                <w:szCs w:val="17"/>
                <w:lang w:eastAsia="ja-JP" w:bidi="ar-SA"/>
              </w:rPr>
            </w:pPr>
            <w:r w:rsidRPr="008F7BA8">
              <w:rPr>
                <w:rFonts w:ascii="Lucida Console" w:hAnsi="Lucida Console" w:cs="Lucida Console"/>
                <w:sz w:val="17"/>
                <w:szCs w:val="17"/>
                <w:lang w:eastAsia="ja-JP" w:bidi="ar-SA"/>
              </w:rPr>
              <w:t xml:space="preserve">            &lt;Task&gt;</w:t>
            </w:r>
          </w:p>
          <w:p w14:paraId="2B1A0080" w14:textId="77777777" w:rsidR="006B3230" w:rsidRPr="008F7BA8" w:rsidRDefault="006B3230" w:rsidP="00DB537E">
            <w:pPr>
              <w:autoSpaceDE w:val="0"/>
              <w:autoSpaceDN w:val="0"/>
              <w:adjustRightInd w:val="0"/>
              <w:spacing w:line="360" w:lineRule="auto"/>
              <w:rPr>
                <w:rFonts w:ascii="Lucida Console" w:hAnsi="Lucida Console" w:cs="Lucida Console"/>
                <w:sz w:val="17"/>
                <w:szCs w:val="17"/>
                <w:lang w:eastAsia="ja-JP" w:bidi="ar-SA"/>
              </w:rPr>
            </w:pPr>
            <w:r w:rsidRPr="008F7BA8">
              <w:rPr>
                <w:rFonts w:ascii="Lucida Console" w:hAnsi="Lucida Console" w:cs="Lucida Console"/>
                <w:sz w:val="17"/>
                <w:szCs w:val="17"/>
                <w:lang w:eastAsia="ja-JP" w:bidi="ar-SA"/>
              </w:rPr>
              <w:t xml:space="preserve">                &lt;Key&gt;39459176&lt;/Key&gt;</w:t>
            </w:r>
          </w:p>
          <w:p w14:paraId="1F920425" w14:textId="616D3AEB" w:rsidR="006B3230" w:rsidRPr="008F7BA8" w:rsidRDefault="006B3230" w:rsidP="00DB537E">
            <w:pPr>
              <w:autoSpaceDE w:val="0"/>
              <w:autoSpaceDN w:val="0"/>
              <w:adjustRightInd w:val="0"/>
              <w:spacing w:line="360" w:lineRule="auto"/>
              <w:rPr>
                <w:rFonts w:ascii="Lucida Console" w:hAnsi="Lucida Console" w:cs="Lucida Console"/>
                <w:sz w:val="17"/>
                <w:szCs w:val="17"/>
                <w:lang w:eastAsia="ja-JP" w:bidi="ar-SA"/>
              </w:rPr>
            </w:pPr>
            <w:r w:rsidRPr="008F7BA8">
              <w:rPr>
                <w:rFonts w:ascii="Lucida Console" w:hAnsi="Lucida Console" w:cs="Lucida Console"/>
                <w:sz w:val="17"/>
                <w:szCs w:val="17"/>
                <w:lang w:eastAsia="ja-JP" w:bidi="ar-SA"/>
              </w:rPr>
              <w:t xml:space="preserve">                </w:t>
            </w:r>
            <w:del w:id="870" w:author="Duncan Hardie" w:date="2014-04-15T10:26:00Z">
              <w:r w:rsidRPr="008F7BA8" w:rsidDel="00AA61B2">
                <w:rPr>
                  <w:rFonts w:ascii="Lucida Console" w:hAnsi="Lucida Console" w:cs="Lucida Console"/>
                  <w:sz w:val="17"/>
                  <w:szCs w:val="17"/>
                  <w:lang w:eastAsia="ja-JP" w:bidi="ar-SA"/>
                </w:rPr>
                <w:delText>&lt;CallID&gt;</w:delText>
              </w:r>
            </w:del>
            <w:ins w:id="871" w:author="Duncan Hardie" w:date="2014-04-15T10:26:00Z">
              <w:r w:rsidR="00AA61B2">
                <w:rPr>
                  <w:rFonts w:ascii="Lucida Console" w:hAnsi="Lucida Console" w:cs="Lucida Console"/>
                  <w:sz w:val="17"/>
                  <w:szCs w:val="17"/>
                  <w:lang w:eastAsia="ja-JP" w:bidi="ar-SA"/>
                </w:rPr>
                <w:t>&lt;CallID&gt;GB-</w:t>
              </w:r>
            </w:ins>
            <w:r w:rsidRPr="008F7BA8">
              <w:rPr>
                <w:rFonts w:ascii="Lucida Console" w:hAnsi="Lucida Console" w:cs="Lucida Console"/>
                <w:sz w:val="17"/>
                <w:szCs w:val="17"/>
                <w:lang w:eastAsia="ja-JP" w:bidi="ar-SA"/>
              </w:rPr>
              <w:t>20130913_1</w:t>
            </w:r>
            <w:del w:id="872" w:author="Duncan Hardie" w:date="2014-04-15T10:26:00Z">
              <w:r w:rsidRPr="008F7BA8" w:rsidDel="00AA61B2">
                <w:rPr>
                  <w:rFonts w:ascii="Lucida Console" w:hAnsi="Lucida Console" w:cs="Lucida Console"/>
                  <w:sz w:val="17"/>
                  <w:szCs w:val="17"/>
                  <w:lang w:eastAsia="ja-JP" w:bidi="ar-SA"/>
                </w:rPr>
                <w:delText>&lt;/CallID&gt;</w:delText>
              </w:r>
            </w:del>
            <w:ins w:id="873" w:author="Duncan Hardie" w:date="2014-04-15T10:26:00Z">
              <w:r w:rsidR="00AA61B2">
                <w:rPr>
                  <w:rFonts w:ascii="Lucida Console" w:hAnsi="Lucida Console" w:cs="Lucida Console"/>
                  <w:sz w:val="17"/>
                  <w:szCs w:val="17"/>
                  <w:lang w:eastAsia="ja-JP" w:bidi="ar-SA"/>
                </w:rPr>
                <w:t>-1&lt;/CallID&gt;</w:t>
              </w:r>
            </w:ins>
          </w:p>
          <w:p w14:paraId="3FB5CA85" w14:textId="77777777" w:rsidR="006B3230" w:rsidRPr="008F7BA8" w:rsidRDefault="006B3230" w:rsidP="00DB537E">
            <w:pPr>
              <w:autoSpaceDE w:val="0"/>
              <w:autoSpaceDN w:val="0"/>
              <w:adjustRightInd w:val="0"/>
              <w:spacing w:line="360" w:lineRule="auto"/>
              <w:rPr>
                <w:rFonts w:ascii="Lucida Console" w:hAnsi="Lucida Console" w:cs="Lucida Console"/>
                <w:sz w:val="17"/>
                <w:szCs w:val="17"/>
                <w:lang w:eastAsia="ja-JP" w:bidi="ar-SA"/>
              </w:rPr>
            </w:pPr>
            <w:r w:rsidRPr="008F7BA8">
              <w:rPr>
                <w:rFonts w:ascii="Lucida Console" w:hAnsi="Lucida Console" w:cs="Lucida Console"/>
                <w:sz w:val="17"/>
                <w:szCs w:val="17"/>
                <w:lang w:eastAsia="ja-JP" w:bidi="ar-SA"/>
              </w:rPr>
              <w:t xml:space="preserve">                &lt;Number&gt;1&lt;/Number&gt;</w:t>
            </w:r>
          </w:p>
          <w:p w14:paraId="3C272A4E" w14:textId="77777777" w:rsidR="006B3230" w:rsidRPr="008F7BA8" w:rsidRDefault="006B3230" w:rsidP="00DB537E">
            <w:pPr>
              <w:autoSpaceDE w:val="0"/>
              <w:autoSpaceDN w:val="0"/>
              <w:adjustRightInd w:val="0"/>
              <w:spacing w:line="360" w:lineRule="auto"/>
              <w:rPr>
                <w:rFonts w:ascii="Lucida Console" w:hAnsi="Lucida Console" w:cs="Lucida Console"/>
                <w:sz w:val="17"/>
                <w:szCs w:val="17"/>
                <w:lang w:eastAsia="ja-JP" w:bidi="ar-SA"/>
              </w:rPr>
            </w:pPr>
            <w:r w:rsidRPr="008F7BA8">
              <w:rPr>
                <w:rFonts w:ascii="Lucida Console" w:hAnsi="Lucida Console" w:cs="Lucida Console"/>
                <w:sz w:val="17"/>
                <w:szCs w:val="17"/>
                <w:lang w:eastAsia="ja-JP" w:bidi="ar-SA"/>
              </w:rPr>
              <w:t xml:space="preserve">                &lt;TaskID&gt;dhardie2013-09-13T14:31:33.9516734Z&lt;/TaskID&gt;</w:t>
            </w:r>
          </w:p>
          <w:p w14:paraId="458ED1F2" w14:textId="77777777" w:rsidR="006B3230" w:rsidRPr="008F7BA8" w:rsidRDefault="006B3230" w:rsidP="00DB537E">
            <w:pPr>
              <w:autoSpaceDE w:val="0"/>
              <w:autoSpaceDN w:val="0"/>
              <w:adjustRightInd w:val="0"/>
              <w:spacing w:line="360" w:lineRule="auto"/>
              <w:rPr>
                <w:rFonts w:ascii="Lucida Console" w:hAnsi="Lucida Console" w:cs="Lucida Console"/>
                <w:sz w:val="17"/>
                <w:szCs w:val="17"/>
                <w:lang w:eastAsia="ja-JP" w:bidi="ar-SA"/>
              </w:rPr>
            </w:pPr>
            <w:r w:rsidRPr="008F7BA8">
              <w:rPr>
                <w:rFonts w:ascii="Lucida Console" w:hAnsi="Lucida Console" w:cs="Lucida Console"/>
                <w:sz w:val="17"/>
                <w:szCs w:val="17"/>
                <w:lang w:eastAsia="ja-JP" w:bidi="ar-SA"/>
              </w:rPr>
              <w:t xml:space="preserve">            &lt;/Task&gt;</w:t>
            </w:r>
          </w:p>
          <w:p w14:paraId="13190211" w14:textId="77777777" w:rsidR="006B3230" w:rsidRPr="008F7BA8" w:rsidRDefault="006B3230" w:rsidP="00DB537E">
            <w:pPr>
              <w:autoSpaceDE w:val="0"/>
              <w:autoSpaceDN w:val="0"/>
              <w:adjustRightInd w:val="0"/>
              <w:spacing w:line="360" w:lineRule="auto"/>
              <w:rPr>
                <w:rFonts w:ascii="Lucida Console" w:hAnsi="Lucida Console" w:cs="Lucida Console"/>
                <w:sz w:val="17"/>
                <w:szCs w:val="17"/>
                <w:lang w:eastAsia="ja-JP" w:bidi="ar-SA"/>
              </w:rPr>
            </w:pPr>
            <w:r w:rsidRPr="008F7BA8">
              <w:rPr>
                <w:rFonts w:ascii="Lucida Console" w:hAnsi="Lucida Console" w:cs="Lucida Console"/>
                <w:sz w:val="17"/>
                <w:szCs w:val="17"/>
                <w:lang w:eastAsia="ja-JP" w:bidi="ar-SA"/>
              </w:rPr>
              <w:t xml:space="preserve">            &lt;Assignment&gt;</w:t>
            </w:r>
          </w:p>
          <w:p w14:paraId="4170EECA" w14:textId="77777777" w:rsidR="006B3230" w:rsidRPr="008F7BA8" w:rsidRDefault="006B3230" w:rsidP="00DB537E">
            <w:pPr>
              <w:autoSpaceDE w:val="0"/>
              <w:autoSpaceDN w:val="0"/>
              <w:adjustRightInd w:val="0"/>
              <w:spacing w:line="360" w:lineRule="auto"/>
              <w:rPr>
                <w:rFonts w:ascii="Lucida Console" w:hAnsi="Lucida Console" w:cs="Lucida Console"/>
                <w:sz w:val="17"/>
                <w:szCs w:val="17"/>
                <w:lang w:eastAsia="ja-JP" w:bidi="ar-SA"/>
              </w:rPr>
            </w:pPr>
            <w:r w:rsidRPr="008F7BA8">
              <w:rPr>
                <w:rFonts w:ascii="Lucida Console" w:hAnsi="Lucida Console" w:cs="Lucida Console"/>
                <w:sz w:val="17"/>
                <w:szCs w:val="17"/>
                <w:lang w:eastAsia="ja-JP" w:bidi="ar-SA"/>
              </w:rPr>
              <w:t xml:space="preserve">                &lt;Key&gt;2218052&lt;/Key&gt;</w:t>
            </w:r>
          </w:p>
          <w:p w14:paraId="24858018" w14:textId="77777777" w:rsidR="006B3230" w:rsidRPr="008F7BA8" w:rsidRDefault="006B3230" w:rsidP="00DB537E">
            <w:pPr>
              <w:autoSpaceDE w:val="0"/>
              <w:autoSpaceDN w:val="0"/>
              <w:adjustRightInd w:val="0"/>
              <w:spacing w:line="360" w:lineRule="auto"/>
              <w:rPr>
                <w:rFonts w:ascii="Lucida Console" w:hAnsi="Lucida Console" w:cs="Lucida Console"/>
                <w:sz w:val="17"/>
                <w:szCs w:val="17"/>
                <w:lang w:eastAsia="ja-JP" w:bidi="ar-SA"/>
              </w:rPr>
            </w:pPr>
            <w:r w:rsidRPr="008F7BA8">
              <w:rPr>
                <w:rFonts w:ascii="Lucida Console" w:hAnsi="Lucida Console" w:cs="Lucida Console"/>
                <w:sz w:val="17"/>
                <w:szCs w:val="17"/>
                <w:lang w:eastAsia="ja-JP" w:bidi="ar-SA"/>
              </w:rPr>
              <w:t xml:space="preserve">                &lt;Revision&gt;1&lt;/Revision&gt;</w:t>
            </w:r>
          </w:p>
          <w:p w14:paraId="308FE1DA" w14:textId="77777777" w:rsidR="006B3230" w:rsidRPr="008F7BA8" w:rsidRDefault="006B3230" w:rsidP="00DB537E">
            <w:pPr>
              <w:autoSpaceDE w:val="0"/>
              <w:autoSpaceDN w:val="0"/>
              <w:adjustRightInd w:val="0"/>
              <w:spacing w:line="360" w:lineRule="auto"/>
              <w:rPr>
                <w:rFonts w:ascii="Lucida Console" w:hAnsi="Lucida Console" w:cs="Lucida Console"/>
                <w:sz w:val="17"/>
                <w:szCs w:val="17"/>
                <w:lang w:eastAsia="ja-JP" w:bidi="ar-SA"/>
              </w:rPr>
            </w:pPr>
            <w:r w:rsidRPr="008F7BA8">
              <w:rPr>
                <w:rFonts w:ascii="Lucida Console" w:hAnsi="Lucida Console" w:cs="Lucida Console"/>
                <w:sz w:val="17"/>
                <w:szCs w:val="17"/>
                <w:lang w:eastAsia="ja-JP" w:bidi="ar-SA"/>
              </w:rPr>
              <w:t xml:space="preserve">                &lt;Stamp&gt;</w:t>
            </w:r>
          </w:p>
          <w:p w14:paraId="1AD82677" w14:textId="49FCBED1" w:rsidR="006B3230" w:rsidRPr="008F7BA8" w:rsidRDefault="006B3230" w:rsidP="00DB537E">
            <w:pPr>
              <w:autoSpaceDE w:val="0"/>
              <w:autoSpaceDN w:val="0"/>
              <w:adjustRightInd w:val="0"/>
              <w:spacing w:line="360" w:lineRule="auto"/>
              <w:rPr>
                <w:rFonts w:ascii="Lucida Console" w:hAnsi="Lucida Console" w:cs="Lucida Console"/>
                <w:sz w:val="17"/>
                <w:szCs w:val="17"/>
                <w:lang w:eastAsia="ja-JP" w:bidi="ar-SA"/>
              </w:rPr>
            </w:pPr>
            <w:r w:rsidRPr="008F7BA8">
              <w:rPr>
                <w:rFonts w:ascii="Lucida Console" w:hAnsi="Lucida Console" w:cs="Lucida Console"/>
                <w:sz w:val="17"/>
                <w:szCs w:val="17"/>
                <w:lang w:eastAsia="ja-JP" w:bidi="ar-SA"/>
              </w:rPr>
              <w:t xml:space="preserve">                    &lt;CreatedBy&gt;</w:t>
            </w:r>
            <w:r w:rsidR="004D58C8">
              <w:rPr>
                <w:rFonts w:ascii="Lucida Console" w:hAnsi="Lucida Console" w:cs="Lucida Console"/>
                <w:sz w:val="17"/>
                <w:szCs w:val="17"/>
                <w:lang w:eastAsia="ja-JP" w:bidi="ar-SA"/>
              </w:rPr>
              <w:t>MUST</w:t>
            </w:r>
            <w:r w:rsidRPr="008F7BA8">
              <w:rPr>
                <w:rFonts w:ascii="Lucida Console" w:hAnsi="Lucida Console" w:cs="Lucida Console"/>
                <w:sz w:val="17"/>
                <w:szCs w:val="17"/>
                <w:lang w:eastAsia="ja-JP" w:bidi="ar-SA"/>
              </w:rPr>
              <w:t>&lt;/CreatedBy&gt;</w:t>
            </w:r>
          </w:p>
          <w:p w14:paraId="71485488" w14:textId="77777777" w:rsidR="006B3230" w:rsidRPr="008F7BA8" w:rsidRDefault="006B3230" w:rsidP="00DB537E">
            <w:pPr>
              <w:autoSpaceDE w:val="0"/>
              <w:autoSpaceDN w:val="0"/>
              <w:adjustRightInd w:val="0"/>
              <w:spacing w:line="360" w:lineRule="auto"/>
              <w:rPr>
                <w:rFonts w:ascii="Lucida Console" w:hAnsi="Lucida Console" w:cs="Lucida Console"/>
                <w:sz w:val="17"/>
                <w:szCs w:val="17"/>
                <w:lang w:eastAsia="ja-JP" w:bidi="ar-SA"/>
              </w:rPr>
            </w:pPr>
            <w:r w:rsidRPr="008F7BA8">
              <w:rPr>
                <w:rFonts w:ascii="Lucida Console" w:hAnsi="Lucida Console" w:cs="Lucida Console"/>
                <w:sz w:val="17"/>
                <w:szCs w:val="17"/>
                <w:lang w:eastAsia="ja-JP" w:bidi="ar-SA"/>
              </w:rPr>
              <w:t xml:space="preserve">                    &lt;TimeCreated&gt;2013-09-13T10:31:43&lt;/TimeCreated&gt;</w:t>
            </w:r>
          </w:p>
          <w:p w14:paraId="7EDFD32C" w14:textId="77777777" w:rsidR="006B3230" w:rsidRPr="008F7BA8" w:rsidRDefault="006B3230" w:rsidP="00DB537E">
            <w:pPr>
              <w:autoSpaceDE w:val="0"/>
              <w:autoSpaceDN w:val="0"/>
              <w:adjustRightInd w:val="0"/>
              <w:spacing w:line="360" w:lineRule="auto"/>
              <w:rPr>
                <w:rFonts w:ascii="Lucida Console" w:hAnsi="Lucida Console" w:cs="Lucida Console"/>
                <w:sz w:val="17"/>
                <w:szCs w:val="17"/>
                <w:lang w:eastAsia="ja-JP" w:bidi="ar-SA"/>
              </w:rPr>
            </w:pPr>
            <w:r w:rsidRPr="008F7BA8">
              <w:rPr>
                <w:rFonts w:ascii="Lucida Console" w:hAnsi="Lucida Console" w:cs="Lucida Console"/>
                <w:sz w:val="17"/>
                <w:szCs w:val="17"/>
                <w:lang w:eastAsia="ja-JP" w:bidi="ar-SA"/>
              </w:rPr>
              <w:t xml:space="preserve">                    &lt;CreatingProcess&gt;0&lt;/CreatingProcess&gt;</w:t>
            </w:r>
          </w:p>
          <w:p w14:paraId="6BB5433B" w14:textId="0031360A" w:rsidR="006B3230" w:rsidRPr="008F7BA8" w:rsidRDefault="006B3230" w:rsidP="00DB537E">
            <w:pPr>
              <w:autoSpaceDE w:val="0"/>
              <w:autoSpaceDN w:val="0"/>
              <w:adjustRightInd w:val="0"/>
              <w:spacing w:line="360" w:lineRule="auto"/>
              <w:rPr>
                <w:rFonts w:ascii="Lucida Console" w:hAnsi="Lucida Console" w:cs="Lucida Console"/>
                <w:sz w:val="17"/>
                <w:szCs w:val="17"/>
                <w:lang w:eastAsia="ja-JP" w:bidi="ar-SA"/>
              </w:rPr>
            </w:pPr>
            <w:r w:rsidRPr="008F7BA8">
              <w:rPr>
                <w:rFonts w:ascii="Lucida Console" w:hAnsi="Lucida Console" w:cs="Lucida Console"/>
                <w:sz w:val="17"/>
                <w:szCs w:val="17"/>
                <w:lang w:eastAsia="ja-JP" w:bidi="ar-SA"/>
              </w:rPr>
              <w:t xml:space="preserve">                    &lt;ModifiedBy&gt;</w:t>
            </w:r>
            <w:r w:rsidR="004D58C8">
              <w:rPr>
                <w:rFonts w:ascii="Lucida Console" w:hAnsi="Lucida Console" w:cs="Lucida Console"/>
                <w:sz w:val="17"/>
                <w:szCs w:val="17"/>
                <w:lang w:eastAsia="ja-JP" w:bidi="ar-SA"/>
              </w:rPr>
              <w:t>MUST</w:t>
            </w:r>
            <w:r w:rsidRPr="008F7BA8">
              <w:rPr>
                <w:rFonts w:ascii="Lucida Console" w:hAnsi="Lucida Console" w:cs="Lucida Console"/>
                <w:sz w:val="17"/>
                <w:szCs w:val="17"/>
                <w:lang w:eastAsia="ja-JP" w:bidi="ar-SA"/>
              </w:rPr>
              <w:t>&lt;/ModifiedBy&gt;</w:t>
            </w:r>
          </w:p>
          <w:p w14:paraId="23E11F34" w14:textId="77777777" w:rsidR="006B3230" w:rsidRPr="008F7BA8" w:rsidRDefault="006B3230" w:rsidP="00DB537E">
            <w:pPr>
              <w:autoSpaceDE w:val="0"/>
              <w:autoSpaceDN w:val="0"/>
              <w:adjustRightInd w:val="0"/>
              <w:spacing w:line="360" w:lineRule="auto"/>
              <w:rPr>
                <w:rFonts w:ascii="Lucida Console" w:hAnsi="Lucida Console" w:cs="Lucida Console"/>
                <w:sz w:val="17"/>
                <w:szCs w:val="17"/>
                <w:lang w:eastAsia="ja-JP" w:bidi="ar-SA"/>
              </w:rPr>
            </w:pPr>
            <w:r w:rsidRPr="008F7BA8">
              <w:rPr>
                <w:rFonts w:ascii="Lucida Console" w:hAnsi="Lucida Console" w:cs="Lucida Console"/>
                <w:sz w:val="17"/>
                <w:szCs w:val="17"/>
                <w:lang w:eastAsia="ja-JP" w:bidi="ar-SA"/>
              </w:rPr>
              <w:t xml:space="preserve">                    &lt;TimeModified&gt;2013-09-13T10:31:43&lt;/TimeModified&gt;</w:t>
            </w:r>
          </w:p>
          <w:p w14:paraId="0E76CF9B" w14:textId="77777777" w:rsidR="006B3230" w:rsidRPr="008F7BA8" w:rsidRDefault="006B3230" w:rsidP="00DB537E">
            <w:pPr>
              <w:autoSpaceDE w:val="0"/>
              <w:autoSpaceDN w:val="0"/>
              <w:adjustRightInd w:val="0"/>
              <w:spacing w:line="360" w:lineRule="auto"/>
              <w:rPr>
                <w:rFonts w:ascii="Lucida Console" w:hAnsi="Lucida Console" w:cs="Lucida Console"/>
                <w:sz w:val="17"/>
                <w:szCs w:val="17"/>
                <w:lang w:eastAsia="ja-JP" w:bidi="ar-SA"/>
              </w:rPr>
            </w:pPr>
            <w:r w:rsidRPr="008F7BA8">
              <w:rPr>
                <w:rFonts w:ascii="Lucida Console" w:hAnsi="Lucida Console" w:cs="Lucida Console"/>
                <w:sz w:val="17"/>
                <w:szCs w:val="17"/>
                <w:lang w:eastAsia="ja-JP" w:bidi="ar-SA"/>
              </w:rPr>
              <w:t xml:space="preserve">                    &lt;ModifyingProcess&gt;1784&lt;/ModifyingProcess&gt;</w:t>
            </w:r>
          </w:p>
          <w:p w14:paraId="7F072C3F" w14:textId="77777777" w:rsidR="006B3230" w:rsidRPr="008F7BA8" w:rsidRDefault="006B3230" w:rsidP="00DB537E">
            <w:pPr>
              <w:autoSpaceDE w:val="0"/>
              <w:autoSpaceDN w:val="0"/>
              <w:adjustRightInd w:val="0"/>
              <w:spacing w:line="360" w:lineRule="auto"/>
              <w:rPr>
                <w:rFonts w:ascii="Lucida Console" w:hAnsi="Lucida Console" w:cs="Lucida Console"/>
                <w:sz w:val="17"/>
                <w:szCs w:val="17"/>
                <w:lang w:eastAsia="ja-JP" w:bidi="ar-SA"/>
              </w:rPr>
            </w:pPr>
            <w:r w:rsidRPr="008F7BA8">
              <w:rPr>
                <w:rFonts w:ascii="Lucida Console" w:hAnsi="Lucida Console" w:cs="Lucida Console"/>
                <w:sz w:val="17"/>
                <w:szCs w:val="17"/>
                <w:lang w:eastAsia="ja-JP" w:bidi="ar-SA"/>
              </w:rPr>
              <w:t xml:space="preserve">                &lt;/Stamp&gt;</w:t>
            </w:r>
          </w:p>
          <w:p w14:paraId="51395CE7" w14:textId="77777777" w:rsidR="006B3230" w:rsidRPr="008F7BA8" w:rsidRDefault="006B3230" w:rsidP="00DB537E">
            <w:pPr>
              <w:autoSpaceDE w:val="0"/>
              <w:autoSpaceDN w:val="0"/>
              <w:adjustRightInd w:val="0"/>
              <w:spacing w:line="360" w:lineRule="auto"/>
              <w:rPr>
                <w:rFonts w:ascii="Lucida Console" w:hAnsi="Lucida Console" w:cs="Lucida Console"/>
                <w:sz w:val="17"/>
                <w:szCs w:val="17"/>
                <w:lang w:eastAsia="ja-JP" w:bidi="ar-SA"/>
              </w:rPr>
            </w:pPr>
            <w:r w:rsidRPr="008F7BA8">
              <w:rPr>
                <w:rFonts w:ascii="Lucida Console" w:hAnsi="Lucida Console" w:cs="Lucida Console"/>
                <w:sz w:val="17"/>
                <w:szCs w:val="17"/>
                <w:lang w:eastAsia="ja-JP" w:bidi="ar-SA"/>
              </w:rPr>
              <w:t xml:space="preserve">                &lt;Task Key = "39459176" DisplayString = "20130913_1"&gt;</w:t>
            </w:r>
          </w:p>
          <w:p w14:paraId="20ADF90A" w14:textId="367A45D4" w:rsidR="006B3230" w:rsidRPr="008F7BA8" w:rsidRDefault="006B3230" w:rsidP="00DB537E">
            <w:pPr>
              <w:autoSpaceDE w:val="0"/>
              <w:autoSpaceDN w:val="0"/>
              <w:adjustRightInd w:val="0"/>
              <w:spacing w:line="360" w:lineRule="auto"/>
              <w:rPr>
                <w:rFonts w:ascii="Lucida Console" w:hAnsi="Lucida Console" w:cs="Lucida Console"/>
                <w:sz w:val="17"/>
                <w:szCs w:val="17"/>
                <w:lang w:eastAsia="ja-JP" w:bidi="ar-SA"/>
              </w:rPr>
            </w:pPr>
            <w:r w:rsidRPr="008F7BA8">
              <w:rPr>
                <w:rFonts w:ascii="Lucida Console" w:hAnsi="Lucida Console" w:cs="Lucida Console"/>
                <w:sz w:val="17"/>
                <w:szCs w:val="17"/>
                <w:lang w:eastAsia="ja-JP" w:bidi="ar-SA"/>
              </w:rPr>
              <w:t xml:space="preserve">                    </w:t>
            </w:r>
            <w:del w:id="874" w:author="Duncan Hardie" w:date="2014-04-15T10:26:00Z">
              <w:r w:rsidRPr="008F7BA8" w:rsidDel="00AA61B2">
                <w:rPr>
                  <w:rFonts w:ascii="Lucida Console" w:hAnsi="Lucida Console" w:cs="Lucida Console"/>
                  <w:sz w:val="17"/>
                  <w:szCs w:val="17"/>
                  <w:lang w:eastAsia="ja-JP" w:bidi="ar-SA"/>
                </w:rPr>
                <w:delText>&lt;CallID&gt;</w:delText>
              </w:r>
            </w:del>
            <w:ins w:id="875" w:author="Duncan Hardie" w:date="2014-04-15T10:26:00Z">
              <w:r w:rsidR="00AA61B2">
                <w:rPr>
                  <w:rFonts w:ascii="Lucida Console" w:hAnsi="Lucida Console" w:cs="Lucida Console"/>
                  <w:sz w:val="17"/>
                  <w:szCs w:val="17"/>
                  <w:lang w:eastAsia="ja-JP" w:bidi="ar-SA"/>
                </w:rPr>
                <w:t>&lt;CallID&gt;GB-</w:t>
              </w:r>
            </w:ins>
            <w:r w:rsidRPr="008F7BA8">
              <w:rPr>
                <w:rFonts w:ascii="Lucida Console" w:hAnsi="Lucida Console" w:cs="Lucida Console"/>
                <w:sz w:val="17"/>
                <w:szCs w:val="17"/>
                <w:lang w:eastAsia="ja-JP" w:bidi="ar-SA"/>
              </w:rPr>
              <w:t>20130913_1</w:t>
            </w:r>
            <w:del w:id="876" w:author="Duncan Hardie" w:date="2014-04-15T10:26:00Z">
              <w:r w:rsidRPr="008F7BA8" w:rsidDel="00AA61B2">
                <w:rPr>
                  <w:rFonts w:ascii="Lucida Console" w:hAnsi="Lucida Console" w:cs="Lucida Console"/>
                  <w:sz w:val="17"/>
                  <w:szCs w:val="17"/>
                  <w:lang w:eastAsia="ja-JP" w:bidi="ar-SA"/>
                </w:rPr>
                <w:delText>&lt;/CallID&gt;</w:delText>
              </w:r>
            </w:del>
            <w:ins w:id="877" w:author="Duncan Hardie" w:date="2014-04-15T10:26:00Z">
              <w:r w:rsidR="00AA61B2">
                <w:rPr>
                  <w:rFonts w:ascii="Lucida Console" w:hAnsi="Lucida Console" w:cs="Lucida Console"/>
                  <w:sz w:val="17"/>
                  <w:szCs w:val="17"/>
                  <w:lang w:eastAsia="ja-JP" w:bidi="ar-SA"/>
                </w:rPr>
                <w:t>-1&lt;/CallID&gt;</w:t>
              </w:r>
            </w:ins>
          </w:p>
          <w:p w14:paraId="4D37B66B" w14:textId="77777777" w:rsidR="006B3230" w:rsidRPr="008F7BA8" w:rsidRDefault="006B3230" w:rsidP="00DB537E">
            <w:pPr>
              <w:autoSpaceDE w:val="0"/>
              <w:autoSpaceDN w:val="0"/>
              <w:adjustRightInd w:val="0"/>
              <w:spacing w:line="360" w:lineRule="auto"/>
              <w:rPr>
                <w:rFonts w:ascii="Lucida Console" w:hAnsi="Lucida Console" w:cs="Lucida Console"/>
                <w:sz w:val="17"/>
                <w:szCs w:val="17"/>
                <w:lang w:eastAsia="ja-JP" w:bidi="ar-SA"/>
              </w:rPr>
            </w:pPr>
            <w:r w:rsidRPr="008F7BA8">
              <w:rPr>
                <w:rFonts w:ascii="Lucida Console" w:hAnsi="Lucida Console" w:cs="Lucida Console"/>
                <w:sz w:val="17"/>
                <w:szCs w:val="17"/>
                <w:lang w:eastAsia="ja-JP" w:bidi="ar-SA"/>
              </w:rPr>
              <w:t xml:space="preserve">                    &lt;Number&gt;1&lt;/Number&gt;</w:t>
            </w:r>
          </w:p>
          <w:p w14:paraId="6D5E1324" w14:textId="77777777" w:rsidR="006B3230" w:rsidRPr="008F7BA8" w:rsidRDefault="006B3230" w:rsidP="00DB537E">
            <w:pPr>
              <w:autoSpaceDE w:val="0"/>
              <w:autoSpaceDN w:val="0"/>
              <w:adjustRightInd w:val="0"/>
              <w:spacing w:line="360" w:lineRule="auto"/>
              <w:rPr>
                <w:rFonts w:ascii="Lucida Console" w:hAnsi="Lucida Console" w:cs="Lucida Console"/>
                <w:sz w:val="17"/>
                <w:szCs w:val="17"/>
                <w:lang w:eastAsia="ja-JP" w:bidi="ar-SA"/>
              </w:rPr>
            </w:pPr>
            <w:r w:rsidRPr="008F7BA8">
              <w:rPr>
                <w:rFonts w:ascii="Lucida Console" w:hAnsi="Lucida Console" w:cs="Lucida Console"/>
                <w:sz w:val="17"/>
                <w:szCs w:val="17"/>
                <w:lang w:eastAsia="ja-JP" w:bidi="ar-SA"/>
              </w:rPr>
              <w:t xml:space="preserve">                &lt;/Task&gt;</w:t>
            </w:r>
          </w:p>
          <w:p w14:paraId="4D1137F9" w14:textId="77777777" w:rsidR="006B3230" w:rsidRPr="008F7BA8" w:rsidRDefault="006B3230" w:rsidP="00DB537E">
            <w:pPr>
              <w:autoSpaceDE w:val="0"/>
              <w:autoSpaceDN w:val="0"/>
              <w:adjustRightInd w:val="0"/>
              <w:spacing w:line="360" w:lineRule="auto"/>
              <w:rPr>
                <w:rFonts w:ascii="Lucida Console" w:hAnsi="Lucida Console" w:cs="Lucida Console"/>
                <w:sz w:val="17"/>
                <w:szCs w:val="17"/>
                <w:lang w:eastAsia="ja-JP" w:bidi="ar-SA"/>
              </w:rPr>
            </w:pPr>
            <w:r w:rsidRPr="008F7BA8">
              <w:rPr>
                <w:rFonts w:ascii="Lucida Console" w:hAnsi="Lucida Console" w:cs="Lucida Console"/>
                <w:sz w:val="17"/>
                <w:szCs w:val="17"/>
                <w:lang w:eastAsia="ja-JP" w:bidi="ar-SA"/>
              </w:rPr>
              <w:t xml:space="preserve">                &lt;Start&gt;2013-09-13T15:37:00&lt;/Start&gt;</w:t>
            </w:r>
          </w:p>
          <w:p w14:paraId="289D3AE1" w14:textId="77777777" w:rsidR="006B3230" w:rsidRPr="008F7BA8" w:rsidRDefault="006B3230" w:rsidP="00DB537E">
            <w:pPr>
              <w:autoSpaceDE w:val="0"/>
              <w:autoSpaceDN w:val="0"/>
              <w:adjustRightInd w:val="0"/>
              <w:spacing w:line="360" w:lineRule="auto"/>
              <w:rPr>
                <w:rFonts w:ascii="Lucida Console" w:hAnsi="Lucida Console" w:cs="Lucida Console"/>
                <w:sz w:val="17"/>
                <w:szCs w:val="17"/>
                <w:lang w:eastAsia="ja-JP" w:bidi="ar-SA"/>
              </w:rPr>
            </w:pPr>
            <w:r w:rsidRPr="008F7BA8">
              <w:rPr>
                <w:rFonts w:ascii="Lucida Console" w:hAnsi="Lucida Console" w:cs="Lucida Console"/>
                <w:sz w:val="17"/>
                <w:szCs w:val="17"/>
                <w:lang w:eastAsia="ja-JP" w:bidi="ar-SA"/>
              </w:rPr>
              <w:t xml:space="preserve">                &lt;Finish&gt;2013-09-13T15:52:00&lt;/Finish&gt;</w:t>
            </w:r>
          </w:p>
          <w:p w14:paraId="32E88109" w14:textId="77777777" w:rsidR="006B3230" w:rsidRPr="008F7BA8" w:rsidRDefault="006B3230" w:rsidP="00DB537E">
            <w:pPr>
              <w:autoSpaceDE w:val="0"/>
              <w:autoSpaceDN w:val="0"/>
              <w:adjustRightInd w:val="0"/>
              <w:spacing w:line="360" w:lineRule="auto"/>
              <w:rPr>
                <w:rFonts w:ascii="Lucida Console" w:hAnsi="Lucida Console" w:cs="Lucida Console"/>
                <w:sz w:val="17"/>
                <w:szCs w:val="17"/>
                <w:lang w:eastAsia="ja-JP" w:bidi="ar-SA"/>
              </w:rPr>
            </w:pPr>
            <w:r w:rsidRPr="008F7BA8">
              <w:rPr>
                <w:rFonts w:ascii="Lucida Console" w:hAnsi="Lucida Console" w:cs="Lucida Console"/>
                <w:sz w:val="17"/>
                <w:szCs w:val="17"/>
                <w:lang w:eastAsia="ja-JP" w:bidi="ar-SA"/>
              </w:rPr>
              <w:t xml:space="preserve">                &lt;Engineers&gt;</w:t>
            </w:r>
          </w:p>
          <w:p w14:paraId="1CAB120F" w14:textId="77777777" w:rsidR="006B3230" w:rsidRPr="008F7BA8" w:rsidRDefault="006B3230" w:rsidP="00DB537E">
            <w:pPr>
              <w:autoSpaceDE w:val="0"/>
              <w:autoSpaceDN w:val="0"/>
              <w:adjustRightInd w:val="0"/>
              <w:spacing w:line="360" w:lineRule="auto"/>
              <w:rPr>
                <w:rFonts w:ascii="Lucida Console" w:hAnsi="Lucida Console" w:cs="Lucida Console"/>
                <w:sz w:val="17"/>
                <w:szCs w:val="17"/>
                <w:lang w:eastAsia="ja-JP" w:bidi="ar-SA"/>
              </w:rPr>
            </w:pPr>
            <w:r w:rsidRPr="008F7BA8">
              <w:rPr>
                <w:rFonts w:ascii="Lucida Console" w:hAnsi="Lucida Console" w:cs="Lucida Console"/>
                <w:sz w:val="17"/>
                <w:szCs w:val="17"/>
                <w:lang w:eastAsia="ja-JP" w:bidi="ar-SA"/>
              </w:rPr>
              <w:t xml:space="preserve">                    &lt;Engineer Key = "789620737" DisplayString = "dhardie002"&gt;</w:t>
            </w:r>
          </w:p>
          <w:p w14:paraId="69E0907B" w14:textId="77777777" w:rsidR="006B3230" w:rsidRPr="008F7BA8" w:rsidRDefault="006B3230" w:rsidP="00DB537E">
            <w:pPr>
              <w:autoSpaceDE w:val="0"/>
              <w:autoSpaceDN w:val="0"/>
              <w:adjustRightInd w:val="0"/>
              <w:spacing w:line="360" w:lineRule="auto"/>
              <w:rPr>
                <w:rFonts w:ascii="Lucida Console" w:hAnsi="Lucida Console" w:cs="Lucida Console"/>
                <w:sz w:val="17"/>
                <w:szCs w:val="17"/>
                <w:lang w:eastAsia="ja-JP" w:bidi="ar-SA"/>
              </w:rPr>
            </w:pPr>
            <w:r w:rsidRPr="008F7BA8">
              <w:rPr>
                <w:rFonts w:ascii="Lucida Console" w:hAnsi="Lucida Console" w:cs="Lucida Console"/>
                <w:sz w:val="17"/>
                <w:szCs w:val="17"/>
                <w:lang w:eastAsia="ja-JP" w:bidi="ar-SA"/>
              </w:rPr>
              <w:t xml:space="preserve">                        &lt;ID&gt;dhardie002&lt;/ID&gt;</w:t>
            </w:r>
          </w:p>
          <w:p w14:paraId="6713A003" w14:textId="77777777" w:rsidR="006B3230" w:rsidRPr="008F7BA8" w:rsidRDefault="006B3230" w:rsidP="00DB537E">
            <w:pPr>
              <w:autoSpaceDE w:val="0"/>
              <w:autoSpaceDN w:val="0"/>
              <w:adjustRightInd w:val="0"/>
              <w:spacing w:line="360" w:lineRule="auto"/>
              <w:rPr>
                <w:rFonts w:ascii="Lucida Console" w:hAnsi="Lucida Console" w:cs="Lucida Console"/>
                <w:sz w:val="17"/>
                <w:szCs w:val="17"/>
                <w:lang w:eastAsia="ja-JP" w:bidi="ar-SA"/>
              </w:rPr>
            </w:pPr>
            <w:r w:rsidRPr="008F7BA8">
              <w:rPr>
                <w:rFonts w:ascii="Lucida Console" w:hAnsi="Lucida Console" w:cs="Lucida Console"/>
                <w:sz w:val="17"/>
                <w:szCs w:val="17"/>
                <w:lang w:eastAsia="ja-JP" w:bidi="ar-SA"/>
              </w:rPr>
              <w:t xml:space="preserve">                        &lt;District Key = "124422144" DisplayString = "UK South"&gt;UK South&lt;/District&gt;</w:t>
            </w:r>
          </w:p>
          <w:p w14:paraId="76EE916A" w14:textId="77777777" w:rsidR="006B3230" w:rsidRPr="008F7BA8" w:rsidRDefault="006B3230" w:rsidP="00DB537E">
            <w:pPr>
              <w:autoSpaceDE w:val="0"/>
              <w:autoSpaceDN w:val="0"/>
              <w:adjustRightInd w:val="0"/>
              <w:spacing w:line="360" w:lineRule="auto"/>
              <w:rPr>
                <w:rFonts w:ascii="Lucida Console" w:hAnsi="Lucida Console" w:cs="Lucida Console"/>
                <w:sz w:val="17"/>
                <w:szCs w:val="17"/>
                <w:lang w:eastAsia="ja-JP" w:bidi="ar-SA"/>
              </w:rPr>
            </w:pPr>
            <w:r w:rsidRPr="008F7BA8">
              <w:rPr>
                <w:rFonts w:ascii="Lucida Console" w:hAnsi="Lucida Console" w:cs="Lucida Console"/>
                <w:sz w:val="17"/>
                <w:szCs w:val="17"/>
                <w:lang w:eastAsia="ja-JP" w:bidi="ar-SA"/>
              </w:rPr>
              <w:t xml:space="preserve">                    &lt;/Engineer&gt;</w:t>
            </w:r>
          </w:p>
          <w:p w14:paraId="394D9927" w14:textId="77777777" w:rsidR="006B3230" w:rsidRPr="008F7BA8" w:rsidRDefault="006B3230" w:rsidP="00DB537E">
            <w:pPr>
              <w:autoSpaceDE w:val="0"/>
              <w:autoSpaceDN w:val="0"/>
              <w:adjustRightInd w:val="0"/>
              <w:spacing w:line="360" w:lineRule="auto"/>
              <w:rPr>
                <w:rFonts w:ascii="Lucida Console" w:hAnsi="Lucida Console" w:cs="Lucida Console"/>
                <w:sz w:val="17"/>
                <w:szCs w:val="17"/>
                <w:lang w:eastAsia="ja-JP" w:bidi="ar-SA"/>
              </w:rPr>
            </w:pPr>
            <w:r w:rsidRPr="008F7BA8">
              <w:rPr>
                <w:rFonts w:ascii="Lucida Console" w:hAnsi="Lucida Console" w:cs="Lucida Console"/>
                <w:sz w:val="17"/>
                <w:szCs w:val="17"/>
                <w:lang w:eastAsia="ja-JP" w:bidi="ar-SA"/>
              </w:rPr>
              <w:t xml:space="preserve">                &lt;/Engineers&gt;</w:t>
            </w:r>
          </w:p>
          <w:p w14:paraId="70F93A91" w14:textId="77777777" w:rsidR="006B3230" w:rsidRPr="008F7BA8" w:rsidRDefault="006B3230" w:rsidP="00DB537E">
            <w:pPr>
              <w:autoSpaceDE w:val="0"/>
              <w:autoSpaceDN w:val="0"/>
              <w:adjustRightInd w:val="0"/>
              <w:spacing w:line="360" w:lineRule="auto"/>
              <w:rPr>
                <w:rFonts w:ascii="Lucida Console" w:hAnsi="Lucida Console" w:cs="Lucida Console"/>
                <w:sz w:val="17"/>
                <w:szCs w:val="17"/>
                <w:lang w:eastAsia="ja-JP" w:bidi="ar-SA"/>
              </w:rPr>
            </w:pPr>
            <w:r w:rsidRPr="008F7BA8">
              <w:rPr>
                <w:rFonts w:ascii="Lucida Console" w:hAnsi="Lucida Console" w:cs="Lucida Console"/>
                <w:sz w:val="17"/>
                <w:szCs w:val="17"/>
                <w:lang w:eastAsia="ja-JP" w:bidi="ar-SA"/>
              </w:rPr>
              <w:t xml:space="preserve">                &lt;Comment&gt;&lt;/Comment&gt;</w:t>
            </w:r>
          </w:p>
          <w:p w14:paraId="2448BEDE" w14:textId="77777777" w:rsidR="006B3230" w:rsidRPr="008F7BA8" w:rsidRDefault="006B3230" w:rsidP="00DB537E">
            <w:pPr>
              <w:autoSpaceDE w:val="0"/>
              <w:autoSpaceDN w:val="0"/>
              <w:adjustRightInd w:val="0"/>
              <w:spacing w:line="360" w:lineRule="auto"/>
              <w:rPr>
                <w:rFonts w:ascii="Lucida Console" w:hAnsi="Lucida Console" w:cs="Lucida Console"/>
                <w:sz w:val="17"/>
                <w:szCs w:val="17"/>
                <w:lang w:eastAsia="ja-JP" w:bidi="ar-SA"/>
              </w:rPr>
            </w:pPr>
            <w:r w:rsidRPr="008F7BA8">
              <w:rPr>
                <w:rFonts w:ascii="Lucida Console" w:hAnsi="Lucida Console" w:cs="Lucida Console"/>
                <w:sz w:val="17"/>
                <w:szCs w:val="17"/>
                <w:lang w:eastAsia="ja-JP" w:bidi="ar-SA"/>
              </w:rPr>
              <w:lastRenderedPageBreak/>
              <w:t xml:space="preserve">                &lt;Location&gt;&lt;/Location&gt;</w:t>
            </w:r>
          </w:p>
          <w:p w14:paraId="15CF1D99" w14:textId="77777777" w:rsidR="006B3230" w:rsidRPr="008F7BA8" w:rsidRDefault="006B3230" w:rsidP="00DB537E">
            <w:pPr>
              <w:autoSpaceDE w:val="0"/>
              <w:autoSpaceDN w:val="0"/>
              <w:adjustRightInd w:val="0"/>
              <w:spacing w:line="360" w:lineRule="auto"/>
              <w:rPr>
                <w:rFonts w:ascii="Lucida Console" w:hAnsi="Lucida Console" w:cs="Lucida Console"/>
                <w:sz w:val="17"/>
                <w:szCs w:val="17"/>
                <w:lang w:eastAsia="ja-JP" w:bidi="ar-SA"/>
              </w:rPr>
            </w:pPr>
            <w:r w:rsidRPr="008F7BA8">
              <w:rPr>
                <w:rFonts w:ascii="Lucida Console" w:hAnsi="Lucida Console" w:cs="Lucida Console"/>
                <w:sz w:val="17"/>
                <w:szCs w:val="17"/>
                <w:lang w:eastAsia="ja-JP" w:bidi="ar-SA"/>
              </w:rPr>
              <w:t xml:space="preserve">                &lt;BinaryData&gt;BAAAAAAAOGAAAAAABAAAAAAABAAAAAAAFGAAAAAAAAAABAIKABPC&lt;/BinaryData&gt;</w:t>
            </w:r>
          </w:p>
          <w:p w14:paraId="45AF2CFB" w14:textId="77777777" w:rsidR="006B3230" w:rsidRPr="008F7BA8" w:rsidRDefault="006B3230" w:rsidP="00DB537E">
            <w:pPr>
              <w:autoSpaceDE w:val="0"/>
              <w:autoSpaceDN w:val="0"/>
              <w:adjustRightInd w:val="0"/>
              <w:spacing w:line="360" w:lineRule="auto"/>
              <w:rPr>
                <w:rFonts w:ascii="Lucida Console" w:hAnsi="Lucida Console" w:cs="Lucida Console"/>
                <w:sz w:val="17"/>
                <w:szCs w:val="17"/>
                <w:lang w:eastAsia="ja-JP" w:bidi="ar-SA"/>
              </w:rPr>
            </w:pPr>
            <w:r w:rsidRPr="008F7BA8">
              <w:rPr>
                <w:rFonts w:ascii="Lucida Console" w:hAnsi="Lucida Console" w:cs="Lucida Console"/>
                <w:sz w:val="17"/>
                <w:szCs w:val="17"/>
                <w:lang w:eastAsia="ja-JP" w:bidi="ar-SA"/>
              </w:rPr>
              <w:t xml:space="preserve">                &lt;Latitude&gt;51194268&lt;/Latitude&gt;</w:t>
            </w:r>
          </w:p>
          <w:p w14:paraId="6C5D6E13" w14:textId="77777777" w:rsidR="006B3230" w:rsidRPr="008F7BA8" w:rsidRDefault="006B3230" w:rsidP="00DB537E">
            <w:pPr>
              <w:autoSpaceDE w:val="0"/>
              <w:autoSpaceDN w:val="0"/>
              <w:adjustRightInd w:val="0"/>
              <w:spacing w:line="360" w:lineRule="auto"/>
              <w:rPr>
                <w:rFonts w:ascii="Lucida Console" w:hAnsi="Lucida Console" w:cs="Lucida Console"/>
                <w:sz w:val="17"/>
                <w:szCs w:val="17"/>
                <w:lang w:eastAsia="ja-JP" w:bidi="ar-SA"/>
              </w:rPr>
            </w:pPr>
            <w:r w:rsidRPr="008F7BA8">
              <w:rPr>
                <w:rFonts w:ascii="Lucida Console" w:hAnsi="Lucida Console" w:cs="Lucida Console"/>
                <w:sz w:val="17"/>
                <w:szCs w:val="17"/>
                <w:lang w:eastAsia="ja-JP" w:bidi="ar-SA"/>
              </w:rPr>
              <w:t xml:space="preserve">                &lt;Longitude&gt;918754&lt;/Longitude&gt;</w:t>
            </w:r>
          </w:p>
          <w:p w14:paraId="5754C763" w14:textId="77777777" w:rsidR="006B3230" w:rsidRPr="008F7BA8" w:rsidRDefault="006B3230" w:rsidP="00DB537E">
            <w:pPr>
              <w:autoSpaceDE w:val="0"/>
              <w:autoSpaceDN w:val="0"/>
              <w:adjustRightInd w:val="0"/>
              <w:spacing w:line="360" w:lineRule="auto"/>
              <w:rPr>
                <w:rFonts w:ascii="Lucida Console" w:hAnsi="Lucida Console" w:cs="Lucida Console"/>
                <w:sz w:val="17"/>
                <w:szCs w:val="17"/>
                <w:lang w:eastAsia="ja-JP" w:bidi="ar-SA"/>
              </w:rPr>
            </w:pPr>
            <w:r w:rsidRPr="008F7BA8">
              <w:rPr>
                <w:rFonts w:ascii="Lucida Console" w:hAnsi="Lucida Console" w:cs="Lucida Console"/>
                <w:sz w:val="17"/>
                <w:szCs w:val="17"/>
                <w:lang w:eastAsia="ja-JP" w:bidi="ar-SA"/>
              </w:rPr>
              <w:t xml:space="preserve">                &lt;GISDataSource&gt;0&lt;/GISDataSource&gt;</w:t>
            </w:r>
          </w:p>
          <w:p w14:paraId="6A71FDCC" w14:textId="77777777" w:rsidR="006B3230" w:rsidRPr="008F7BA8" w:rsidRDefault="006B3230" w:rsidP="00DB537E">
            <w:pPr>
              <w:autoSpaceDE w:val="0"/>
              <w:autoSpaceDN w:val="0"/>
              <w:adjustRightInd w:val="0"/>
              <w:spacing w:line="360" w:lineRule="auto"/>
              <w:rPr>
                <w:rFonts w:ascii="Lucida Console" w:hAnsi="Lucida Console" w:cs="Lucida Console"/>
                <w:sz w:val="17"/>
                <w:szCs w:val="17"/>
                <w:lang w:eastAsia="ja-JP" w:bidi="ar-SA"/>
              </w:rPr>
            </w:pPr>
            <w:r w:rsidRPr="008F7BA8">
              <w:rPr>
                <w:rFonts w:ascii="Lucida Console" w:hAnsi="Lucida Console" w:cs="Lucida Console"/>
                <w:sz w:val="17"/>
                <w:szCs w:val="17"/>
                <w:lang w:eastAsia="ja-JP" w:bidi="ar-SA"/>
              </w:rPr>
              <w:t xml:space="preserve">                &lt;AssignedEngineers&gt;dhardie002&lt;/AssignedEngineers&gt;</w:t>
            </w:r>
          </w:p>
          <w:p w14:paraId="32227D56" w14:textId="77777777" w:rsidR="006B3230" w:rsidRPr="008F7BA8" w:rsidRDefault="006B3230" w:rsidP="00DB537E">
            <w:pPr>
              <w:autoSpaceDE w:val="0"/>
              <w:autoSpaceDN w:val="0"/>
              <w:adjustRightInd w:val="0"/>
              <w:spacing w:line="360" w:lineRule="auto"/>
              <w:rPr>
                <w:rFonts w:ascii="Lucida Console" w:hAnsi="Lucida Console" w:cs="Lucida Console"/>
                <w:sz w:val="17"/>
                <w:szCs w:val="17"/>
                <w:lang w:eastAsia="ja-JP" w:bidi="ar-SA"/>
              </w:rPr>
            </w:pPr>
            <w:r w:rsidRPr="008F7BA8">
              <w:rPr>
                <w:rFonts w:ascii="Lucida Console" w:hAnsi="Lucida Console" w:cs="Lucida Console"/>
                <w:sz w:val="17"/>
                <w:szCs w:val="17"/>
                <w:lang w:eastAsia="ja-JP" w:bidi="ar-SA"/>
              </w:rPr>
              <w:t xml:space="preserve">                &lt;LogicPolicy&gt;Schedule Workflow Stage&lt;/LogicPolicy&gt;</w:t>
            </w:r>
          </w:p>
          <w:p w14:paraId="702F1A3D" w14:textId="77777777" w:rsidR="006B3230" w:rsidRPr="008F7BA8" w:rsidRDefault="006B3230" w:rsidP="00DB537E">
            <w:pPr>
              <w:autoSpaceDE w:val="0"/>
              <w:autoSpaceDN w:val="0"/>
              <w:adjustRightInd w:val="0"/>
              <w:spacing w:line="360" w:lineRule="auto"/>
              <w:rPr>
                <w:rFonts w:ascii="Lucida Console" w:hAnsi="Lucida Console" w:cs="Lucida Console"/>
                <w:sz w:val="17"/>
                <w:szCs w:val="17"/>
                <w:lang w:eastAsia="ja-JP" w:bidi="ar-SA"/>
              </w:rPr>
            </w:pPr>
            <w:r w:rsidRPr="008F7BA8">
              <w:rPr>
                <w:rFonts w:ascii="Lucida Console" w:hAnsi="Lucida Console" w:cs="Lucida Console"/>
                <w:sz w:val="17"/>
                <w:szCs w:val="17"/>
                <w:lang w:eastAsia="ja-JP" w:bidi="ar-SA"/>
              </w:rPr>
              <w:t xml:space="preserve">                &lt;IsCrewAssignment&gt;0&lt;/IsCrewAssignment&gt;</w:t>
            </w:r>
          </w:p>
          <w:p w14:paraId="5A0E99BC" w14:textId="77777777" w:rsidR="006B3230" w:rsidRPr="008F7BA8" w:rsidRDefault="006B3230" w:rsidP="00DB537E">
            <w:pPr>
              <w:autoSpaceDE w:val="0"/>
              <w:autoSpaceDN w:val="0"/>
              <w:adjustRightInd w:val="0"/>
              <w:spacing w:line="360" w:lineRule="auto"/>
              <w:rPr>
                <w:rFonts w:ascii="Lucida Console" w:hAnsi="Lucida Console" w:cs="Lucida Console"/>
                <w:sz w:val="17"/>
                <w:szCs w:val="17"/>
                <w:lang w:eastAsia="ja-JP" w:bidi="ar-SA"/>
              </w:rPr>
            </w:pPr>
            <w:r w:rsidRPr="008F7BA8">
              <w:rPr>
                <w:rFonts w:ascii="Lucida Console" w:hAnsi="Lucida Console" w:cs="Lucida Console"/>
                <w:sz w:val="17"/>
                <w:szCs w:val="17"/>
                <w:lang w:eastAsia="ja-JP" w:bidi="ar-SA"/>
              </w:rPr>
              <w:t xml:space="preserve">                &lt;CountryID Key = "126116068" DisplayString = "UNITED KINGDOM"&gt;UNITED KINGDOM&lt;/CountryID&gt;</w:t>
            </w:r>
          </w:p>
          <w:p w14:paraId="7D2C99A2" w14:textId="77777777" w:rsidR="006B3230" w:rsidRPr="008F7BA8" w:rsidRDefault="006B3230" w:rsidP="00DB537E">
            <w:pPr>
              <w:autoSpaceDE w:val="0"/>
              <w:autoSpaceDN w:val="0"/>
              <w:adjustRightInd w:val="0"/>
              <w:spacing w:line="360" w:lineRule="auto"/>
              <w:rPr>
                <w:rFonts w:ascii="Lucida Console" w:hAnsi="Lucida Console" w:cs="Lucida Console"/>
                <w:sz w:val="17"/>
                <w:szCs w:val="17"/>
                <w:lang w:eastAsia="ja-JP" w:bidi="ar-SA"/>
              </w:rPr>
            </w:pPr>
            <w:r w:rsidRPr="008F7BA8">
              <w:rPr>
                <w:rFonts w:ascii="Lucida Console" w:hAnsi="Lucida Console" w:cs="Lucida Console"/>
                <w:sz w:val="17"/>
                <w:szCs w:val="17"/>
                <w:lang w:eastAsia="ja-JP" w:bidi="ar-SA"/>
              </w:rPr>
              <w:t xml:space="preserve">                &lt;Street&gt;&lt;/Street&gt;</w:t>
            </w:r>
          </w:p>
          <w:p w14:paraId="330EE1F9" w14:textId="77777777" w:rsidR="006B3230" w:rsidRPr="008F7BA8" w:rsidRDefault="006B3230" w:rsidP="00DB537E">
            <w:pPr>
              <w:autoSpaceDE w:val="0"/>
              <w:autoSpaceDN w:val="0"/>
              <w:adjustRightInd w:val="0"/>
              <w:spacing w:line="360" w:lineRule="auto"/>
              <w:rPr>
                <w:rFonts w:ascii="Lucida Console" w:hAnsi="Lucida Console" w:cs="Lucida Console"/>
                <w:sz w:val="17"/>
                <w:szCs w:val="17"/>
                <w:lang w:eastAsia="ja-JP" w:bidi="ar-SA"/>
              </w:rPr>
            </w:pPr>
            <w:r w:rsidRPr="008F7BA8">
              <w:rPr>
                <w:rFonts w:ascii="Lucida Console" w:hAnsi="Lucida Console" w:cs="Lucida Console"/>
                <w:sz w:val="17"/>
                <w:szCs w:val="17"/>
                <w:lang w:eastAsia="ja-JP" w:bidi="ar-SA"/>
              </w:rPr>
              <w:t xml:space="preserve">                &lt;City&gt;&lt;/City&gt;</w:t>
            </w:r>
          </w:p>
          <w:p w14:paraId="5CFFECB0" w14:textId="77777777" w:rsidR="006B3230" w:rsidRPr="008F7BA8" w:rsidRDefault="006B3230" w:rsidP="00DB537E">
            <w:pPr>
              <w:autoSpaceDE w:val="0"/>
              <w:autoSpaceDN w:val="0"/>
              <w:adjustRightInd w:val="0"/>
              <w:spacing w:line="360" w:lineRule="auto"/>
              <w:rPr>
                <w:rFonts w:ascii="Lucida Console" w:hAnsi="Lucida Console" w:cs="Lucida Console"/>
                <w:sz w:val="17"/>
                <w:szCs w:val="17"/>
                <w:lang w:eastAsia="ja-JP" w:bidi="ar-SA"/>
              </w:rPr>
            </w:pPr>
            <w:r w:rsidRPr="008F7BA8">
              <w:rPr>
                <w:rFonts w:ascii="Lucida Console" w:hAnsi="Lucida Console" w:cs="Lucida Console"/>
                <w:sz w:val="17"/>
                <w:szCs w:val="17"/>
                <w:lang w:eastAsia="ja-JP" w:bidi="ar-SA"/>
              </w:rPr>
              <w:t xml:space="preserve">                &lt;State&gt;&lt;/State&gt;</w:t>
            </w:r>
          </w:p>
          <w:p w14:paraId="612816F8" w14:textId="77777777" w:rsidR="006B3230" w:rsidRPr="008F7BA8" w:rsidRDefault="006B3230" w:rsidP="00DB537E">
            <w:pPr>
              <w:autoSpaceDE w:val="0"/>
              <w:autoSpaceDN w:val="0"/>
              <w:adjustRightInd w:val="0"/>
              <w:spacing w:line="360" w:lineRule="auto"/>
              <w:rPr>
                <w:rFonts w:ascii="Lucida Console" w:hAnsi="Lucida Console" w:cs="Lucida Console"/>
                <w:sz w:val="17"/>
                <w:szCs w:val="17"/>
                <w:lang w:eastAsia="ja-JP" w:bidi="ar-SA"/>
              </w:rPr>
            </w:pPr>
            <w:r w:rsidRPr="008F7BA8">
              <w:rPr>
                <w:rFonts w:ascii="Lucida Console" w:hAnsi="Lucida Console" w:cs="Lucida Console"/>
                <w:sz w:val="17"/>
                <w:szCs w:val="17"/>
                <w:lang w:eastAsia="ja-JP" w:bidi="ar-SA"/>
              </w:rPr>
              <w:t xml:space="preserve">                &lt;Postcode&gt;&lt;/Postcode&gt;</w:t>
            </w:r>
          </w:p>
          <w:p w14:paraId="5A060BAC" w14:textId="77777777" w:rsidR="006B3230" w:rsidRPr="008F7BA8" w:rsidRDefault="006B3230" w:rsidP="00DB537E">
            <w:pPr>
              <w:autoSpaceDE w:val="0"/>
              <w:autoSpaceDN w:val="0"/>
              <w:adjustRightInd w:val="0"/>
              <w:spacing w:line="360" w:lineRule="auto"/>
              <w:rPr>
                <w:rFonts w:ascii="Lucida Console" w:hAnsi="Lucida Console" w:cs="Lucida Console"/>
                <w:sz w:val="17"/>
                <w:szCs w:val="17"/>
                <w:lang w:eastAsia="ja-JP" w:bidi="ar-SA"/>
              </w:rPr>
            </w:pPr>
            <w:r w:rsidRPr="008F7BA8">
              <w:rPr>
                <w:rFonts w:ascii="Lucida Console" w:hAnsi="Lucida Console" w:cs="Lucida Console"/>
                <w:sz w:val="17"/>
                <w:szCs w:val="17"/>
                <w:lang w:eastAsia="ja-JP" w:bidi="ar-SA"/>
              </w:rPr>
              <w:t xml:space="preserve">                &lt;NonAvailabilityType Key = "-1"&gt;&lt;/NonAvailabilityType&gt;</w:t>
            </w:r>
          </w:p>
          <w:p w14:paraId="34FAAEAF" w14:textId="77777777" w:rsidR="006B3230" w:rsidRPr="008F7BA8" w:rsidRDefault="006B3230" w:rsidP="00DB537E">
            <w:pPr>
              <w:autoSpaceDE w:val="0"/>
              <w:autoSpaceDN w:val="0"/>
              <w:adjustRightInd w:val="0"/>
              <w:spacing w:line="360" w:lineRule="auto"/>
              <w:rPr>
                <w:rFonts w:ascii="Lucida Console" w:hAnsi="Lucida Console" w:cs="Lucida Console"/>
                <w:sz w:val="17"/>
                <w:szCs w:val="17"/>
                <w:lang w:eastAsia="ja-JP" w:bidi="ar-SA"/>
              </w:rPr>
            </w:pPr>
            <w:r w:rsidRPr="008F7BA8">
              <w:rPr>
                <w:rFonts w:ascii="Lucida Console" w:hAnsi="Lucida Console" w:cs="Lucida Console"/>
                <w:sz w:val="17"/>
                <w:szCs w:val="17"/>
                <w:lang w:eastAsia="ja-JP" w:bidi="ar-SA"/>
              </w:rPr>
              <w:t xml:space="preserve">                &lt;IgnoreInRoster&gt;0&lt;/IgnoreInRoster&gt;</w:t>
            </w:r>
          </w:p>
          <w:p w14:paraId="100C4A51" w14:textId="77777777" w:rsidR="006B3230" w:rsidRPr="008F7BA8" w:rsidRDefault="006B3230" w:rsidP="00DB537E">
            <w:pPr>
              <w:autoSpaceDE w:val="0"/>
              <w:autoSpaceDN w:val="0"/>
              <w:adjustRightInd w:val="0"/>
              <w:spacing w:line="360" w:lineRule="auto"/>
              <w:rPr>
                <w:rFonts w:ascii="Lucida Console" w:hAnsi="Lucida Console" w:cs="Lucida Console"/>
                <w:sz w:val="17"/>
                <w:szCs w:val="17"/>
                <w:lang w:eastAsia="ja-JP" w:bidi="ar-SA"/>
              </w:rPr>
            </w:pPr>
            <w:r w:rsidRPr="008F7BA8">
              <w:rPr>
                <w:rFonts w:ascii="Lucida Console" w:hAnsi="Lucida Console" w:cs="Lucida Console"/>
                <w:sz w:val="17"/>
                <w:szCs w:val="17"/>
                <w:lang w:eastAsia="ja-JP" w:bidi="ar-SA"/>
              </w:rPr>
              <w:t xml:space="preserve">                &lt;ContractorIndex&gt;0&lt;/ContractorIndex&gt;</w:t>
            </w:r>
          </w:p>
          <w:p w14:paraId="428BB7A1" w14:textId="77777777" w:rsidR="006B3230" w:rsidRPr="008F7BA8" w:rsidRDefault="006B3230" w:rsidP="00DB537E">
            <w:pPr>
              <w:autoSpaceDE w:val="0"/>
              <w:autoSpaceDN w:val="0"/>
              <w:adjustRightInd w:val="0"/>
              <w:spacing w:line="360" w:lineRule="auto"/>
              <w:rPr>
                <w:rFonts w:ascii="Lucida Console" w:hAnsi="Lucida Console" w:cs="Lucida Console"/>
                <w:sz w:val="17"/>
                <w:szCs w:val="17"/>
                <w:lang w:eastAsia="ja-JP" w:bidi="ar-SA"/>
              </w:rPr>
            </w:pPr>
            <w:r w:rsidRPr="008F7BA8">
              <w:rPr>
                <w:rFonts w:ascii="Lucida Console" w:hAnsi="Lucida Console" w:cs="Lucida Console"/>
                <w:sz w:val="17"/>
                <w:szCs w:val="17"/>
                <w:lang w:eastAsia="ja-JP" w:bidi="ar-SA"/>
              </w:rPr>
              <w:t xml:space="preserve">                &lt;StateSubdivision&gt;&lt;/StateSubdivision&gt;</w:t>
            </w:r>
          </w:p>
          <w:p w14:paraId="051069CB" w14:textId="77777777" w:rsidR="006B3230" w:rsidRPr="008F7BA8" w:rsidRDefault="006B3230" w:rsidP="00DB537E">
            <w:pPr>
              <w:autoSpaceDE w:val="0"/>
              <w:autoSpaceDN w:val="0"/>
              <w:adjustRightInd w:val="0"/>
              <w:spacing w:line="360" w:lineRule="auto"/>
              <w:rPr>
                <w:rFonts w:ascii="Lucida Console" w:hAnsi="Lucida Console" w:cs="Lucida Console"/>
                <w:sz w:val="17"/>
                <w:szCs w:val="17"/>
                <w:lang w:eastAsia="ja-JP" w:bidi="ar-SA"/>
              </w:rPr>
            </w:pPr>
            <w:r w:rsidRPr="008F7BA8">
              <w:rPr>
                <w:rFonts w:ascii="Lucida Console" w:hAnsi="Lucida Console" w:cs="Lucida Console"/>
                <w:sz w:val="17"/>
                <w:szCs w:val="17"/>
                <w:lang w:eastAsia="ja-JP" w:bidi="ar-SA"/>
              </w:rPr>
              <w:t xml:space="preserve">                &lt;CitySubdivision&gt;&lt;/CitySubdivision&gt;</w:t>
            </w:r>
          </w:p>
          <w:p w14:paraId="61B73D1A" w14:textId="77777777" w:rsidR="006B3230" w:rsidRPr="008F7BA8" w:rsidRDefault="006B3230" w:rsidP="00DB537E">
            <w:pPr>
              <w:autoSpaceDE w:val="0"/>
              <w:autoSpaceDN w:val="0"/>
              <w:adjustRightInd w:val="0"/>
              <w:spacing w:line="360" w:lineRule="auto"/>
              <w:rPr>
                <w:rFonts w:ascii="Lucida Console" w:hAnsi="Lucida Console" w:cs="Lucida Console"/>
                <w:sz w:val="17"/>
                <w:szCs w:val="17"/>
                <w:lang w:eastAsia="ja-JP" w:bidi="ar-SA"/>
              </w:rPr>
            </w:pPr>
            <w:r w:rsidRPr="008F7BA8">
              <w:rPr>
                <w:rFonts w:ascii="Lucida Console" w:hAnsi="Lucida Console" w:cs="Lucida Console"/>
                <w:sz w:val="17"/>
                <w:szCs w:val="17"/>
                <w:lang w:eastAsia="ja-JP" w:bidi="ar-SA"/>
              </w:rPr>
              <w:t xml:space="preserve">                &lt;ID&gt;&lt;/ID&gt;</w:t>
            </w:r>
          </w:p>
          <w:p w14:paraId="4DAFFCAA" w14:textId="77777777" w:rsidR="006B3230" w:rsidRPr="008F7BA8" w:rsidRDefault="006B3230" w:rsidP="00DB537E">
            <w:pPr>
              <w:autoSpaceDE w:val="0"/>
              <w:autoSpaceDN w:val="0"/>
              <w:adjustRightInd w:val="0"/>
              <w:spacing w:line="360" w:lineRule="auto"/>
              <w:rPr>
                <w:rFonts w:ascii="Lucida Console" w:hAnsi="Lucida Console" w:cs="Lucida Console"/>
                <w:sz w:val="17"/>
                <w:szCs w:val="17"/>
                <w:lang w:eastAsia="ja-JP" w:bidi="ar-SA"/>
              </w:rPr>
            </w:pPr>
            <w:r w:rsidRPr="008F7BA8">
              <w:rPr>
                <w:rFonts w:ascii="Lucida Console" w:hAnsi="Lucida Console" w:cs="Lucida Console"/>
                <w:sz w:val="17"/>
                <w:szCs w:val="17"/>
                <w:lang w:eastAsia="ja-JP" w:bidi="ar-SA"/>
              </w:rPr>
              <w:t xml:space="preserve">                &lt;WorkAgreementID&gt;&lt;/WorkAgreementID&gt;</w:t>
            </w:r>
          </w:p>
          <w:p w14:paraId="737CE703" w14:textId="77777777" w:rsidR="006B3230" w:rsidRPr="008F7BA8" w:rsidRDefault="006B3230" w:rsidP="00DB537E">
            <w:pPr>
              <w:autoSpaceDE w:val="0"/>
              <w:autoSpaceDN w:val="0"/>
              <w:adjustRightInd w:val="0"/>
              <w:spacing w:line="360" w:lineRule="auto"/>
              <w:rPr>
                <w:rFonts w:ascii="Lucida Console" w:hAnsi="Lucida Console" w:cs="Lucida Console"/>
                <w:sz w:val="17"/>
                <w:szCs w:val="17"/>
                <w:lang w:eastAsia="ja-JP" w:bidi="ar-SA"/>
              </w:rPr>
            </w:pPr>
            <w:r w:rsidRPr="008F7BA8">
              <w:rPr>
                <w:rFonts w:ascii="Lucida Console" w:hAnsi="Lucida Console" w:cs="Lucida Console"/>
                <w:sz w:val="17"/>
                <w:szCs w:val="17"/>
                <w:lang w:eastAsia="ja-JP" w:bidi="ar-SA"/>
              </w:rPr>
              <w:t xml:space="preserve">                &lt;ExternalRefID&gt;&lt;/ExternalRefID&gt;</w:t>
            </w:r>
          </w:p>
          <w:p w14:paraId="19B75574" w14:textId="77777777" w:rsidR="006B3230" w:rsidRPr="008F7BA8" w:rsidRDefault="006B3230" w:rsidP="00DB537E">
            <w:pPr>
              <w:autoSpaceDE w:val="0"/>
              <w:autoSpaceDN w:val="0"/>
              <w:adjustRightInd w:val="0"/>
              <w:spacing w:line="360" w:lineRule="auto"/>
              <w:rPr>
                <w:rFonts w:ascii="Lucida Console" w:hAnsi="Lucida Console" w:cs="Lucida Console"/>
                <w:sz w:val="17"/>
                <w:szCs w:val="17"/>
                <w:lang w:eastAsia="ja-JP" w:bidi="ar-SA"/>
              </w:rPr>
            </w:pPr>
            <w:r w:rsidRPr="008F7BA8">
              <w:rPr>
                <w:rFonts w:ascii="Lucida Console" w:hAnsi="Lucida Console" w:cs="Lucida Console"/>
                <w:sz w:val="17"/>
                <w:szCs w:val="17"/>
                <w:lang w:eastAsia="ja-JP" w:bidi="ar-SA"/>
              </w:rPr>
              <w:t xml:space="preserve">                &lt;IsBreakIncluded&gt;0&lt;/IsBreakIncluded&gt;</w:t>
            </w:r>
          </w:p>
          <w:p w14:paraId="29560441" w14:textId="77777777" w:rsidR="006B3230" w:rsidRPr="008F7BA8" w:rsidRDefault="006B3230" w:rsidP="00DB537E">
            <w:pPr>
              <w:autoSpaceDE w:val="0"/>
              <w:autoSpaceDN w:val="0"/>
              <w:adjustRightInd w:val="0"/>
              <w:spacing w:line="360" w:lineRule="auto"/>
              <w:rPr>
                <w:rFonts w:ascii="Lucida Console" w:hAnsi="Lucida Console" w:cs="Lucida Console"/>
                <w:sz w:val="17"/>
                <w:szCs w:val="17"/>
                <w:lang w:eastAsia="ja-JP" w:bidi="ar-SA"/>
              </w:rPr>
            </w:pPr>
            <w:r w:rsidRPr="008F7BA8">
              <w:rPr>
                <w:rFonts w:ascii="Lucida Console" w:hAnsi="Lucida Console" w:cs="Lucida Console"/>
                <w:sz w:val="17"/>
                <w:szCs w:val="17"/>
                <w:lang w:eastAsia="ja-JP" w:bidi="ar-SA"/>
              </w:rPr>
              <w:t xml:space="preserve">                &lt;IncludedBreakDuration&gt;0&lt;/IncludedBreakDuration&gt;</w:t>
            </w:r>
          </w:p>
          <w:p w14:paraId="63EE0588" w14:textId="77777777" w:rsidR="006B3230" w:rsidRPr="008F7BA8" w:rsidRDefault="006B3230" w:rsidP="00DB537E">
            <w:pPr>
              <w:autoSpaceDE w:val="0"/>
              <w:autoSpaceDN w:val="0"/>
              <w:adjustRightInd w:val="0"/>
              <w:spacing w:line="360" w:lineRule="auto"/>
              <w:rPr>
                <w:rFonts w:ascii="Lucida Console" w:hAnsi="Lucida Console" w:cs="Lucida Console"/>
                <w:sz w:val="17"/>
                <w:szCs w:val="17"/>
                <w:lang w:eastAsia="ja-JP" w:bidi="ar-SA"/>
              </w:rPr>
            </w:pPr>
            <w:r w:rsidRPr="008F7BA8">
              <w:rPr>
                <w:rFonts w:ascii="Lucida Console" w:hAnsi="Lucida Console" w:cs="Lucida Console"/>
                <w:sz w:val="17"/>
                <w:szCs w:val="17"/>
                <w:lang w:eastAsia="ja-JP" w:bidi="ar-SA"/>
              </w:rPr>
              <w:t xml:space="preserve">                &lt;AbsenceRequest Key = "-1"&gt;&lt;/AbsenceRequest&gt;</w:t>
            </w:r>
          </w:p>
          <w:p w14:paraId="3D571D08" w14:textId="77777777" w:rsidR="006B3230" w:rsidRPr="008F7BA8" w:rsidRDefault="006B3230" w:rsidP="00DB537E">
            <w:pPr>
              <w:autoSpaceDE w:val="0"/>
              <w:autoSpaceDN w:val="0"/>
              <w:adjustRightInd w:val="0"/>
              <w:spacing w:line="360" w:lineRule="auto"/>
              <w:rPr>
                <w:rFonts w:ascii="Lucida Console" w:hAnsi="Lucida Console" w:cs="Lucida Console"/>
                <w:sz w:val="17"/>
                <w:szCs w:val="17"/>
                <w:lang w:eastAsia="ja-JP" w:bidi="ar-SA"/>
              </w:rPr>
            </w:pPr>
            <w:r w:rsidRPr="008F7BA8">
              <w:rPr>
                <w:rFonts w:ascii="Lucida Console" w:hAnsi="Lucida Console" w:cs="Lucida Console"/>
                <w:sz w:val="17"/>
                <w:szCs w:val="17"/>
                <w:lang w:eastAsia="ja-JP" w:bidi="ar-SA"/>
              </w:rPr>
              <w:t xml:space="preserve">                &lt;ExternalComment&gt;&lt;/ExternalComment&gt;</w:t>
            </w:r>
          </w:p>
          <w:p w14:paraId="52018197" w14:textId="77777777" w:rsidR="006B3230" w:rsidRDefault="006B3230" w:rsidP="00DB537E">
            <w:pPr>
              <w:autoSpaceDE w:val="0"/>
              <w:autoSpaceDN w:val="0"/>
              <w:adjustRightInd w:val="0"/>
              <w:spacing w:line="360" w:lineRule="auto"/>
              <w:rPr>
                <w:rFonts w:ascii="Lucida Console" w:hAnsi="Lucida Console" w:cs="Lucida Console"/>
                <w:sz w:val="17"/>
                <w:szCs w:val="17"/>
                <w:lang w:eastAsia="ja-JP" w:bidi="ar-SA"/>
              </w:rPr>
            </w:pPr>
            <w:r w:rsidRPr="008F7BA8">
              <w:rPr>
                <w:rFonts w:ascii="Lucida Console" w:hAnsi="Lucida Console" w:cs="Lucida Console"/>
                <w:sz w:val="17"/>
                <w:szCs w:val="17"/>
                <w:lang w:eastAsia="ja-JP" w:bidi="ar-SA"/>
              </w:rPr>
              <w:t xml:space="preserve">                &lt;AssignmentSource&gt;0&lt;/AssignmentSource&gt;</w:t>
            </w:r>
          </w:p>
          <w:p w14:paraId="4D9DDADF" w14:textId="79C29D31" w:rsidR="00116F07" w:rsidRPr="008F7BA8" w:rsidRDefault="00116F07" w:rsidP="00DB537E">
            <w:pPr>
              <w:autoSpaceDE w:val="0"/>
              <w:autoSpaceDN w:val="0"/>
              <w:adjustRightInd w:val="0"/>
              <w:spacing w:line="360" w:lineRule="auto"/>
              <w:rPr>
                <w:rFonts w:ascii="Lucida Console" w:hAnsi="Lucida Console" w:cs="Lucida Console"/>
                <w:sz w:val="17"/>
                <w:szCs w:val="17"/>
                <w:lang w:eastAsia="ja-JP" w:bidi="ar-SA"/>
              </w:rPr>
            </w:pPr>
            <w:r w:rsidRPr="00116F07">
              <w:rPr>
                <w:rFonts w:ascii="Lucida Console" w:hAnsi="Lucida Console" w:cs="Lucida Console"/>
                <w:sz w:val="17"/>
                <w:szCs w:val="17"/>
                <w:lang w:eastAsia="ja-JP" w:bidi="ar-SA"/>
              </w:rPr>
              <w:t xml:space="preserve">                &lt;IsMST&gt;true&lt;/IsMST&gt;</w:t>
            </w:r>
          </w:p>
          <w:p w14:paraId="1ED554D9" w14:textId="77777777" w:rsidR="006B3230" w:rsidRPr="008F7BA8" w:rsidRDefault="006B3230" w:rsidP="00DB537E">
            <w:pPr>
              <w:autoSpaceDE w:val="0"/>
              <w:autoSpaceDN w:val="0"/>
              <w:adjustRightInd w:val="0"/>
              <w:spacing w:line="360" w:lineRule="auto"/>
              <w:rPr>
                <w:rFonts w:ascii="Lucida Console" w:hAnsi="Lucida Console" w:cs="Lucida Console"/>
                <w:sz w:val="17"/>
                <w:szCs w:val="17"/>
                <w:lang w:eastAsia="ja-JP" w:bidi="ar-SA"/>
              </w:rPr>
            </w:pPr>
            <w:r w:rsidRPr="008F7BA8">
              <w:rPr>
                <w:rFonts w:ascii="Lucida Console" w:hAnsi="Lucida Console" w:cs="Lucida Console"/>
                <w:sz w:val="17"/>
                <w:szCs w:val="17"/>
                <w:lang w:eastAsia="ja-JP" w:bidi="ar-SA"/>
              </w:rPr>
              <w:t xml:space="preserve">            &lt;/Assignment&gt;</w:t>
            </w:r>
          </w:p>
          <w:p w14:paraId="7924DE3F" w14:textId="77777777" w:rsidR="006B3230" w:rsidRPr="008F7BA8" w:rsidRDefault="006B3230" w:rsidP="00DB537E">
            <w:pPr>
              <w:autoSpaceDE w:val="0"/>
              <w:autoSpaceDN w:val="0"/>
              <w:adjustRightInd w:val="0"/>
              <w:spacing w:line="360" w:lineRule="auto"/>
              <w:rPr>
                <w:rFonts w:ascii="Lucida Console" w:hAnsi="Lucida Console" w:cs="Lucida Console"/>
                <w:sz w:val="17"/>
                <w:szCs w:val="17"/>
                <w:lang w:eastAsia="ja-JP" w:bidi="ar-SA"/>
              </w:rPr>
            </w:pPr>
            <w:r w:rsidRPr="008F7BA8">
              <w:rPr>
                <w:rFonts w:ascii="Lucida Console" w:hAnsi="Lucida Console" w:cs="Lucida Console"/>
                <w:sz w:val="17"/>
                <w:szCs w:val="17"/>
                <w:lang w:eastAsia="ja-JP" w:bidi="ar-SA"/>
              </w:rPr>
              <w:t xml:space="preserve">        &lt;/ProcessTaskExResponse&gt;</w:t>
            </w:r>
          </w:p>
          <w:p w14:paraId="166F19CA" w14:textId="77777777" w:rsidR="006B3230" w:rsidRPr="008F7BA8" w:rsidRDefault="006B3230" w:rsidP="00DB537E">
            <w:pPr>
              <w:autoSpaceDE w:val="0"/>
              <w:autoSpaceDN w:val="0"/>
              <w:adjustRightInd w:val="0"/>
              <w:spacing w:line="360" w:lineRule="auto"/>
              <w:rPr>
                <w:rFonts w:ascii="Lucida Console" w:hAnsi="Lucida Console" w:cs="Lucida Console"/>
                <w:sz w:val="17"/>
                <w:szCs w:val="17"/>
                <w:lang w:eastAsia="ja-JP" w:bidi="ar-SA"/>
              </w:rPr>
            </w:pPr>
            <w:r w:rsidRPr="008F7BA8">
              <w:rPr>
                <w:rFonts w:ascii="Lucida Console" w:hAnsi="Lucida Console" w:cs="Lucida Console"/>
                <w:sz w:val="17"/>
                <w:szCs w:val="17"/>
                <w:lang w:eastAsia="ja-JP" w:bidi="ar-SA"/>
              </w:rPr>
              <w:t xml:space="preserve">    &lt;/s:Body&gt;</w:t>
            </w:r>
          </w:p>
          <w:p w14:paraId="7D2DA694" w14:textId="3F3D1A72" w:rsidR="006B3230" w:rsidRPr="008F7BA8" w:rsidRDefault="006B3230" w:rsidP="00DB537E">
            <w:pPr>
              <w:autoSpaceDE w:val="0"/>
              <w:autoSpaceDN w:val="0"/>
              <w:adjustRightInd w:val="0"/>
              <w:spacing w:line="360" w:lineRule="auto"/>
              <w:rPr>
                <w:rFonts w:ascii="Lucida Console" w:hAnsi="Lucida Console" w:cs="Lucida Console"/>
                <w:sz w:val="17"/>
                <w:szCs w:val="17"/>
                <w:lang w:eastAsia="ja-JP" w:bidi="ar-SA"/>
              </w:rPr>
            </w:pPr>
            <w:r w:rsidRPr="008F7BA8">
              <w:rPr>
                <w:rFonts w:ascii="Lucida Console" w:hAnsi="Lucida Console" w:cs="Lucida Console"/>
                <w:sz w:val="17"/>
                <w:szCs w:val="17"/>
                <w:lang w:eastAsia="ja-JP" w:bidi="ar-SA"/>
              </w:rPr>
              <w:t>&lt;/s:Envelope&gt;</w:t>
            </w:r>
          </w:p>
        </w:tc>
      </w:tr>
    </w:tbl>
    <w:p w14:paraId="5AE981D7" w14:textId="77777777" w:rsidR="009D3E52" w:rsidRDefault="009D3E52" w:rsidP="009D3E52">
      <w:pPr>
        <w:pStyle w:val="Heading4"/>
      </w:pPr>
      <w:r w:rsidRPr="00532B74">
        <w:lastRenderedPageBreak/>
        <w:t>ProcessTaskEx</w:t>
      </w:r>
      <w:r>
        <w:t xml:space="preserve"> Second</w:t>
      </w:r>
    </w:p>
    <w:p w14:paraId="2EED15C1" w14:textId="30F41CB7" w:rsidR="006B3230" w:rsidRDefault="006B3230" w:rsidP="00DB537E">
      <w:pPr>
        <w:autoSpaceDE w:val="0"/>
        <w:autoSpaceDN w:val="0"/>
        <w:adjustRightInd w:val="0"/>
        <w:spacing w:line="360" w:lineRule="auto"/>
      </w:pPr>
      <w:r w:rsidRPr="00CC7998">
        <w:t>SOAP Request Envelope</w:t>
      </w:r>
      <w:r w:rsidR="00876548">
        <w:t xml:space="preserve"> </w:t>
      </w:r>
      <w:r w:rsidR="009D3E52">
        <w:t>for the training job</w:t>
      </w:r>
      <w:r w:rsidRPr="00CC7998">
        <w:t>:</w:t>
      </w:r>
    </w:p>
    <w:tbl>
      <w:tblPr>
        <w:tblW w:w="0" w:type="auto"/>
        <w:tblLook w:val="04A0" w:firstRow="1" w:lastRow="0" w:firstColumn="1" w:lastColumn="0" w:noHBand="0" w:noVBand="1"/>
      </w:tblPr>
      <w:tblGrid>
        <w:gridCol w:w="10296"/>
      </w:tblGrid>
      <w:tr w:rsidR="006B3230" w:rsidRPr="00650BE8" w14:paraId="44557155" w14:textId="77777777" w:rsidTr="00187C58">
        <w:tc>
          <w:tcPr>
            <w:tcW w:w="10296" w:type="dxa"/>
          </w:tcPr>
          <w:p w14:paraId="7324B0D6"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&lt;s:Envelope xmlns:s = "http://schemas.xmlsoap.org/soap/envelope/"&gt;</w:t>
            </w:r>
          </w:p>
          <w:p w14:paraId="61A1070A"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&lt;s:Header&gt;</w:t>
            </w:r>
          </w:p>
          <w:p w14:paraId="7997E9DD"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&lt;h:OptionalParameters</w:t>
            </w:r>
          </w:p>
          <w:p w14:paraId="53F3BE51"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xmlns:h = "http://www.clicksoftware.com/OptionalParameters"</w:t>
            </w:r>
          </w:p>
          <w:p w14:paraId="48D90D28"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xmlns = "http://www.clicksoftware.com/OptionalParameters"</w:t>
            </w:r>
          </w:p>
          <w:p w14:paraId="49DA884E"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xmlns:xsi = "http://www.w3.org/2001/XMLSchema-instance"</w:t>
            </w:r>
          </w:p>
          <w:p w14:paraId="5FABEAD5"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xmlns:xsd = "http://www.w3.org/2001/XMLSchema"&gt;</w:t>
            </w:r>
          </w:p>
          <w:p w14:paraId="615CC6B1"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&lt;CallerIdentity&gt;MUST&lt;/CallerIdentity&gt;</w:t>
            </w:r>
          </w:p>
          <w:p w14:paraId="3F3F61EC"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&lt;ErrorOnNonExistingDictionaries&gt;false&lt;/ErrorOnNonExistingDictionaries&gt;</w:t>
            </w:r>
          </w:p>
          <w:p w14:paraId="7D9C6A9B"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&lt;/h:OptionalParameters&gt;</w:t>
            </w:r>
          </w:p>
          <w:p w14:paraId="74B2AE46"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&lt;/s:Header&gt;</w:t>
            </w:r>
          </w:p>
          <w:p w14:paraId="05D497EA"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&lt;s:Body xmlns:xsi = "http://www.w3.org/2001/XMLSchema-instance" xmlns:xsd = "http://www.w3.org/2001/XMLSchema"&gt;</w:t>
            </w:r>
          </w:p>
          <w:p w14:paraId="47D48F73"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&lt;ProcessTaskEx xmlns = "http://www.clicksoftware.com"&gt;</w:t>
            </w:r>
          </w:p>
          <w:p w14:paraId="40900565"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lastRenderedPageBreak/>
              <w:t xml:space="preserve">            &lt;Task&gt;</w:t>
            </w:r>
          </w:p>
          <w:p w14:paraId="702BCCA1" w14:textId="0BD5A48B"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w:t>
            </w:r>
            <w:del w:id="878" w:author="Duncan Hardie" w:date="2014-04-15T10:26:00Z">
              <w:r w:rsidRPr="002B6EA9" w:rsidDel="00AA61B2">
                <w:rPr>
                  <w:rFonts w:ascii="Lucida Console" w:hAnsi="Lucida Console" w:cs="Lucida Console"/>
                  <w:sz w:val="17"/>
                  <w:szCs w:val="17"/>
                  <w:lang w:eastAsia="ja-JP"/>
                </w:rPr>
                <w:delText>&lt;CallID&gt;</w:delText>
              </w:r>
            </w:del>
            <w:ins w:id="879" w:author="Duncan Hardie" w:date="2014-04-15T10:26:00Z">
              <w:r w:rsidR="00AA61B2">
                <w:rPr>
                  <w:rFonts w:ascii="Lucida Console" w:hAnsi="Lucida Console" w:cs="Lucida Console"/>
                  <w:sz w:val="17"/>
                  <w:szCs w:val="17"/>
                  <w:lang w:eastAsia="ja-JP"/>
                </w:rPr>
                <w:t>&lt;CallID&gt;GB-</w:t>
              </w:r>
            </w:ins>
            <w:r w:rsidRPr="002B6EA9">
              <w:rPr>
                <w:rFonts w:ascii="Lucida Console" w:hAnsi="Lucida Console" w:cs="Lucida Console"/>
                <w:sz w:val="17"/>
                <w:szCs w:val="17"/>
                <w:lang w:eastAsia="ja-JP"/>
              </w:rPr>
              <w:t>A1234570</w:t>
            </w:r>
            <w:del w:id="880" w:author="Duncan Hardie" w:date="2014-04-15T10:26:00Z">
              <w:r w:rsidRPr="002B6EA9" w:rsidDel="00AA61B2">
                <w:rPr>
                  <w:rFonts w:ascii="Lucida Console" w:hAnsi="Lucida Console" w:cs="Lucida Console"/>
                  <w:sz w:val="17"/>
                  <w:szCs w:val="17"/>
                  <w:lang w:eastAsia="ja-JP"/>
                </w:rPr>
                <w:delText>&lt;/CallID&gt;</w:delText>
              </w:r>
            </w:del>
            <w:ins w:id="881" w:author="Duncan Hardie" w:date="2014-04-15T10:26:00Z">
              <w:r w:rsidR="00AA61B2">
                <w:rPr>
                  <w:rFonts w:ascii="Lucida Console" w:hAnsi="Lucida Console" w:cs="Lucida Console"/>
                  <w:sz w:val="17"/>
                  <w:szCs w:val="17"/>
                  <w:lang w:eastAsia="ja-JP"/>
                </w:rPr>
                <w:t>-1&lt;/CallID&gt;</w:t>
              </w:r>
            </w:ins>
          </w:p>
          <w:p w14:paraId="5B562DA1"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&lt;Number&gt;2&lt;/Number&gt;</w:t>
            </w:r>
          </w:p>
          <w:p w14:paraId="14215E1F"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&lt;DueDate&gt;2013-11-07T06:36:58.9805354-05:00&lt;/DueDate&gt;</w:t>
            </w:r>
          </w:p>
          <w:p w14:paraId="5F247C90"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&lt;Priority&gt;10&lt;/Priority&gt;</w:t>
            </w:r>
          </w:p>
          <w:p w14:paraId="2A056C4D" w14:textId="11277192" w:rsidR="002B6EA9" w:rsidRPr="002B6EA9" w:rsidRDefault="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&lt;Customer&gt;Cristina Hardie&lt;/Customer&gt;</w:t>
            </w:r>
          </w:p>
          <w:p w14:paraId="2D1881B1"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&lt;District&gt;</w:t>
            </w:r>
          </w:p>
          <w:p w14:paraId="2034343A"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&lt;Name&gt;UK South&lt;/Name&gt;</w:t>
            </w:r>
          </w:p>
          <w:p w14:paraId="0DC44F25"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&lt;/District&gt;</w:t>
            </w:r>
          </w:p>
          <w:p w14:paraId="3F1CE927"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&lt;Postcode&gt;TN25 5AB&lt;/Postcode&gt;</w:t>
            </w:r>
          </w:p>
          <w:p w14:paraId="5329452C"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&lt;OpenDate&gt;2013-10-24T06:36:58.9805354-04:00&lt;/OpenDate&gt;</w:t>
            </w:r>
          </w:p>
          <w:p w14:paraId="714F982D"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&lt;TaskType&gt;</w:t>
            </w:r>
          </w:p>
          <w:p w14:paraId="158DE578"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&lt;Name&gt;Training&lt;/Name&gt;</w:t>
            </w:r>
          </w:p>
          <w:p w14:paraId="7FA8EE74"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&lt;/TaskType&gt;</w:t>
            </w:r>
          </w:p>
          <w:p w14:paraId="0ED0CB62"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&lt;Duration&gt;900&lt;/Duration&gt;</w:t>
            </w:r>
          </w:p>
          <w:p w14:paraId="7B173029"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&lt;RequiredEngineers&gt;</w:t>
            </w:r>
          </w:p>
          <w:p w14:paraId="439F92A0"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&lt;RequiredEngineer&gt;</w:t>
            </w:r>
          </w:p>
          <w:p w14:paraId="5BC8D62C"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&lt;ID&gt;Trainee01&lt;/ID&gt;</w:t>
            </w:r>
          </w:p>
          <w:p w14:paraId="42CD2BDA"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&lt;/RequiredEngineer&gt;</w:t>
            </w:r>
          </w:p>
          <w:p w14:paraId="54182A2D"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&lt;/RequiredEngineers&gt;</w:t>
            </w:r>
          </w:p>
          <w:p w14:paraId="3E16F456"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&lt;NumberOfRequiredEngineers&gt;1&lt;/NumberOfRequiredEngineers&gt;</w:t>
            </w:r>
          </w:p>
          <w:p w14:paraId="11A867FA"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&lt;ContactPhoneNumber&gt;+447720449438&lt;/ContactPhoneNumber&gt;</w:t>
            </w:r>
          </w:p>
          <w:p w14:paraId="04A9A868"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&lt;Latitude&gt;51194268&lt;/Latitude&gt;</w:t>
            </w:r>
          </w:p>
          <w:p w14:paraId="7BAE554D"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&lt;Longitude&gt;918754&lt;/Longitude&gt;</w:t>
            </w:r>
          </w:p>
          <w:p w14:paraId="6A0B5BAA"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&lt;Street&gt;Kent&lt;/Street&gt;</w:t>
            </w:r>
          </w:p>
          <w:p w14:paraId="50C869CA"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&lt;City&gt;Ashford&lt;/City&gt;</w:t>
            </w:r>
          </w:p>
          <w:p w14:paraId="338F4CD7"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&lt;CountryID&gt;</w:t>
            </w:r>
          </w:p>
          <w:p w14:paraId="1B83A182"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&lt;Name&gt;UNITED KINGDOM&lt;/Name&gt;</w:t>
            </w:r>
          </w:p>
          <w:p w14:paraId="23D7C40E"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&lt;/CountryID&gt;</w:t>
            </w:r>
          </w:p>
          <w:p w14:paraId="27892009"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&lt;CustomerEmail&gt;dhardie@gmail.com&lt;/CustomerEmail&gt;</w:t>
            </w:r>
          </w:p>
          <w:p w14:paraId="529EAFAB"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&lt;TaskSubType&gt;</w:t>
            </w:r>
          </w:p>
          <w:p w14:paraId="2CC60804"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&lt;Name&gt;MRI&lt;/Name&gt;</w:t>
            </w:r>
          </w:p>
          <w:p w14:paraId="442E5393"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&lt;/TaskSubType&gt;</w:t>
            </w:r>
          </w:p>
          <w:p w14:paraId="40490B3D" w14:textId="6022D43B"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w:t>
            </w:r>
            <w:del w:id="882" w:author="Duncan Hardie" w:date="2014-04-15T10:32:00Z">
              <w:r w:rsidRPr="002B6EA9" w:rsidDel="00AA61B2">
                <w:rPr>
                  <w:rFonts w:ascii="Lucida Console" w:hAnsi="Lucida Console" w:cs="Lucida Console"/>
                  <w:sz w:val="17"/>
                  <w:szCs w:val="17"/>
                  <w:lang w:eastAsia="ja-JP"/>
                </w:rPr>
                <w:delText>&lt;TaskID&gt;FR-A1111111_</w:delText>
              </w:r>
            </w:del>
            <w:ins w:id="883" w:author="Duncan Hardie" w:date="2014-04-15T10:32:00Z">
              <w:r w:rsidR="00AA61B2">
                <w:rPr>
                  <w:rFonts w:ascii="Lucida Console" w:hAnsi="Lucida Console" w:cs="Lucida Console"/>
                  <w:sz w:val="17"/>
                  <w:szCs w:val="17"/>
                  <w:lang w:eastAsia="ja-JP"/>
                </w:rPr>
                <w:t>&lt;TaskID&gt;FR-A1111111-1_</w:t>
              </w:r>
            </w:ins>
            <w:r w:rsidRPr="002B6EA9">
              <w:rPr>
                <w:rFonts w:ascii="Lucida Console" w:hAnsi="Lucida Console" w:cs="Lucida Console"/>
                <w:sz w:val="17"/>
                <w:szCs w:val="17"/>
                <w:lang w:eastAsia="ja-JP"/>
              </w:rPr>
              <w:t>D4_20131024T063758&lt;/TaskID&gt;</w:t>
            </w:r>
          </w:p>
          <w:p w14:paraId="4D40FF06"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&lt;MUSTJobNumber&gt;A1111111&lt;/MUSTJobNumber&gt;</w:t>
            </w:r>
          </w:p>
          <w:p w14:paraId="5184572E"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&lt;SystemID&gt;</w:t>
            </w:r>
          </w:p>
          <w:p w14:paraId="5D115CEC"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&lt;ID&gt;DARK1&lt;/ID&gt;</w:t>
            </w:r>
          </w:p>
          <w:p w14:paraId="7E26A212"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&lt;/SystemID&gt;</w:t>
            </w:r>
          </w:p>
          <w:p w14:paraId="058BFF1D" w14:textId="2134C650" w:rsidR="002B6EA9" w:rsidRPr="002B6EA9" w:rsidRDefault="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&lt;IsSafety&gt;false&lt;/IsSafety&gt;</w:t>
            </w:r>
          </w:p>
          <w:p w14:paraId="66C6BE72"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&lt;CustomerExpectation&gt;The Customer Expectation&lt;/CustomerExpectation&gt;</w:t>
            </w:r>
          </w:p>
          <w:p w14:paraId="7184FD1E"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&lt;UseDistrictCalendar&gt;false&lt;/UseDistrictCalendar&gt;</w:t>
            </w:r>
          </w:p>
          <w:p w14:paraId="15EF62B5"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&lt;ContractOfferingFamily&gt;Gold&lt;/ContractOfferingFamily&gt;</w:t>
            </w:r>
          </w:p>
          <w:p w14:paraId="1BAA8882" w14:textId="00A8BDB6"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&lt;PreferredFSEs&gt;</w:t>
            </w:r>
            <w:r w:rsidR="00390FE9">
              <w:rPr>
                <w:rFonts w:ascii="Lucida Console" w:hAnsi="Lucida Console" w:cs="Lucida Console"/>
                <w:sz w:val="17"/>
                <w:szCs w:val="17"/>
                <w:lang w:eastAsia="ja-JP"/>
              </w:rPr>
              <w:t>FHollande</w:t>
            </w:r>
            <w:r w:rsidRPr="002B6EA9">
              <w:rPr>
                <w:rFonts w:ascii="Lucida Console" w:hAnsi="Lucida Console" w:cs="Lucida Console"/>
                <w:sz w:val="17"/>
                <w:szCs w:val="17"/>
                <w:lang w:eastAsia="ja-JP"/>
              </w:rPr>
              <w:t>;Nicolas Sarkozy&lt;/PreferredFSEs&gt;</w:t>
            </w:r>
          </w:p>
          <w:p w14:paraId="78439307" w14:textId="1514841D"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&lt;ExcludedFSEs&gt;</w:t>
            </w:r>
            <w:r w:rsidR="00390FE9">
              <w:rPr>
                <w:rFonts w:ascii="Lucida Console" w:hAnsi="Lucida Console" w:cs="Lucida Console"/>
                <w:sz w:val="17"/>
                <w:szCs w:val="17"/>
                <w:lang w:eastAsia="ja-JP"/>
              </w:rPr>
              <w:t>JChirac</w:t>
            </w:r>
            <w:r w:rsidRPr="002B6EA9">
              <w:rPr>
                <w:rFonts w:ascii="Lucida Console" w:hAnsi="Lucida Console" w:cs="Lucida Console"/>
                <w:sz w:val="17"/>
                <w:szCs w:val="17"/>
                <w:lang w:eastAsia="ja-JP"/>
              </w:rPr>
              <w:t>;</w:t>
            </w:r>
            <w:r w:rsidR="00390FE9">
              <w:rPr>
                <w:rFonts w:ascii="Lucida Console" w:hAnsi="Lucida Console" w:cs="Lucida Console"/>
                <w:sz w:val="17"/>
                <w:szCs w:val="17"/>
                <w:lang w:eastAsia="ja-JP"/>
              </w:rPr>
              <w:t>FMitterrand</w:t>
            </w:r>
            <w:r w:rsidRPr="002B6EA9">
              <w:rPr>
                <w:rFonts w:ascii="Lucida Console" w:hAnsi="Lucida Console" w:cs="Lucida Console"/>
                <w:sz w:val="17"/>
                <w:szCs w:val="17"/>
                <w:lang w:eastAsia="ja-JP"/>
              </w:rPr>
              <w:t>;</w:t>
            </w:r>
            <w:r w:rsidR="00390FE9">
              <w:rPr>
                <w:rFonts w:ascii="Lucida Console" w:hAnsi="Lucida Console" w:cs="Lucida Console"/>
                <w:sz w:val="17"/>
                <w:szCs w:val="17"/>
                <w:lang w:eastAsia="ja-JP"/>
              </w:rPr>
              <w:t>Vd’Estaing</w:t>
            </w:r>
            <w:r w:rsidRPr="002B6EA9">
              <w:rPr>
                <w:rFonts w:ascii="Lucida Console" w:hAnsi="Lucida Console" w:cs="Lucida Console"/>
                <w:sz w:val="17"/>
                <w:szCs w:val="17"/>
                <w:lang w:eastAsia="ja-JP"/>
              </w:rPr>
              <w:t>&lt;/ExcludedFSEs&gt;</w:t>
            </w:r>
          </w:p>
          <w:p w14:paraId="536C6F66" w14:textId="27F2151D"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&lt;RequiredFSEs&gt;</w:t>
            </w:r>
            <w:r w:rsidR="00390FE9">
              <w:rPr>
                <w:rFonts w:ascii="Lucida Console" w:hAnsi="Lucida Console" w:cs="Lucida Console"/>
                <w:sz w:val="17"/>
                <w:szCs w:val="17"/>
                <w:lang w:eastAsia="ja-JP"/>
              </w:rPr>
              <w:t>FHollande</w:t>
            </w:r>
            <w:r w:rsidRPr="002B6EA9">
              <w:rPr>
                <w:rFonts w:ascii="Lucida Console" w:hAnsi="Lucida Console" w:cs="Lucida Console"/>
                <w:sz w:val="17"/>
                <w:szCs w:val="17"/>
                <w:lang w:eastAsia="ja-JP"/>
              </w:rPr>
              <w:t>&lt;/RequiredFSEs&gt;</w:t>
            </w:r>
          </w:p>
          <w:p w14:paraId="01FA7FA3"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&lt;SkillLevel&gt;1&lt;/SkillLevel&gt;</w:t>
            </w:r>
          </w:p>
          <w:p w14:paraId="01FF530E"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&lt;OwnerName&gt;Charles de Gaulle&lt;/OwnerName&gt;</w:t>
            </w:r>
          </w:p>
          <w:p w14:paraId="3B21F477"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&lt;OwnerSSO&gt;Charles de Gaulle&lt;/OwnerSSO&gt;</w:t>
            </w:r>
          </w:p>
          <w:p w14:paraId="20AC426F"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&lt;CRMSystemName&gt;</w:t>
            </w:r>
          </w:p>
          <w:p w14:paraId="0B7D59EB"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&lt;Name&gt;MUST&lt;/Name&gt;</w:t>
            </w:r>
          </w:p>
          <w:p w14:paraId="62EF4BAF"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lastRenderedPageBreak/>
              <w:t xml:space="preserve">                &lt;/CRMSystemName&gt;</w:t>
            </w:r>
          </w:p>
          <w:p w14:paraId="11376513"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&lt;PartDeliveryType&gt;In the back of a van&lt;/PartDeliveryType&gt;</w:t>
            </w:r>
          </w:p>
          <w:p w14:paraId="152D3DFB"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&lt;PartComment&gt;Bend your knees when you pick it up, its heavy!&lt;/PartComment&gt;</w:t>
            </w:r>
          </w:p>
          <w:p w14:paraId="03AF82E1"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&lt;PartEstimatedDeliveryDate&gt;2013-10-24T06:36:58.9805354-04:00&lt;/PartEstimatedDeliveryDate&gt;</w:t>
            </w:r>
          </w:p>
          <w:p w14:paraId="7F3CAA28"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&lt;ReactivationDate&gt;2013-10-24T06:36:58.9805354-04:00&lt;/ReactivationDate&gt;</w:t>
            </w:r>
          </w:p>
          <w:p w14:paraId="5558B81E"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&lt;MacroVersion&gt;MacroVersion001&lt;/MacroVersion&gt;</w:t>
            </w:r>
          </w:p>
          <w:p w14:paraId="479C2CD7" w14:textId="0D20D301" w:rsid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&lt;TaskLanguages&gt;</w:t>
            </w:r>
            <w:r w:rsidR="009C47AD">
              <w:rPr>
                <w:rFonts w:ascii="Lucida Console" w:hAnsi="Lucida Console" w:cs="Lucida Console"/>
                <w:sz w:val="17"/>
                <w:szCs w:val="17"/>
                <w:lang w:eastAsia="ja-JP"/>
              </w:rPr>
              <w:t>English;French</w:t>
            </w:r>
            <w:r w:rsidRPr="002B6EA9">
              <w:rPr>
                <w:rFonts w:ascii="Lucida Console" w:hAnsi="Lucida Console" w:cs="Lucida Console"/>
                <w:sz w:val="17"/>
                <w:szCs w:val="17"/>
                <w:lang w:eastAsia="ja-JP"/>
              </w:rPr>
              <w:t>&lt;/TaskLanguages&gt;</w:t>
            </w:r>
          </w:p>
          <w:p w14:paraId="23BCE371" w14:textId="1C45D3BF" w:rsidR="00116F07" w:rsidRPr="002B6EA9" w:rsidRDefault="00116F07"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w:t>
            </w:r>
            <w:r w:rsidRPr="00116F07">
              <w:rPr>
                <w:rFonts w:ascii="Lucida Console" w:hAnsi="Lucida Console" w:cs="Lucida Console"/>
                <w:sz w:val="17"/>
                <w:szCs w:val="17"/>
                <w:lang w:eastAsia="ja-JP" w:bidi="ar-SA"/>
              </w:rPr>
              <w:t>&lt;IsMST&gt;</w:t>
            </w:r>
            <w:r>
              <w:rPr>
                <w:rFonts w:ascii="Lucida Console" w:hAnsi="Lucida Console" w:cs="Lucida Console"/>
                <w:sz w:val="17"/>
                <w:szCs w:val="17"/>
                <w:lang w:eastAsia="ja-JP" w:bidi="ar-SA"/>
              </w:rPr>
              <w:t>true</w:t>
            </w:r>
            <w:r w:rsidRPr="00116F07">
              <w:rPr>
                <w:rFonts w:ascii="Lucida Console" w:hAnsi="Lucida Console" w:cs="Lucida Console"/>
                <w:sz w:val="17"/>
                <w:szCs w:val="17"/>
                <w:lang w:eastAsia="ja-JP" w:bidi="ar-SA"/>
              </w:rPr>
              <w:t>&lt;/IsMST&gt;</w:t>
            </w:r>
          </w:p>
          <w:p w14:paraId="4D711B0E"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&lt;/Task&gt;</w:t>
            </w:r>
          </w:p>
          <w:p w14:paraId="0727D7F5"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&lt;ReturnAssignment&gt;true&lt;/ReturnAssignment&gt;</w:t>
            </w:r>
          </w:p>
          <w:p w14:paraId="1E948CC0"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&lt;TaskRequestedProperties&gt;</w:t>
            </w:r>
          </w:p>
          <w:p w14:paraId="43E864D0"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&lt;Item&gt;Key&lt;/Item&gt;</w:t>
            </w:r>
          </w:p>
          <w:p w14:paraId="457048D8"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&lt;Item&gt;CallID&lt;/Item&gt;</w:t>
            </w:r>
          </w:p>
          <w:p w14:paraId="7FA752AB"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&lt;Item&gt;Number&lt;/Item&gt;</w:t>
            </w:r>
          </w:p>
          <w:p w14:paraId="511B5FE8"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&lt;Item&gt;TaskID&lt;/Item&gt;</w:t>
            </w:r>
          </w:p>
          <w:p w14:paraId="223B35CD"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&lt;Item&gt;MUSTJobNumber&lt;/Item&gt;</w:t>
            </w:r>
          </w:p>
          <w:p w14:paraId="548BD03D"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&lt;/TaskRequestedProperties&gt;</w:t>
            </w:r>
          </w:p>
          <w:p w14:paraId="12C09B0A"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&lt;AssignmentRequestedProperties&gt;</w:t>
            </w:r>
          </w:p>
          <w:p w14:paraId="0208912C"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&lt;Item&gt;Key&lt;/Item&gt;</w:t>
            </w:r>
          </w:p>
          <w:p w14:paraId="1DB603DA"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&lt;Item&gt;Start&lt;/Item&gt;</w:t>
            </w:r>
          </w:p>
          <w:p w14:paraId="6ABE84E2"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&lt;Item&gt;Finish&lt;/Item&gt;</w:t>
            </w:r>
          </w:p>
          <w:p w14:paraId="29FCB5E8"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&lt;/AssignmentRequestedProperties&gt;</w:t>
            </w:r>
          </w:p>
          <w:p w14:paraId="5EDB5D05"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&lt;ReturnSchedulingError&gt;false&lt;/ReturnSchedulingError&gt;</w:t>
            </w:r>
          </w:p>
          <w:p w14:paraId="208C7D8F"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&lt;/ProcessTaskEx&gt;</w:t>
            </w:r>
          </w:p>
          <w:p w14:paraId="48B98A46"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&lt;/s:Body&gt;</w:t>
            </w:r>
          </w:p>
          <w:p w14:paraId="17A8DDE6" w14:textId="6AE8E9EC" w:rsidR="006B3230" w:rsidRPr="00CC7998" w:rsidRDefault="002B6EA9" w:rsidP="00DB537E">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&lt;/s:Envelope&gt;</w:t>
            </w:r>
          </w:p>
        </w:tc>
      </w:tr>
    </w:tbl>
    <w:p w14:paraId="32E6B3BC" w14:textId="77777777" w:rsidR="006B3230" w:rsidRDefault="006B3230" w:rsidP="00DB537E">
      <w:pPr>
        <w:autoSpaceDE w:val="0"/>
        <w:autoSpaceDN w:val="0"/>
        <w:adjustRightInd w:val="0"/>
        <w:spacing w:line="360" w:lineRule="auto"/>
      </w:pPr>
    </w:p>
    <w:p w14:paraId="02E81A20" w14:textId="77777777" w:rsidR="009D3E52" w:rsidRDefault="009D3E52" w:rsidP="009D3E52">
      <w:pPr>
        <w:pStyle w:val="Heading4"/>
      </w:pPr>
      <w:r w:rsidRPr="00E0188C">
        <w:t>ExecuteMultipleOperations</w:t>
      </w:r>
    </w:p>
    <w:p w14:paraId="673CDEBF" w14:textId="77777777" w:rsidR="006B3230" w:rsidRDefault="006B3230" w:rsidP="00DB537E">
      <w:pPr>
        <w:autoSpaceDE w:val="0"/>
        <w:autoSpaceDN w:val="0"/>
        <w:adjustRightInd w:val="0"/>
        <w:spacing w:line="360" w:lineRule="auto"/>
      </w:pPr>
      <w:r w:rsidRPr="00CC7998">
        <w:t>SOAP Request Envelope:</w:t>
      </w:r>
    </w:p>
    <w:tbl>
      <w:tblPr>
        <w:tblW w:w="0" w:type="auto"/>
        <w:tblLook w:val="04A0" w:firstRow="1" w:lastRow="0" w:firstColumn="1" w:lastColumn="0" w:noHBand="0" w:noVBand="1"/>
      </w:tblPr>
      <w:tblGrid>
        <w:gridCol w:w="10296"/>
      </w:tblGrid>
      <w:tr w:rsidR="006B3230" w:rsidRPr="00650BE8" w14:paraId="65A5C522" w14:textId="77777777" w:rsidTr="00187C58">
        <w:tc>
          <w:tcPr>
            <w:tcW w:w="10296" w:type="dxa"/>
          </w:tcPr>
          <w:p w14:paraId="4C7A1303"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&lt;s:Envelope xmlns:s = "http://schemas.xmlsoap.org/soap/envelope/"&gt;</w:t>
            </w:r>
          </w:p>
          <w:p w14:paraId="023845FE"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&lt;s:Header&gt;</w:t>
            </w:r>
          </w:p>
          <w:p w14:paraId="43E1C3F7"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&lt;h:OptionalParameters</w:t>
            </w:r>
          </w:p>
          <w:p w14:paraId="4727B865"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xmlns:h = "http://www.clicksoftware.com/OptionalParameters"</w:t>
            </w:r>
          </w:p>
          <w:p w14:paraId="59D9C71E"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xmlns = "http://www.clicksoftware.com/OptionalParameters"</w:t>
            </w:r>
          </w:p>
          <w:p w14:paraId="12B8AE3B"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xmlns:xsi = "http://www.w3.org/2001/XMLSchema-instance"</w:t>
            </w:r>
          </w:p>
          <w:p w14:paraId="5200C93A"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xmlns:xsd = "http://www.w3.org/2001/XMLSchema"&gt;</w:t>
            </w:r>
          </w:p>
          <w:p w14:paraId="03348DF7"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&lt;CallerIdentity&gt;MUSTMB&lt;/CallerIdentity&gt;</w:t>
            </w:r>
          </w:p>
          <w:p w14:paraId="1236F2AF"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&lt;ErrorOnNonExistingDictionaries&gt;true&lt;/ErrorOnNonExistingDictionaries&gt;</w:t>
            </w:r>
          </w:p>
          <w:p w14:paraId="6108CEA9"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&lt;/h:OptionalParameters&gt;</w:t>
            </w:r>
          </w:p>
          <w:p w14:paraId="29ED04E2"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&lt;/s:Header&gt;</w:t>
            </w:r>
          </w:p>
          <w:p w14:paraId="04E123A1"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&lt;s:Body xmlns:xsi = "http://www.w3.org/2001/XMLSchema-instance" xmlns:xsd = "http://www.w3.org/2001/XMLSchema"&gt;</w:t>
            </w:r>
          </w:p>
          <w:p w14:paraId="4C207C94"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&lt;ExecuteMultipleOperations xmlns = "http://www.clicksoftware.com"&gt;</w:t>
            </w:r>
          </w:p>
          <w:p w14:paraId="1558103C"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&lt;Operations&gt;</w:t>
            </w:r>
          </w:p>
          <w:p w14:paraId="6E7398CC"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&lt;Operation&gt;</w:t>
            </w:r>
          </w:p>
          <w:p w14:paraId="63B9C37E"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&lt;Action&gt;UpdateOrCreate&lt;/Action&gt;</w:t>
            </w:r>
          </w:p>
          <w:p w14:paraId="688D9C80"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lastRenderedPageBreak/>
              <w:t xml:space="preserve">                    &lt;Object&gt;</w:t>
            </w:r>
          </w:p>
          <w:p w14:paraId="1BB9D1A3"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&lt;Object xsi:type = "GEHCJobComments"&gt;</w:t>
            </w:r>
          </w:p>
          <w:p w14:paraId="42AC2CB6"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&lt;MUSTJobNumber&gt;A1234570&lt;/MUSTJobNumber&gt;</w:t>
            </w:r>
          </w:p>
          <w:p w14:paraId="623C1B6E"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&lt;Text&gt;TrainingTask: Very long text&lt;/Text&gt;</w:t>
            </w:r>
          </w:p>
          <w:p w14:paraId="36F53895"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&lt;/Object&gt;</w:t>
            </w:r>
          </w:p>
          <w:p w14:paraId="78887C00"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&lt;/Object&gt;</w:t>
            </w:r>
          </w:p>
          <w:p w14:paraId="2709FDF8"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&lt;/Operation&gt;</w:t>
            </w:r>
          </w:p>
          <w:p w14:paraId="4560D136"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&lt;Operation&gt;</w:t>
            </w:r>
          </w:p>
          <w:p w14:paraId="2E46CE59"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&lt;Action&gt;Update&lt;/Action&gt;</w:t>
            </w:r>
          </w:p>
          <w:p w14:paraId="6D66FBFA"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&lt;Object&gt;</w:t>
            </w:r>
          </w:p>
          <w:p w14:paraId="22DDA93F"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&lt;Object xsi:type = "Task"&gt;</w:t>
            </w:r>
          </w:p>
          <w:p w14:paraId="2CB2A071" w14:textId="1E1629C3"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w:t>
            </w:r>
            <w:del w:id="884" w:author="Duncan Hardie" w:date="2014-04-15T10:26:00Z">
              <w:r w:rsidRPr="002B6EA9" w:rsidDel="00AA61B2">
                <w:rPr>
                  <w:rFonts w:ascii="Lucida Console" w:hAnsi="Lucida Console" w:cs="Lucida Console"/>
                  <w:sz w:val="17"/>
                  <w:szCs w:val="17"/>
                  <w:lang w:eastAsia="ja-JP"/>
                </w:rPr>
                <w:delText>&lt;CallID&gt;</w:delText>
              </w:r>
            </w:del>
            <w:ins w:id="885" w:author="Duncan Hardie" w:date="2014-04-15T10:26:00Z">
              <w:r w:rsidR="00AA61B2">
                <w:rPr>
                  <w:rFonts w:ascii="Lucida Console" w:hAnsi="Lucida Console" w:cs="Lucida Console"/>
                  <w:sz w:val="17"/>
                  <w:szCs w:val="17"/>
                  <w:lang w:eastAsia="ja-JP"/>
                </w:rPr>
                <w:t>&lt;CallID&gt;GB-</w:t>
              </w:r>
            </w:ins>
            <w:r w:rsidRPr="002B6EA9">
              <w:rPr>
                <w:rFonts w:ascii="Lucida Console" w:hAnsi="Lucida Console" w:cs="Lucida Console"/>
                <w:sz w:val="17"/>
                <w:szCs w:val="17"/>
                <w:lang w:eastAsia="ja-JP"/>
              </w:rPr>
              <w:t>A1234570</w:t>
            </w:r>
            <w:del w:id="886" w:author="Duncan Hardie" w:date="2014-04-15T10:26:00Z">
              <w:r w:rsidRPr="002B6EA9" w:rsidDel="00AA61B2">
                <w:rPr>
                  <w:rFonts w:ascii="Lucida Console" w:hAnsi="Lucida Console" w:cs="Lucida Console"/>
                  <w:sz w:val="17"/>
                  <w:szCs w:val="17"/>
                  <w:lang w:eastAsia="ja-JP"/>
                </w:rPr>
                <w:delText>&lt;/CallID&gt;</w:delText>
              </w:r>
            </w:del>
            <w:ins w:id="887" w:author="Duncan Hardie" w:date="2014-04-15T10:26:00Z">
              <w:r w:rsidR="00AA61B2">
                <w:rPr>
                  <w:rFonts w:ascii="Lucida Console" w:hAnsi="Lucida Console" w:cs="Lucida Console"/>
                  <w:sz w:val="17"/>
                  <w:szCs w:val="17"/>
                  <w:lang w:eastAsia="ja-JP"/>
                </w:rPr>
                <w:t>-1&lt;/CallID&gt;</w:t>
              </w:r>
            </w:ins>
          </w:p>
          <w:p w14:paraId="5BC1DEA0"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&lt;Number&gt;1&lt;/Number&gt;</w:t>
            </w:r>
          </w:p>
          <w:p w14:paraId="37867638"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&lt;TimeDependencies&gt;</w:t>
            </w:r>
          </w:p>
          <w:p w14:paraId="3C7210DF"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&lt;TaskTimeDependency&gt;</w:t>
            </w:r>
          </w:p>
          <w:p w14:paraId="7EFDFC45"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&lt;TaskKey&gt;</w:t>
            </w:r>
          </w:p>
          <w:p w14:paraId="70C3EB49" w14:textId="534CD955"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w:t>
            </w:r>
            <w:del w:id="888" w:author="Duncan Hardie" w:date="2014-04-15T10:26:00Z">
              <w:r w:rsidRPr="002B6EA9" w:rsidDel="00AA61B2">
                <w:rPr>
                  <w:rFonts w:ascii="Lucida Console" w:hAnsi="Lucida Console" w:cs="Lucida Console"/>
                  <w:sz w:val="17"/>
                  <w:szCs w:val="17"/>
                  <w:lang w:eastAsia="ja-JP"/>
                </w:rPr>
                <w:delText>&lt;CallID&gt;</w:delText>
              </w:r>
            </w:del>
            <w:ins w:id="889" w:author="Duncan Hardie" w:date="2014-04-15T10:26:00Z">
              <w:r w:rsidR="00AA61B2">
                <w:rPr>
                  <w:rFonts w:ascii="Lucida Console" w:hAnsi="Lucida Console" w:cs="Lucida Console"/>
                  <w:sz w:val="17"/>
                  <w:szCs w:val="17"/>
                  <w:lang w:eastAsia="ja-JP"/>
                </w:rPr>
                <w:t>&lt;CallID&gt;GB-</w:t>
              </w:r>
            </w:ins>
            <w:r w:rsidRPr="002B6EA9">
              <w:rPr>
                <w:rFonts w:ascii="Lucida Console" w:hAnsi="Lucida Console" w:cs="Lucida Console"/>
                <w:sz w:val="17"/>
                <w:szCs w:val="17"/>
                <w:lang w:eastAsia="ja-JP"/>
              </w:rPr>
              <w:t>A1234570</w:t>
            </w:r>
            <w:del w:id="890" w:author="Duncan Hardie" w:date="2014-04-15T10:26:00Z">
              <w:r w:rsidRPr="002B6EA9" w:rsidDel="00AA61B2">
                <w:rPr>
                  <w:rFonts w:ascii="Lucida Console" w:hAnsi="Lucida Console" w:cs="Lucida Console"/>
                  <w:sz w:val="17"/>
                  <w:szCs w:val="17"/>
                  <w:lang w:eastAsia="ja-JP"/>
                </w:rPr>
                <w:delText>&lt;/CallID&gt;</w:delText>
              </w:r>
            </w:del>
            <w:ins w:id="891" w:author="Duncan Hardie" w:date="2014-04-15T10:26:00Z">
              <w:r w:rsidR="00AA61B2">
                <w:rPr>
                  <w:rFonts w:ascii="Lucida Console" w:hAnsi="Lucida Console" w:cs="Lucida Console"/>
                  <w:sz w:val="17"/>
                  <w:szCs w:val="17"/>
                  <w:lang w:eastAsia="ja-JP"/>
                </w:rPr>
                <w:t>-1&lt;/CallID&gt;</w:t>
              </w:r>
            </w:ins>
          </w:p>
          <w:p w14:paraId="2726320D"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&lt;Number&gt;2&lt;/Number&gt;</w:t>
            </w:r>
          </w:p>
          <w:p w14:paraId="7F5AF12A"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&lt;/TaskKey&gt;</w:t>
            </w:r>
          </w:p>
          <w:p w14:paraId="5EE2CD4B"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&lt;RelationType&gt;1&lt;/RelationType&gt;</w:t>
            </w:r>
          </w:p>
          <w:p w14:paraId="0B66E713" w14:textId="77777777" w:rsidR="000E5CD1" w:rsidRPr="000E5CD1" w:rsidRDefault="002B6EA9" w:rsidP="000E5CD1">
            <w:pPr>
              <w:autoSpaceDE w:val="0"/>
              <w:autoSpaceDN w:val="0"/>
              <w:adjustRightInd w:val="0"/>
              <w:spacing w:line="360" w:lineRule="auto"/>
              <w:rPr>
                <w:ins w:id="892" w:author="Duncan Hardie" w:date="2014-02-05T13:37:00Z"/>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&lt;RelationOperator&gt;2&lt;/RelationOperator&gt;</w:t>
            </w:r>
          </w:p>
          <w:p w14:paraId="05BB67F2" w14:textId="1A9B896B" w:rsidR="000E5CD1" w:rsidRPr="000E5CD1" w:rsidRDefault="000E5CD1" w:rsidP="000E5CD1">
            <w:pPr>
              <w:autoSpaceDE w:val="0"/>
              <w:autoSpaceDN w:val="0"/>
              <w:adjustRightInd w:val="0"/>
              <w:spacing w:line="360" w:lineRule="auto"/>
              <w:rPr>
                <w:ins w:id="893" w:author="Duncan Hardie" w:date="2014-02-05T13:37:00Z"/>
                <w:rFonts w:ascii="Lucida Console" w:hAnsi="Lucida Console" w:cs="Lucida Console"/>
                <w:sz w:val="17"/>
                <w:szCs w:val="17"/>
                <w:lang w:eastAsia="ja-JP"/>
              </w:rPr>
            </w:pPr>
            <w:ins w:id="894" w:author="Duncan Hardie" w:date="2014-02-05T13:37:00Z">
              <w:r w:rsidRPr="002B6EA9">
                <w:rPr>
                  <w:rFonts w:ascii="Lucida Console" w:hAnsi="Lucida Console" w:cs="Lucida Console"/>
                  <w:sz w:val="17"/>
                  <w:szCs w:val="17"/>
                  <w:lang w:eastAsia="ja-JP"/>
                </w:rPr>
                <w:t xml:space="preserve">                                    </w:t>
              </w:r>
              <w:r w:rsidRPr="000E5CD1">
                <w:rPr>
                  <w:rFonts w:ascii="Lucida Console" w:hAnsi="Lucida Console" w:cs="Lucida Console"/>
                  <w:sz w:val="17"/>
                  <w:szCs w:val="17"/>
                  <w:lang w:eastAsia="ja-JP"/>
                </w:rPr>
                <w:t>&lt;UpperBound&gt;0&lt;/UpperBound&gt;</w:t>
              </w:r>
            </w:ins>
          </w:p>
          <w:p w14:paraId="3DEAABF5" w14:textId="292E9410" w:rsidR="002B6EA9" w:rsidRPr="002B6EA9" w:rsidRDefault="000E5CD1" w:rsidP="000E5CD1">
            <w:pPr>
              <w:autoSpaceDE w:val="0"/>
              <w:autoSpaceDN w:val="0"/>
              <w:adjustRightInd w:val="0"/>
              <w:spacing w:line="360" w:lineRule="auto"/>
              <w:rPr>
                <w:rFonts w:ascii="Lucida Console" w:hAnsi="Lucida Console" w:cs="Lucida Console"/>
                <w:sz w:val="17"/>
                <w:szCs w:val="17"/>
                <w:lang w:eastAsia="ja-JP"/>
              </w:rPr>
            </w:pPr>
            <w:ins w:id="895" w:author="Duncan Hardie" w:date="2014-02-05T13:37:00Z">
              <w:r w:rsidRPr="002B6EA9">
                <w:rPr>
                  <w:rFonts w:ascii="Lucida Console" w:hAnsi="Lucida Console" w:cs="Lucida Console"/>
                  <w:sz w:val="17"/>
                  <w:szCs w:val="17"/>
                  <w:lang w:eastAsia="ja-JP"/>
                </w:rPr>
                <w:t xml:space="preserve">                                    </w:t>
              </w:r>
              <w:r w:rsidRPr="000E5CD1">
                <w:rPr>
                  <w:rFonts w:ascii="Lucida Console" w:hAnsi="Lucida Console" w:cs="Lucida Console"/>
                  <w:sz w:val="17"/>
                  <w:szCs w:val="17"/>
                  <w:lang w:eastAsia="ja-JP"/>
                </w:rPr>
                <w:t>&lt;LowerBound&gt;0&lt;/LowerBound&gt;</w:t>
              </w:r>
            </w:ins>
          </w:p>
          <w:p w14:paraId="6ED3BD8D"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&lt;Critical&gt;true&lt;/Critical&gt;</w:t>
            </w:r>
          </w:p>
          <w:p w14:paraId="4C1BCB79"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&lt;/TaskTimeDependency&gt;</w:t>
            </w:r>
          </w:p>
          <w:p w14:paraId="6159C788"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&lt;/TimeDependencies&gt;</w:t>
            </w:r>
          </w:p>
          <w:p w14:paraId="4C489FCC"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&lt;EngineerDependencies&gt;</w:t>
            </w:r>
          </w:p>
          <w:p w14:paraId="19272476"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&lt;TaskEngineerDependency&gt;</w:t>
            </w:r>
          </w:p>
          <w:p w14:paraId="0DAE840F"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&lt;TaskKey&gt;</w:t>
            </w:r>
          </w:p>
          <w:p w14:paraId="7B0CE7F8" w14:textId="463A7442"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w:t>
            </w:r>
            <w:del w:id="896" w:author="Duncan Hardie" w:date="2014-04-15T10:26:00Z">
              <w:r w:rsidRPr="002B6EA9" w:rsidDel="00AA61B2">
                <w:rPr>
                  <w:rFonts w:ascii="Lucida Console" w:hAnsi="Lucida Console" w:cs="Lucida Console"/>
                  <w:sz w:val="17"/>
                  <w:szCs w:val="17"/>
                  <w:lang w:eastAsia="ja-JP"/>
                </w:rPr>
                <w:delText>&lt;CallID&gt;</w:delText>
              </w:r>
            </w:del>
            <w:ins w:id="897" w:author="Duncan Hardie" w:date="2014-04-15T10:26:00Z">
              <w:r w:rsidR="00AA61B2">
                <w:rPr>
                  <w:rFonts w:ascii="Lucida Console" w:hAnsi="Lucida Console" w:cs="Lucida Console"/>
                  <w:sz w:val="17"/>
                  <w:szCs w:val="17"/>
                  <w:lang w:eastAsia="ja-JP"/>
                </w:rPr>
                <w:t>&lt;CallID&gt;GB-</w:t>
              </w:r>
            </w:ins>
            <w:r w:rsidRPr="002B6EA9">
              <w:rPr>
                <w:rFonts w:ascii="Lucida Console" w:hAnsi="Lucida Console" w:cs="Lucida Console"/>
                <w:sz w:val="17"/>
                <w:szCs w:val="17"/>
                <w:lang w:eastAsia="ja-JP"/>
              </w:rPr>
              <w:t>A1234570</w:t>
            </w:r>
            <w:del w:id="898" w:author="Duncan Hardie" w:date="2014-04-15T10:26:00Z">
              <w:r w:rsidRPr="002B6EA9" w:rsidDel="00AA61B2">
                <w:rPr>
                  <w:rFonts w:ascii="Lucida Console" w:hAnsi="Lucida Console" w:cs="Lucida Console"/>
                  <w:sz w:val="17"/>
                  <w:szCs w:val="17"/>
                  <w:lang w:eastAsia="ja-JP"/>
                </w:rPr>
                <w:delText>&lt;/CallID&gt;</w:delText>
              </w:r>
            </w:del>
            <w:ins w:id="899" w:author="Duncan Hardie" w:date="2014-04-15T10:26:00Z">
              <w:r w:rsidR="00AA61B2">
                <w:rPr>
                  <w:rFonts w:ascii="Lucida Console" w:hAnsi="Lucida Console" w:cs="Lucida Console"/>
                  <w:sz w:val="17"/>
                  <w:szCs w:val="17"/>
                  <w:lang w:eastAsia="ja-JP"/>
                </w:rPr>
                <w:t>-1&lt;/CallID&gt;</w:t>
              </w:r>
            </w:ins>
          </w:p>
          <w:p w14:paraId="392C21F6"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&lt;Number&gt;2&lt;/Number&gt;</w:t>
            </w:r>
          </w:p>
          <w:p w14:paraId="6D1FA06C"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&lt;/TaskKey&gt;</w:t>
            </w:r>
          </w:p>
          <w:p w14:paraId="715A4911"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&lt;RelationType&gt;2&lt;/RelationType&gt;</w:t>
            </w:r>
          </w:p>
          <w:p w14:paraId="2FB1F881"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&lt;/TaskEngineerDependency&gt;</w:t>
            </w:r>
          </w:p>
          <w:p w14:paraId="599732EC"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&lt;/EngineerDependencies&gt;</w:t>
            </w:r>
          </w:p>
          <w:p w14:paraId="18895B35"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&lt;JobComments&gt;</w:t>
            </w:r>
          </w:p>
          <w:p w14:paraId="687CC111"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&lt;MUSTJobNumber&gt;A1234570&lt;/MUSTJobNumber&gt;</w:t>
            </w:r>
          </w:p>
          <w:p w14:paraId="15078797"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&lt;/JobComments&gt;</w:t>
            </w:r>
          </w:p>
          <w:p w14:paraId="5CE95A3C"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&lt;TrainingJobNumber&gt;A1234570&lt;/TrainingJobNumber&gt;</w:t>
            </w:r>
          </w:p>
          <w:p w14:paraId="7F379A57"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&lt;/Object&gt;</w:t>
            </w:r>
          </w:p>
          <w:p w14:paraId="1329070D"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&lt;/Object&gt;</w:t>
            </w:r>
          </w:p>
          <w:p w14:paraId="2800328D"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&lt;/Operation&gt;</w:t>
            </w:r>
          </w:p>
          <w:p w14:paraId="2AA000DF"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&lt;Operation&gt;</w:t>
            </w:r>
          </w:p>
          <w:p w14:paraId="574E46F3"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&lt;Action&gt;UpdateOrCreate&lt;/Action&gt;</w:t>
            </w:r>
          </w:p>
          <w:p w14:paraId="7104AD3E"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&lt;Object&gt;</w:t>
            </w:r>
          </w:p>
          <w:p w14:paraId="5B7722FA"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&lt;Object xsi:type = "GEHCJobComments"&gt;</w:t>
            </w:r>
          </w:p>
          <w:p w14:paraId="0485A99D"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&lt;MUSTJobNumber&gt;A1111111&lt;/MUSTJobNumber&gt;</w:t>
            </w:r>
          </w:p>
          <w:p w14:paraId="16C8A8E1"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&lt;Text&gt;TrainingTask: Very long text&lt;/Text&gt;</w:t>
            </w:r>
          </w:p>
          <w:p w14:paraId="2B038619"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&lt;/Object&gt;</w:t>
            </w:r>
          </w:p>
          <w:p w14:paraId="413C3610"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&lt;/Object&gt;</w:t>
            </w:r>
          </w:p>
          <w:p w14:paraId="3DF2DA81"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lastRenderedPageBreak/>
              <w:t xml:space="preserve">                &lt;/Operation&gt;</w:t>
            </w:r>
          </w:p>
          <w:p w14:paraId="28B566C6"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&lt;Operation&gt;</w:t>
            </w:r>
          </w:p>
          <w:p w14:paraId="52348096"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&lt;Action&gt;Update&lt;/Action&gt;</w:t>
            </w:r>
          </w:p>
          <w:p w14:paraId="4335DF59"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&lt;Object&gt;</w:t>
            </w:r>
          </w:p>
          <w:p w14:paraId="04C61F8B"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&lt;Object xsi:type = "Task"&gt;</w:t>
            </w:r>
          </w:p>
          <w:p w14:paraId="3FB4D28A" w14:textId="4B8AF4C6"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w:t>
            </w:r>
            <w:del w:id="900" w:author="Duncan Hardie" w:date="2014-04-15T10:26:00Z">
              <w:r w:rsidRPr="002B6EA9" w:rsidDel="00AA61B2">
                <w:rPr>
                  <w:rFonts w:ascii="Lucida Console" w:hAnsi="Lucida Console" w:cs="Lucida Console"/>
                  <w:sz w:val="17"/>
                  <w:szCs w:val="17"/>
                  <w:lang w:eastAsia="ja-JP"/>
                </w:rPr>
                <w:delText>&lt;CallID&gt;</w:delText>
              </w:r>
            </w:del>
            <w:ins w:id="901" w:author="Duncan Hardie" w:date="2014-04-15T10:26:00Z">
              <w:r w:rsidR="00AA61B2">
                <w:rPr>
                  <w:rFonts w:ascii="Lucida Console" w:hAnsi="Lucida Console" w:cs="Lucida Console"/>
                  <w:sz w:val="17"/>
                  <w:szCs w:val="17"/>
                  <w:lang w:eastAsia="ja-JP"/>
                </w:rPr>
                <w:t>&lt;CallID&gt;GB-</w:t>
              </w:r>
            </w:ins>
            <w:r w:rsidRPr="002B6EA9">
              <w:rPr>
                <w:rFonts w:ascii="Lucida Console" w:hAnsi="Lucida Console" w:cs="Lucida Console"/>
                <w:sz w:val="17"/>
                <w:szCs w:val="17"/>
                <w:lang w:eastAsia="ja-JP"/>
              </w:rPr>
              <w:t>A1234570</w:t>
            </w:r>
            <w:del w:id="902" w:author="Duncan Hardie" w:date="2014-04-15T10:26:00Z">
              <w:r w:rsidRPr="002B6EA9" w:rsidDel="00AA61B2">
                <w:rPr>
                  <w:rFonts w:ascii="Lucida Console" w:hAnsi="Lucida Console" w:cs="Lucida Console"/>
                  <w:sz w:val="17"/>
                  <w:szCs w:val="17"/>
                  <w:lang w:eastAsia="ja-JP"/>
                </w:rPr>
                <w:delText>&lt;/CallID&gt;</w:delText>
              </w:r>
            </w:del>
            <w:ins w:id="903" w:author="Duncan Hardie" w:date="2014-04-15T10:26:00Z">
              <w:r w:rsidR="00AA61B2">
                <w:rPr>
                  <w:rFonts w:ascii="Lucida Console" w:hAnsi="Lucida Console" w:cs="Lucida Console"/>
                  <w:sz w:val="17"/>
                  <w:szCs w:val="17"/>
                  <w:lang w:eastAsia="ja-JP"/>
                </w:rPr>
                <w:t>-1&lt;/CallID&gt;</w:t>
              </w:r>
            </w:ins>
          </w:p>
          <w:p w14:paraId="16FDD712"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&lt;Number&gt;2&lt;/Number&gt;</w:t>
            </w:r>
          </w:p>
          <w:p w14:paraId="23308656"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&lt;JobComments&gt;</w:t>
            </w:r>
          </w:p>
          <w:p w14:paraId="179E5EF2"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&lt;MUSTJobNumber&gt;A1111111&lt;/MUSTJobNumber&gt;</w:t>
            </w:r>
          </w:p>
          <w:p w14:paraId="31AD2B41"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&lt;/JobComments&gt;</w:t>
            </w:r>
          </w:p>
          <w:p w14:paraId="5B611F13"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&lt;TrainingJobNumber&gt;A1111111&lt;/TrainingJobNumber&gt;</w:t>
            </w:r>
          </w:p>
          <w:p w14:paraId="37F1FA2A"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&lt;/Object&gt;</w:t>
            </w:r>
          </w:p>
          <w:p w14:paraId="5916E410"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&lt;/Object&gt;</w:t>
            </w:r>
          </w:p>
          <w:p w14:paraId="5E382C9A"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&lt;/Operation&gt;</w:t>
            </w:r>
          </w:p>
          <w:p w14:paraId="2C13F447"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&lt;/Operations&gt;</w:t>
            </w:r>
          </w:p>
          <w:p w14:paraId="148F0397"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&lt;OneTransaction&gt;false&lt;/OneTransaction&gt;</w:t>
            </w:r>
          </w:p>
          <w:p w14:paraId="4D896962"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&lt;ContinueOnError&gt;false&lt;/ContinueOnError&gt;</w:t>
            </w:r>
          </w:p>
          <w:p w14:paraId="2B9CB0EA"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&lt;/ExecuteMultipleOperations&gt;</w:t>
            </w:r>
          </w:p>
          <w:p w14:paraId="353BD275"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&lt;/s:Body&gt;</w:t>
            </w:r>
          </w:p>
          <w:p w14:paraId="42DAF996" w14:textId="00EF6972" w:rsidR="006B3230" w:rsidRPr="00CC7998" w:rsidRDefault="002B6EA9" w:rsidP="00DB537E">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&lt;/s:Envelope&gt;</w:t>
            </w:r>
          </w:p>
        </w:tc>
      </w:tr>
    </w:tbl>
    <w:p w14:paraId="23889ACC" w14:textId="77777777" w:rsidR="006B3230" w:rsidRDefault="006B3230" w:rsidP="00DB537E">
      <w:pPr>
        <w:autoSpaceDE w:val="0"/>
        <w:autoSpaceDN w:val="0"/>
        <w:adjustRightInd w:val="0"/>
        <w:spacing w:line="360" w:lineRule="auto"/>
      </w:pPr>
    </w:p>
    <w:p w14:paraId="3A1FA014" w14:textId="77777777" w:rsidR="00E20E63" w:rsidRDefault="00E20E63" w:rsidP="00DB537E">
      <w:pPr>
        <w:spacing w:line="360" w:lineRule="auto"/>
      </w:pPr>
      <w:r>
        <w:br w:type="page"/>
      </w:r>
    </w:p>
    <w:p w14:paraId="4AA737BC" w14:textId="4D7C719E" w:rsidR="006B3230" w:rsidRDefault="006B3230" w:rsidP="00DB537E">
      <w:pPr>
        <w:autoSpaceDE w:val="0"/>
        <w:autoSpaceDN w:val="0"/>
        <w:adjustRightInd w:val="0"/>
        <w:spacing w:line="360" w:lineRule="auto"/>
      </w:pPr>
      <w:r w:rsidRPr="00CC7998">
        <w:lastRenderedPageBreak/>
        <w:t xml:space="preserve">SOAP </w:t>
      </w:r>
      <w:r>
        <w:t xml:space="preserve">Response </w:t>
      </w:r>
      <w:r w:rsidRPr="00CC7998">
        <w:t xml:space="preserve"> Envelope:</w:t>
      </w:r>
    </w:p>
    <w:p w14:paraId="0C1206E9" w14:textId="77777777" w:rsidR="006B3230" w:rsidRDefault="006B3230" w:rsidP="00DB537E">
      <w:pPr>
        <w:autoSpaceDE w:val="0"/>
        <w:autoSpaceDN w:val="0"/>
        <w:adjustRightInd w:val="0"/>
        <w:spacing w:line="360" w:lineRule="auto"/>
      </w:pPr>
    </w:p>
    <w:tbl>
      <w:tblPr>
        <w:tblW w:w="0" w:type="auto"/>
        <w:tblLook w:val="04A0" w:firstRow="1" w:lastRow="0" w:firstColumn="1" w:lastColumn="0" w:noHBand="0" w:noVBand="1"/>
      </w:tblPr>
      <w:tblGrid>
        <w:gridCol w:w="10296"/>
      </w:tblGrid>
      <w:tr w:rsidR="006B3230" w:rsidRPr="00CD50EB" w14:paraId="4E1921EF" w14:textId="77777777" w:rsidTr="00187C58">
        <w:trPr>
          <w:trHeight w:val="736"/>
        </w:trPr>
        <w:tc>
          <w:tcPr>
            <w:tcW w:w="10296" w:type="dxa"/>
          </w:tcPr>
          <w:p w14:paraId="46A0A16F" w14:textId="77777777" w:rsidR="00E20E63" w:rsidRPr="00E20E63" w:rsidRDefault="00E20E63" w:rsidP="00DB537E">
            <w:pPr>
              <w:autoSpaceDE w:val="0"/>
              <w:autoSpaceDN w:val="0"/>
              <w:adjustRightInd w:val="0"/>
              <w:spacing w:line="360" w:lineRule="auto"/>
              <w:rPr>
                <w:rFonts w:ascii="Lucida Console" w:hAnsi="Lucida Console" w:cs="Lucida Console"/>
                <w:sz w:val="17"/>
                <w:szCs w:val="17"/>
                <w:lang w:eastAsia="ja-JP" w:bidi="ar-SA"/>
              </w:rPr>
            </w:pPr>
            <w:r w:rsidRPr="00E20E63">
              <w:rPr>
                <w:rFonts w:ascii="Lucida Console" w:hAnsi="Lucida Console" w:cs="Lucida Console"/>
                <w:sz w:val="17"/>
                <w:szCs w:val="17"/>
                <w:lang w:eastAsia="ja-JP" w:bidi="ar-SA"/>
              </w:rPr>
              <w:t>&lt;s:Envelope xmlns:s = "http://schemas.xmlsoap.org/soap/envelope/"&gt;</w:t>
            </w:r>
          </w:p>
          <w:p w14:paraId="1B5DF99E" w14:textId="77777777" w:rsidR="00E20E63" w:rsidRPr="00E20E63" w:rsidRDefault="00E20E63" w:rsidP="00DB537E">
            <w:pPr>
              <w:autoSpaceDE w:val="0"/>
              <w:autoSpaceDN w:val="0"/>
              <w:adjustRightInd w:val="0"/>
              <w:spacing w:line="360" w:lineRule="auto"/>
              <w:rPr>
                <w:rFonts w:ascii="Lucida Console" w:hAnsi="Lucida Console" w:cs="Lucida Console"/>
                <w:sz w:val="17"/>
                <w:szCs w:val="17"/>
                <w:lang w:eastAsia="ja-JP" w:bidi="ar-SA"/>
              </w:rPr>
            </w:pPr>
            <w:r w:rsidRPr="00E20E63">
              <w:rPr>
                <w:rFonts w:ascii="Lucida Console" w:hAnsi="Lucida Console" w:cs="Lucida Console"/>
                <w:sz w:val="17"/>
                <w:szCs w:val="17"/>
                <w:lang w:eastAsia="ja-JP" w:bidi="ar-SA"/>
              </w:rPr>
              <w:t xml:space="preserve">    &lt;s:Body&gt;</w:t>
            </w:r>
          </w:p>
          <w:p w14:paraId="7F3DD126" w14:textId="77777777" w:rsidR="00E20E63" w:rsidRPr="00E20E63" w:rsidRDefault="00E20E63" w:rsidP="00DB537E">
            <w:pPr>
              <w:autoSpaceDE w:val="0"/>
              <w:autoSpaceDN w:val="0"/>
              <w:adjustRightInd w:val="0"/>
              <w:spacing w:line="360" w:lineRule="auto"/>
              <w:rPr>
                <w:rFonts w:ascii="Lucida Console" w:hAnsi="Lucida Console" w:cs="Lucida Console"/>
                <w:sz w:val="17"/>
                <w:szCs w:val="17"/>
                <w:lang w:eastAsia="ja-JP" w:bidi="ar-SA"/>
              </w:rPr>
            </w:pPr>
            <w:r w:rsidRPr="00E20E63">
              <w:rPr>
                <w:rFonts w:ascii="Lucida Console" w:hAnsi="Lucida Console" w:cs="Lucida Console"/>
                <w:sz w:val="17"/>
                <w:szCs w:val="17"/>
                <w:lang w:eastAsia="ja-JP" w:bidi="ar-SA"/>
              </w:rPr>
              <w:t xml:space="preserve">        &lt;ExecuteMultipleOperationsResponse xmlns = "http://www.clicksoftware.com"&gt;</w:t>
            </w:r>
          </w:p>
          <w:p w14:paraId="018DAC33" w14:textId="77777777" w:rsidR="00E20E63" w:rsidRPr="00E20E63" w:rsidRDefault="00E20E63" w:rsidP="00DB537E">
            <w:pPr>
              <w:autoSpaceDE w:val="0"/>
              <w:autoSpaceDN w:val="0"/>
              <w:adjustRightInd w:val="0"/>
              <w:spacing w:line="360" w:lineRule="auto"/>
              <w:rPr>
                <w:rFonts w:ascii="Lucida Console" w:hAnsi="Lucida Console" w:cs="Lucida Console"/>
                <w:sz w:val="17"/>
                <w:szCs w:val="17"/>
                <w:lang w:eastAsia="ja-JP" w:bidi="ar-SA"/>
              </w:rPr>
            </w:pPr>
            <w:r w:rsidRPr="00E20E63">
              <w:rPr>
                <w:rFonts w:ascii="Lucida Console" w:hAnsi="Lucida Console" w:cs="Lucida Console"/>
                <w:sz w:val="17"/>
                <w:szCs w:val="17"/>
                <w:lang w:eastAsia="ja-JP" w:bidi="ar-SA"/>
              </w:rPr>
              <w:t xml:space="preserve">            &lt;Operations&gt;</w:t>
            </w:r>
          </w:p>
          <w:p w14:paraId="3313CAB7" w14:textId="77777777" w:rsidR="00E20E63" w:rsidRPr="00E20E63" w:rsidRDefault="00E20E63" w:rsidP="00DB537E">
            <w:pPr>
              <w:autoSpaceDE w:val="0"/>
              <w:autoSpaceDN w:val="0"/>
              <w:adjustRightInd w:val="0"/>
              <w:spacing w:line="360" w:lineRule="auto"/>
              <w:rPr>
                <w:rFonts w:ascii="Lucida Console" w:hAnsi="Lucida Console" w:cs="Lucida Console"/>
                <w:sz w:val="17"/>
                <w:szCs w:val="17"/>
                <w:lang w:eastAsia="ja-JP" w:bidi="ar-SA"/>
              </w:rPr>
            </w:pPr>
            <w:r w:rsidRPr="00E20E63">
              <w:rPr>
                <w:rFonts w:ascii="Lucida Console" w:hAnsi="Lucida Console" w:cs="Lucida Console"/>
                <w:sz w:val="17"/>
                <w:szCs w:val="17"/>
                <w:lang w:eastAsia="ja-JP" w:bidi="ar-SA"/>
              </w:rPr>
              <w:t xml:space="preserve">                &lt;Operation d3p1:type = "SucceededOperation" xmlns:d3p1 = "http://www.w3.org/2001/XMLSchema-instance"&gt;</w:t>
            </w:r>
          </w:p>
          <w:p w14:paraId="19548C13" w14:textId="77777777" w:rsidR="00E20E63" w:rsidRPr="00E20E63" w:rsidRDefault="00E20E63" w:rsidP="00DB537E">
            <w:pPr>
              <w:autoSpaceDE w:val="0"/>
              <w:autoSpaceDN w:val="0"/>
              <w:adjustRightInd w:val="0"/>
              <w:spacing w:line="360" w:lineRule="auto"/>
              <w:rPr>
                <w:rFonts w:ascii="Lucida Console" w:hAnsi="Lucida Console" w:cs="Lucida Console"/>
                <w:sz w:val="17"/>
                <w:szCs w:val="17"/>
                <w:lang w:eastAsia="ja-JP" w:bidi="ar-SA"/>
              </w:rPr>
            </w:pPr>
            <w:r w:rsidRPr="00E20E63">
              <w:rPr>
                <w:rFonts w:ascii="Lucida Console" w:hAnsi="Lucida Console" w:cs="Lucida Console"/>
                <w:sz w:val="17"/>
                <w:szCs w:val="17"/>
                <w:lang w:eastAsia="ja-JP" w:bidi="ar-SA"/>
              </w:rPr>
              <w:t xml:space="preserve">                    &lt;Action&gt;Update&lt;/Action&gt;</w:t>
            </w:r>
          </w:p>
          <w:p w14:paraId="5B8E7FB8" w14:textId="77777777" w:rsidR="00E20E63" w:rsidRPr="00E20E63" w:rsidRDefault="00E20E63" w:rsidP="00DB537E">
            <w:pPr>
              <w:autoSpaceDE w:val="0"/>
              <w:autoSpaceDN w:val="0"/>
              <w:adjustRightInd w:val="0"/>
              <w:spacing w:line="360" w:lineRule="auto"/>
              <w:rPr>
                <w:rFonts w:ascii="Lucida Console" w:hAnsi="Lucida Console" w:cs="Lucida Console"/>
                <w:sz w:val="17"/>
                <w:szCs w:val="17"/>
                <w:lang w:eastAsia="ja-JP" w:bidi="ar-SA"/>
              </w:rPr>
            </w:pPr>
            <w:r w:rsidRPr="00E20E63">
              <w:rPr>
                <w:rFonts w:ascii="Lucida Console" w:hAnsi="Lucida Console" w:cs="Lucida Console"/>
                <w:sz w:val="17"/>
                <w:szCs w:val="17"/>
                <w:lang w:eastAsia="ja-JP" w:bidi="ar-SA"/>
              </w:rPr>
              <w:t xml:space="preserve">                    &lt;Object&gt;</w:t>
            </w:r>
          </w:p>
          <w:p w14:paraId="04C68AA1" w14:textId="77777777" w:rsidR="00E20E63" w:rsidRPr="00E20E63" w:rsidRDefault="00E20E63" w:rsidP="00DB537E">
            <w:pPr>
              <w:autoSpaceDE w:val="0"/>
              <w:autoSpaceDN w:val="0"/>
              <w:adjustRightInd w:val="0"/>
              <w:spacing w:line="360" w:lineRule="auto"/>
              <w:rPr>
                <w:rFonts w:ascii="Lucida Console" w:hAnsi="Lucida Console" w:cs="Lucida Console"/>
                <w:sz w:val="17"/>
                <w:szCs w:val="17"/>
                <w:lang w:eastAsia="ja-JP" w:bidi="ar-SA"/>
              </w:rPr>
            </w:pPr>
            <w:r w:rsidRPr="00E20E63">
              <w:rPr>
                <w:rFonts w:ascii="Lucida Console" w:hAnsi="Lucida Console" w:cs="Lucida Console"/>
                <w:sz w:val="17"/>
                <w:szCs w:val="17"/>
                <w:lang w:eastAsia="ja-JP" w:bidi="ar-SA"/>
              </w:rPr>
              <w:t xml:space="preserve">                        &lt;ObjectReference</w:t>
            </w:r>
          </w:p>
          <w:p w14:paraId="4FC0F6F0" w14:textId="77777777" w:rsidR="00E20E63" w:rsidRPr="00E20E63" w:rsidRDefault="00E20E63" w:rsidP="00DB537E">
            <w:pPr>
              <w:autoSpaceDE w:val="0"/>
              <w:autoSpaceDN w:val="0"/>
              <w:adjustRightInd w:val="0"/>
              <w:spacing w:line="360" w:lineRule="auto"/>
              <w:rPr>
                <w:rFonts w:ascii="Lucida Console" w:hAnsi="Lucida Console" w:cs="Lucida Console"/>
                <w:sz w:val="17"/>
                <w:szCs w:val="17"/>
                <w:lang w:eastAsia="ja-JP" w:bidi="ar-SA"/>
              </w:rPr>
            </w:pPr>
            <w:r w:rsidRPr="00E20E63">
              <w:rPr>
                <w:rFonts w:ascii="Lucida Console" w:hAnsi="Lucida Console" w:cs="Lucida Console"/>
                <w:sz w:val="17"/>
                <w:szCs w:val="17"/>
                <w:lang w:eastAsia="ja-JP" w:bidi="ar-SA"/>
              </w:rPr>
              <w:t xml:space="preserve">                            Key = "1166016513"</w:t>
            </w:r>
          </w:p>
          <w:p w14:paraId="38CE34B9" w14:textId="77777777" w:rsidR="00E20E63" w:rsidRPr="00E20E63" w:rsidRDefault="00E20E63" w:rsidP="00DB537E">
            <w:pPr>
              <w:autoSpaceDE w:val="0"/>
              <w:autoSpaceDN w:val="0"/>
              <w:adjustRightInd w:val="0"/>
              <w:spacing w:line="360" w:lineRule="auto"/>
              <w:rPr>
                <w:rFonts w:ascii="Lucida Console" w:hAnsi="Lucida Console" w:cs="Lucida Console"/>
                <w:sz w:val="17"/>
                <w:szCs w:val="17"/>
                <w:lang w:eastAsia="ja-JP" w:bidi="ar-SA"/>
              </w:rPr>
            </w:pPr>
            <w:r w:rsidRPr="00E20E63">
              <w:rPr>
                <w:rFonts w:ascii="Lucida Console" w:hAnsi="Lucida Console" w:cs="Lucida Console"/>
                <w:sz w:val="17"/>
                <w:szCs w:val="17"/>
                <w:lang w:eastAsia="ja-JP" w:bidi="ar-SA"/>
              </w:rPr>
              <w:t xml:space="preserve">                            DisplayString = "A1234567"</w:t>
            </w:r>
          </w:p>
          <w:p w14:paraId="59C96763" w14:textId="77777777" w:rsidR="00E20E63" w:rsidRPr="00E20E63" w:rsidRDefault="00E20E63" w:rsidP="00DB537E">
            <w:pPr>
              <w:autoSpaceDE w:val="0"/>
              <w:autoSpaceDN w:val="0"/>
              <w:adjustRightInd w:val="0"/>
              <w:spacing w:line="360" w:lineRule="auto"/>
              <w:rPr>
                <w:rFonts w:ascii="Lucida Console" w:hAnsi="Lucida Console" w:cs="Lucida Console"/>
                <w:sz w:val="17"/>
                <w:szCs w:val="17"/>
                <w:lang w:eastAsia="ja-JP" w:bidi="ar-SA"/>
              </w:rPr>
            </w:pPr>
            <w:r w:rsidRPr="00E20E63">
              <w:rPr>
                <w:rFonts w:ascii="Lucida Console" w:hAnsi="Lucida Console" w:cs="Lucida Console"/>
                <w:sz w:val="17"/>
                <w:szCs w:val="17"/>
                <w:lang w:eastAsia="ja-JP" w:bidi="ar-SA"/>
              </w:rPr>
              <w:t xml:space="preserve">                            d3p1:type = "GEHCJobCommentsReference"&gt;A1234567&lt;/ObjectReference&gt;</w:t>
            </w:r>
          </w:p>
          <w:p w14:paraId="1E901410" w14:textId="77777777" w:rsidR="00E20E63" w:rsidRPr="00E20E63" w:rsidRDefault="00E20E63" w:rsidP="00DB537E">
            <w:pPr>
              <w:autoSpaceDE w:val="0"/>
              <w:autoSpaceDN w:val="0"/>
              <w:adjustRightInd w:val="0"/>
              <w:spacing w:line="360" w:lineRule="auto"/>
              <w:rPr>
                <w:rFonts w:ascii="Lucida Console" w:hAnsi="Lucida Console" w:cs="Lucida Console"/>
                <w:sz w:val="17"/>
                <w:szCs w:val="17"/>
                <w:lang w:eastAsia="ja-JP" w:bidi="ar-SA"/>
              </w:rPr>
            </w:pPr>
            <w:r w:rsidRPr="00E20E63">
              <w:rPr>
                <w:rFonts w:ascii="Lucida Console" w:hAnsi="Lucida Console" w:cs="Lucida Console"/>
                <w:sz w:val="17"/>
                <w:szCs w:val="17"/>
                <w:lang w:eastAsia="ja-JP" w:bidi="ar-SA"/>
              </w:rPr>
              <w:t xml:space="preserve">                    &lt;/Object&gt;</w:t>
            </w:r>
          </w:p>
          <w:p w14:paraId="185E6E26" w14:textId="77777777" w:rsidR="00E20E63" w:rsidRPr="00E20E63" w:rsidRDefault="00E20E63" w:rsidP="00DB537E">
            <w:pPr>
              <w:autoSpaceDE w:val="0"/>
              <w:autoSpaceDN w:val="0"/>
              <w:adjustRightInd w:val="0"/>
              <w:spacing w:line="360" w:lineRule="auto"/>
              <w:rPr>
                <w:rFonts w:ascii="Lucida Console" w:hAnsi="Lucida Console" w:cs="Lucida Console"/>
                <w:sz w:val="17"/>
                <w:szCs w:val="17"/>
                <w:lang w:eastAsia="ja-JP" w:bidi="ar-SA"/>
              </w:rPr>
            </w:pPr>
            <w:r w:rsidRPr="00E20E63">
              <w:rPr>
                <w:rFonts w:ascii="Lucida Console" w:hAnsi="Lucida Console" w:cs="Lucida Console"/>
                <w:sz w:val="17"/>
                <w:szCs w:val="17"/>
                <w:lang w:eastAsia="ja-JP" w:bidi="ar-SA"/>
              </w:rPr>
              <w:t xml:space="preserve">                &lt;/Operation&gt;</w:t>
            </w:r>
          </w:p>
          <w:p w14:paraId="79B47474" w14:textId="77777777" w:rsidR="00E20E63" w:rsidRPr="00E20E63" w:rsidRDefault="00E20E63" w:rsidP="00DB537E">
            <w:pPr>
              <w:autoSpaceDE w:val="0"/>
              <w:autoSpaceDN w:val="0"/>
              <w:adjustRightInd w:val="0"/>
              <w:spacing w:line="360" w:lineRule="auto"/>
              <w:rPr>
                <w:rFonts w:ascii="Lucida Console" w:hAnsi="Lucida Console" w:cs="Lucida Console"/>
                <w:sz w:val="17"/>
                <w:szCs w:val="17"/>
                <w:lang w:eastAsia="ja-JP" w:bidi="ar-SA"/>
              </w:rPr>
            </w:pPr>
            <w:r w:rsidRPr="00E20E63">
              <w:rPr>
                <w:rFonts w:ascii="Lucida Console" w:hAnsi="Lucida Console" w:cs="Lucida Console"/>
                <w:sz w:val="17"/>
                <w:szCs w:val="17"/>
                <w:lang w:eastAsia="ja-JP" w:bidi="ar-SA"/>
              </w:rPr>
              <w:t xml:space="preserve">                &lt;Operation d3p1:type = "SucceededOperation" xmlns:d3p1 = "http://www.w3.org/2001/XMLSchema-instance"&gt;</w:t>
            </w:r>
          </w:p>
          <w:p w14:paraId="1AE47F61" w14:textId="77777777" w:rsidR="00E20E63" w:rsidRPr="00E20E63" w:rsidRDefault="00E20E63" w:rsidP="00DB537E">
            <w:pPr>
              <w:autoSpaceDE w:val="0"/>
              <w:autoSpaceDN w:val="0"/>
              <w:adjustRightInd w:val="0"/>
              <w:spacing w:line="360" w:lineRule="auto"/>
              <w:rPr>
                <w:rFonts w:ascii="Lucida Console" w:hAnsi="Lucida Console" w:cs="Lucida Console"/>
                <w:sz w:val="17"/>
                <w:szCs w:val="17"/>
                <w:lang w:eastAsia="ja-JP" w:bidi="ar-SA"/>
              </w:rPr>
            </w:pPr>
            <w:r w:rsidRPr="00E20E63">
              <w:rPr>
                <w:rFonts w:ascii="Lucida Console" w:hAnsi="Lucida Console" w:cs="Lucida Console"/>
                <w:sz w:val="17"/>
                <w:szCs w:val="17"/>
                <w:lang w:eastAsia="ja-JP" w:bidi="ar-SA"/>
              </w:rPr>
              <w:t xml:space="preserve">                    &lt;Action&gt;Update&lt;/Action&gt;</w:t>
            </w:r>
          </w:p>
          <w:p w14:paraId="4AF75BD1" w14:textId="77777777" w:rsidR="00E20E63" w:rsidRPr="00E20E63" w:rsidRDefault="00E20E63" w:rsidP="00DB537E">
            <w:pPr>
              <w:autoSpaceDE w:val="0"/>
              <w:autoSpaceDN w:val="0"/>
              <w:adjustRightInd w:val="0"/>
              <w:spacing w:line="360" w:lineRule="auto"/>
              <w:rPr>
                <w:rFonts w:ascii="Lucida Console" w:hAnsi="Lucida Console" w:cs="Lucida Console"/>
                <w:sz w:val="17"/>
                <w:szCs w:val="17"/>
                <w:lang w:eastAsia="ja-JP" w:bidi="ar-SA"/>
              </w:rPr>
            </w:pPr>
            <w:r w:rsidRPr="00E20E63">
              <w:rPr>
                <w:rFonts w:ascii="Lucida Console" w:hAnsi="Lucida Console" w:cs="Lucida Console"/>
                <w:sz w:val="17"/>
                <w:szCs w:val="17"/>
                <w:lang w:eastAsia="ja-JP" w:bidi="ar-SA"/>
              </w:rPr>
              <w:t xml:space="preserve">                    &lt;Object&gt;</w:t>
            </w:r>
          </w:p>
          <w:p w14:paraId="0E8A47E1" w14:textId="77777777" w:rsidR="00E20E63" w:rsidRPr="00E20E63" w:rsidRDefault="00E20E63" w:rsidP="00DB537E">
            <w:pPr>
              <w:autoSpaceDE w:val="0"/>
              <w:autoSpaceDN w:val="0"/>
              <w:adjustRightInd w:val="0"/>
              <w:spacing w:line="360" w:lineRule="auto"/>
              <w:rPr>
                <w:rFonts w:ascii="Lucida Console" w:hAnsi="Lucida Console" w:cs="Lucida Console"/>
                <w:sz w:val="17"/>
                <w:szCs w:val="17"/>
                <w:lang w:eastAsia="ja-JP" w:bidi="ar-SA"/>
              </w:rPr>
            </w:pPr>
            <w:r w:rsidRPr="00E20E63">
              <w:rPr>
                <w:rFonts w:ascii="Lucida Console" w:hAnsi="Lucida Console" w:cs="Lucida Console"/>
                <w:sz w:val="17"/>
                <w:szCs w:val="17"/>
                <w:lang w:eastAsia="ja-JP" w:bidi="ar-SA"/>
              </w:rPr>
              <w:t xml:space="preserve">                        &lt;ObjectReference</w:t>
            </w:r>
          </w:p>
          <w:p w14:paraId="69F44C3E" w14:textId="77777777" w:rsidR="00E20E63" w:rsidRPr="00E20E63" w:rsidRDefault="00E20E63" w:rsidP="00DB537E">
            <w:pPr>
              <w:autoSpaceDE w:val="0"/>
              <w:autoSpaceDN w:val="0"/>
              <w:adjustRightInd w:val="0"/>
              <w:spacing w:line="360" w:lineRule="auto"/>
              <w:rPr>
                <w:rFonts w:ascii="Lucida Console" w:hAnsi="Lucida Console" w:cs="Lucida Console"/>
                <w:sz w:val="17"/>
                <w:szCs w:val="17"/>
                <w:lang w:eastAsia="ja-JP" w:bidi="ar-SA"/>
              </w:rPr>
            </w:pPr>
            <w:r w:rsidRPr="00E20E63">
              <w:rPr>
                <w:rFonts w:ascii="Lucida Console" w:hAnsi="Lucida Console" w:cs="Lucida Console"/>
                <w:sz w:val="17"/>
                <w:szCs w:val="17"/>
                <w:lang w:eastAsia="ja-JP" w:bidi="ar-SA"/>
              </w:rPr>
              <w:t xml:space="preserve">                            Key = "39459176"</w:t>
            </w:r>
          </w:p>
          <w:p w14:paraId="5C1DC7A1" w14:textId="77777777" w:rsidR="00E20E63" w:rsidRPr="00E20E63" w:rsidRDefault="00E20E63" w:rsidP="00DB537E">
            <w:pPr>
              <w:autoSpaceDE w:val="0"/>
              <w:autoSpaceDN w:val="0"/>
              <w:adjustRightInd w:val="0"/>
              <w:spacing w:line="360" w:lineRule="auto"/>
              <w:rPr>
                <w:rFonts w:ascii="Lucida Console" w:hAnsi="Lucida Console" w:cs="Lucida Console"/>
                <w:sz w:val="17"/>
                <w:szCs w:val="17"/>
                <w:lang w:eastAsia="ja-JP" w:bidi="ar-SA"/>
              </w:rPr>
            </w:pPr>
            <w:r w:rsidRPr="00E20E63">
              <w:rPr>
                <w:rFonts w:ascii="Lucida Console" w:hAnsi="Lucida Console" w:cs="Lucida Console"/>
                <w:sz w:val="17"/>
                <w:szCs w:val="17"/>
                <w:lang w:eastAsia="ja-JP" w:bidi="ar-SA"/>
              </w:rPr>
              <w:t xml:space="preserve">                            DisplayString = "20130913_1"</w:t>
            </w:r>
          </w:p>
          <w:p w14:paraId="7D8054E9" w14:textId="77777777" w:rsidR="00E20E63" w:rsidRPr="00E20E63" w:rsidRDefault="00E20E63" w:rsidP="00DB537E">
            <w:pPr>
              <w:autoSpaceDE w:val="0"/>
              <w:autoSpaceDN w:val="0"/>
              <w:adjustRightInd w:val="0"/>
              <w:spacing w:line="360" w:lineRule="auto"/>
              <w:rPr>
                <w:rFonts w:ascii="Lucida Console" w:hAnsi="Lucida Console" w:cs="Lucida Console"/>
                <w:sz w:val="17"/>
                <w:szCs w:val="17"/>
                <w:lang w:eastAsia="ja-JP" w:bidi="ar-SA"/>
              </w:rPr>
            </w:pPr>
            <w:r w:rsidRPr="00E20E63">
              <w:rPr>
                <w:rFonts w:ascii="Lucida Console" w:hAnsi="Lucida Console" w:cs="Lucida Console"/>
                <w:sz w:val="17"/>
                <w:szCs w:val="17"/>
                <w:lang w:eastAsia="ja-JP" w:bidi="ar-SA"/>
              </w:rPr>
              <w:t xml:space="preserve">                            d3p1:type = "TaskReference"&gt;</w:t>
            </w:r>
          </w:p>
          <w:p w14:paraId="3F465E4A" w14:textId="2CDD1FE1" w:rsidR="00E20E63" w:rsidRPr="00E20E63" w:rsidRDefault="00E20E63" w:rsidP="00DB537E">
            <w:pPr>
              <w:autoSpaceDE w:val="0"/>
              <w:autoSpaceDN w:val="0"/>
              <w:adjustRightInd w:val="0"/>
              <w:spacing w:line="360" w:lineRule="auto"/>
              <w:rPr>
                <w:rFonts w:ascii="Lucida Console" w:hAnsi="Lucida Console" w:cs="Lucida Console"/>
                <w:sz w:val="17"/>
                <w:szCs w:val="17"/>
                <w:lang w:eastAsia="ja-JP" w:bidi="ar-SA"/>
              </w:rPr>
            </w:pPr>
            <w:r w:rsidRPr="00E20E63">
              <w:rPr>
                <w:rFonts w:ascii="Lucida Console" w:hAnsi="Lucida Console" w:cs="Lucida Console"/>
                <w:sz w:val="17"/>
                <w:szCs w:val="17"/>
                <w:lang w:eastAsia="ja-JP" w:bidi="ar-SA"/>
              </w:rPr>
              <w:t xml:space="preserve">                            </w:t>
            </w:r>
            <w:del w:id="904" w:author="Duncan Hardie" w:date="2014-04-15T10:26:00Z">
              <w:r w:rsidRPr="00E20E63" w:rsidDel="00AA61B2">
                <w:rPr>
                  <w:rFonts w:ascii="Lucida Console" w:hAnsi="Lucida Console" w:cs="Lucida Console"/>
                  <w:sz w:val="17"/>
                  <w:szCs w:val="17"/>
                  <w:lang w:eastAsia="ja-JP" w:bidi="ar-SA"/>
                </w:rPr>
                <w:delText>&lt;CallID&gt;</w:delText>
              </w:r>
            </w:del>
            <w:ins w:id="905" w:author="Duncan Hardie" w:date="2014-04-15T10:26:00Z">
              <w:r w:rsidR="00AA61B2">
                <w:rPr>
                  <w:rFonts w:ascii="Lucida Console" w:hAnsi="Lucida Console" w:cs="Lucida Console"/>
                  <w:sz w:val="17"/>
                  <w:szCs w:val="17"/>
                  <w:lang w:eastAsia="ja-JP" w:bidi="ar-SA"/>
                </w:rPr>
                <w:t>&lt;CallID&gt;GB-</w:t>
              </w:r>
            </w:ins>
            <w:r w:rsidRPr="00E20E63">
              <w:rPr>
                <w:rFonts w:ascii="Lucida Console" w:hAnsi="Lucida Console" w:cs="Lucida Console"/>
                <w:sz w:val="17"/>
                <w:szCs w:val="17"/>
                <w:lang w:eastAsia="ja-JP" w:bidi="ar-SA"/>
              </w:rPr>
              <w:t>20130913_1</w:t>
            </w:r>
            <w:del w:id="906" w:author="Duncan Hardie" w:date="2014-04-15T10:26:00Z">
              <w:r w:rsidRPr="00E20E63" w:rsidDel="00AA61B2">
                <w:rPr>
                  <w:rFonts w:ascii="Lucida Console" w:hAnsi="Lucida Console" w:cs="Lucida Console"/>
                  <w:sz w:val="17"/>
                  <w:szCs w:val="17"/>
                  <w:lang w:eastAsia="ja-JP" w:bidi="ar-SA"/>
                </w:rPr>
                <w:delText>&lt;/CallID&gt;</w:delText>
              </w:r>
            </w:del>
            <w:ins w:id="907" w:author="Duncan Hardie" w:date="2014-04-15T10:26:00Z">
              <w:r w:rsidR="00AA61B2">
                <w:rPr>
                  <w:rFonts w:ascii="Lucida Console" w:hAnsi="Lucida Console" w:cs="Lucida Console"/>
                  <w:sz w:val="17"/>
                  <w:szCs w:val="17"/>
                  <w:lang w:eastAsia="ja-JP" w:bidi="ar-SA"/>
                </w:rPr>
                <w:t>-1&lt;/CallID&gt;</w:t>
              </w:r>
            </w:ins>
          </w:p>
          <w:p w14:paraId="099C093D" w14:textId="77777777" w:rsidR="00E20E63" w:rsidRPr="00E20E63" w:rsidRDefault="00E20E63" w:rsidP="00DB537E">
            <w:pPr>
              <w:autoSpaceDE w:val="0"/>
              <w:autoSpaceDN w:val="0"/>
              <w:adjustRightInd w:val="0"/>
              <w:spacing w:line="360" w:lineRule="auto"/>
              <w:rPr>
                <w:rFonts w:ascii="Lucida Console" w:hAnsi="Lucida Console" w:cs="Lucida Console"/>
                <w:sz w:val="17"/>
                <w:szCs w:val="17"/>
                <w:lang w:eastAsia="ja-JP" w:bidi="ar-SA"/>
              </w:rPr>
            </w:pPr>
            <w:r w:rsidRPr="00E20E63">
              <w:rPr>
                <w:rFonts w:ascii="Lucida Console" w:hAnsi="Lucida Console" w:cs="Lucida Console"/>
                <w:sz w:val="17"/>
                <w:szCs w:val="17"/>
                <w:lang w:eastAsia="ja-JP" w:bidi="ar-SA"/>
              </w:rPr>
              <w:t xml:space="preserve">                            &lt;Number&gt;1&lt;/Number&gt;</w:t>
            </w:r>
          </w:p>
          <w:p w14:paraId="421B2028" w14:textId="77777777" w:rsidR="00E20E63" w:rsidRPr="00E20E63" w:rsidRDefault="00E20E63" w:rsidP="00DB537E">
            <w:pPr>
              <w:autoSpaceDE w:val="0"/>
              <w:autoSpaceDN w:val="0"/>
              <w:adjustRightInd w:val="0"/>
              <w:spacing w:line="360" w:lineRule="auto"/>
              <w:rPr>
                <w:rFonts w:ascii="Lucida Console" w:hAnsi="Lucida Console" w:cs="Lucida Console"/>
                <w:sz w:val="17"/>
                <w:szCs w:val="17"/>
                <w:lang w:eastAsia="ja-JP" w:bidi="ar-SA"/>
              </w:rPr>
            </w:pPr>
            <w:r w:rsidRPr="00E20E63">
              <w:rPr>
                <w:rFonts w:ascii="Lucida Console" w:hAnsi="Lucida Console" w:cs="Lucida Console"/>
                <w:sz w:val="17"/>
                <w:szCs w:val="17"/>
                <w:lang w:eastAsia="ja-JP" w:bidi="ar-SA"/>
              </w:rPr>
              <w:t xml:space="preserve">                        &lt;/ObjectReference&gt;</w:t>
            </w:r>
          </w:p>
          <w:p w14:paraId="25AD84CF" w14:textId="77777777" w:rsidR="00E20E63" w:rsidRPr="00E20E63" w:rsidRDefault="00E20E63" w:rsidP="00DB537E">
            <w:pPr>
              <w:autoSpaceDE w:val="0"/>
              <w:autoSpaceDN w:val="0"/>
              <w:adjustRightInd w:val="0"/>
              <w:spacing w:line="360" w:lineRule="auto"/>
              <w:rPr>
                <w:rFonts w:ascii="Lucida Console" w:hAnsi="Lucida Console" w:cs="Lucida Console"/>
                <w:sz w:val="17"/>
                <w:szCs w:val="17"/>
                <w:lang w:eastAsia="ja-JP" w:bidi="ar-SA"/>
              </w:rPr>
            </w:pPr>
            <w:r w:rsidRPr="00E20E63">
              <w:rPr>
                <w:rFonts w:ascii="Lucida Console" w:hAnsi="Lucida Console" w:cs="Lucida Console"/>
                <w:sz w:val="17"/>
                <w:szCs w:val="17"/>
                <w:lang w:eastAsia="ja-JP" w:bidi="ar-SA"/>
              </w:rPr>
              <w:t xml:space="preserve">                    &lt;/Object&gt;</w:t>
            </w:r>
          </w:p>
          <w:p w14:paraId="0CCCD0B8" w14:textId="77777777" w:rsidR="00E20E63" w:rsidRPr="00E20E63" w:rsidRDefault="00E20E63" w:rsidP="00DB537E">
            <w:pPr>
              <w:autoSpaceDE w:val="0"/>
              <w:autoSpaceDN w:val="0"/>
              <w:adjustRightInd w:val="0"/>
              <w:spacing w:line="360" w:lineRule="auto"/>
              <w:rPr>
                <w:rFonts w:ascii="Lucida Console" w:hAnsi="Lucida Console" w:cs="Lucida Console"/>
                <w:sz w:val="17"/>
                <w:szCs w:val="17"/>
                <w:lang w:eastAsia="ja-JP" w:bidi="ar-SA"/>
              </w:rPr>
            </w:pPr>
            <w:r w:rsidRPr="00E20E63">
              <w:rPr>
                <w:rFonts w:ascii="Lucida Console" w:hAnsi="Lucida Console" w:cs="Lucida Console"/>
                <w:sz w:val="17"/>
                <w:szCs w:val="17"/>
                <w:lang w:eastAsia="ja-JP" w:bidi="ar-SA"/>
              </w:rPr>
              <w:t xml:space="preserve">                &lt;/Operation&gt;</w:t>
            </w:r>
          </w:p>
          <w:p w14:paraId="286FDC51" w14:textId="77777777" w:rsidR="00E20E63" w:rsidRPr="00E20E63" w:rsidRDefault="00E20E63" w:rsidP="00DB537E">
            <w:pPr>
              <w:autoSpaceDE w:val="0"/>
              <w:autoSpaceDN w:val="0"/>
              <w:adjustRightInd w:val="0"/>
              <w:spacing w:line="360" w:lineRule="auto"/>
              <w:rPr>
                <w:rFonts w:ascii="Lucida Console" w:hAnsi="Lucida Console" w:cs="Lucida Console"/>
                <w:sz w:val="17"/>
                <w:szCs w:val="17"/>
                <w:lang w:eastAsia="ja-JP" w:bidi="ar-SA"/>
              </w:rPr>
            </w:pPr>
            <w:r w:rsidRPr="00E20E63">
              <w:rPr>
                <w:rFonts w:ascii="Lucida Console" w:hAnsi="Lucida Console" w:cs="Lucida Console"/>
                <w:sz w:val="17"/>
                <w:szCs w:val="17"/>
                <w:lang w:eastAsia="ja-JP" w:bidi="ar-SA"/>
              </w:rPr>
              <w:t xml:space="preserve">                &lt;Operation d3p1:type = "SucceededOperation" xmlns:d3p1 = "http://www.w3.org/2001/XMLSchema-instance"&gt;</w:t>
            </w:r>
          </w:p>
          <w:p w14:paraId="6663CF1D" w14:textId="77777777" w:rsidR="00E20E63" w:rsidRPr="00E20E63" w:rsidRDefault="00E20E63" w:rsidP="00DB537E">
            <w:pPr>
              <w:autoSpaceDE w:val="0"/>
              <w:autoSpaceDN w:val="0"/>
              <w:adjustRightInd w:val="0"/>
              <w:spacing w:line="360" w:lineRule="auto"/>
              <w:rPr>
                <w:rFonts w:ascii="Lucida Console" w:hAnsi="Lucida Console" w:cs="Lucida Console"/>
                <w:sz w:val="17"/>
                <w:szCs w:val="17"/>
                <w:lang w:eastAsia="ja-JP" w:bidi="ar-SA"/>
              </w:rPr>
            </w:pPr>
            <w:r w:rsidRPr="00E20E63">
              <w:rPr>
                <w:rFonts w:ascii="Lucida Console" w:hAnsi="Lucida Console" w:cs="Lucida Console"/>
                <w:sz w:val="17"/>
                <w:szCs w:val="17"/>
                <w:lang w:eastAsia="ja-JP" w:bidi="ar-SA"/>
              </w:rPr>
              <w:t xml:space="preserve">                    &lt;Action&gt;Update&lt;/Action&gt;</w:t>
            </w:r>
          </w:p>
          <w:p w14:paraId="1E0D7483" w14:textId="77777777" w:rsidR="00E20E63" w:rsidRPr="00E20E63" w:rsidRDefault="00E20E63" w:rsidP="00DB537E">
            <w:pPr>
              <w:autoSpaceDE w:val="0"/>
              <w:autoSpaceDN w:val="0"/>
              <w:adjustRightInd w:val="0"/>
              <w:spacing w:line="360" w:lineRule="auto"/>
              <w:rPr>
                <w:rFonts w:ascii="Lucida Console" w:hAnsi="Lucida Console" w:cs="Lucida Console"/>
                <w:sz w:val="17"/>
                <w:szCs w:val="17"/>
                <w:lang w:eastAsia="ja-JP" w:bidi="ar-SA"/>
              </w:rPr>
            </w:pPr>
            <w:r w:rsidRPr="00E20E63">
              <w:rPr>
                <w:rFonts w:ascii="Lucida Console" w:hAnsi="Lucida Console" w:cs="Lucida Console"/>
                <w:sz w:val="17"/>
                <w:szCs w:val="17"/>
                <w:lang w:eastAsia="ja-JP" w:bidi="ar-SA"/>
              </w:rPr>
              <w:t xml:space="preserve">                    &lt;Object&gt;</w:t>
            </w:r>
          </w:p>
          <w:p w14:paraId="053B8B6D" w14:textId="77777777" w:rsidR="00E20E63" w:rsidRPr="00E20E63" w:rsidRDefault="00E20E63" w:rsidP="00DB537E">
            <w:pPr>
              <w:autoSpaceDE w:val="0"/>
              <w:autoSpaceDN w:val="0"/>
              <w:adjustRightInd w:val="0"/>
              <w:spacing w:line="360" w:lineRule="auto"/>
              <w:rPr>
                <w:rFonts w:ascii="Lucida Console" w:hAnsi="Lucida Console" w:cs="Lucida Console"/>
                <w:sz w:val="17"/>
                <w:szCs w:val="17"/>
                <w:lang w:eastAsia="ja-JP" w:bidi="ar-SA"/>
              </w:rPr>
            </w:pPr>
            <w:r w:rsidRPr="00E20E63">
              <w:rPr>
                <w:rFonts w:ascii="Lucida Console" w:hAnsi="Lucida Console" w:cs="Lucida Console"/>
                <w:sz w:val="17"/>
                <w:szCs w:val="17"/>
                <w:lang w:eastAsia="ja-JP" w:bidi="ar-SA"/>
              </w:rPr>
              <w:t xml:space="preserve">                        &lt;ObjectReference</w:t>
            </w:r>
          </w:p>
          <w:p w14:paraId="58609329" w14:textId="77777777" w:rsidR="00E20E63" w:rsidRPr="00E20E63" w:rsidRDefault="00E20E63" w:rsidP="00DB537E">
            <w:pPr>
              <w:autoSpaceDE w:val="0"/>
              <w:autoSpaceDN w:val="0"/>
              <w:adjustRightInd w:val="0"/>
              <w:spacing w:line="360" w:lineRule="auto"/>
              <w:rPr>
                <w:rFonts w:ascii="Lucida Console" w:hAnsi="Lucida Console" w:cs="Lucida Console"/>
                <w:sz w:val="17"/>
                <w:szCs w:val="17"/>
                <w:lang w:eastAsia="ja-JP" w:bidi="ar-SA"/>
              </w:rPr>
            </w:pPr>
            <w:r w:rsidRPr="00E20E63">
              <w:rPr>
                <w:rFonts w:ascii="Lucida Console" w:hAnsi="Lucida Console" w:cs="Lucida Console"/>
                <w:sz w:val="17"/>
                <w:szCs w:val="17"/>
                <w:lang w:eastAsia="ja-JP" w:bidi="ar-SA"/>
              </w:rPr>
              <w:t xml:space="preserve">                            Key = "39459177"</w:t>
            </w:r>
          </w:p>
          <w:p w14:paraId="0BFA7F70" w14:textId="77777777" w:rsidR="00E20E63" w:rsidRPr="00E20E63" w:rsidRDefault="00E20E63" w:rsidP="00DB537E">
            <w:pPr>
              <w:autoSpaceDE w:val="0"/>
              <w:autoSpaceDN w:val="0"/>
              <w:adjustRightInd w:val="0"/>
              <w:spacing w:line="360" w:lineRule="auto"/>
              <w:rPr>
                <w:rFonts w:ascii="Lucida Console" w:hAnsi="Lucida Console" w:cs="Lucida Console"/>
                <w:sz w:val="17"/>
                <w:szCs w:val="17"/>
                <w:lang w:eastAsia="ja-JP" w:bidi="ar-SA"/>
              </w:rPr>
            </w:pPr>
            <w:r w:rsidRPr="00E20E63">
              <w:rPr>
                <w:rFonts w:ascii="Lucida Console" w:hAnsi="Lucida Console" w:cs="Lucida Console"/>
                <w:sz w:val="17"/>
                <w:szCs w:val="17"/>
                <w:lang w:eastAsia="ja-JP" w:bidi="ar-SA"/>
              </w:rPr>
              <w:t xml:space="preserve">                            DisplayString = "20130913_1"</w:t>
            </w:r>
          </w:p>
          <w:p w14:paraId="23F7A29D" w14:textId="77777777" w:rsidR="00E20E63" w:rsidRPr="00E20E63" w:rsidRDefault="00E20E63" w:rsidP="00DB537E">
            <w:pPr>
              <w:autoSpaceDE w:val="0"/>
              <w:autoSpaceDN w:val="0"/>
              <w:adjustRightInd w:val="0"/>
              <w:spacing w:line="360" w:lineRule="auto"/>
              <w:rPr>
                <w:rFonts w:ascii="Lucida Console" w:hAnsi="Lucida Console" w:cs="Lucida Console"/>
                <w:sz w:val="17"/>
                <w:szCs w:val="17"/>
                <w:lang w:eastAsia="ja-JP" w:bidi="ar-SA"/>
              </w:rPr>
            </w:pPr>
            <w:r w:rsidRPr="00E20E63">
              <w:rPr>
                <w:rFonts w:ascii="Lucida Console" w:hAnsi="Lucida Console" w:cs="Lucida Console"/>
                <w:sz w:val="17"/>
                <w:szCs w:val="17"/>
                <w:lang w:eastAsia="ja-JP" w:bidi="ar-SA"/>
              </w:rPr>
              <w:t xml:space="preserve">                            d3p1:type = "TaskReference"&gt;</w:t>
            </w:r>
          </w:p>
          <w:p w14:paraId="6E2619FA" w14:textId="3A1CCD4F" w:rsidR="00E20E63" w:rsidRPr="00E20E63" w:rsidRDefault="00E20E63" w:rsidP="00DB537E">
            <w:pPr>
              <w:autoSpaceDE w:val="0"/>
              <w:autoSpaceDN w:val="0"/>
              <w:adjustRightInd w:val="0"/>
              <w:spacing w:line="360" w:lineRule="auto"/>
              <w:rPr>
                <w:rFonts w:ascii="Lucida Console" w:hAnsi="Lucida Console" w:cs="Lucida Console"/>
                <w:sz w:val="17"/>
                <w:szCs w:val="17"/>
                <w:lang w:eastAsia="ja-JP" w:bidi="ar-SA"/>
              </w:rPr>
            </w:pPr>
            <w:r w:rsidRPr="00E20E63">
              <w:rPr>
                <w:rFonts w:ascii="Lucida Console" w:hAnsi="Lucida Console" w:cs="Lucida Console"/>
                <w:sz w:val="17"/>
                <w:szCs w:val="17"/>
                <w:lang w:eastAsia="ja-JP" w:bidi="ar-SA"/>
              </w:rPr>
              <w:t xml:space="preserve">                            </w:t>
            </w:r>
            <w:del w:id="908" w:author="Duncan Hardie" w:date="2014-04-15T10:26:00Z">
              <w:r w:rsidRPr="00E20E63" w:rsidDel="00AA61B2">
                <w:rPr>
                  <w:rFonts w:ascii="Lucida Console" w:hAnsi="Lucida Console" w:cs="Lucida Console"/>
                  <w:sz w:val="17"/>
                  <w:szCs w:val="17"/>
                  <w:lang w:eastAsia="ja-JP" w:bidi="ar-SA"/>
                </w:rPr>
                <w:delText>&lt;CallID&gt;</w:delText>
              </w:r>
            </w:del>
            <w:ins w:id="909" w:author="Duncan Hardie" w:date="2014-04-15T10:26:00Z">
              <w:r w:rsidR="00AA61B2">
                <w:rPr>
                  <w:rFonts w:ascii="Lucida Console" w:hAnsi="Lucida Console" w:cs="Lucida Console"/>
                  <w:sz w:val="17"/>
                  <w:szCs w:val="17"/>
                  <w:lang w:eastAsia="ja-JP" w:bidi="ar-SA"/>
                </w:rPr>
                <w:t>&lt;CallID&gt;GB-</w:t>
              </w:r>
            </w:ins>
            <w:r w:rsidRPr="00E20E63">
              <w:rPr>
                <w:rFonts w:ascii="Lucida Console" w:hAnsi="Lucida Console" w:cs="Lucida Console"/>
                <w:sz w:val="17"/>
                <w:szCs w:val="17"/>
                <w:lang w:eastAsia="ja-JP" w:bidi="ar-SA"/>
              </w:rPr>
              <w:t>20130913_1</w:t>
            </w:r>
            <w:del w:id="910" w:author="Duncan Hardie" w:date="2014-04-15T10:26:00Z">
              <w:r w:rsidRPr="00E20E63" w:rsidDel="00AA61B2">
                <w:rPr>
                  <w:rFonts w:ascii="Lucida Console" w:hAnsi="Lucida Console" w:cs="Lucida Console"/>
                  <w:sz w:val="17"/>
                  <w:szCs w:val="17"/>
                  <w:lang w:eastAsia="ja-JP" w:bidi="ar-SA"/>
                </w:rPr>
                <w:delText>&lt;/CallID&gt;</w:delText>
              </w:r>
            </w:del>
            <w:ins w:id="911" w:author="Duncan Hardie" w:date="2014-04-15T10:26:00Z">
              <w:r w:rsidR="00AA61B2">
                <w:rPr>
                  <w:rFonts w:ascii="Lucida Console" w:hAnsi="Lucida Console" w:cs="Lucida Console"/>
                  <w:sz w:val="17"/>
                  <w:szCs w:val="17"/>
                  <w:lang w:eastAsia="ja-JP" w:bidi="ar-SA"/>
                </w:rPr>
                <w:t>-1&lt;/CallID&gt;</w:t>
              </w:r>
            </w:ins>
          </w:p>
          <w:p w14:paraId="46BF8DD2" w14:textId="77777777" w:rsidR="00E20E63" w:rsidRPr="00E20E63" w:rsidRDefault="00E20E63" w:rsidP="00DB537E">
            <w:pPr>
              <w:autoSpaceDE w:val="0"/>
              <w:autoSpaceDN w:val="0"/>
              <w:adjustRightInd w:val="0"/>
              <w:spacing w:line="360" w:lineRule="auto"/>
              <w:rPr>
                <w:rFonts w:ascii="Lucida Console" w:hAnsi="Lucida Console" w:cs="Lucida Console"/>
                <w:sz w:val="17"/>
                <w:szCs w:val="17"/>
                <w:lang w:eastAsia="ja-JP" w:bidi="ar-SA"/>
              </w:rPr>
            </w:pPr>
            <w:r w:rsidRPr="00E20E63">
              <w:rPr>
                <w:rFonts w:ascii="Lucida Console" w:hAnsi="Lucida Console" w:cs="Lucida Console"/>
                <w:sz w:val="17"/>
                <w:szCs w:val="17"/>
                <w:lang w:eastAsia="ja-JP" w:bidi="ar-SA"/>
              </w:rPr>
              <w:t xml:space="preserve">                            &lt;Number&gt;2&lt;/Number&gt;</w:t>
            </w:r>
          </w:p>
          <w:p w14:paraId="3DB090D3" w14:textId="77777777" w:rsidR="00E20E63" w:rsidRPr="00E20E63" w:rsidRDefault="00E20E63" w:rsidP="00DB537E">
            <w:pPr>
              <w:autoSpaceDE w:val="0"/>
              <w:autoSpaceDN w:val="0"/>
              <w:adjustRightInd w:val="0"/>
              <w:spacing w:line="360" w:lineRule="auto"/>
              <w:rPr>
                <w:rFonts w:ascii="Lucida Console" w:hAnsi="Lucida Console" w:cs="Lucida Console"/>
                <w:sz w:val="17"/>
                <w:szCs w:val="17"/>
                <w:lang w:eastAsia="ja-JP" w:bidi="ar-SA"/>
              </w:rPr>
            </w:pPr>
            <w:r w:rsidRPr="00E20E63">
              <w:rPr>
                <w:rFonts w:ascii="Lucida Console" w:hAnsi="Lucida Console" w:cs="Lucida Console"/>
                <w:sz w:val="17"/>
                <w:szCs w:val="17"/>
                <w:lang w:eastAsia="ja-JP" w:bidi="ar-SA"/>
              </w:rPr>
              <w:t xml:space="preserve">                        &lt;/ObjectReference&gt;</w:t>
            </w:r>
          </w:p>
          <w:p w14:paraId="39B0B8D5" w14:textId="77777777" w:rsidR="00E20E63" w:rsidRPr="00E20E63" w:rsidRDefault="00E20E63" w:rsidP="00DB537E">
            <w:pPr>
              <w:autoSpaceDE w:val="0"/>
              <w:autoSpaceDN w:val="0"/>
              <w:adjustRightInd w:val="0"/>
              <w:spacing w:line="360" w:lineRule="auto"/>
              <w:rPr>
                <w:rFonts w:ascii="Lucida Console" w:hAnsi="Lucida Console" w:cs="Lucida Console"/>
                <w:sz w:val="17"/>
                <w:szCs w:val="17"/>
                <w:lang w:eastAsia="ja-JP" w:bidi="ar-SA"/>
              </w:rPr>
            </w:pPr>
            <w:r w:rsidRPr="00E20E63">
              <w:rPr>
                <w:rFonts w:ascii="Lucida Console" w:hAnsi="Lucida Console" w:cs="Lucida Console"/>
                <w:sz w:val="17"/>
                <w:szCs w:val="17"/>
                <w:lang w:eastAsia="ja-JP" w:bidi="ar-SA"/>
              </w:rPr>
              <w:t xml:space="preserve">                    &lt;/Object&gt;</w:t>
            </w:r>
          </w:p>
          <w:p w14:paraId="4BAF9679" w14:textId="77777777" w:rsidR="00E20E63" w:rsidRPr="00E20E63" w:rsidRDefault="00E20E63" w:rsidP="00DB537E">
            <w:pPr>
              <w:autoSpaceDE w:val="0"/>
              <w:autoSpaceDN w:val="0"/>
              <w:adjustRightInd w:val="0"/>
              <w:spacing w:line="360" w:lineRule="auto"/>
              <w:rPr>
                <w:rFonts w:ascii="Lucida Console" w:hAnsi="Lucida Console" w:cs="Lucida Console"/>
                <w:sz w:val="17"/>
                <w:szCs w:val="17"/>
                <w:lang w:eastAsia="ja-JP" w:bidi="ar-SA"/>
              </w:rPr>
            </w:pPr>
            <w:r w:rsidRPr="00E20E63">
              <w:rPr>
                <w:rFonts w:ascii="Lucida Console" w:hAnsi="Lucida Console" w:cs="Lucida Console"/>
                <w:sz w:val="17"/>
                <w:szCs w:val="17"/>
                <w:lang w:eastAsia="ja-JP" w:bidi="ar-SA"/>
              </w:rPr>
              <w:t xml:space="preserve">                &lt;/Operation&gt;</w:t>
            </w:r>
          </w:p>
          <w:p w14:paraId="2A2C8AA8" w14:textId="77777777" w:rsidR="00E20E63" w:rsidRPr="00E20E63" w:rsidRDefault="00E20E63" w:rsidP="00DB537E">
            <w:pPr>
              <w:autoSpaceDE w:val="0"/>
              <w:autoSpaceDN w:val="0"/>
              <w:adjustRightInd w:val="0"/>
              <w:spacing w:line="360" w:lineRule="auto"/>
              <w:rPr>
                <w:rFonts w:ascii="Lucida Console" w:hAnsi="Lucida Console" w:cs="Lucida Console"/>
                <w:sz w:val="17"/>
                <w:szCs w:val="17"/>
                <w:lang w:eastAsia="ja-JP" w:bidi="ar-SA"/>
              </w:rPr>
            </w:pPr>
            <w:r w:rsidRPr="00E20E63">
              <w:rPr>
                <w:rFonts w:ascii="Lucida Console" w:hAnsi="Lucida Console" w:cs="Lucida Console"/>
                <w:sz w:val="17"/>
                <w:szCs w:val="17"/>
                <w:lang w:eastAsia="ja-JP" w:bidi="ar-SA"/>
              </w:rPr>
              <w:t xml:space="preserve">            &lt;/Operations&gt;</w:t>
            </w:r>
          </w:p>
          <w:p w14:paraId="09D01BB0" w14:textId="77777777" w:rsidR="00E20E63" w:rsidRPr="00E20E63" w:rsidRDefault="00E20E63" w:rsidP="00DB537E">
            <w:pPr>
              <w:autoSpaceDE w:val="0"/>
              <w:autoSpaceDN w:val="0"/>
              <w:adjustRightInd w:val="0"/>
              <w:spacing w:line="360" w:lineRule="auto"/>
              <w:rPr>
                <w:rFonts w:ascii="Lucida Console" w:hAnsi="Lucida Console" w:cs="Lucida Console"/>
                <w:sz w:val="17"/>
                <w:szCs w:val="17"/>
                <w:lang w:eastAsia="ja-JP" w:bidi="ar-SA"/>
              </w:rPr>
            </w:pPr>
            <w:r w:rsidRPr="00E20E63">
              <w:rPr>
                <w:rFonts w:ascii="Lucida Console" w:hAnsi="Lucida Console" w:cs="Lucida Console"/>
                <w:sz w:val="17"/>
                <w:szCs w:val="17"/>
                <w:lang w:eastAsia="ja-JP" w:bidi="ar-SA"/>
              </w:rPr>
              <w:t xml:space="preserve">        &lt;/ExecuteMultipleOperationsResponse&gt;</w:t>
            </w:r>
          </w:p>
          <w:p w14:paraId="0FC2DB73" w14:textId="77777777" w:rsidR="00E20E63" w:rsidRPr="00E20E63" w:rsidRDefault="00E20E63" w:rsidP="00DB537E">
            <w:pPr>
              <w:autoSpaceDE w:val="0"/>
              <w:autoSpaceDN w:val="0"/>
              <w:adjustRightInd w:val="0"/>
              <w:spacing w:line="360" w:lineRule="auto"/>
              <w:rPr>
                <w:rFonts w:ascii="Lucida Console" w:hAnsi="Lucida Console" w:cs="Lucida Console"/>
                <w:sz w:val="17"/>
                <w:szCs w:val="17"/>
                <w:lang w:eastAsia="ja-JP" w:bidi="ar-SA"/>
              </w:rPr>
            </w:pPr>
            <w:r w:rsidRPr="00E20E63">
              <w:rPr>
                <w:rFonts w:ascii="Lucida Console" w:hAnsi="Lucida Console" w:cs="Lucida Console"/>
                <w:sz w:val="17"/>
                <w:szCs w:val="17"/>
                <w:lang w:eastAsia="ja-JP" w:bidi="ar-SA"/>
              </w:rPr>
              <w:t xml:space="preserve">    &lt;/s:Body&gt;</w:t>
            </w:r>
          </w:p>
          <w:p w14:paraId="2A9FC36E" w14:textId="41697A35" w:rsidR="006B3230" w:rsidRPr="00CD50EB" w:rsidRDefault="00E20E63" w:rsidP="00DB537E">
            <w:pPr>
              <w:autoSpaceDE w:val="0"/>
              <w:autoSpaceDN w:val="0"/>
              <w:adjustRightInd w:val="0"/>
              <w:spacing w:line="360" w:lineRule="auto"/>
              <w:rPr>
                <w:rFonts w:ascii="Lucida Console" w:hAnsi="Lucida Console" w:cs="Lucida Console"/>
                <w:sz w:val="17"/>
                <w:szCs w:val="17"/>
                <w:lang w:eastAsia="ja-JP" w:bidi="ar-SA"/>
              </w:rPr>
            </w:pPr>
            <w:r w:rsidRPr="00E20E63">
              <w:rPr>
                <w:rFonts w:ascii="Lucida Console" w:hAnsi="Lucida Console" w:cs="Lucida Console"/>
                <w:sz w:val="17"/>
                <w:szCs w:val="17"/>
                <w:lang w:eastAsia="ja-JP" w:bidi="ar-SA"/>
              </w:rPr>
              <w:t>&lt;/s:Envelope&gt;</w:t>
            </w:r>
          </w:p>
        </w:tc>
      </w:tr>
    </w:tbl>
    <w:p w14:paraId="45261F3F" w14:textId="541732D5" w:rsidR="008208BA" w:rsidRDefault="008208BA" w:rsidP="008208BA">
      <w:pPr>
        <w:pStyle w:val="Heading4"/>
      </w:pPr>
      <w:r>
        <w:lastRenderedPageBreak/>
        <w:t>Additional Trainees</w:t>
      </w:r>
    </w:p>
    <w:p w14:paraId="06507C36" w14:textId="47587CDC" w:rsidR="006B3230" w:rsidRDefault="008208BA" w:rsidP="00246A87">
      <w:pPr>
        <w:pStyle w:val="BodyText"/>
        <w:ind w:left="0"/>
        <w:rPr>
          <w:lang w:val="en-US" w:bidi="he-IL"/>
        </w:rPr>
      </w:pPr>
      <w:r>
        <w:rPr>
          <w:lang w:val="en-US" w:bidi="he-IL"/>
        </w:rPr>
        <w:t xml:space="preserve">To add more trainees an additional </w:t>
      </w:r>
      <w:r w:rsidRPr="008208BA">
        <w:rPr>
          <w:lang w:val="en-US" w:bidi="he-IL"/>
        </w:rPr>
        <w:t>ProcessTaskEx</w:t>
      </w:r>
      <w:r>
        <w:rPr>
          <w:lang w:val="en-US" w:bidi="he-IL"/>
        </w:rPr>
        <w:t xml:space="preserve"> call would be made.  The rules for the Trainee task would follow those specified in </w:t>
      </w:r>
      <w:r>
        <w:rPr>
          <w:lang w:val="en-US" w:bidi="he-IL"/>
        </w:rPr>
        <w:fldChar w:fldCharType="begin"/>
      </w:r>
      <w:r>
        <w:rPr>
          <w:lang w:val="en-US" w:bidi="he-IL"/>
        </w:rPr>
        <w:instrText xml:space="preserve"> REF _Ref368403692 \r \h </w:instrText>
      </w:r>
      <w:r>
        <w:rPr>
          <w:lang w:val="en-US" w:bidi="he-IL"/>
        </w:rPr>
      </w:r>
      <w:r>
        <w:rPr>
          <w:lang w:val="en-US" w:bidi="he-IL"/>
        </w:rPr>
        <w:fldChar w:fldCharType="separate"/>
      </w:r>
      <w:r w:rsidR="006E49E1">
        <w:rPr>
          <w:lang w:val="en-US" w:bidi="he-IL"/>
        </w:rPr>
        <w:t>3.5.4</w:t>
      </w:r>
      <w:r>
        <w:rPr>
          <w:lang w:val="en-US" w:bidi="he-IL"/>
        </w:rPr>
        <w:fldChar w:fldCharType="end"/>
      </w:r>
      <w:r>
        <w:rPr>
          <w:lang w:val="en-US" w:bidi="he-IL"/>
        </w:rPr>
        <w:t>.</w:t>
      </w:r>
    </w:p>
    <w:p w14:paraId="43419E08" w14:textId="64162B14" w:rsidR="008208BA" w:rsidRDefault="008208BA" w:rsidP="00246A87">
      <w:pPr>
        <w:pStyle w:val="BodyText"/>
        <w:ind w:left="0"/>
        <w:rPr>
          <w:lang w:val="en-US" w:bidi="he-IL"/>
        </w:rPr>
      </w:pPr>
      <w:r>
        <w:rPr>
          <w:lang w:val="en-US" w:bidi="he-IL"/>
        </w:rPr>
        <w:t xml:space="preserve">The Task.Number would differ from the Numbers of the other tasks in this job and the </w:t>
      </w:r>
      <w:r w:rsidRPr="008208BA">
        <w:rPr>
          <w:lang w:val="en-US" w:bidi="he-IL"/>
        </w:rPr>
        <w:t>ExecuteMultipleOperations</w:t>
      </w:r>
      <w:r>
        <w:rPr>
          <w:lang w:val="en-US" w:bidi="he-IL"/>
        </w:rPr>
        <w:t xml:space="preserve"> would contain the relevant new JobComments object, task link and dependancies on the main Task.</w:t>
      </w:r>
    </w:p>
    <w:p w14:paraId="2167FC6F" w14:textId="04722E80" w:rsidR="003A5E9A" w:rsidRPr="00224137" w:rsidRDefault="00E0188C" w:rsidP="003C422C">
      <w:pPr>
        <w:pStyle w:val="Heading4"/>
        <w:numPr>
          <w:ilvl w:val="2"/>
          <w:numId w:val="2"/>
        </w:numPr>
      </w:pPr>
      <w:r>
        <w:t xml:space="preserve">Multi </w:t>
      </w:r>
      <w:r w:rsidR="003A5E9A">
        <w:t>Manning</w:t>
      </w:r>
    </w:p>
    <w:p w14:paraId="107BDBC4" w14:textId="45202A18" w:rsidR="00EB4A62" w:rsidRDefault="00EB4A62" w:rsidP="00EB4A62">
      <w:pPr>
        <w:spacing w:line="360" w:lineRule="auto"/>
      </w:pPr>
      <w:r>
        <w:t xml:space="preserve">My way of example for the Business scenarios </w:t>
      </w:r>
      <w:r>
        <w:fldChar w:fldCharType="begin"/>
      </w:r>
      <w:r>
        <w:instrText xml:space="preserve"> REF _Ref367442396 \r \h </w:instrText>
      </w:r>
      <w:r>
        <w:fldChar w:fldCharType="separate"/>
      </w:r>
      <w:r w:rsidR="006E49E1">
        <w:t>2.6.2</w:t>
      </w:r>
      <w:r>
        <w:fldChar w:fldCharType="end"/>
      </w:r>
      <w:r>
        <w:t xml:space="preserve"> the</w:t>
      </w:r>
      <w:r w:rsidRPr="008F7BA8">
        <w:t xml:space="preserve"> SOAP stack for creating </w:t>
      </w:r>
      <w:r>
        <w:t xml:space="preserve">a training job follows the following pattern , this is also described here </w:t>
      </w:r>
      <w:r w:rsidR="008B4911">
        <w:fldChar w:fldCharType="begin"/>
      </w:r>
      <w:r w:rsidR="008B4911">
        <w:instrText xml:space="preserve"> REF _Ref367444994 \r \h </w:instrText>
      </w:r>
      <w:r w:rsidR="008B4911">
        <w:fldChar w:fldCharType="separate"/>
      </w:r>
      <w:r w:rsidR="006E49E1">
        <w:t>2.6.2.2</w:t>
      </w:r>
      <w:r w:rsidR="008B4911">
        <w:fldChar w:fldCharType="end"/>
      </w:r>
      <w:r>
        <w:t xml:space="preserve"> :</w:t>
      </w:r>
    </w:p>
    <w:p w14:paraId="7AAAB036" w14:textId="77777777" w:rsidR="00EB4A62" w:rsidRPr="00F00FFD" w:rsidRDefault="00EB4A62" w:rsidP="00EB4A62">
      <w:pPr>
        <w:pStyle w:val="BodyText"/>
        <w:numPr>
          <w:ilvl w:val="0"/>
          <w:numId w:val="140"/>
        </w:numPr>
        <w:rPr>
          <w:ins w:id="912" w:author="Duncan Hardie" w:date="2014-02-24T09:52:00Z"/>
          <w:lang w:val="en-US" w:bidi="he-IL"/>
          <w:rPrChange w:id="913" w:author="Duncan Hardie" w:date="2014-02-24T09:52:00Z">
            <w:rPr>
              <w:ins w:id="914" w:author="Duncan Hardie" w:date="2014-02-24T09:52:00Z"/>
            </w:rPr>
          </w:rPrChange>
        </w:rPr>
      </w:pPr>
      <w:r>
        <w:t>ProcessTaskEx – Main Job</w:t>
      </w:r>
    </w:p>
    <w:p w14:paraId="309198B5" w14:textId="2B829F4A" w:rsidR="00F00FFD" w:rsidRPr="00F00FFD" w:rsidRDefault="00F00FFD">
      <w:pPr>
        <w:pStyle w:val="BodyText"/>
        <w:numPr>
          <w:ilvl w:val="1"/>
          <w:numId w:val="140"/>
        </w:numPr>
        <w:rPr>
          <w:lang w:val="en-US" w:bidi="he-IL"/>
        </w:rPr>
        <w:pPrChange w:id="915" w:author="Duncan Hardie" w:date="2014-02-24T09:52:00Z">
          <w:pPr>
            <w:pStyle w:val="BodyText"/>
            <w:numPr>
              <w:numId w:val="140"/>
            </w:numPr>
            <w:ind w:left="1152" w:hanging="360"/>
          </w:pPr>
        </w:pPrChange>
      </w:pPr>
      <w:ins w:id="916" w:author="Duncan Hardie" w:date="2014-02-24T09:52:00Z">
        <w:r>
          <w:t>IsMST: set to true so the BGO can release tasks once comments are added;</w:t>
        </w:r>
      </w:ins>
    </w:p>
    <w:p w14:paraId="013708CC" w14:textId="3A19A252" w:rsidR="00EB4A62" w:rsidRPr="00F00FFD" w:rsidRDefault="00EB4A62" w:rsidP="00EB4A62">
      <w:pPr>
        <w:pStyle w:val="BodyText"/>
        <w:numPr>
          <w:ilvl w:val="0"/>
          <w:numId w:val="140"/>
        </w:numPr>
        <w:rPr>
          <w:ins w:id="917" w:author="Duncan Hardie" w:date="2014-02-24T09:52:00Z"/>
          <w:lang w:val="en-US" w:bidi="he-IL"/>
          <w:rPrChange w:id="918" w:author="Duncan Hardie" w:date="2014-02-24T09:52:00Z">
            <w:rPr>
              <w:ins w:id="919" w:author="Duncan Hardie" w:date="2014-02-24T09:52:00Z"/>
            </w:rPr>
          </w:rPrChange>
        </w:rPr>
      </w:pPr>
      <w:r>
        <w:t xml:space="preserve">ProcessTaskEx – </w:t>
      </w:r>
      <w:r w:rsidR="008B4911">
        <w:t>Secondary Task 1</w:t>
      </w:r>
      <w:r>
        <w:t>;</w:t>
      </w:r>
    </w:p>
    <w:p w14:paraId="56F779F6" w14:textId="0019A5C1" w:rsidR="00F00FFD" w:rsidRPr="00F00FFD" w:rsidRDefault="00F00FFD">
      <w:pPr>
        <w:pStyle w:val="BodyText"/>
        <w:numPr>
          <w:ilvl w:val="1"/>
          <w:numId w:val="140"/>
        </w:numPr>
        <w:rPr>
          <w:lang w:val="en-US" w:bidi="he-IL"/>
        </w:rPr>
        <w:pPrChange w:id="920" w:author="Duncan Hardie" w:date="2014-02-24T09:52:00Z">
          <w:pPr>
            <w:pStyle w:val="BodyText"/>
            <w:numPr>
              <w:numId w:val="140"/>
            </w:numPr>
            <w:ind w:left="1152" w:hanging="360"/>
          </w:pPr>
        </w:pPrChange>
      </w:pPr>
      <w:ins w:id="921" w:author="Duncan Hardie" w:date="2014-02-24T09:52:00Z">
        <w:r>
          <w:t>IsMST: set to true so the BGO can release tasks once comments are added;</w:t>
        </w:r>
      </w:ins>
    </w:p>
    <w:p w14:paraId="6689C93F" w14:textId="14E901A7" w:rsidR="008B4911" w:rsidRPr="00F00FFD" w:rsidRDefault="008B4911">
      <w:pPr>
        <w:pStyle w:val="BodyText"/>
        <w:numPr>
          <w:ilvl w:val="0"/>
          <w:numId w:val="140"/>
        </w:numPr>
        <w:rPr>
          <w:ins w:id="922" w:author="Duncan Hardie" w:date="2014-02-24T09:52:00Z"/>
          <w:lang w:val="en-US" w:bidi="he-IL"/>
          <w:rPrChange w:id="923" w:author="Duncan Hardie" w:date="2014-02-24T09:52:00Z">
            <w:rPr>
              <w:ins w:id="924" w:author="Duncan Hardie" w:date="2014-02-24T09:52:00Z"/>
            </w:rPr>
          </w:rPrChange>
        </w:rPr>
      </w:pPr>
      <w:r>
        <w:t>ProcessTaskEx – Secondary Task 2;</w:t>
      </w:r>
    </w:p>
    <w:p w14:paraId="72F89FCC" w14:textId="3DFA9610" w:rsidR="00F00FFD" w:rsidRPr="00F00FFD" w:rsidRDefault="00F00FFD">
      <w:pPr>
        <w:pStyle w:val="BodyText"/>
        <w:numPr>
          <w:ilvl w:val="1"/>
          <w:numId w:val="140"/>
        </w:numPr>
        <w:rPr>
          <w:lang w:val="en-US" w:bidi="he-IL"/>
        </w:rPr>
        <w:pPrChange w:id="925" w:author="Duncan Hardie" w:date="2014-02-24T09:52:00Z">
          <w:pPr>
            <w:pStyle w:val="BodyText"/>
            <w:numPr>
              <w:numId w:val="140"/>
            </w:numPr>
            <w:ind w:left="1152" w:hanging="360"/>
          </w:pPr>
        </w:pPrChange>
      </w:pPr>
      <w:ins w:id="926" w:author="Duncan Hardie" w:date="2014-02-24T09:52:00Z">
        <w:r>
          <w:t>IsMST: set to true so the BGO can release tasks once comments are added;</w:t>
        </w:r>
      </w:ins>
    </w:p>
    <w:p w14:paraId="37593348" w14:textId="08084B3B" w:rsidR="00EB4A62" w:rsidRDefault="00EB4A62" w:rsidP="00EB4A62">
      <w:pPr>
        <w:pStyle w:val="BodyText"/>
        <w:numPr>
          <w:ilvl w:val="0"/>
          <w:numId w:val="140"/>
        </w:numPr>
        <w:rPr>
          <w:lang w:val="en-US" w:bidi="he-IL"/>
        </w:rPr>
      </w:pPr>
      <w:r w:rsidRPr="00AF194B">
        <w:rPr>
          <w:lang w:val="en-US" w:bidi="he-IL"/>
        </w:rPr>
        <w:t>ExecuteMultipleOperations</w:t>
      </w:r>
      <w:r>
        <w:rPr>
          <w:lang w:val="en-US" w:bidi="he-IL"/>
        </w:rPr>
        <w:t xml:space="preserve">, see </w:t>
      </w:r>
      <w:r w:rsidR="00D162B5">
        <w:rPr>
          <w:lang w:val="en-US" w:bidi="he-IL"/>
        </w:rPr>
        <w:t xml:space="preserve"> </w:t>
      </w:r>
      <w:r w:rsidR="00D162B5">
        <w:rPr>
          <w:lang w:val="en-US" w:bidi="he-IL"/>
        </w:rPr>
        <w:fldChar w:fldCharType="begin"/>
      </w:r>
      <w:r w:rsidR="00D162B5">
        <w:rPr>
          <w:lang w:val="en-US" w:bidi="he-IL"/>
        </w:rPr>
        <w:instrText xml:space="preserve"> REF _Ref370817119 \r \h </w:instrText>
      </w:r>
      <w:r w:rsidR="00D162B5">
        <w:rPr>
          <w:lang w:val="en-US" w:bidi="he-IL"/>
        </w:rPr>
      </w:r>
      <w:r w:rsidR="00D162B5">
        <w:rPr>
          <w:lang w:val="en-US" w:bidi="he-IL"/>
        </w:rPr>
        <w:fldChar w:fldCharType="separate"/>
      </w:r>
      <w:r w:rsidR="00D162B5">
        <w:rPr>
          <w:lang w:val="en-US" w:bidi="he-IL"/>
        </w:rPr>
        <w:t>3.6</w:t>
      </w:r>
      <w:r w:rsidR="00D162B5">
        <w:rPr>
          <w:lang w:val="en-US" w:bidi="he-IL"/>
        </w:rPr>
        <w:fldChar w:fldCharType="end"/>
      </w:r>
    </w:p>
    <w:p w14:paraId="74111B55" w14:textId="77777777" w:rsidR="00EB4A62" w:rsidRDefault="00EB4A62" w:rsidP="00EB4A62">
      <w:pPr>
        <w:pStyle w:val="BodyText"/>
        <w:numPr>
          <w:ilvl w:val="1"/>
          <w:numId w:val="140"/>
        </w:numPr>
        <w:rPr>
          <w:lang w:val="en-US" w:bidi="he-IL"/>
        </w:rPr>
      </w:pPr>
      <w:r>
        <w:rPr>
          <w:lang w:val="en-US" w:bidi="he-IL"/>
        </w:rPr>
        <w:t>Operation 1:</w:t>
      </w:r>
    </w:p>
    <w:p w14:paraId="4F5290CD" w14:textId="77777777" w:rsidR="00EB4A62" w:rsidRDefault="00EB4A62" w:rsidP="00EB4A62">
      <w:pPr>
        <w:pStyle w:val="BodyText"/>
        <w:numPr>
          <w:ilvl w:val="2"/>
          <w:numId w:val="140"/>
        </w:numPr>
        <w:rPr>
          <w:lang w:val="en-US" w:bidi="he-IL"/>
        </w:rPr>
      </w:pPr>
      <w:r>
        <w:rPr>
          <w:lang w:val="en-US" w:bidi="he-IL"/>
        </w:rPr>
        <w:t xml:space="preserve">CreateOrUpdate </w:t>
      </w:r>
      <w:r w:rsidRPr="00AF194B">
        <w:rPr>
          <w:lang w:val="en-US" w:bidi="he-IL"/>
        </w:rPr>
        <w:t>ExecuteMultipleOperations</w:t>
      </w:r>
      <w:r>
        <w:rPr>
          <w:lang w:val="en-US" w:bidi="he-IL"/>
        </w:rPr>
        <w:t>;</w:t>
      </w:r>
    </w:p>
    <w:p w14:paraId="2D89EB4E" w14:textId="77777777" w:rsidR="00EB4A62" w:rsidRDefault="00EB4A62" w:rsidP="00EB4A62">
      <w:pPr>
        <w:pStyle w:val="BodyText"/>
        <w:numPr>
          <w:ilvl w:val="1"/>
          <w:numId w:val="140"/>
        </w:numPr>
        <w:rPr>
          <w:lang w:val="en-US" w:bidi="he-IL"/>
        </w:rPr>
      </w:pPr>
      <w:r>
        <w:rPr>
          <w:lang w:val="en-US" w:bidi="he-IL"/>
        </w:rPr>
        <w:t>Operation 2:</w:t>
      </w:r>
    </w:p>
    <w:p w14:paraId="1F14D938" w14:textId="77777777" w:rsidR="00EB4A62" w:rsidRDefault="00EB4A62" w:rsidP="00EB4A62">
      <w:pPr>
        <w:pStyle w:val="BodyText"/>
        <w:numPr>
          <w:ilvl w:val="2"/>
          <w:numId w:val="140"/>
        </w:numPr>
        <w:rPr>
          <w:lang w:val="en-US" w:bidi="he-IL"/>
        </w:rPr>
      </w:pPr>
      <w:r>
        <w:rPr>
          <w:lang w:val="en-US" w:bidi="he-IL"/>
        </w:rPr>
        <w:t>Update Main Tasks JobComments to new GEHCJobComments;</w:t>
      </w:r>
    </w:p>
    <w:p w14:paraId="7DDDF090" w14:textId="77777777" w:rsidR="00EB4A62" w:rsidRDefault="00EB4A62" w:rsidP="00EB4A62">
      <w:pPr>
        <w:pStyle w:val="BodyText"/>
        <w:numPr>
          <w:ilvl w:val="2"/>
          <w:numId w:val="140"/>
        </w:numPr>
        <w:rPr>
          <w:lang w:val="en-US" w:bidi="he-IL"/>
        </w:rPr>
      </w:pPr>
      <w:r>
        <w:rPr>
          <w:lang w:val="en-US" w:bidi="he-IL"/>
        </w:rPr>
        <w:t>Update Main Task with Time Dependancies;</w:t>
      </w:r>
    </w:p>
    <w:p w14:paraId="2B217AD9" w14:textId="2230B3DC" w:rsidR="008B4911" w:rsidRPr="008B4911" w:rsidRDefault="008B4911">
      <w:pPr>
        <w:pStyle w:val="BodyText"/>
        <w:numPr>
          <w:ilvl w:val="2"/>
          <w:numId w:val="140"/>
        </w:numPr>
        <w:rPr>
          <w:lang w:val="en-US" w:bidi="he-IL"/>
        </w:rPr>
      </w:pPr>
      <w:r>
        <w:rPr>
          <w:lang w:val="en-US" w:bidi="he-IL"/>
        </w:rPr>
        <w:t>Update Main Task with Engineer Dependancies;</w:t>
      </w:r>
    </w:p>
    <w:p w14:paraId="4662BF7F" w14:textId="413AD659" w:rsidR="00EB4A62" w:rsidRDefault="00EB4A62" w:rsidP="00EB4A62">
      <w:pPr>
        <w:pStyle w:val="BodyText"/>
        <w:numPr>
          <w:ilvl w:val="1"/>
          <w:numId w:val="140"/>
        </w:numPr>
        <w:rPr>
          <w:lang w:val="en-US" w:bidi="he-IL"/>
        </w:rPr>
      </w:pPr>
      <w:r>
        <w:rPr>
          <w:lang w:val="en-US" w:bidi="he-IL"/>
        </w:rPr>
        <w:t xml:space="preserve">Operation </w:t>
      </w:r>
      <w:r w:rsidR="00D162B5">
        <w:rPr>
          <w:lang w:val="en-US" w:bidi="he-IL"/>
        </w:rPr>
        <w:t>3</w:t>
      </w:r>
      <w:r>
        <w:rPr>
          <w:lang w:val="en-US" w:bidi="he-IL"/>
        </w:rPr>
        <w:t>:</w:t>
      </w:r>
    </w:p>
    <w:p w14:paraId="5559364A" w14:textId="18BF8951" w:rsidR="00EB4A62" w:rsidRDefault="00EB4A62" w:rsidP="00EB4A62">
      <w:pPr>
        <w:pStyle w:val="BodyText"/>
        <w:numPr>
          <w:ilvl w:val="2"/>
          <w:numId w:val="140"/>
        </w:numPr>
        <w:rPr>
          <w:lang w:val="en-US" w:bidi="he-IL"/>
        </w:rPr>
      </w:pPr>
      <w:r>
        <w:rPr>
          <w:lang w:val="en-US" w:bidi="he-IL"/>
        </w:rPr>
        <w:t xml:space="preserve">Update </w:t>
      </w:r>
      <w:r w:rsidR="008B4911">
        <w:t xml:space="preserve">Secondary </w:t>
      </w:r>
      <w:r>
        <w:rPr>
          <w:lang w:val="en-US" w:bidi="he-IL"/>
        </w:rPr>
        <w:t>Tasks JobComments to new GEHCJobComments;</w:t>
      </w:r>
    </w:p>
    <w:p w14:paraId="4F4E0151" w14:textId="07EC00D0" w:rsidR="00E0188C" w:rsidRPr="003A41C1" w:rsidRDefault="00E0188C" w:rsidP="003A41C1">
      <w:pPr>
        <w:pStyle w:val="Heading4"/>
      </w:pPr>
      <w:r w:rsidRPr="003A41C1">
        <w:t>ProcessTaskEx</w:t>
      </w:r>
      <w:r>
        <w:t xml:space="preserve"> First</w:t>
      </w:r>
    </w:p>
    <w:tbl>
      <w:tblPr>
        <w:tblW w:w="0" w:type="auto"/>
        <w:tblLook w:val="04A0" w:firstRow="1" w:lastRow="0" w:firstColumn="1" w:lastColumn="0" w:noHBand="0" w:noVBand="1"/>
      </w:tblPr>
      <w:tblGrid>
        <w:gridCol w:w="10296"/>
      </w:tblGrid>
      <w:tr w:rsidR="00E0188C" w:rsidRPr="002B6EA9" w14:paraId="64BCF82A" w14:textId="77777777" w:rsidTr="00E0188C">
        <w:tc>
          <w:tcPr>
            <w:tcW w:w="10296" w:type="dxa"/>
          </w:tcPr>
          <w:p w14:paraId="5777E3AB" w14:textId="77777777" w:rsidR="002B6EA9" w:rsidRPr="002B6EA9" w:rsidRDefault="002B6EA9" w:rsidP="00B56DBD">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&lt;s:Envelope xmlns:s = "http://schemas.xmlsoap.org/soap/envelope/"&gt;</w:t>
            </w:r>
          </w:p>
          <w:p w14:paraId="2D660737" w14:textId="77777777" w:rsidR="002B6EA9" w:rsidRPr="002B6EA9" w:rsidRDefault="002B6EA9" w:rsidP="00B56DBD">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&lt;s:Header&gt;</w:t>
            </w:r>
          </w:p>
          <w:p w14:paraId="3E2F98A1" w14:textId="77777777" w:rsidR="002B6EA9" w:rsidRPr="002B6EA9" w:rsidRDefault="002B6EA9" w:rsidP="00B56DBD">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&lt;h:OptionalParameters</w:t>
            </w:r>
          </w:p>
          <w:p w14:paraId="42FF358D" w14:textId="77777777" w:rsidR="002B6EA9" w:rsidRPr="002B6EA9" w:rsidRDefault="002B6EA9" w:rsidP="00B56DBD">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xmlns:h = "http://www.clicksoftware.com/OptionalParameters"</w:t>
            </w:r>
          </w:p>
          <w:p w14:paraId="53B62CA0" w14:textId="77777777" w:rsidR="002B6EA9" w:rsidRPr="002B6EA9" w:rsidRDefault="002B6EA9" w:rsidP="00B56DBD">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lastRenderedPageBreak/>
              <w:t xml:space="preserve">            xmlns = "http://www.clicksoftware.com/OptionalParameters"</w:t>
            </w:r>
          </w:p>
          <w:p w14:paraId="0EDADE21" w14:textId="77777777" w:rsidR="002B6EA9" w:rsidRPr="002B6EA9" w:rsidRDefault="002B6EA9" w:rsidP="00B56DBD">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xmlns:xsi = "http://www.w3.org/2001/XMLSchema-instance"</w:t>
            </w:r>
          </w:p>
          <w:p w14:paraId="7D884FF5" w14:textId="77777777" w:rsidR="002B6EA9" w:rsidRPr="002B6EA9" w:rsidRDefault="002B6EA9" w:rsidP="00B56DBD">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xmlns:xsd = "http://www.w3.org/2001/XMLSchema"&gt;</w:t>
            </w:r>
          </w:p>
          <w:p w14:paraId="71705E24" w14:textId="77777777" w:rsidR="002B6EA9" w:rsidRPr="002B6EA9" w:rsidRDefault="002B6EA9" w:rsidP="00B56DBD">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&lt;CallerIdentity&gt;MUST&lt;/CallerIdentity&gt;</w:t>
            </w:r>
          </w:p>
          <w:p w14:paraId="7ED879E5" w14:textId="77777777" w:rsidR="002B6EA9" w:rsidRPr="002B6EA9" w:rsidRDefault="002B6EA9" w:rsidP="00B56DBD">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&lt;ErrorOnNonExistingDictionaries&gt;false&lt;/ErrorOnNonExistingDictionaries&gt;</w:t>
            </w:r>
          </w:p>
          <w:p w14:paraId="51C938E8" w14:textId="77777777" w:rsidR="002B6EA9" w:rsidRPr="002B6EA9" w:rsidRDefault="002B6EA9" w:rsidP="00B56DBD">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&lt;/h:OptionalParameters&gt;</w:t>
            </w:r>
          </w:p>
          <w:p w14:paraId="2F98F9B8" w14:textId="77777777" w:rsidR="002B6EA9" w:rsidRPr="002B6EA9" w:rsidRDefault="002B6EA9" w:rsidP="00B56DBD">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&lt;/s:Header&gt;</w:t>
            </w:r>
          </w:p>
          <w:p w14:paraId="1AB0CEBB" w14:textId="77777777" w:rsidR="002B6EA9" w:rsidRPr="002B6EA9" w:rsidRDefault="002B6EA9" w:rsidP="00B56DBD">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&lt;s:Body xmlns:xsi = "http://www.w3.org/2001/XMLSchema-instance" xmlns:xsd = "http://www.w3.org/2001/XMLSchema"&gt;</w:t>
            </w:r>
          </w:p>
          <w:p w14:paraId="0BF788F8" w14:textId="77777777" w:rsidR="002B6EA9" w:rsidRPr="002B6EA9" w:rsidRDefault="002B6EA9" w:rsidP="00B56DBD">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&lt;ProcessTaskEx xmlns = "http://www.clicksoftware.com"&gt;</w:t>
            </w:r>
          </w:p>
          <w:p w14:paraId="324E4BF1" w14:textId="77777777" w:rsidR="002B6EA9" w:rsidRPr="002B6EA9" w:rsidRDefault="002B6EA9" w:rsidP="00B56DBD">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&lt;Task&gt;</w:t>
            </w:r>
          </w:p>
          <w:p w14:paraId="00C418B9" w14:textId="7DFD2FFB" w:rsidR="002B6EA9" w:rsidRPr="002B6EA9" w:rsidRDefault="002B6EA9" w:rsidP="00B56DBD">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w:t>
            </w:r>
            <w:del w:id="927" w:author="Duncan Hardie" w:date="2014-04-15T10:26:00Z">
              <w:r w:rsidRPr="002B6EA9" w:rsidDel="00AA61B2">
                <w:rPr>
                  <w:rFonts w:ascii="Lucida Console" w:hAnsi="Lucida Console" w:cs="Lucida Console"/>
                  <w:sz w:val="17"/>
                  <w:szCs w:val="17"/>
                  <w:lang w:eastAsia="ja-JP"/>
                </w:rPr>
                <w:delText>&lt;CallID&gt;</w:delText>
              </w:r>
            </w:del>
            <w:ins w:id="928" w:author="Duncan Hardie" w:date="2014-04-15T10:26:00Z">
              <w:r w:rsidR="00AA61B2">
                <w:rPr>
                  <w:rFonts w:ascii="Lucida Console" w:hAnsi="Lucida Console" w:cs="Lucida Console"/>
                  <w:sz w:val="17"/>
                  <w:szCs w:val="17"/>
                  <w:lang w:eastAsia="ja-JP"/>
                </w:rPr>
                <w:t>&lt;CallID&gt;GB-</w:t>
              </w:r>
            </w:ins>
            <w:r w:rsidRPr="002B6EA9">
              <w:rPr>
                <w:rFonts w:ascii="Lucida Console" w:hAnsi="Lucida Console" w:cs="Lucida Console"/>
                <w:sz w:val="17"/>
                <w:szCs w:val="17"/>
                <w:lang w:eastAsia="ja-JP"/>
              </w:rPr>
              <w:t>A1234569</w:t>
            </w:r>
            <w:del w:id="929" w:author="Duncan Hardie" w:date="2014-04-15T10:26:00Z">
              <w:r w:rsidRPr="002B6EA9" w:rsidDel="00AA61B2">
                <w:rPr>
                  <w:rFonts w:ascii="Lucida Console" w:hAnsi="Lucida Console" w:cs="Lucida Console"/>
                  <w:sz w:val="17"/>
                  <w:szCs w:val="17"/>
                  <w:lang w:eastAsia="ja-JP"/>
                </w:rPr>
                <w:delText>&lt;/CallID&gt;</w:delText>
              </w:r>
            </w:del>
            <w:ins w:id="930" w:author="Duncan Hardie" w:date="2014-04-15T10:26:00Z">
              <w:r w:rsidR="00AA61B2">
                <w:rPr>
                  <w:rFonts w:ascii="Lucida Console" w:hAnsi="Lucida Console" w:cs="Lucida Console"/>
                  <w:sz w:val="17"/>
                  <w:szCs w:val="17"/>
                  <w:lang w:eastAsia="ja-JP"/>
                </w:rPr>
                <w:t>-1&lt;/CallID&gt;</w:t>
              </w:r>
            </w:ins>
          </w:p>
          <w:p w14:paraId="7DF51F36" w14:textId="77777777" w:rsidR="002B6EA9" w:rsidRPr="002B6EA9" w:rsidRDefault="002B6EA9" w:rsidP="00B56DBD">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&lt;Number&gt;1&lt;/Number&gt;</w:t>
            </w:r>
          </w:p>
          <w:p w14:paraId="3FBB48B0" w14:textId="77777777" w:rsidR="002B6EA9" w:rsidRPr="002B6EA9" w:rsidRDefault="002B6EA9" w:rsidP="00B56DBD">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&lt;DueDate&gt;2013-11-07T06:36:51.6853928-05:00&lt;/DueDate&gt;</w:t>
            </w:r>
          </w:p>
          <w:p w14:paraId="0EE066E0" w14:textId="77777777" w:rsidR="002B6EA9" w:rsidRPr="002B6EA9" w:rsidRDefault="002B6EA9" w:rsidP="00B56DBD">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&lt;Priority&gt;10&lt;/Priority&gt;</w:t>
            </w:r>
          </w:p>
          <w:p w14:paraId="13F46842" w14:textId="301FA9A4" w:rsidR="002B6EA9" w:rsidRPr="002B6EA9" w:rsidRDefault="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&lt;Customer&gt;Cristina Hardie&lt;/Customer&gt;</w:t>
            </w:r>
          </w:p>
          <w:p w14:paraId="225063E0" w14:textId="77777777" w:rsidR="002B6EA9" w:rsidRPr="002B6EA9" w:rsidRDefault="002B6EA9" w:rsidP="00B56DBD">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&lt;District&gt;</w:t>
            </w:r>
          </w:p>
          <w:p w14:paraId="01144F30" w14:textId="77777777" w:rsidR="002B6EA9" w:rsidRPr="002B6EA9" w:rsidRDefault="002B6EA9" w:rsidP="00B56DBD">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&lt;Name&gt;UK South&lt;/Name&gt;</w:t>
            </w:r>
          </w:p>
          <w:p w14:paraId="032E8A81" w14:textId="77777777" w:rsidR="002B6EA9" w:rsidRPr="002B6EA9" w:rsidRDefault="002B6EA9" w:rsidP="00B56DBD">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&lt;/District&gt;</w:t>
            </w:r>
          </w:p>
          <w:p w14:paraId="2B8434D5" w14:textId="77777777" w:rsidR="002B6EA9" w:rsidRPr="002B6EA9" w:rsidRDefault="002B6EA9" w:rsidP="00B56DBD">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&lt;Postcode&gt;TN25 5AB&lt;/Postcode&gt;</w:t>
            </w:r>
          </w:p>
          <w:p w14:paraId="09EB96AD" w14:textId="77777777" w:rsidR="002B6EA9" w:rsidRPr="002B6EA9" w:rsidRDefault="002B6EA9" w:rsidP="00B56DBD">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&lt;OpenDate&gt;2013-10-24T06:36:51.6853928-04:00&lt;/OpenDate&gt;</w:t>
            </w:r>
          </w:p>
          <w:p w14:paraId="2E001406" w14:textId="77777777" w:rsidR="002B6EA9" w:rsidRPr="002B6EA9" w:rsidRDefault="002B6EA9" w:rsidP="00B56DBD">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&lt;TaskType&gt;</w:t>
            </w:r>
          </w:p>
          <w:p w14:paraId="540CE99B" w14:textId="49BBC5C1" w:rsidR="002B6EA9" w:rsidRPr="002B6EA9" w:rsidRDefault="002B6EA9" w:rsidP="00B56DBD">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&lt;Name&gt;</w:t>
            </w:r>
            <w:r w:rsidR="00F438E4">
              <w:rPr>
                <w:rFonts w:ascii="Lucida Console" w:hAnsi="Lucida Console" w:cs="Lucida Console"/>
                <w:sz w:val="17"/>
                <w:szCs w:val="17"/>
                <w:lang w:eastAsia="ja-JP"/>
              </w:rPr>
              <w:t>Installation</w:t>
            </w:r>
            <w:r w:rsidRPr="002B6EA9">
              <w:rPr>
                <w:rFonts w:ascii="Lucida Console" w:hAnsi="Lucida Console" w:cs="Lucida Console"/>
                <w:sz w:val="17"/>
                <w:szCs w:val="17"/>
                <w:lang w:eastAsia="ja-JP"/>
              </w:rPr>
              <w:t>&lt;/Name&gt;</w:t>
            </w:r>
          </w:p>
          <w:p w14:paraId="0E6AC314" w14:textId="77777777" w:rsidR="002B6EA9" w:rsidRPr="002B6EA9" w:rsidRDefault="002B6EA9" w:rsidP="00B56DBD">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&lt;/TaskType&gt;</w:t>
            </w:r>
          </w:p>
          <w:p w14:paraId="30CA974E" w14:textId="77777777" w:rsidR="002B6EA9" w:rsidRPr="002B6EA9" w:rsidRDefault="002B6EA9" w:rsidP="00B56DBD">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&lt;Duration&gt;900&lt;/Duration&gt;</w:t>
            </w:r>
          </w:p>
          <w:p w14:paraId="671B5849" w14:textId="77777777" w:rsidR="002B6EA9" w:rsidRPr="002B6EA9" w:rsidRDefault="002B6EA9" w:rsidP="00B56DBD">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&lt;NumberOfRequiredEngineers&gt;1&lt;/NumberOfRequiredEngineers&gt;</w:t>
            </w:r>
          </w:p>
          <w:p w14:paraId="1F16D744" w14:textId="77777777" w:rsidR="002B6EA9" w:rsidRPr="002B6EA9" w:rsidRDefault="002B6EA9" w:rsidP="00B56DBD">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&lt;ContactPhoneNumber&gt;+447720449438&lt;/ContactPhoneNumber&gt;</w:t>
            </w:r>
          </w:p>
          <w:p w14:paraId="4A4D1103" w14:textId="77777777" w:rsidR="002B6EA9" w:rsidRPr="002B6EA9" w:rsidRDefault="002B6EA9" w:rsidP="00B56DBD">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&lt;Latitude&gt;51194268&lt;/Latitude&gt;</w:t>
            </w:r>
          </w:p>
          <w:p w14:paraId="09927A9B" w14:textId="77777777" w:rsidR="002B6EA9" w:rsidRPr="002B6EA9" w:rsidRDefault="002B6EA9" w:rsidP="00B56DBD">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&lt;Longitude&gt;918754&lt;/Longitude&gt;</w:t>
            </w:r>
          </w:p>
          <w:p w14:paraId="53764FF8" w14:textId="77777777" w:rsidR="002B6EA9" w:rsidRPr="002B6EA9" w:rsidRDefault="002B6EA9" w:rsidP="00B56DBD">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&lt;Street&gt;Kent&lt;/Street&gt;</w:t>
            </w:r>
          </w:p>
          <w:p w14:paraId="7CE6B7C1" w14:textId="77777777" w:rsidR="002B6EA9" w:rsidRPr="002B6EA9" w:rsidRDefault="002B6EA9" w:rsidP="00B56DBD">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&lt;City&gt;Ashford&lt;/City&gt;</w:t>
            </w:r>
          </w:p>
          <w:p w14:paraId="3A245F13" w14:textId="77777777" w:rsidR="002B6EA9" w:rsidRPr="002B6EA9" w:rsidRDefault="002B6EA9" w:rsidP="00B56DBD">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&lt;CountryID&gt;</w:t>
            </w:r>
          </w:p>
          <w:p w14:paraId="20602E67" w14:textId="77777777" w:rsidR="002B6EA9" w:rsidRPr="002B6EA9" w:rsidRDefault="002B6EA9" w:rsidP="00B56DBD">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&lt;Name&gt;UNITED KINGDOM&lt;/Name&gt;</w:t>
            </w:r>
          </w:p>
          <w:p w14:paraId="24E0D85F" w14:textId="77777777" w:rsidR="002B6EA9" w:rsidRPr="002B6EA9" w:rsidRDefault="002B6EA9" w:rsidP="00B56DBD">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&lt;/CountryID&gt;</w:t>
            </w:r>
          </w:p>
          <w:p w14:paraId="60D97BC4" w14:textId="77777777" w:rsidR="002B6EA9" w:rsidRPr="002B6EA9" w:rsidRDefault="002B6EA9" w:rsidP="00B56DBD">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&lt;CustomerEmail&gt;dhardie@gmail.com&lt;/CustomerEmail&gt;</w:t>
            </w:r>
          </w:p>
          <w:p w14:paraId="126E0471" w14:textId="77777777" w:rsidR="002B6EA9" w:rsidRPr="002B6EA9" w:rsidRDefault="002B6EA9" w:rsidP="00B56DBD">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&lt;TaskSubType&gt;</w:t>
            </w:r>
          </w:p>
          <w:p w14:paraId="21AD2EA8" w14:textId="77777777" w:rsidR="002B6EA9" w:rsidRPr="002B6EA9" w:rsidRDefault="002B6EA9" w:rsidP="00B56DBD">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&lt;Name&gt;MRI&lt;/Name&gt;</w:t>
            </w:r>
          </w:p>
          <w:p w14:paraId="0BE3A113" w14:textId="77777777" w:rsidR="002B6EA9" w:rsidRPr="002B6EA9" w:rsidRDefault="002B6EA9" w:rsidP="00B56DBD">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&lt;/TaskSubType&gt;</w:t>
            </w:r>
          </w:p>
          <w:p w14:paraId="36A718AA" w14:textId="676E14DD" w:rsidR="002B6EA9" w:rsidRPr="002B6EA9" w:rsidRDefault="002B6EA9" w:rsidP="00B56DBD">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w:t>
            </w:r>
            <w:del w:id="931" w:author="Duncan Hardie" w:date="2014-04-15T10:28:00Z">
              <w:r w:rsidRPr="002B6EA9" w:rsidDel="00AA61B2">
                <w:rPr>
                  <w:rFonts w:ascii="Lucida Console" w:hAnsi="Lucida Console" w:cs="Lucida Console"/>
                  <w:sz w:val="17"/>
                  <w:szCs w:val="17"/>
                  <w:lang w:eastAsia="ja-JP"/>
                </w:rPr>
                <w:delText>&lt;TaskID&gt;FR-A1234569_D4</w:delText>
              </w:r>
            </w:del>
            <w:ins w:id="932" w:author="Duncan Hardie" w:date="2014-04-15T10:28:00Z">
              <w:r w:rsidR="00AA61B2">
                <w:rPr>
                  <w:rFonts w:ascii="Lucida Console" w:hAnsi="Lucida Console" w:cs="Lucida Console"/>
                  <w:sz w:val="17"/>
                  <w:szCs w:val="17"/>
                  <w:lang w:eastAsia="ja-JP"/>
                </w:rPr>
                <w:t>&lt;TaskID&gt;FR-A1234569-1_D4</w:t>
              </w:r>
            </w:ins>
            <w:r w:rsidRPr="002B6EA9">
              <w:rPr>
                <w:rFonts w:ascii="Lucida Console" w:hAnsi="Lucida Console" w:cs="Lucida Console"/>
                <w:sz w:val="17"/>
                <w:szCs w:val="17"/>
                <w:lang w:eastAsia="ja-JP"/>
              </w:rPr>
              <w:t>_20131024T063651&lt;/TaskID&gt;</w:t>
            </w:r>
          </w:p>
          <w:p w14:paraId="436A0587" w14:textId="77777777" w:rsidR="002B6EA9" w:rsidRPr="002B6EA9" w:rsidRDefault="002B6EA9" w:rsidP="00B56DBD">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&lt;MUSTJobNumber&gt;A1234569&lt;/MUSTJobNumber&gt;</w:t>
            </w:r>
          </w:p>
          <w:p w14:paraId="5562E8BA" w14:textId="77777777" w:rsidR="002B6EA9" w:rsidRPr="002B6EA9" w:rsidRDefault="002B6EA9" w:rsidP="00B56DBD">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&lt;SystemID&gt;</w:t>
            </w:r>
          </w:p>
          <w:p w14:paraId="4E871BDC" w14:textId="77777777" w:rsidR="002B6EA9" w:rsidRPr="002B6EA9" w:rsidRDefault="002B6EA9" w:rsidP="00B56DBD">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&lt;ID&gt;DARK1&lt;/ID&gt;</w:t>
            </w:r>
          </w:p>
          <w:p w14:paraId="30449D2A" w14:textId="77777777" w:rsidR="002B6EA9" w:rsidRPr="002B6EA9" w:rsidRDefault="002B6EA9" w:rsidP="00B56DBD">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&lt;/SystemID&gt;</w:t>
            </w:r>
          </w:p>
          <w:p w14:paraId="28C1A130" w14:textId="4F05AA97" w:rsidR="002B6EA9" w:rsidRPr="002B6EA9" w:rsidRDefault="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&lt;IsSafety&gt;false&lt;/IsSafety&gt;</w:t>
            </w:r>
          </w:p>
          <w:p w14:paraId="27517219" w14:textId="77777777" w:rsidR="002B6EA9" w:rsidRPr="002B6EA9" w:rsidRDefault="002B6EA9" w:rsidP="00B56DBD">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&lt;CustomerExpectation&gt;The Customer Expectation&lt;/CustomerExpectation&gt;</w:t>
            </w:r>
          </w:p>
          <w:p w14:paraId="7A9303BE" w14:textId="77777777" w:rsidR="002B6EA9" w:rsidRPr="002B6EA9" w:rsidRDefault="002B6EA9" w:rsidP="00B56DBD">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&lt;UseDistrictCalendar&gt;false&lt;/UseDistrictCalendar&gt;</w:t>
            </w:r>
          </w:p>
          <w:p w14:paraId="750387FB" w14:textId="77777777" w:rsidR="002B6EA9" w:rsidRPr="002B6EA9" w:rsidRDefault="002B6EA9" w:rsidP="00B56DBD">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&lt;ContractOfferingFamily&gt;Gold&lt;/ContractOfferingFamily&gt;</w:t>
            </w:r>
          </w:p>
          <w:p w14:paraId="2384A10C" w14:textId="276E4D2E" w:rsidR="002B6EA9" w:rsidRPr="002B6EA9" w:rsidRDefault="002B6EA9" w:rsidP="00B56DBD">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&lt;PreferredFSEs&gt;</w:t>
            </w:r>
            <w:r w:rsidR="00390FE9">
              <w:rPr>
                <w:rFonts w:ascii="Lucida Console" w:hAnsi="Lucida Console" w:cs="Lucida Console"/>
                <w:sz w:val="17"/>
                <w:szCs w:val="17"/>
                <w:lang w:eastAsia="ja-JP"/>
              </w:rPr>
              <w:t>FHollande</w:t>
            </w:r>
            <w:r w:rsidRPr="002B6EA9">
              <w:rPr>
                <w:rFonts w:ascii="Lucida Console" w:hAnsi="Lucida Console" w:cs="Lucida Console"/>
                <w:sz w:val="17"/>
                <w:szCs w:val="17"/>
                <w:lang w:eastAsia="ja-JP"/>
              </w:rPr>
              <w:t>;Nicolas Sarkozy&lt;/PreferredFSEs&gt;</w:t>
            </w:r>
          </w:p>
          <w:p w14:paraId="3222FC63" w14:textId="6F0A67AF" w:rsidR="002B6EA9" w:rsidRPr="002B6EA9" w:rsidRDefault="002B6EA9" w:rsidP="00B56DBD">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&lt;ExcludedFSEs&gt;</w:t>
            </w:r>
            <w:r w:rsidR="00390FE9">
              <w:rPr>
                <w:rFonts w:ascii="Lucida Console" w:hAnsi="Lucida Console" w:cs="Lucida Console"/>
                <w:sz w:val="17"/>
                <w:szCs w:val="17"/>
                <w:lang w:eastAsia="ja-JP"/>
              </w:rPr>
              <w:t>JChirac</w:t>
            </w:r>
            <w:r w:rsidRPr="002B6EA9">
              <w:rPr>
                <w:rFonts w:ascii="Lucida Console" w:hAnsi="Lucida Console" w:cs="Lucida Console"/>
                <w:sz w:val="17"/>
                <w:szCs w:val="17"/>
                <w:lang w:eastAsia="ja-JP"/>
              </w:rPr>
              <w:t>;</w:t>
            </w:r>
            <w:r w:rsidR="00390FE9">
              <w:rPr>
                <w:rFonts w:ascii="Lucida Console" w:hAnsi="Lucida Console" w:cs="Lucida Console"/>
                <w:sz w:val="17"/>
                <w:szCs w:val="17"/>
                <w:lang w:eastAsia="ja-JP"/>
              </w:rPr>
              <w:t>FMitterrand</w:t>
            </w:r>
            <w:r w:rsidRPr="002B6EA9">
              <w:rPr>
                <w:rFonts w:ascii="Lucida Console" w:hAnsi="Lucida Console" w:cs="Lucida Console"/>
                <w:sz w:val="17"/>
                <w:szCs w:val="17"/>
                <w:lang w:eastAsia="ja-JP"/>
              </w:rPr>
              <w:t>;</w:t>
            </w:r>
            <w:r w:rsidR="00390FE9">
              <w:rPr>
                <w:rFonts w:ascii="Lucida Console" w:hAnsi="Lucida Console" w:cs="Lucida Console"/>
                <w:sz w:val="17"/>
                <w:szCs w:val="17"/>
                <w:lang w:eastAsia="ja-JP"/>
              </w:rPr>
              <w:t>Vd’Estaing</w:t>
            </w:r>
            <w:r w:rsidRPr="002B6EA9">
              <w:rPr>
                <w:rFonts w:ascii="Lucida Console" w:hAnsi="Lucida Console" w:cs="Lucida Console"/>
                <w:sz w:val="17"/>
                <w:szCs w:val="17"/>
                <w:lang w:eastAsia="ja-JP"/>
              </w:rPr>
              <w:t>&lt;/ExcludedFSEs&gt;</w:t>
            </w:r>
          </w:p>
          <w:p w14:paraId="03393032" w14:textId="7D388F32" w:rsidR="002B6EA9" w:rsidRPr="002B6EA9" w:rsidRDefault="002B6EA9" w:rsidP="00B56DBD">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&lt;RequiredFSEs&gt;</w:t>
            </w:r>
            <w:r w:rsidR="00390FE9">
              <w:rPr>
                <w:rFonts w:ascii="Lucida Console" w:hAnsi="Lucida Console" w:cs="Lucida Console"/>
                <w:sz w:val="17"/>
                <w:szCs w:val="17"/>
                <w:lang w:eastAsia="ja-JP"/>
              </w:rPr>
              <w:t>FHollande</w:t>
            </w:r>
            <w:r w:rsidRPr="002B6EA9">
              <w:rPr>
                <w:rFonts w:ascii="Lucida Console" w:hAnsi="Lucida Console" w:cs="Lucida Console"/>
                <w:sz w:val="17"/>
                <w:szCs w:val="17"/>
                <w:lang w:eastAsia="ja-JP"/>
              </w:rPr>
              <w:t>&lt;/RequiredFSEs&gt;</w:t>
            </w:r>
          </w:p>
          <w:p w14:paraId="43FA938E" w14:textId="77777777" w:rsidR="002B6EA9" w:rsidRPr="002B6EA9" w:rsidRDefault="002B6EA9" w:rsidP="00B56DBD">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lastRenderedPageBreak/>
              <w:t xml:space="preserve">                &lt;SkillLevel&gt;1&lt;/SkillLevel&gt;</w:t>
            </w:r>
          </w:p>
          <w:p w14:paraId="7EFB7A90" w14:textId="77777777" w:rsidR="002B6EA9" w:rsidRPr="002B6EA9" w:rsidRDefault="002B6EA9" w:rsidP="00B56DBD">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&lt;OwnerName&gt;Charles de Gaulle&lt;/OwnerName&gt;</w:t>
            </w:r>
          </w:p>
          <w:p w14:paraId="1099DE33" w14:textId="77777777" w:rsidR="002B6EA9" w:rsidRPr="002B6EA9" w:rsidRDefault="002B6EA9" w:rsidP="00B56DBD">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&lt;OwnerSSO&gt;Charles de Gaulle&lt;/OwnerSSO&gt;</w:t>
            </w:r>
          </w:p>
          <w:p w14:paraId="79EE15FA" w14:textId="77777777" w:rsidR="002B6EA9" w:rsidRPr="002B6EA9" w:rsidRDefault="002B6EA9" w:rsidP="00B56DBD">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&lt;CRMSystemName&gt;</w:t>
            </w:r>
          </w:p>
          <w:p w14:paraId="3DCE14A7" w14:textId="77777777" w:rsidR="002B6EA9" w:rsidRPr="002B6EA9" w:rsidRDefault="002B6EA9" w:rsidP="00B56DBD">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&lt;Name&gt;MUST&lt;/Name&gt;</w:t>
            </w:r>
          </w:p>
          <w:p w14:paraId="25FB15D3" w14:textId="77777777" w:rsidR="002B6EA9" w:rsidRPr="002B6EA9" w:rsidRDefault="002B6EA9" w:rsidP="00B56DBD">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&lt;/CRMSystemName&gt;</w:t>
            </w:r>
          </w:p>
          <w:p w14:paraId="2C80FA3F" w14:textId="77777777" w:rsidR="002B6EA9" w:rsidRPr="002B6EA9" w:rsidRDefault="002B6EA9" w:rsidP="00B56DBD">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&lt;PartDeliveryType&gt;In the back of a van&lt;/PartDeliveryType&gt;</w:t>
            </w:r>
          </w:p>
          <w:p w14:paraId="6B0D1E5F" w14:textId="77777777" w:rsidR="002B6EA9" w:rsidRPr="002B6EA9" w:rsidRDefault="002B6EA9" w:rsidP="00B56DBD">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&lt;PartComment&gt;Bend your knees when you pick it up, its heavy!&lt;/PartComment&gt;</w:t>
            </w:r>
          </w:p>
          <w:p w14:paraId="71531A65" w14:textId="77777777" w:rsidR="002B6EA9" w:rsidRPr="002B6EA9" w:rsidRDefault="002B6EA9" w:rsidP="00B56DBD">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&lt;PartEstimatedDeliveryDate&gt;2013-10-24T06:36:51.6853928-04:00&lt;/PartEstimatedDeliveryDate&gt;</w:t>
            </w:r>
          </w:p>
          <w:p w14:paraId="1C288683" w14:textId="77777777" w:rsidR="002B6EA9" w:rsidRPr="002B6EA9" w:rsidRDefault="002B6EA9" w:rsidP="00B56DBD">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&lt;ReactivationDate&gt;2013-10-24T06:36:51.6853928-04:00&lt;/ReactivationDate&gt;</w:t>
            </w:r>
          </w:p>
          <w:p w14:paraId="59BCFFC4" w14:textId="77777777" w:rsidR="002B6EA9" w:rsidRPr="002B6EA9" w:rsidRDefault="002B6EA9" w:rsidP="00B56DBD">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&lt;MacroVersion&gt;MacroVersion001&lt;/MacroVersion&gt;</w:t>
            </w:r>
          </w:p>
          <w:p w14:paraId="42ACFA8A" w14:textId="7DDA5D48" w:rsidR="002B6EA9" w:rsidRDefault="002B6EA9" w:rsidP="00B56DBD">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&lt;TaskLanguages&gt;</w:t>
            </w:r>
            <w:r w:rsidR="009C47AD">
              <w:rPr>
                <w:rFonts w:ascii="Lucida Console" w:hAnsi="Lucida Console" w:cs="Lucida Console"/>
                <w:sz w:val="17"/>
                <w:szCs w:val="17"/>
                <w:lang w:eastAsia="ja-JP"/>
              </w:rPr>
              <w:t>English;French</w:t>
            </w:r>
            <w:r w:rsidRPr="002B6EA9">
              <w:rPr>
                <w:rFonts w:ascii="Lucida Console" w:hAnsi="Lucida Console" w:cs="Lucida Console"/>
                <w:sz w:val="17"/>
                <w:szCs w:val="17"/>
                <w:lang w:eastAsia="ja-JP"/>
              </w:rPr>
              <w:t>&lt;/TaskLanguages&gt;</w:t>
            </w:r>
          </w:p>
          <w:p w14:paraId="58D1CB52" w14:textId="45B39C28" w:rsidR="00F94DFF" w:rsidRPr="002B6EA9" w:rsidRDefault="00F94DFF" w:rsidP="00B56DBD">
            <w:pPr>
              <w:autoSpaceDE w:val="0"/>
              <w:autoSpaceDN w:val="0"/>
              <w:adjustRightInd w:val="0"/>
              <w:spacing w:line="360" w:lineRule="auto"/>
              <w:rPr>
                <w:rFonts w:ascii="Lucida Console" w:hAnsi="Lucida Console" w:cs="Lucida Console"/>
                <w:sz w:val="17"/>
                <w:szCs w:val="17"/>
                <w:lang w:eastAsia="ja-JP" w:bidi="ar-SA"/>
              </w:rPr>
            </w:pPr>
            <w:r w:rsidRPr="00116F07">
              <w:rPr>
                <w:rFonts w:ascii="Lucida Console" w:hAnsi="Lucida Console" w:cs="Lucida Console"/>
                <w:sz w:val="17"/>
                <w:szCs w:val="17"/>
                <w:lang w:eastAsia="ja-JP" w:bidi="ar-SA"/>
              </w:rPr>
              <w:t xml:space="preserve">                &lt;IsMST&gt;</w:t>
            </w:r>
            <w:r>
              <w:rPr>
                <w:rFonts w:ascii="Lucida Console" w:hAnsi="Lucida Console" w:cs="Lucida Console"/>
                <w:sz w:val="17"/>
                <w:szCs w:val="17"/>
                <w:lang w:eastAsia="ja-JP" w:bidi="ar-SA"/>
              </w:rPr>
              <w:t>true</w:t>
            </w:r>
            <w:r w:rsidRPr="00116F07">
              <w:rPr>
                <w:rFonts w:ascii="Lucida Console" w:hAnsi="Lucida Console" w:cs="Lucida Console"/>
                <w:sz w:val="17"/>
                <w:szCs w:val="17"/>
                <w:lang w:eastAsia="ja-JP" w:bidi="ar-SA"/>
              </w:rPr>
              <w:t>&lt;/IsMST&gt;</w:t>
            </w:r>
          </w:p>
          <w:p w14:paraId="01144F09" w14:textId="77777777" w:rsidR="002B6EA9" w:rsidRPr="002B6EA9" w:rsidRDefault="002B6EA9" w:rsidP="00B56DBD">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&lt;/Task&gt;</w:t>
            </w:r>
          </w:p>
          <w:p w14:paraId="0328CA04" w14:textId="77777777" w:rsidR="002B6EA9" w:rsidRPr="002B6EA9" w:rsidRDefault="002B6EA9" w:rsidP="00B56DBD">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&lt;ReturnAssignment&gt;true&lt;/ReturnAssignment&gt;</w:t>
            </w:r>
          </w:p>
          <w:p w14:paraId="4EDAA257" w14:textId="77777777" w:rsidR="002B6EA9" w:rsidRPr="002B6EA9" w:rsidRDefault="002B6EA9" w:rsidP="00B56DBD">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&lt;TaskRequestedProperties&gt;</w:t>
            </w:r>
          </w:p>
          <w:p w14:paraId="3492D35C" w14:textId="77777777" w:rsidR="002B6EA9" w:rsidRPr="002B6EA9" w:rsidRDefault="002B6EA9" w:rsidP="00B56DBD">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&lt;Item&gt;Key&lt;/Item&gt;</w:t>
            </w:r>
          </w:p>
          <w:p w14:paraId="7FC3434A" w14:textId="77777777" w:rsidR="002B6EA9" w:rsidRPr="002B6EA9" w:rsidRDefault="002B6EA9" w:rsidP="00B56DBD">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&lt;Item&gt;CallID&lt;/Item&gt;</w:t>
            </w:r>
          </w:p>
          <w:p w14:paraId="00F96A0B" w14:textId="77777777" w:rsidR="002B6EA9" w:rsidRPr="002B6EA9" w:rsidRDefault="002B6EA9" w:rsidP="00B56DBD">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&lt;Item&gt;Number&lt;/Item&gt;</w:t>
            </w:r>
          </w:p>
          <w:p w14:paraId="7B65DAB8" w14:textId="77777777" w:rsidR="002B6EA9" w:rsidRPr="002B6EA9" w:rsidRDefault="002B6EA9" w:rsidP="00B56DBD">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&lt;Item&gt;TaskID&lt;/Item&gt;</w:t>
            </w:r>
          </w:p>
          <w:p w14:paraId="0D84C3ED" w14:textId="77777777" w:rsidR="002B6EA9" w:rsidRPr="002B6EA9" w:rsidRDefault="002B6EA9" w:rsidP="00B56DBD">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&lt;Item&gt;MUSTJobNumber&lt;/Item&gt;</w:t>
            </w:r>
          </w:p>
          <w:p w14:paraId="395D1C83" w14:textId="77777777" w:rsidR="002B6EA9" w:rsidRPr="002B6EA9" w:rsidRDefault="002B6EA9" w:rsidP="00B56DBD">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&lt;/TaskRequestedProperties&gt;</w:t>
            </w:r>
          </w:p>
          <w:p w14:paraId="441B9705" w14:textId="77777777" w:rsidR="002B6EA9" w:rsidRPr="002B6EA9" w:rsidRDefault="002B6EA9" w:rsidP="00B56DBD">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&lt;AssignmentRequestedProperties&gt;</w:t>
            </w:r>
          </w:p>
          <w:p w14:paraId="717D74F4" w14:textId="77777777" w:rsidR="002B6EA9" w:rsidRPr="002B6EA9" w:rsidRDefault="002B6EA9" w:rsidP="00B56DBD">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&lt;Item&gt;Key&lt;/Item&gt;</w:t>
            </w:r>
          </w:p>
          <w:p w14:paraId="74FCA22F" w14:textId="77777777" w:rsidR="002B6EA9" w:rsidRPr="002B6EA9" w:rsidRDefault="002B6EA9" w:rsidP="00B56DBD">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&lt;Item&gt;Start&lt;/Item&gt;</w:t>
            </w:r>
          </w:p>
          <w:p w14:paraId="1AE6D47F" w14:textId="77777777" w:rsidR="002B6EA9" w:rsidRPr="002B6EA9" w:rsidRDefault="002B6EA9" w:rsidP="00B56DBD">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&lt;Item&gt;Finish&lt;/Item&gt;</w:t>
            </w:r>
          </w:p>
          <w:p w14:paraId="2472C383" w14:textId="77777777" w:rsidR="002B6EA9" w:rsidRPr="002B6EA9" w:rsidRDefault="002B6EA9" w:rsidP="00B56DBD">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&lt;/AssignmentRequestedProperties&gt;</w:t>
            </w:r>
          </w:p>
          <w:p w14:paraId="61C334FB" w14:textId="77777777" w:rsidR="002B6EA9" w:rsidRPr="002B6EA9" w:rsidRDefault="002B6EA9" w:rsidP="00B56DBD">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&lt;ReturnSchedulingError&gt;false&lt;/ReturnSchedulingError&gt;</w:t>
            </w:r>
          </w:p>
          <w:p w14:paraId="18D46A76" w14:textId="77777777" w:rsidR="002B6EA9" w:rsidRPr="002B6EA9" w:rsidRDefault="002B6EA9" w:rsidP="00B56DBD">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&lt;/ProcessTaskEx&gt;</w:t>
            </w:r>
          </w:p>
          <w:p w14:paraId="2804EC36" w14:textId="77777777" w:rsidR="002B6EA9" w:rsidRPr="002B6EA9" w:rsidRDefault="002B6EA9" w:rsidP="00B56DBD">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&lt;/s:Body&gt;</w:t>
            </w:r>
          </w:p>
          <w:p w14:paraId="04A5B928" w14:textId="2ED6DA4D" w:rsidR="00E0188C" w:rsidRPr="003A41C1" w:rsidRDefault="002B6EA9" w:rsidP="00B56DBD">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&lt;/s:Envelope&gt;</w:t>
            </w:r>
          </w:p>
        </w:tc>
      </w:tr>
    </w:tbl>
    <w:p w14:paraId="4465EC23" w14:textId="2B06B525" w:rsidR="00E0188C" w:rsidRDefault="003A5E9A" w:rsidP="00E0188C">
      <w:pPr>
        <w:pStyle w:val="Heading4"/>
      </w:pPr>
      <w:r>
        <w:rPr>
          <w:color w:val="984806" w:themeColor="accent6" w:themeShade="80"/>
        </w:rPr>
        <w:lastRenderedPageBreak/>
        <w:br w:type="page"/>
      </w:r>
      <w:r w:rsidR="00E0188C" w:rsidRPr="00532B74">
        <w:lastRenderedPageBreak/>
        <w:t>ProcessTaskEx</w:t>
      </w:r>
      <w:r w:rsidR="00E0188C">
        <w:t xml:space="preserve"> Second</w:t>
      </w:r>
    </w:p>
    <w:tbl>
      <w:tblPr>
        <w:tblW w:w="0" w:type="auto"/>
        <w:tblInd w:w="432" w:type="dxa"/>
        <w:tblLook w:val="04A0" w:firstRow="1" w:lastRow="0" w:firstColumn="1" w:lastColumn="0" w:noHBand="0" w:noVBand="1"/>
      </w:tblPr>
      <w:tblGrid>
        <w:gridCol w:w="9864"/>
      </w:tblGrid>
      <w:tr w:rsidR="00E0188C" w:rsidRPr="00E0188C" w14:paraId="5DBE6B68" w14:textId="77777777" w:rsidTr="00E0188C">
        <w:tc>
          <w:tcPr>
            <w:tcW w:w="10296" w:type="dxa"/>
          </w:tcPr>
          <w:p w14:paraId="16423877"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&lt;s:Envelope xmlns:s = "http://schemas.xmlsoap.org/soap/envelope/"&gt;</w:t>
            </w:r>
          </w:p>
          <w:p w14:paraId="057CE1C2"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&lt;s:Header&gt;</w:t>
            </w:r>
          </w:p>
          <w:p w14:paraId="22ED8F9E"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&lt;h:OptionalParameters</w:t>
            </w:r>
          </w:p>
          <w:p w14:paraId="0EAB6676"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xmlns:h = "http://www.clicksoftware.com/OptionalParameters"</w:t>
            </w:r>
          </w:p>
          <w:p w14:paraId="608669F9"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xmlns = "http://www.clicksoftware.com/OptionalParameters"</w:t>
            </w:r>
          </w:p>
          <w:p w14:paraId="1F9C5CA3"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xmlns:xsi = "http://www.w3.org/2001/XMLSchema-instance"</w:t>
            </w:r>
          </w:p>
          <w:p w14:paraId="4C9A9143"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xmlns:xsd = "http://www.w3.org/2001/XMLSchema"&gt;</w:t>
            </w:r>
          </w:p>
          <w:p w14:paraId="60C38C15"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&lt;CallerIdentity&gt;MUST&lt;/CallerIdentity&gt;</w:t>
            </w:r>
          </w:p>
          <w:p w14:paraId="48E1EC2D"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&lt;ErrorOnNonExistingDictionaries&gt;false&lt;/ErrorOnNonExistingDictionaries&gt;</w:t>
            </w:r>
          </w:p>
          <w:p w14:paraId="1E2E5F6E"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&lt;/h:OptionalParameters&gt;</w:t>
            </w:r>
          </w:p>
          <w:p w14:paraId="740FB3B5"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&lt;/s:Header&gt;</w:t>
            </w:r>
          </w:p>
          <w:p w14:paraId="196E222A"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&lt;s:Body xmlns:xsi = "http://www.w3.org/2001/XMLSchema-instance" xmlns:xsd = "http://www.w3.org/2001/XMLSchema"&gt;</w:t>
            </w:r>
          </w:p>
          <w:p w14:paraId="31215F07"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&lt;ProcessTaskEx xmlns = "http://www.clicksoftware.com"&gt;</w:t>
            </w:r>
          </w:p>
          <w:p w14:paraId="68476B1A"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&lt;Task&gt;</w:t>
            </w:r>
          </w:p>
          <w:p w14:paraId="16E4C34D" w14:textId="752699AE"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w:t>
            </w:r>
            <w:del w:id="933" w:author="Duncan Hardie" w:date="2014-04-15T10:26:00Z">
              <w:r w:rsidRPr="002B6EA9" w:rsidDel="00AA61B2">
                <w:rPr>
                  <w:rFonts w:ascii="Lucida Console" w:hAnsi="Lucida Console" w:cs="Lucida Console"/>
                  <w:sz w:val="17"/>
                  <w:szCs w:val="17"/>
                  <w:lang w:eastAsia="ja-JP"/>
                </w:rPr>
                <w:delText>&lt;CallID&gt;</w:delText>
              </w:r>
            </w:del>
            <w:ins w:id="934" w:author="Duncan Hardie" w:date="2014-04-15T10:26:00Z">
              <w:r w:rsidR="00AA61B2">
                <w:rPr>
                  <w:rFonts w:ascii="Lucida Console" w:hAnsi="Lucida Console" w:cs="Lucida Console"/>
                  <w:sz w:val="17"/>
                  <w:szCs w:val="17"/>
                  <w:lang w:eastAsia="ja-JP"/>
                </w:rPr>
                <w:t>&lt;CallID&gt;GB-</w:t>
              </w:r>
            </w:ins>
            <w:r w:rsidRPr="002B6EA9">
              <w:rPr>
                <w:rFonts w:ascii="Lucida Console" w:hAnsi="Lucida Console" w:cs="Lucida Console"/>
                <w:sz w:val="17"/>
                <w:szCs w:val="17"/>
                <w:lang w:eastAsia="ja-JP"/>
              </w:rPr>
              <w:t>A1234569</w:t>
            </w:r>
            <w:del w:id="935" w:author="Duncan Hardie" w:date="2014-04-15T10:26:00Z">
              <w:r w:rsidRPr="002B6EA9" w:rsidDel="00AA61B2">
                <w:rPr>
                  <w:rFonts w:ascii="Lucida Console" w:hAnsi="Lucida Console" w:cs="Lucida Console"/>
                  <w:sz w:val="17"/>
                  <w:szCs w:val="17"/>
                  <w:lang w:eastAsia="ja-JP"/>
                </w:rPr>
                <w:delText>&lt;/CallID&gt;</w:delText>
              </w:r>
            </w:del>
            <w:ins w:id="936" w:author="Duncan Hardie" w:date="2014-04-15T10:26:00Z">
              <w:r w:rsidR="00AA61B2">
                <w:rPr>
                  <w:rFonts w:ascii="Lucida Console" w:hAnsi="Lucida Console" w:cs="Lucida Console"/>
                  <w:sz w:val="17"/>
                  <w:szCs w:val="17"/>
                  <w:lang w:eastAsia="ja-JP"/>
                </w:rPr>
                <w:t>-1&lt;/CallID&gt;</w:t>
              </w:r>
            </w:ins>
          </w:p>
          <w:p w14:paraId="6125284D"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&lt;Number&gt;2&lt;/Number&gt;</w:t>
            </w:r>
          </w:p>
          <w:p w14:paraId="69880F2D"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&lt;DueDate&gt;2013-11-07T06:36:51.6853928-05:00&lt;/DueDate&gt;</w:t>
            </w:r>
          </w:p>
          <w:p w14:paraId="23BB1F32"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&lt;Priority&gt;10&lt;/Priority&gt;</w:t>
            </w:r>
          </w:p>
          <w:p w14:paraId="75496067" w14:textId="35686B4F" w:rsidR="002B6EA9" w:rsidRPr="002B6EA9" w:rsidRDefault="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&lt;Customer&gt;Cristina Hardie&lt;/Customer&gt;</w:t>
            </w:r>
          </w:p>
          <w:p w14:paraId="1B045877"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&lt;District&gt;</w:t>
            </w:r>
          </w:p>
          <w:p w14:paraId="10C28940"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&lt;Name&gt;UK South&lt;/Name&gt;</w:t>
            </w:r>
          </w:p>
          <w:p w14:paraId="121822B0"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&lt;/District&gt;</w:t>
            </w:r>
          </w:p>
          <w:p w14:paraId="42F76386"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&lt;Postcode&gt;TN25 5AB&lt;/Postcode&gt;</w:t>
            </w:r>
          </w:p>
          <w:p w14:paraId="27B1DE41"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&lt;OpenDate&gt;2013-10-24T06:36:51.6853928-04:00&lt;/OpenDate&gt;</w:t>
            </w:r>
          </w:p>
          <w:p w14:paraId="6DA81D88"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&lt;TaskType&gt;</w:t>
            </w:r>
          </w:p>
          <w:p w14:paraId="6581D3E7" w14:textId="01E977DD"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&lt;Name&gt;</w:t>
            </w:r>
            <w:r w:rsidR="00F438E4">
              <w:rPr>
                <w:rFonts w:ascii="Lucida Console" w:hAnsi="Lucida Console" w:cs="Lucida Console"/>
                <w:sz w:val="17"/>
                <w:szCs w:val="17"/>
                <w:lang w:eastAsia="ja-JP"/>
              </w:rPr>
              <w:t>Installation</w:t>
            </w:r>
            <w:r w:rsidRPr="002B6EA9">
              <w:rPr>
                <w:rFonts w:ascii="Lucida Console" w:hAnsi="Lucida Console" w:cs="Lucida Console"/>
                <w:sz w:val="17"/>
                <w:szCs w:val="17"/>
                <w:lang w:eastAsia="ja-JP"/>
              </w:rPr>
              <w:t>&lt;/Name&gt;</w:t>
            </w:r>
          </w:p>
          <w:p w14:paraId="40AB3B88"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&lt;/TaskType&gt;</w:t>
            </w:r>
          </w:p>
          <w:p w14:paraId="0417987E"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&lt;Duration&gt;900&lt;/Duration&gt;</w:t>
            </w:r>
          </w:p>
          <w:p w14:paraId="1841C336"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&lt;NumberOfRequiredEngineers&gt;1&lt;/NumberOfRequiredEngineers&gt;</w:t>
            </w:r>
          </w:p>
          <w:p w14:paraId="2DEAB341"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&lt;ContactPhoneNumber&gt;+447720449438&lt;/ContactPhoneNumber&gt;</w:t>
            </w:r>
          </w:p>
          <w:p w14:paraId="1FEB86C7"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&lt;Latitude&gt;51194268&lt;/Latitude&gt;</w:t>
            </w:r>
          </w:p>
          <w:p w14:paraId="299E42AE"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&lt;Longitude&gt;918754&lt;/Longitude&gt;</w:t>
            </w:r>
          </w:p>
          <w:p w14:paraId="3770E481"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&lt;Street&gt;Kent&lt;/Street&gt;</w:t>
            </w:r>
          </w:p>
          <w:p w14:paraId="00FAF3CC"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&lt;City&gt;Ashford&lt;/City&gt;</w:t>
            </w:r>
          </w:p>
          <w:p w14:paraId="36677ECD"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&lt;CountryID&gt;</w:t>
            </w:r>
          </w:p>
          <w:p w14:paraId="3B783FF6"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&lt;Name&gt;UNITED KINGDOM&lt;/Name&gt;</w:t>
            </w:r>
          </w:p>
          <w:p w14:paraId="0F3A9C3C"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&lt;/CountryID&gt;</w:t>
            </w:r>
          </w:p>
          <w:p w14:paraId="5688516F"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&lt;CustomerEmail&gt;dhardie@gmail.com&lt;/CustomerEmail&gt;</w:t>
            </w:r>
          </w:p>
          <w:p w14:paraId="46A8EC89"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&lt;TaskSubType&gt;</w:t>
            </w:r>
          </w:p>
          <w:p w14:paraId="59871C1C"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&lt;Name&gt;MRI&lt;/Name&gt;</w:t>
            </w:r>
          </w:p>
          <w:p w14:paraId="2F4E3DEE"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&lt;/TaskSubType&gt;</w:t>
            </w:r>
          </w:p>
          <w:p w14:paraId="67AAB28B" w14:textId="0523620B"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w:t>
            </w:r>
            <w:del w:id="937" w:author="Duncan Hardie" w:date="2014-04-15T10:28:00Z">
              <w:r w:rsidRPr="002B6EA9" w:rsidDel="00AA61B2">
                <w:rPr>
                  <w:rFonts w:ascii="Lucida Console" w:hAnsi="Lucida Console" w:cs="Lucida Console"/>
                  <w:sz w:val="17"/>
                  <w:szCs w:val="17"/>
                  <w:lang w:eastAsia="ja-JP"/>
                </w:rPr>
                <w:delText>&lt;TaskID&gt;FR-A1234569_D4</w:delText>
              </w:r>
            </w:del>
            <w:ins w:id="938" w:author="Duncan Hardie" w:date="2014-04-15T10:28:00Z">
              <w:r w:rsidR="00AA61B2">
                <w:rPr>
                  <w:rFonts w:ascii="Lucida Console" w:hAnsi="Lucida Console" w:cs="Lucida Console"/>
                  <w:sz w:val="17"/>
                  <w:szCs w:val="17"/>
                  <w:lang w:eastAsia="ja-JP"/>
                </w:rPr>
                <w:t>&lt;TaskID&gt;FR-A1234569-1_D4</w:t>
              </w:r>
            </w:ins>
            <w:r w:rsidRPr="002B6EA9">
              <w:rPr>
                <w:rFonts w:ascii="Lucida Console" w:hAnsi="Lucida Console" w:cs="Lucida Console"/>
                <w:sz w:val="17"/>
                <w:szCs w:val="17"/>
                <w:lang w:eastAsia="ja-JP"/>
              </w:rPr>
              <w:t>_20131024T063751&lt;/TaskID&gt;</w:t>
            </w:r>
          </w:p>
          <w:p w14:paraId="1A906B98"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&lt;MUSTJobNumber&gt;A1234569&lt;/MUSTJobNumber&gt;</w:t>
            </w:r>
          </w:p>
          <w:p w14:paraId="317C6BAE"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&lt;SystemID&gt;</w:t>
            </w:r>
          </w:p>
          <w:p w14:paraId="0D3BB44D"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&lt;ID&gt;DARK1&lt;/ID&gt;</w:t>
            </w:r>
          </w:p>
          <w:p w14:paraId="4680A964"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&lt;/SystemID&gt;</w:t>
            </w:r>
          </w:p>
          <w:p w14:paraId="5EC68FB2" w14:textId="2021940E" w:rsidR="002B6EA9" w:rsidRPr="002B6EA9" w:rsidRDefault="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lastRenderedPageBreak/>
              <w:t xml:space="preserve">                &lt;IsSafety&gt;false&lt;/IsSafety&gt;</w:t>
            </w:r>
          </w:p>
          <w:p w14:paraId="0283948E"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&lt;CustomerExpectation&gt;The Customer Expectation&lt;/CustomerExpectation&gt;</w:t>
            </w:r>
          </w:p>
          <w:p w14:paraId="0CE6CCDA"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&lt;UseDistrictCalendar&gt;false&lt;/UseDistrictCalendar&gt;</w:t>
            </w:r>
          </w:p>
          <w:p w14:paraId="0D4D82B2"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&lt;ContractOfferingFamily&gt;Gold&lt;/ContractOfferingFamily&gt;</w:t>
            </w:r>
          </w:p>
          <w:p w14:paraId="719B934F" w14:textId="4339AC83"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&lt;PreferredFSEs&gt;</w:t>
            </w:r>
            <w:r w:rsidR="00390FE9">
              <w:rPr>
                <w:rFonts w:ascii="Lucida Console" w:hAnsi="Lucida Console" w:cs="Lucida Console"/>
                <w:sz w:val="17"/>
                <w:szCs w:val="17"/>
                <w:lang w:eastAsia="ja-JP"/>
              </w:rPr>
              <w:t>FHollande</w:t>
            </w:r>
            <w:r w:rsidRPr="002B6EA9">
              <w:rPr>
                <w:rFonts w:ascii="Lucida Console" w:hAnsi="Lucida Console" w:cs="Lucida Console"/>
                <w:sz w:val="17"/>
                <w:szCs w:val="17"/>
                <w:lang w:eastAsia="ja-JP"/>
              </w:rPr>
              <w:t>;Nicolas Sarkozy&lt;/PreferredFSEs&gt;</w:t>
            </w:r>
          </w:p>
          <w:p w14:paraId="786F3888" w14:textId="541E6A0B"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&lt;ExcludedFSEs&gt;</w:t>
            </w:r>
            <w:r w:rsidR="00390FE9">
              <w:rPr>
                <w:rFonts w:ascii="Lucida Console" w:hAnsi="Lucida Console" w:cs="Lucida Console"/>
                <w:sz w:val="17"/>
                <w:szCs w:val="17"/>
                <w:lang w:eastAsia="ja-JP"/>
              </w:rPr>
              <w:t>JChirac</w:t>
            </w:r>
            <w:r w:rsidRPr="002B6EA9">
              <w:rPr>
                <w:rFonts w:ascii="Lucida Console" w:hAnsi="Lucida Console" w:cs="Lucida Console"/>
                <w:sz w:val="17"/>
                <w:szCs w:val="17"/>
                <w:lang w:eastAsia="ja-JP"/>
              </w:rPr>
              <w:t>;</w:t>
            </w:r>
            <w:r w:rsidR="00390FE9">
              <w:rPr>
                <w:rFonts w:ascii="Lucida Console" w:hAnsi="Lucida Console" w:cs="Lucida Console"/>
                <w:sz w:val="17"/>
                <w:szCs w:val="17"/>
                <w:lang w:eastAsia="ja-JP"/>
              </w:rPr>
              <w:t>FMitterrand</w:t>
            </w:r>
            <w:r w:rsidRPr="002B6EA9">
              <w:rPr>
                <w:rFonts w:ascii="Lucida Console" w:hAnsi="Lucida Console" w:cs="Lucida Console"/>
                <w:sz w:val="17"/>
                <w:szCs w:val="17"/>
                <w:lang w:eastAsia="ja-JP"/>
              </w:rPr>
              <w:t>;</w:t>
            </w:r>
            <w:r w:rsidR="00390FE9">
              <w:rPr>
                <w:rFonts w:ascii="Lucida Console" w:hAnsi="Lucida Console" w:cs="Lucida Console"/>
                <w:sz w:val="17"/>
                <w:szCs w:val="17"/>
                <w:lang w:eastAsia="ja-JP"/>
              </w:rPr>
              <w:t>Vd’Estaing</w:t>
            </w:r>
            <w:r w:rsidRPr="002B6EA9">
              <w:rPr>
                <w:rFonts w:ascii="Lucida Console" w:hAnsi="Lucida Console" w:cs="Lucida Console"/>
                <w:sz w:val="17"/>
                <w:szCs w:val="17"/>
                <w:lang w:eastAsia="ja-JP"/>
              </w:rPr>
              <w:t>&lt;/ExcludedFSEs&gt;</w:t>
            </w:r>
          </w:p>
          <w:p w14:paraId="5DD8B5DC" w14:textId="2DD710F9"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&lt;RequiredFSEs&gt;</w:t>
            </w:r>
            <w:r w:rsidR="00390FE9">
              <w:rPr>
                <w:rFonts w:ascii="Lucida Console" w:hAnsi="Lucida Console" w:cs="Lucida Console"/>
                <w:sz w:val="17"/>
                <w:szCs w:val="17"/>
                <w:lang w:eastAsia="ja-JP"/>
              </w:rPr>
              <w:t>FHollande</w:t>
            </w:r>
            <w:r w:rsidRPr="002B6EA9">
              <w:rPr>
                <w:rFonts w:ascii="Lucida Console" w:hAnsi="Lucida Console" w:cs="Lucida Console"/>
                <w:sz w:val="17"/>
                <w:szCs w:val="17"/>
                <w:lang w:eastAsia="ja-JP"/>
              </w:rPr>
              <w:t>&lt;/RequiredFSEs&gt;</w:t>
            </w:r>
          </w:p>
          <w:p w14:paraId="5DC5ADE2"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&lt;SkillLevel&gt;1&lt;/SkillLevel&gt;</w:t>
            </w:r>
          </w:p>
          <w:p w14:paraId="03ACA5B3"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&lt;OwnerName&gt;Charles de Gaulle&lt;/OwnerName&gt;</w:t>
            </w:r>
          </w:p>
          <w:p w14:paraId="115D7B67"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&lt;OwnerSSO&gt;Charles de Gaulle&lt;/OwnerSSO&gt;</w:t>
            </w:r>
          </w:p>
          <w:p w14:paraId="4A53DACF"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&lt;CRMSystemName&gt;</w:t>
            </w:r>
          </w:p>
          <w:p w14:paraId="0DFE207A"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&lt;Name&gt;MUST&lt;/Name&gt;</w:t>
            </w:r>
          </w:p>
          <w:p w14:paraId="6930A3A9"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&lt;/CRMSystemName&gt;</w:t>
            </w:r>
          </w:p>
          <w:p w14:paraId="0A038535"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&lt;PartDeliveryType&gt;In the back of a van&lt;/PartDeliveryType&gt;</w:t>
            </w:r>
          </w:p>
          <w:p w14:paraId="4419EA91"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&lt;PartComment&gt;Bend your knees when you pick it up, its heavy!&lt;/PartComment&gt;</w:t>
            </w:r>
          </w:p>
          <w:p w14:paraId="31488BE0"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&lt;PartEstimatedDeliveryDate&gt;2013-10-24T06:36:51.6853928-04:00&lt;/PartEstimatedDeliveryDate&gt;</w:t>
            </w:r>
          </w:p>
          <w:p w14:paraId="472AE9FD"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&lt;ReactivationDate&gt;2013-10-24T06:36:51.6853928-04:00&lt;/ReactivationDate&gt;</w:t>
            </w:r>
          </w:p>
          <w:p w14:paraId="545F720A"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&lt;MacroVersion&gt;MacroVersion001&lt;/MacroVersion&gt;</w:t>
            </w:r>
          </w:p>
          <w:p w14:paraId="6CA6CF62" w14:textId="2EB2E64B" w:rsid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&lt;TaskLanguages&gt;</w:t>
            </w:r>
            <w:r w:rsidR="009C47AD">
              <w:rPr>
                <w:rFonts w:ascii="Lucida Console" w:hAnsi="Lucida Console" w:cs="Lucida Console"/>
                <w:sz w:val="17"/>
                <w:szCs w:val="17"/>
                <w:lang w:eastAsia="ja-JP"/>
              </w:rPr>
              <w:t>English;French</w:t>
            </w:r>
            <w:r w:rsidRPr="002B6EA9">
              <w:rPr>
                <w:rFonts w:ascii="Lucida Console" w:hAnsi="Lucida Console" w:cs="Lucida Console"/>
                <w:sz w:val="17"/>
                <w:szCs w:val="17"/>
                <w:lang w:eastAsia="ja-JP"/>
              </w:rPr>
              <w:t>&lt;/TaskLanguages&gt;</w:t>
            </w:r>
          </w:p>
          <w:p w14:paraId="167A75C3" w14:textId="0DFEF5CA" w:rsidR="00F94DFF" w:rsidRPr="002B6EA9" w:rsidRDefault="00F94DFF" w:rsidP="002B6EA9">
            <w:pPr>
              <w:autoSpaceDE w:val="0"/>
              <w:autoSpaceDN w:val="0"/>
              <w:adjustRightInd w:val="0"/>
              <w:spacing w:line="360" w:lineRule="auto"/>
              <w:rPr>
                <w:rFonts w:ascii="Lucida Console" w:hAnsi="Lucida Console" w:cs="Lucida Console"/>
                <w:sz w:val="17"/>
                <w:szCs w:val="17"/>
                <w:lang w:eastAsia="ja-JP" w:bidi="ar-SA"/>
              </w:rPr>
            </w:pPr>
            <w:r w:rsidRPr="00116F07">
              <w:rPr>
                <w:rFonts w:ascii="Lucida Console" w:hAnsi="Lucida Console" w:cs="Lucida Console"/>
                <w:sz w:val="17"/>
                <w:szCs w:val="17"/>
                <w:lang w:eastAsia="ja-JP" w:bidi="ar-SA"/>
              </w:rPr>
              <w:t xml:space="preserve">                &lt;IsMST&gt;</w:t>
            </w:r>
            <w:r>
              <w:rPr>
                <w:rFonts w:ascii="Lucida Console" w:hAnsi="Lucida Console" w:cs="Lucida Console"/>
                <w:sz w:val="17"/>
                <w:szCs w:val="17"/>
                <w:lang w:eastAsia="ja-JP" w:bidi="ar-SA"/>
              </w:rPr>
              <w:t>true</w:t>
            </w:r>
            <w:r w:rsidRPr="00116F07">
              <w:rPr>
                <w:rFonts w:ascii="Lucida Console" w:hAnsi="Lucida Console" w:cs="Lucida Console"/>
                <w:sz w:val="17"/>
                <w:szCs w:val="17"/>
                <w:lang w:eastAsia="ja-JP" w:bidi="ar-SA"/>
              </w:rPr>
              <w:t>&lt;/IsMST&gt;</w:t>
            </w:r>
          </w:p>
          <w:p w14:paraId="566ED611"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&lt;/Task&gt;</w:t>
            </w:r>
          </w:p>
          <w:p w14:paraId="75172091"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&lt;ReturnAssignment&gt;true&lt;/ReturnAssignment&gt;</w:t>
            </w:r>
          </w:p>
          <w:p w14:paraId="13494514"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&lt;TaskRequestedProperties&gt;</w:t>
            </w:r>
          </w:p>
          <w:p w14:paraId="7CEBC10A"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&lt;Item&gt;Key&lt;/Item&gt;</w:t>
            </w:r>
          </w:p>
          <w:p w14:paraId="7B59A659"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&lt;Item&gt;CallID&lt;/Item&gt;</w:t>
            </w:r>
          </w:p>
          <w:p w14:paraId="394F9F24"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&lt;Item&gt;Number&lt;/Item&gt;</w:t>
            </w:r>
          </w:p>
          <w:p w14:paraId="3E98F6D4"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&lt;Item&gt;TaskID&lt;/Item&gt;</w:t>
            </w:r>
          </w:p>
          <w:p w14:paraId="0D41F930"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&lt;Item&gt;MUSTJobNumber&lt;/Item&gt;</w:t>
            </w:r>
          </w:p>
          <w:p w14:paraId="37015591"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&lt;/TaskRequestedProperties&gt;</w:t>
            </w:r>
          </w:p>
          <w:p w14:paraId="493C7F2E"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&lt;AssignmentRequestedProperties&gt;</w:t>
            </w:r>
          </w:p>
          <w:p w14:paraId="30E7E9F1"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&lt;Item&gt;Key&lt;/Item&gt;</w:t>
            </w:r>
          </w:p>
          <w:p w14:paraId="4C06A169"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&lt;Item&gt;Start&lt;/Item&gt;</w:t>
            </w:r>
          </w:p>
          <w:p w14:paraId="356B1156"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&lt;Item&gt;Finish&lt;/Item&gt;</w:t>
            </w:r>
          </w:p>
          <w:p w14:paraId="6784E210"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&lt;/AssignmentRequestedProperties&gt;</w:t>
            </w:r>
          </w:p>
          <w:p w14:paraId="6FE16723"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&lt;ReturnSchedulingError&gt;false&lt;/ReturnSchedulingError&gt;</w:t>
            </w:r>
          </w:p>
          <w:p w14:paraId="353E9610"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&lt;/ProcessTaskEx&gt;</w:t>
            </w:r>
          </w:p>
          <w:p w14:paraId="3D0FB077"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&lt;/s:Body&gt;</w:t>
            </w:r>
          </w:p>
          <w:p w14:paraId="4C9DD342" w14:textId="67D1C6F9" w:rsidR="00E0188C" w:rsidRPr="003A41C1" w:rsidRDefault="002B6EA9" w:rsidP="003A41C1">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&lt;/s:Envelope&gt;</w:t>
            </w:r>
          </w:p>
        </w:tc>
      </w:tr>
    </w:tbl>
    <w:p w14:paraId="6D24776E" w14:textId="77777777" w:rsidR="00E0188C" w:rsidRPr="00E0188C" w:rsidRDefault="00E0188C" w:rsidP="003A41C1">
      <w:pPr>
        <w:pStyle w:val="BodyText"/>
      </w:pPr>
    </w:p>
    <w:p w14:paraId="663C6540" w14:textId="77777777" w:rsidR="003A5E9A" w:rsidRDefault="003A5E9A" w:rsidP="00DB537E">
      <w:pPr>
        <w:spacing w:line="360" w:lineRule="auto"/>
        <w:rPr>
          <w:color w:val="984806" w:themeColor="accent6" w:themeShade="80"/>
          <w:szCs w:val="20"/>
          <w:lang w:bidi="ar-SA"/>
        </w:rPr>
      </w:pPr>
    </w:p>
    <w:p w14:paraId="3723D500" w14:textId="39044CF3" w:rsidR="00E0188C" w:rsidRDefault="00E0188C" w:rsidP="00E0188C">
      <w:pPr>
        <w:pStyle w:val="Heading4"/>
      </w:pPr>
      <w:r w:rsidRPr="00532B74">
        <w:t>ProcessTaskEx</w:t>
      </w:r>
      <w:r>
        <w:t xml:space="preserve"> Third</w:t>
      </w:r>
    </w:p>
    <w:tbl>
      <w:tblPr>
        <w:tblW w:w="0" w:type="auto"/>
        <w:tblLook w:val="04A0" w:firstRow="1" w:lastRow="0" w:firstColumn="1" w:lastColumn="0" w:noHBand="0" w:noVBand="1"/>
      </w:tblPr>
      <w:tblGrid>
        <w:gridCol w:w="10296"/>
      </w:tblGrid>
      <w:tr w:rsidR="00E0188C" w:rsidRPr="00E0188C" w14:paraId="25DA2EB5" w14:textId="77777777" w:rsidTr="00E0188C">
        <w:tc>
          <w:tcPr>
            <w:tcW w:w="10296" w:type="dxa"/>
          </w:tcPr>
          <w:p w14:paraId="4B91AD64"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&lt;s:Envelope xmlns:s = "http://schemas.xmlsoap.org/soap/envelope/"&gt;</w:t>
            </w:r>
          </w:p>
          <w:p w14:paraId="2EB5AC19"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&lt;s:Header&gt;</w:t>
            </w:r>
          </w:p>
          <w:p w14:paraId="0A97FB99"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&lt;h:OptionalParameters</w:t>
            </w:r>
          </w:p>
          <w:p w14:paraId="039BDF1F"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xmlns:h = "http://www.clicksoftware.com/OptionalParameters"</w:t>
            </w:r>
          </w:p>
          <w:p w14:paraId="0DCB6721"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xmlns = "http://www.clicksoftware.com/OptionalParameters"</w:t>
            </w:r>
          </w:p>
          <w:p w14:paraId="4F401FAD"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lastRenderedPageBreak/>
              <w:t xml:space="preserve">            xmlns:xsi = "http://www.w3.org/2001/XMLSchema-instance"</w:t>
            </w:r>
          </w:p>
          <w:p w14:paraId="6A0BFCA6"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xmlns:xsd = "http://www.w3.org/2001/XMLSchema"&gt;</w:t>
            </w:r>
          </w:p>
          <w:p w14:paraId="68E84D1C"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&lt;CallerIdentity&gt;MUST&lt;/CallerIdentity&gt;</w:t>
            </w:r>
          </w:p>
          <w:p w14:paraId="32E31F16"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&lt;ErrorOnNonExistingDictionaries&gt;false&lt;/ErrorOnNonExistingDictionaries&gt;</w:t>
            </w:r>
          </w:p>
          <w:p w14:paraId="4E2C68C1"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&lt;/h:OptionalParameters&gt;</w:t>
            </w:r>
          </w:p>
          <w:p w14:paraId="18BBA52F"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&lt;/s:Header&gt;</w:t>
            </w:r>
          </w:p>
          <w:p w14:paraId="71BCB338"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&lt;s:Body xmlns:xsi = "http://www.w3.org/2001/XMLSchema-instance" xmlns:xsd = "http://www.w3.org/2001/XMLSchema"&gt;</w:t>
            </w:r>
          </w:p>
          <w:p w14:paraId="6F345F8E"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&lt;ProcessTaskEx xmlns = "http://www.clicksoftware.com"&gt;</w:t>
            </w:r>
          </w:p>
          <w:p w14:paraId="4742C04C"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&lt;Task&gt;</w:t>
            </w:r>
          </w:p>
          <w:p w14:paraId="66D80B3C" w14:textId="64E29ED2"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w:t>
            </w:r>
            <w:del w:id="939" w:author="Duncan Hardie" w:date="2014-04-15T10:26:00Z">
              <w:r w:rsidRPr="002B6EA9" w:rsidDel="00AA61B2">
                <w:rPr>
                  <w:rFonts w:ascii="Lucida Console" w:hAnsi="Lucida Console" w:cs="Lucida Console"/>
                  <w:sz w:val="17"/>
                  <w:szCs w:val="17"/>
                  <w:lang w:eastAsia="ja-JP"/>
                </w:rPr>
                <w:delText>&lt;CallID&gt;</w:delText>
              </w:r>
            </w:del>
            <w:ins w:id="940" w:author="Duncan Hardie" w:date="2014-04-15T10:26:00Z">
              <w:r w:rsidR="00AA61B2">
                <w:rPr>
                  <w:rFonts w:ascii="Lucida Console" w:hAnsi="Lucida Console" w:cs="Lucida Console"/>
                  <w:sz w:val="17"/>
                  <w:szCs w:val="17"/>
                  <w:lang w:eastAsia="ja-JP"/>
                </w:rPr>
                <w:t>&lt;CallID&gt;GB-</w:t>
              </w:r>
            </w:ins>
            <w:r w:rsidRPr="002B6EA9">
              <w:rPr>
                <w:rFonts w:ascii="Lucida Console" w:hAnsi="Lucida Console" w:cs="Lucida Console"/>
                <w:sz w:val="17"/>
                <w:szCs w:val="17"/>
                <w:lang w:eastAsia="ja-JP"/>
              </w:rPr>
              <w:t>A1234569</w:t>
            </w:r>
            <w:del w:id="941" w:author="Duncan Hardie" w:date="2014-04-15T10:26:00Z">
              <w:r w:rsidRPr="002B6EA9" w:rsidDel="00AA61B2">
                <w:rPr>
                  <w:rFonts w:ascii="Lucida Console" w:hAnsi="Lucida Console" w:cs="Lucida Console"/>
                  <w:sz w:val="17"/>
                  <w:szCs w:val="17"/>
                  <w:lang w:eastAsia="ja-JP"/>
                </w:rPr>
                <w:delText>&lt;/CallID&gt;</w:delText>
              </w:r>
            </w:del>
            <w:ins w:id="942" w:author="Duncan Hardie" w:date="2014-04-15T10:26:00Z">
              <w:r w:rsidR="00AA61B2">
                <w:rPr>
                  <w:rFonts w:ascii="Lucida Console" w:hAnsi="Lucida Console" w:cs="Lucida Console"/>
                  <w:sz w:val="17"/>
                  <w:szCs w:val="17"/>
                  <w:lang w:eastAsia="ja-JP"/>
                </w:rPr>
                <w:t>-1&lt;/CallID&gt;</w:t>
              </w:r>
            </w:ins>
          </w:p>
          <w:p w14:paraId="0933DEA8"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&lt;Number&gt;3&lt;/Number&gt;</w:t>
            </w:r>
          </w:p>
          <w:p w14:paraId="25F18F0D"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&lt;DueDate&gt;2013-11-07T06:36:51.6853928-05:00&lt;/DueDate&gt;</w:t>
            </w:r>
          </w:p>
          <w:p w14:paraId="3F09AC28"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&lt;Priority&gt;10&lt;/Priority&gt;</w:t>
            </w:r>
          </w:p>
          <w:p w14:paraId="08A87E6F" w14:textId="6182D06D" w:rsidR="002B6EA9" w:rsidRPr="002B6EA9" w:rsidRDefault="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&lt;Customer&gt;Cristina Hardie&lt;/Customer&gt;</w:t>
            </w:r>
          </w:p>
          <w:p w14:paraId="4307307B"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&lt;District&gt;</w:t>
            </w:r>
          </w:p>
          <w:p w14:paraId="05DBB574"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&lt;Name&gt;UK South&lt;/Name&gt;</w:t>
            </w:r>
          </w:p>
          <w:p w14:paraId="58CCE3A7"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&lt;/District&gt;</w:t>
            </w:r>
          </w:p>
          <w:p w14:paraId="47466691"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&lt;Postcode&gt;TN25 5AB&lt;/Postcode&gt;</w:t>
            </w:r>
          </w:p>
          <w:p w14:paraId="72D9ADE7"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&lt;OpenDate&gt;2013-10-24T06:36:51.6853928-04:00&lt;/OpenDate&gt;</w:t>
            </w:r>
          </w:p>
          <w:p w14:paraId="23F15FF8"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&lt;TaskType&gt;</w:t>
            </w:r>
          </w:p>
          <w:p w14:paraId="7DFB7A0B" w14:textId="1F5861F2"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&lt;Name&gt;</w:t>
            </w:r>
            <w:r w:rsidR="00F438E4">
              <w:rPr>
                <w:rFonts w:ascii="Lucida Console" w:hAnsi="Lucida Console" w:cs="Lucida Console"/>
                <w:sz w:val="17"/>
                <w:szCs w:val="17"/>
                <w:lang w:eastAsia="ja-JP"/>
              </w:rPr>
              <w:t>Installation</w:t>
            </w:r>
            <w:r w:rsidRPr="002B6EA9">
              <w:rPr>
                <w:rFonts w:ascii="Lucida Console" w:hAnsi="Lucida Console" w:cs="Lucida Console"/>
                <w:sz w:val="17"/>
                <w:szCs w:val="17"/>
                <w:lang w:eastAsia="ja-JP"/>
              </w:rPr>
              <w:t>&lt;/Name&gt;</w:t>
            </w:r>
          </w:p>
          <w:p w14:paraId="3385E6BE"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&lt;/TaskType&gt;</w:t>
            </w:r>
          </w:p>
          <w:p w14:paraId="32F1CC7C"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&lt;Duration&gt;900&lt;/Duration&gt;</w:t>
            </w:r>
          </w:p>
          <w:p w14:paraId="013E7323"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&lt;NumberOfRequiredEngineers&gt;1&lt;/NumberOfRequiredEngineers&gt;</w:t>
            </w:r>
          </w:p>
          <w:p w14:paraId="53D3C122"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&lt;ContactPhoneNumber&gt;+447720449438&lt;/ContactPhoneNumber&gt;</w:t>
            </w:r>
          </w:p>
          <w:p w14:paraId="7DA510C3"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&lt;Latitude&gt;51194268&lt;/Latitude&gt;</w:t>
            </w:r>
          </w:p>
          <w:p w14:paraId="40810539"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&lt;Longitude&gt;918754&lt;/Longitude&gt;</w:t>
            </w:r>
          </w:p>
          <w:p w14:paraId="30B22344"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&lt;Street&gt;Kent&lt;/Street&gt;</w:t>
            </w:r>
          </w:p>
          <w:p w14:paraId="3CFFAD16"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&lt;City&gt;Ashford&lt;/City&gt;</w:t>
            </w:r>
          </w:p>
          <w:p w14:paraId="37A0067A"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&lt;CountryID&gt;</w:t>
            </w:r>
          </w:p>
          <w:p w14:paraId="112535DD"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&lt;Name&gt;UNITED KINGDOM&lt;/Name&gt;</w:t>
            </w:r>
          </w:p>
          <w:p w14:paraId="5B9013F5"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&lt;/CountryID&gt;</w:t>
            </w:r>
          </w:p>
          <w:p w14:paraId="415A9271"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&lt;CustomerEmail&gt;dhardie@gmail.com&lt;/CustomerEmail&gt;</w:t>
            </w:r>
          </w:p>
          <w:p w14:paraId="4AB0DD3B"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&lt;TaskSubType&gt;</w:t>
            </w:r>
          </w:p>
          <w:p w14:paraId="7E23F4A6"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&lt;Name&gt;MRI&lt;/Name&gt;</w:t>
            </w:r>
          </w:p>
          <w:p w14:paraId="446D8ACD"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&lt;/TaskSubType&gt;</w:t>
            </w:r>
          </w:p>
          <w:p w14:paraId="3972B61C" w14:textId="3974E7DC"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w:t>
            </w:r>
            <w:del w:id="943" w:author="Duncan Hardie" w:date="2014-04-15T10:28:00Z">
              <w:r w:rsidRPr="002B6EA9" w:rsidDel="00AA61B2">
                <w:rPr>
                  <w:rFonts w:ascii="Lucida Console" w:hAnsi="Lucida Console" w:cs="Lucida Console"/>
                  <w:sz w:val="17"/>
                  <w:szCs w:val="17"/>
                  <w:lang w:eastAsia="ja-JP"/>
                </w:rPr>
                <w:delText>&lt;TaskID&gt;FR-A1234569_D4</w:delText>
              </w:r>
            </w:del>
            <w:ins w:id="944" w:author="Duncan Hardie" w:date="2014-04-15T10:28:00Z">
              <w:r w:rsidR="00AA61B2">
                <w:rPr>
                  <w:rFonts w:ascii="Lucida Console" w:hAnsi="Lucida Console" w:cs="Lucida Console"/>
                  <w:sz w:val="17"/>
                  <w:szCs w:val="17"/>
                  <w:lang w:eastAsia="ja-JP"/>
                </w:rPr>
                <w:t>&lt;TaskID&gt;FR-A1234569-1_D4</w:t>
              </w:r>
            </w:ins>
            <w:r w:rsidRPr="002B6EA9">
              <w:rPr>
                <w:rFonts w:ascii="Lucida Console" w:hAnsi="Lucida Console" w:cs="Lucida Console"/>
                <w:sz w:val="17"/>
                <w:szCs w:val="17"/>
                <w:lang w:eastAsia="ja-JP"/>
              </w:rPr>
              <w:t>_20131024T063851&lt;/TaskID&gt;</w:t>
            </w:r>
          </w:p>
          <w:p w14:paraId="00C12FA2"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&lt;MUSTJobNumber&gt;A1234569&lt;/MUSTJobNumber&gt;</w:t>
            </w:r>
          </w:p>
          <w:p w14:paraId="0E4D1D11"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&lt;SystemID&gt;</w:t>
            </w:r>
          </w:p>
          <w:p w14:paraId="3F60C608"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&lt;ID&gt;DARK1&lt;/ID&gt;</w:t>
            </w:r>
          </w:p>
          <w:p w14:paraId="7E99F05D"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&lt;/SystemID&gt;</w:t>
            </w:r>
          </w:p>
          <w:p w14:paraId="177E34C8" w14:textId="081FC784" w:rsidR="002B6EA9" w:rsidRPr="002B6EA9" w:rsidRDefault="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&lt;IsSafety&gt;false&lt;/IsSafety&gt;</w:t>
            </w:r>
          </w:p>
          <w:p w14:paraId="5FBB9F44"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&lt;CustomerExpectation&gt;The Customer Expectation&lt;/CustomerExpectation&gt;</w:t>
            </w:r>
          </w:p>
          <w:p w14:paraId="3BD9DFE6"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&lt;UseDistrictCalendar&gt;false&lt;/UseDistrictCalendar&gt;</w:t>
            </w:r>
          </w:p>
          <w:p w14:paraId="306F5F7C"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&lt;ContractOfferingFamily&gt;Gold&lt;/ContractOfferingFamily&gt;</w:t>
            </w:r>
          </w:p>
          <w:p w14:paraId="3BAEE539" w14:textId="4635D45E"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&lt;PreferredFSEs&gt;</w:t>
            </w:r>
            <w:r w:rsidR="00390FE9">
              <w:rPr>
                <w:rFonts w:ascii="Lucida Console" w:hAnsi="Lucida Console" w:cs="Lucida Console"/>
                <w:sz w:val="17"/>
                <w:szCs w:val="17"/>
                <w:lang w:eastAsia="ja-JP"/>
              </w:rPr>
              <w:t>FHollande</w:t>
            </w:r>
            <w:r w:rsidRPr="002B6EA9">
              <w:rPr>
                <w:rFonts w:ascii="Lucida Console" w:hAnsi="Lucida Console" w:cs="Lucida Console"/>
                <w:sz w:val="17"/>
                <w:szCs w:val="17"/>
                <w:lang w:eastAsia="ja-JP"/>
              </w:rPr>
              <w:t>;Nicolas Sarkozy&lt;/PreferredFSEs&gt;</w:t>
            </w:r>
          </w:p>
          <w:p w14:paraId="3F9C98FE" w14:textId="525C5176"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&lt;ExcludedFSEs&gt;</w:t>
            </w:r>
            <w:r w:rsidR="00390FE9">
              <w:rPr>
                <w:rFonts w:ascii="Lucida Console" w:hAnsi="Lucida Console" w:cs="Lucida Console"/>
                <w:sz w:val="17"/>
                <w:szCs w:val="17"/>
                <w:lang w:eastAsia="ja-JP"/>
              </w:rPr>
              <w:t>JChirac</w:t>
            </w:r>
            <w:r w:rsidRPr="002B6EA9">
              <w:rPr>
                <w:rFonts w:ascii="Lucida Console" w:hAnsi="Lucida Console" w:cs="Lucida Console"/>
                <w:sz w:val="17"/>
                <w:szCs w:val="17"/>
                <w:lang w:eastAsia="ja-JP"/>
              </w:rPr>
              <w:t>;</w:t>
            </w:r>
            <w:r w:rsidR="00390FE9">
              <w:rPr>
                <w:rFonts w:ascii="Lucida Console" w:hAnsi="Lucida Console" w:cs="Lucida Console"/>
                <w:sz w:val="17"/>
                <w:szCs w:val="17"/>
                <w:lang w:eastAsia="ja-JP"/>
              </w:rPr>
              <w:t>FMitterrand</w:t>
            </w:r>
            <w:r w:rsidRPr="002B6EA9">
              <w:rPr>
                <w:rFonts w:ascii="Lucida Console" w:hAnsi="Lucida Console" w:cs="Lucida Console"/>
                <w:sz w:val="17"/>
                <w:szCs w:val="17"/>
                <w:lang w:eastAsia="ja-JP"/>
              </w:rPr>
              <w:t>;</w:t>
            </w:r>
            <w:r w:rsidR="00390FE9">
              <w:rPr>
                <w:rFonts w:ascii="Lucida Console" w:hAnsi="Lucida Console" w:cs="Lucida Console"/>
                <w:sz w:val="17"/>
                <w:szCs w:val="17"/>
                <w:lang w:eastAsia="ja-JP"/>
              </w:rPr>
              <w:t>Vd’Estaing</w:t>
            </w:r>
            <w:r w:rsidRPr="002B6EA9">
              <w:rPr>
                <w:rFonts w:ascii="Lucida Console" w:hAnsi="Lucida Console" w:cs="Lucida Console"/>
                <w:sz w:val="17"/>
                <w:szCs w:val="17"/>
                <w:lang w:eastAsia="ja-JP"/>
              </w:rPr>
              <w:t>&lt;/ExcludedFSEs&gt;</w:t>
            </w:r>
          </w:p>
          <w:p w14:paraId="75A62794" w14:textId="3AAE0B49"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&lt;RequiredFSEs&gt;</w:t>
            </w:r>
            <w:r w:rsidR="00390FE9">
              <w:rPr>
                <w:rFonts w:ascii="Lucida Console" w:hAnsi="Lucida Console" w:cs="Lucida Console"/>
                <w:sz w:val="17"/>
                <w:szCs w:val="17"/>
                <w:lang w:eastAsia="ja-JP"/>
              </w:rPr>
              <w:t>FHollande</w:t>
            </w:r>
            <w:r w:rsidRPr="002B6EA9">
              <w:rPr>
                <w:rFonts w:ascii="Lucida Console" w:hAnsi="Lucida Console" w:cs="Lucida Console"/>
                <w:sz w:val="17"/>
                <w:szCs w:val="17"/>
                <w:lang w:eastAsia="ja-JP"/>
              </w:rPr>
              <w:t>&lt;/RequiredFSEs&gt;</w:t>
            </w:r>
          </w:p>
          <w:p w14:paraId="02495AC5"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&lt;SkillLevel&gt;1&lt;/SkillLevel&gt;</w:t>
            </w:r>
          </w:p>
          <w:p w14:paraId="532BF0BC"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lastRenderedPageBreak/>
              <w:t xml:space="preserve">                &lt;OwnerName&gt;Charles de Gaulle&lt;/OwnerName&gt;</w:t>
            </w:r>
          </w:p>
          <w:p w14:paraId="57BF4CD7"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&lt;OwnerSSO&gt;Charles de Gaulle&lt;/OwnerSSO&gt;</w:t>
            </w:r>
          </w:p>
          <w:p w14:paraId="60F3BE34"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&lt;CRMSystemName&gt;</w:t>
            </w:r>
          </w:p>
          <w:p w14:paraId="01D4B287"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&lt;Name&gt;MUST&lt;/Name&gt;</w:t>
            </w:r>
          </w:p>
          <w:p w14:paraId="57D18C28"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&lt;/CRMSystemName&gt;</w:t>
            </w:r>
          </w:p>
          <w:p w14:paraId="1CFAAD55"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&lt;PartDeliveryType&gt;In the back of a van&lt;/PartDeliveryType&gt;</w:t>
            </w:r>
          </w:p>
          <w:p w14:paraId="57D85558"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&lt;PartComment&gt;Bend your knees when you pick it up, its heavy!&lt;/PartComment&gt;</w:t>
            </w:r>
          </w:p>
          <w:p w14:paraId="214EE50A"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&lt;PartEstimatedDeliveryDate&gt;2013-10-24T06:36:51.6853928-04:00&lt;/PartEstimatedDeliveryDate&gt;</w:t>
            </w:r>
          </w:p>
          <w:p w14:paraId="6AB582D4"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&lt;ReactivationDate&gt;2013-10-24T06:36:51.6853928-04:00&lt;/ReactivationDate&gt;</w:t>
            </w:r>
          </w:p>
          <w:p w14:paraId="5068E2D2"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&lt;MacroVersion&gt;MacroVersion001&lt;/MacroVersion&gt;</w:t>
            </w:r>
          </w:p>
          <w:p w14:paraId="62D26A07" w14:textId="41F3CD2E" w:rsid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&lt;TaskLanguages&gt;</w:t>
            </w:r>
            <w:r w:rsidR="009C47AD">
              <w:rPr>
                <w:rFonts w:ascii="Lucida Console" w:hAnsi="Lucida Console" w:cs="Lucida Console"/>
                <w:sz w:val="17"/>
                <w:szCs w:val="17"/>
                <w:lang w:eastAsia="ja-JP"/>
              </w:rPr>
              <w:t>English;French</w:t>
            </w:r>
            <w:r w:rsidRPr="002B6EA9">
              <w:rPr>
                <w:rFonts w:ascii="Lucida Console" w:hAnsi="Lucida Console" w:cs="Lucida Console"/>
                <w:sz w:val="17"/>
                <w:szCs w:val="17"/>
                <w:lang w:eastAsia="ja-JP"/>
              </w:rPr>
              <w:t>&lt;/TaskLanguages&gt;</w:t>
            </w:r>
          </w:p>
          <w:p w14:paraId="0927F1EB" w14:textId="17AB4E33" w:rsidR="00F94DFF" w:rsidRPr="002B6EA9" w:rsidRDefault="00F94DFF" w:rsidP="002B6EA9">
            <w:pPr>
              <w:autoSpaceDE w:val="0"/>
              <w:autoSpaceDN w:val="0"/>
              <w:adjustRightInd w:val="0"/>
              <w:spacing w:line="360" w:lineRule="auto"/>
              <w:rPr>
                <w:rFonts w:ascii="Lucida Console" w:hAnsi="Lucida Console" w:cs="Lucida Console"/>
                <w:sz w:val="17"/>
                <w:szCs w:val="17"/>
                <w:lang w:eastAsia="ja-JP" w:bidi="ar-SA"/>
              </w:rPr>
            </w:pPr>
            <w:r w:rsidRPr="00116F07">
              <w:rPr>
                <w:rFonts w:ascii="Lucida Console" w:hAnsi="Lucida Console" w:cs="Lucida Console"/>
                <w:sz w:val="17"/>
                <w:szCs w:val="17"/>
                <w:lang w:eastAsia="ja-JP" w:bidi="ar-SA"/>
              </w:rPr>
              <w:t xml:space="preserve">                &lt;IsMST&gt;</w:t>
            </w:r>
            <w:r>
              <w:rPr>
                <w:rFonts w:ascii="Lucida Console" w:hAnsi="Lucida Console" w:cs="Lucida Console"/>
                <w:sz w:val="17"/>
                <w:szCs w:val="17"/>
                <w:lang w:eastAsia="ja-JP" w:bidi="ar-SA"/>
              </w:rPr>
              <w:t>true</w:t>
            </w:r>
            <w:r w:rsidRPr="00116F07">
              <w:rPr>
                <w:rFonts w:ascii="Lucida Console" w:hAnsi="Lucida Console" w:cs="Lucida Console"/>
                <w:sz w:val="17"/>
                <w:szCs w:val="17"/>
                <w:lang w:eastAsia="ja-JP" w:bidi="ar-SA"/>
              </w:rPr>
              <w:t>&lt;/IsMST&gt;</w:t>
            </w:r>
          </w:p>
          <w:p w14:paraId="3D3A8348"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&lt;/Task&gt;</w:t>
            </w:r>
          </w:p>
          <w:p w14:paraId="08CB3AD9"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&lt;ReturnAssignment&gt;true&lt;/ReturnAssignment&gt;</w:t>
            </w:r>
          </w:p>
          <w:p w14:paraId="779D5A90"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&lt;TaskRequestedProperties&gt;</w:t>
            </w:r>
          </w:p>
          <w:p w14:paraId="6AA84E4E"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&lt;Item&gt;Key&lt;/Item&gt;</w:t>
            </w:r>
          </w:p>
          <w:p w14:paraId="55D0FA40"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&lt;Item&gt;CallID&lt;/Item&gt;</w:t>
            </w:r>
          </w:p>
          <w:p w14:paraId="4D1D4303"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&lt;Item&gt;Number&lt;/Item&gt;</w:t>
            </w:r>
          </w:p>
          <w:p w14:paraId="76A0BB27"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&lt;Item&gt;TaskID&lt;/Item&gt;</w:t>
            </w:r>
          </w:p>
          <w:p w14:paraId="0F38CB0C"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&lt;Item&gt;MUSTJobNumber&lt;/Item&gt;</w:t>
            </w:r>
          </w:p>
          <w:p w14:paraId="10D232DA"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&lt;/TaskRequestedProperties&gt;</w:t>
            </w:r>
          </w:p>
          <w:p w14:paraId="6AF57E1B"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&lt;AssignmentRequestedProperties&gt;</w:t>
            </w:r>
          </w:p>
          <w:p w14:paraId="66F3B264"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&lt;Item&gt;Key&lt;/Item&gt;</w:t>
            </w:r>
          </w:p>
          <w:p w14:paraId="2E0F856A"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&lt;Item&gt;Start&lt;/Item&gt;</w:t>
            </w:r>
          </w:p>
          <w:p w14:paraId="247DFA3E"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&lt;Item&gt;Finish&lt;/Item&gt;</w:t>
            </w:r>
          </w:p>
          <w:p w14:paraId="0FF5E1FC"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&lt;/AssignmentRequestedProperties&gt;</w:t>
            </w:r>
          </w:p>
          <w:p w14:paraId="66EB42A2"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&lt;ReturnSchedulingError&gt;false&lt;/ReturnSchedulingError&gt;</w:t>
            </w:r>
          </w:p>
          <w:p w14:paraId="6A6822A1"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&lt;/ProcessTaskEx&gt;</w:t>
            </w:r>
          </w:p>
          <w:p w14:paraId="38057C44"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&lt;/s:Body&gt;</w:t>
            </w:r>
          </w:p>
          <w:p w14:paraId="4D3C857F" w14:textId="76217547" w:rsidR="00E0188C" w:rsidRPr="003A41C1" w:rsidRDefault="002B6EA9" w:rsidP="003A41C1">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&lt;/s:Envelope&gt;</w:t>
            </w:r>
          </w:p>
        </w:tc>
      </w:tr>
    </w:tbl>
    <w:p w14:paraId="360542FC" w14:textId="77777777" w:rsidR="003A5E9A" w:rsidRDefault="003A5E9A" w:rsidP="003A41C1">
      <w:pPr>
        <w:spacing w:line="360" w:lineRule="auto"/>
        <w:ind w:right="600"/>
        <w:rPr>
          <w:color w:val="984806" w:themeColor="accent6" w:themeShade="80"/>
          <w:szCs w:val="20"/>
          <w:lang w:bidi="ar-SA"/>
        </w:rPr>
      </w:pPr>
    </w:p>
    <w:p w14:paraId="57BDBABC" w14:textId="77777777" w:rsidR="00E0188C" w:rsidRDefault="00E0188C" w:rsidP="003A41C1">
      <w:pPr>
        <w:spacing w:line="360" w:lineRule="auto"/>
        <w:ind w:right="600"/>
        <w:rPr>
          <w:color w:val="984806" w:themeColor="accent6" w:themeShade="80"/>
          <w:szCs w:val="20"/>
          <w:lang w:bidi="ar-SA"/>
        </w:rPr>
      </w:pPr>
    </w:p>
    <w:p w14:paraId="23C3E92F" w14:textId="228C3CB2" w:rsidR="00E0188C" w:rsidRDefault="00E0188C" w:rsidP="00E0188C">
      <w:pPr>
        <w:pStyle w:val="Heading4"/>
      </w:pPr>
      <w:r w:rsidRPr="00E0188C">
        <w:t>ExecuteMultipleOperations</w:t>
      </w:r>
    </w:p>
    <w:tbl>
      <w:tblPr>
        <w:tblW w:w="0" w:type="auto"/>
        <w:tblLook w:val="04A0" w:firstRow="1" w:lastRow="0" w:firstColumn="1" w:lastColumn="0" w:noHBand="0" w:noVBand="1"/>
      </w:tblPr>
      <w:tblGrid>
        <w:gridCol w:w="10296"/>
      </w:tblGrid>
      <w:tr w:rsidR="00E0188C" w:rsidRPr="00E0188C" w14:paraId="37134335" w14:textId="77777777" w:rsidTr="00E0188C">
        <w:tc>
          <w:tcPr>
            <w:tcW w:w="10296" w:type="dxa"/>
          </w:tcPr>
          <w:p w14:paraId="17B60923"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&lt;s:Envelope xmlns:s = "http://schemas.xmlsoap.org/soap/envelope/"&gt;</w:t>
            </w:r>
          </w:p>
          <w:p w14:paraId="3D894CFF"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&lt;s:Header&gt;</w:t>
            </w:r>
          </w:p>
          <w:p w14:paraId="575B9ED6"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&lt;h:OptionalParameters</w:t>
            </w:r>
          </w:p>
          <w:p w14:paraId="70E96D87"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xmlns:h = "http://www.clicksoftware.com/OptionalParameters"</w:t>
            </w:r>
          </w:p>
          <w:p w14:paraId="461BC290"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xmlns = "http://www.clicksoftware.com/OptionalParameters"</w:t>
            </w:r>
          </w:p>
          <w:p w14:paraId="3203E528"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xmlns:xsi = "http://www.w3.org/2001/XMLSchema-instance"</w:t>
            </w:r>
          </w:p>
          <w:p w14:paraId="5A7AF703"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xmlns:xsd = "http://www.w3.org/2001/XMLSchema"&gt;</w:t>
            </w:r>
          </w:p>
          <w:p w14:paraId="3A6312DE"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&lt;CallerIdentity&gt;MUSTMB&lt;/CallerIdentity&gt;</w:t>
            </w:r>
          </w:p>
          <w:p w14:paraId="05D7B441"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&lt;ErrorOnNonExistingDictionaries&gt;true&lt;/ErrorOnNonExistingDictionaries&gt;</w:t>
            </w:r>
          </w:p>
          <w:p w14:paraId="3F2AE0C7"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&lt;/h:OptionalParameters&gt;</w:t>
            </w:r>
          </w:p>
          <w:p w14:paraId="6AFE10DA"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&lt;/s:Header&gt;</w:t>
            </w:r>
          </w:p>
          <w:p w14:paraId="2FD95DE1"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&lt;s:Body xmlns:xsi = "http://www.w3.org/2001/XMLSchema-instance" xmlns:xsd = "http://www.w3.org/2001/XMLSchema"&gt;</w:t>
            </w:r>
          </w:p>
          <w:p w14:paraId="40F33CC2"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lastRenderedPageBreak/>
              <w:t xml:space="preserve">        &lt;ExecuteMultipleOperations xmlns = "http://www.clicksoftware.com"&gt;</w:t>
            </w:r>
          </w:p>
          <w:p w14:paraId="4E6EA4E9"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&lt;Operations&gt;</w:t>
            </w:r>
          </w:p>
          <w:p w14:paraId="05B94E99"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&lt;Operation&gt;</w:t>
            </w:r>
          </w:p>
          <w:p w14:paraId="3108EFCA"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&lt;Action&gt;UpdateOrCreate&lt;/Action&gt;</w:t>
            </w:r>
          </w:p>
          <w:p w14:paraId="3EE3F8AB"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&lt;Object&gt;</w:t>
            </w:r>
          </w:p>
          <w:p w14:paraId="4AC77B42"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&lt;Object xsi:type = "GEHCJobComments"&gt;</w:t>
            </w:r>
          </w:p>
          <w:p w14:paraId="61D06339"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&lt;MUSTJobNumber&gt;A1234569&lt;/MUSTJobNumber&gt;</w:t>
            </w:r>
          </w:p>
          <w:p w14:paraId="127B7028"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&lt;Text&gt;MultiManTask: Very long text&lt;/Text&gt;</w:t>
            </w:r>
          </w:p>
          <w:p w14:paraId="248A57F8"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&lt;/Object&gt;</w:t>
            </w:r>
          </w:p>
          <w:p w14:paraId="6A5D89BA"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&lt;/Object&gt;</w:t>
            </w:r>
          </w:p>
          <w:p w14:paraId="21798D19"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&lt;/Operation&gt;</w:t>
            </w:r>
          </w:p>
          <w:p w14:paraId="4F26BA78"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&lt;Operation&gt;</w:t>
            </w:r>
          </w:p>
          <w:p w14:paraId="1BCC64E3"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&lt;Action&gt;Update&lt;/Action&gt;</w:t>
            </w:r>
          </w:p>
          <w:p w14:paraId="0B472366"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&lt;Object&gt;</w:t>
            </w:r>
          </w:p>
          <w:p w14:paraId="4325A5BE"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&lt;Object xsi:type = "Task"&gt;</w:t>
            </w:r>
          </w:p>
          <w:p w14:paraId="165451E0" w14:textId="64F3CCCE"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w:t>
            </w:r>
            <w:del w:id="945" w:author="Duncan Hardie" w:date="2014-04-15T10:26:00Z">
              <w:r w:rsidRPr="002B6EA9" w:rsidDel="00AA61B2">
                <w:rPr>
                  <w:rFonts w:ascii="Lucida Console" w:hAnsi="Lucida Console" w:cs="Lucida Console"/>
                  <w:sz w:val="17"/>
                  <w:szCs w:val="17"/>
                  <w:lang w:eastAsia="ja-JP"/>
                </w:rPr>
                <w:delText>&lt;CallID&gt;</w:delText>
              </w:r>
            </w:del>
            <w:ins w:id="946" w:author="Duncan Hardie" w:date="2014-04-15T10:26:00Z">
              <w:r w:rsidR="00AA61B2">
                <w:rPr>
                  <w:rFonts w:ascii="Lucida Console" w:hAnsi="Lucida Console" w:cs="Lucida Console"/>
                  <w:sz w:val="17"/>
                  <w:szCs w:val="17"/>
                  <w:lang w:eastAsia="ja-JP"/>
                </w:rPr>
                <w:t>&lt;CallID&gt;GB-</w:t>
              </w:r>
            </w:ins>
            <w:r w:rsidRPr="002B6EA9">
              <w:rPr>
                <w:rFonts w:ascii="Lucida Console" w:hAnsi="Lucida Console" w:cs="Lucida Console"/>
                <w:sz w:val="17"/>
                <w:szCs w:val="17"/>
                <w:lang w:eastAsia="ja-JP"/>
              </w:rPr>
              <w:t>A1234569</w:t>
            </w:r>
            <w:del w:id="947" w:author="Duncan Hardie" w:date="2014-04-15T10:26:00Z">
              <w:r w:rsidRPr="002B6EA9" w:rsidDel="00AA61B2">
                <w:rPr>
                  <w:rFonts w:ascii="Lucida Console" w:hAnsi="Lucida Console" w:cs="Lucida Console"/>
                  <w:sz w:val="17"/>
                  <w:szCs w:val="17"/>
                  <w:lang w:eastAsia="ja-JP"/>
                </w:rPr>
                <w:delText>&lt;/CallID&gt;</w:delText>
              </w:r>
            </w:del>
            <w:ins w:id="948" w:author="Duncan Hardie" w:date="2014-04-15T10:26:00Z">
              <w:r w:rsidR="00AA61B2">
                <w:rPr>
                  <w:rFonts w:ascii="Lucida Console" w:hAnsi="Lucida Console" w:cs="Lucida Console"/>
                  <w:sz w:val="17"/>
                  <w:szCs w:val="17"/>
                  <w:lang w:eastAsia="ja-JP"/>
                </w:rPr>
                <w:t>-1&lt;/CallID&gt;</w:t>
              </w:r>
            </w:ins>
          </w:p>
          <w:p w14:paraId="3BD5CEC6"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&lt;Number&gt;1&lt;/Number&gt;</w:t>
            </w:r>
          </w:p>
          <w:p w14:paraId="146A57F3"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&lt;Critical&gt;true&lt;/Critical&gt;</w:t>
            </w:r>
          </w:p>
          <w:p w14:paraId="4EBCCCD5"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&lt;TimeDependencies&gt;</w:t>
            </w:r>
          </w:p>
          <w:p w14:paraId="3C0AF320"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&lt;TaskTimeDependency&gt;</w:t>
            </w:r>
          </w:p>
          <w:p w14:paraId="0B1DF41C"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&lt;TaskKey&gt;</w:t>
            </w:r>
          </w:p>
          <w:p w14:paraId="172A95B7" w14:textId="7804F7F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w:t>
            </w:r>
            <w:del w:id="949" w:author="Duncan Hardie" w:date="2014-04-15T10:26:00Z">
              <w:r w:rsidRPr="002B6EA9" w:rsidDel="00AA61B2">
                <w:rPr>
                  <w:rFonts w:ascii="Lucida Console" w:hAnsi="Lucida Console" w:cs="Lucida Console"/>
                  <w:sz w:val="17"/>
                  <w:szCs w:val="17"/>
                  <w:lang w:eastAsia="ja-JP"/>
                </w:rPr>
                <w:delText>&lt;CallID&gt;</w:delText>
              </w:r>
            </w:del>
            <w:ins w:id="950" w:author="Duncan Hardie" w:date="2014-04-15T10:26:00Z">
              <w:r w:rsidR="00AA61B2">
                <w:rPr>
                  <w:rFonts w:ascii="Lucida Console" w:hAnsi="Lucida Console" w:cs="Lucida Console"/>
                  <w:sz w:val="17"/>
                  <w:szCs w:val="17"/>
                  <w:lang w:eastAsia="ja-JP"/>
                </w:rPr>
                <w:t>&lt;CallID&gt;GB-</w:t>
              </w:r>
            </w:ins>
            <w:r w:rsidRPr="002B6EA9">
              <w:rPr>
                <w:rFonts w:ascii="Lucida Console" w:hAnsi="Lucida Console" w:cs="Lucida Console"/>
                <w:sz w:val="17"/>
                <w:szCs w:val="17"/>
                <w:lang w:eastAsia="ja-JP"/>
              </w:rPr>
              <w:t>A1234569</w:t>
            </w:r>
            <w:del w:id="951" w:author="Duncan Hardie" w:date="2014-04-15T10:26:00Z">
              <w:r w:rsidRPr="002B6EA9" w:rsidDel="00AA61B2">
                <w:rPr>
                  <w:rFonts w:ascii="Lucida Console" w:hAnsi="Lucida Console" w:cs="Lucida Console"/>
                  <w:sz w:val="17"/>
                  <w:szCs w:val="17"/>
                  <w:lang w:eastAsia="ja-JP"/>
                </w:rPr>
                <w:delText>&lt;/CallID&gt;</w:delText>
              </w:r>
            </w:del>
            <w:ins w:id="952" w:author="Duncan Hardie" w:date="2014-04-15T10:26:00Z">
              <w:r w:rsidR="00AA61B2">
                <w:rPr>
                  <w:rFonts w:ascii="Lucida Console" w:hAnsi="Lucida Console" w:cs="Lucida Console"/>
                  <w:sz w:val="17"/>
                  <w:szCs w:val="17"/>
                  <w:lang w:eastAsia="ja-JP"/>
                </w:rPr>
                <w:t>-1&lt;/CallID&gt;</w:t>
              </w:r>
            </w:ins>
          </w:p>
          <w:p w14:paraId="57BE4227"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&lt;Number&gt;2&lt;/Number&gt;</w:t>
            </w:r>
          </w:p>
          <w:p w14:paraId="38FCC69B"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&lt;/TaskKey&gt;</w:t>
            </w:r>
          </w:p>
          <w:p w14:paraId="545C0C7D"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&lt;RelationType&gt;1&lt;/RelationType&gt;</w:t>
            </w:r>
          </w:p>
          <w:p w14:paraId="50F6C49E" w14:textId="1067565D" w:rsidR="000E5CD1" w:rsidRPr="000E5CD1" w:rsidRDefault="002B6EA9" w:rsidP="000E5CD1">
            <w:pPr>
              <w:autoSpaceDE w:val="0"/>
              <w:autoSpaceDN w:val="0"/>
              <w:adjustRightInd w:val="0"/>
              <w:spacing w:line="360" w:lineRule="auto"/>
              <w:rPr>
                <w:ins w:id="953" w:author="Duncan Hardie" w:date="2014-02-05T13:34:00Z"/>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&lt;RelationOperator&gt;2&lt;/RelationOperator&gt;</w:t>
            </w:r>
            <w:ins w:id="954" w:author="Duncan Hardie" w:date="2014-02-05T13:34:00Z">
              <w:r w:rsidR="000E5CD1">
                <w:t xml:space="preserve"> </w:t>
              </w:r>
            </w:ins>
          </w:p>
          <w:p w14:paraId="25E1D431" w14:textId="22522053" w:rsidR="000E5CD1" w:rsidRPr="000E5CD1" w:rsidRDefault="000E5CD1" w:rsidP="000E5CD1">
            <w:pPr>
              <w:autoSpaceDE w:val="0"/>
              <w:autoSpaceDN w:val="0"/>
              <w:adjustRightInd w:val="0"/>
              <w:spacing w:line="360" w:lineRule="auto"/>
              <w:rPr>
                <w:ins w:id="955" w:author="Duncan Hardie" w:date="2014-02-05T13:34:00Z"/>
                <w:rFonts w:ascii="Lucida Console" w:hAnsi="Lucida Console" w:cs="Lucida Console"/>
                <w:sz w:val="17"/>
                <w:szCs w:val="17"/>
                <w:lang w:eastAsia="ja-JP"/>
              </w:rPr>
            </w:pPr>
            <w:ins w:id="956" w:author="Duncan Hardie" w:date="2014-02-05T13:35:00Z">
              <w:r w:rsidRPr="002B6EA9">
                <w:rPr>
                  <w:rFonts w:ascii="Lucida Console" w:hAnsi="Lucida Console" w:cs="Lucida Console"/>
                  <w:sz w:val="17"/>
                  <w:szCs w:val="17"/>
                  <w:lang w:eastAsia="ja-JP"/>
                </w:rPr>
                <w:t xml:space="preserve">                                    </w:t>
              </w:r>
            </w:ins>
            <w:ins w:id="957" w:author="Duncan Hardie" w:date="2014-02-05T13:34:00Z">
              <w:r w:rsidRPr="000E5CD1">
                <w:rPr>
                  <w:rFonts w:ascii="Lucida Console" w:hAnsi="Lucida Console" w:cs="Lucida Console"/>
                  <w:sz w:val="17"/>
                  <w:szCs w:val="17"/>
                  <w:lang w:eastAsia="ja-JP"/>
                </w:rPr>
                <w:t>&lt;UpperBound&gt;0&lt;/UpperBound&gt;</w:t>
              </w:r>
            </w:ins>
          </w:p>
          <w:p w14:paraId="6A57EBA1" w14:textId="4779127C" w:rsidR="002B6EA9" w:rsidRPr="002B6EA9" w:rsidRDefault="000E5CD1" w:rsidP="000E5CD1">
            <w:pPr>
              <w:autoSpaceDE w:val="0"/>
              <w:autoSpaceDN w:val="0"/>
              <w:adjustRightInd w:val="0"/>
              <w:spacing w:line="360" w:lineRule="auto"/>
              <w:rPr>
                <w:rFonts w:ascii="Lucida Console" w:hAnsi="Lucida Console" w:cs="Lucida Console"/>
                <w:sz w:val="17"/>
                <w:szCs w:val="17"/>
                <w:lang w:eastAsia="ja-JP"/>
              </w:rPr>
            </w:pPr>
            <w:ins w:id="958" w:author="Duncan Hardie" w:date="2014-02-05T13:35:00Z">
              <w:r w:rsidRPr="002B6EA9">
                <w:rPr>
                  <w:rFonts w:ascii="Lucida Console" w:hAnsi="Lucida Console" w:cs="Lucida Console"/>
                  <w:sz w:val="17"/>
                  <w:szCs w:val="17"/>
                  <w:lang w:eastAsia="ja-JP"/>
                </w:rPr>
                <w:t xml:space="preserve">                                    </w:t>
              </w:r>
            </w:ins>
            <w:ins w:id="959" w:author="Duncan Hardie" w:date="2014-02-05T13:34:00Z">
              <w:r w:rsidRPr="000E5CD1">
                <w:rPr>
                  <w:rFonts w:ascii="Lucida Console" w:hAnsi="Lucida Console" w:cs="Lucida Console"/>
                  <w:sz w:val="17"/>
                  <w:szCs w:val="17"/>
                  <w:lang w:eastAsia="ja-JP"/>
                </w:rPr>
                <w:t>&lt;LowerBound&gt;0&lt;/LowerBound&gt;</w:t>
              </w:r>
            </w:ins>
          </w:p>
          <w:p w14:paraId="49F75F9F"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&lt;Critical&gt;true&lt;/Critical&gt;</w:t>
            </w:r>
          </w:p>
          <w:p w14:paraId="321C3253"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&lt;/TaskTimeDependency&gt;</w:t>
            </w:r>
          </w:p>
          <w:p w14:paraId="7EC372A4"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&lt;TaskTimeDependency&gt;</w:t>
            </w:r>
          </w:p>
          <w:p w14:paraId="2B11EB46"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&lt;TaskKey&gt;</w:t>
            </w:r>
          </w:p>
          <w:p w14:paraId="697BB345" w14:textId="71A9A59B"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w:t>
            </w:r>
            <w:del w:id="960" w:author="Duncan Hardie" w:date="2014-04-15T10:26:00Z">
              <w:r w:rsidRPr="002B6EA9" w:rsidDel="00AA61B2">
                <w:rPr>
                  <w:rFonts w:ascii="Lucida Console" w:hAnsi="Lucida Console" w:cs="Lucida Console"/>
                  <w:sz w:val="17"/>
                  <w:szCs w:val="17"/>
                  <w:lang w:eastAsia="ja-JP"/>
                </w:rPr>
                <w:delText>&lt;CallID&gt;</w:delText>
              </w:r>
            </w:del>
            <w:ins w:id="961" w:author="Duncan Hardie" w:date="2014-04-15T10:26:00Z">
              <w:r w:rsidR="00AA61B2">
                <w:rPr>
                  <w:rFonts w:ascii="Lucida Console" w:hAnsi="Lucida Console" w:cs="Lucida Console"/>
                  <w:sz w:val="17"/>
                  <w:szCs w:val="17"/>
                  <w:lang w:eastAsia="ja-JP"/>
                </w:rPr>
                <w:t>&lt;CallID&gt;GB-</w:t>
              </w:r>
            </w:ins>
            <w:r w:rsidRPr="002B6EA9">
              <w:rPr>
                <w:rFonts w:ascii="Lucida Console" w:hAnsi="Lucida Console" w:cs="Lucida Console"/>
                <w:sz w:val="17"/>
                <w:szCs w:val="17"/>
                <w:lang w:eastAsia="ja-JP"/>
              </w:rPr>
              <w:t>A1234569</w:t>
            </w:r>
            <w:del w:id="962" w:author="Duncan Hardie" w:date="2014-04-15T10:26:00Z">
              <w:r w:rsidRPr="002B6EA9" w:rsidDel="00AA61B2">
                <w:rPr>
                  <w:rFonts w:ascii="Lucida Console" w:hAnsi="Lucida Console" w:cs="Lucida Console"/>
                  <w:sz w:val="17"/>
                  <w:szCs w:val="17"/>
                  <w:lang w:eastAsia="ja-JP"/>
                </w:rPr>
                <w:delText>&lt;/CallID&gt;</w:delText>
              </w:r>
            </w:del>
            <w:ins w:id="963" w:author="Duncan Hardie" w:date="2014-04-15T10:26:00Z">
              <w:r w:rsidR="00AA61B2">
                <w:rPr>
                  <w:rFonts w:ascii="Lucida Console" w:hAnsi="Lucida Console" w:cs="Lucida Console"/>
                  <w:sz w:val="17"/>
                  <w:szCs w:val="17"/>
                  <w:lang w:eastAsia="ja-JP"/>
                </w:rPr>
                <w:t>-1&lt;/CallID&gt;</w:t>
              </w:r>
            </w:ins>
          </w:p>
          <w:p w14:paraId="49994BE9"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&lt;Number&gt;3&lt;/Number&gt;</w:t>
            </w:r>
          </w:p>
          <w:p w14:paraId="19020E6D"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&lt;/TaskKey&gt;</w:t>
            </w:r>
          </w:p>
          <w:p w14:paraId="7EF02AD5"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&lt;RelationType&gt;1&lt;/RelationType&gt;</w:t>
            </w:r>
          </w:p>
          <w:p w14:paraId="4888C511" w14:textId="77777777" w:rsidR="000E5CD1" w:rsidRPr="000E5CD1" w:rsidRDefault="002B6EA9" w:rsidP="000E5CD1">
            <w:pPr>
              <w:autoSpaceDE w:val="0"/>
              <w:autoSpaceDN w:val="0"/>
              <w:adjustRightInd w:val="0"/>
              <w:spacing w:line="360" w:lineRule="auto"/>
              <w:rPr>
                <w:ins w:id="964" w:author="Duncan Hardie" w:date="2014-02-05T13:35:00Z"/>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&lt;RelationOperator&gt;2&lt;/RelationOperator&gt;</w:t>
            </w:r>
          </w:p>
          <w:p w14:paraId="41FCF00C" w14:textId="77777777" w:rsidR="000E5CD1" w:rsidRPr="000E5CD1" w:rsidRDefault="000E5CD1" w:rsidP="000E5CD1">
            <w:pPr>
              <w:autoSpaceDE w:val="0"/>
              <w:autoSpaceDN w:val="0"/>
              <w:adjustRightInd w:val="0"/>
              <w:spacing w:line="360" w:lineRule="auto"/>
              <w:rPr>
                <w:ins w:id="965" w:author="Duncan Hardie" w:date="2014-02-05T13:35:00Z"/>
                <w:rFonts w:ascii="Lucida Console" w:hAnsi="Lucida Console" w:cs="Lucida Console"/>
                <w:sz w:val="17"/>
                <w:szCs w:val="17"/>
                <w:lang w:eastAsia="ja-JP"/>
              </w:rPr>
            </w:pPr>
            <w:ins w:id="966" w:author="Duncan Hardie" w:date="2014-02-05T13:35:00Z">
              <w:r w:rsidRPr="002B6EA9">
                <w:rPr>
                  <w:rFonts w:ascii="Lucida Console" w:hAnsi="Lucida Console" w:cs="Lucida Console"/>
                  <w:sz w:val="17"/>
                  <w:szCs w:val="17"/>
                  <w:lang w:eastAsia="ja-JP"/>
                </w:rPr>
                <w:t xml:space="preserve">                                    </w:t>
              </w:r>
              <w:r w:rsidRPr="000E5CD1">
                <w:rPr>
                  <w:rFonts w:ascii="Lucida Console" w:hAnsi="Lucida Console" w:cs="Lucida Console"/>
                  <w:sz w:val="17"/>
                  <w:szCs w:val="17"/>
                  <w:lang w:eastAsia="ja-JP"/>
                </w:rPr>
                <w:t>&lt;UpperBound&gt;0&lt;/UpperBound&gt;</w:t>
              </w:r>
            </w:ins>
          </w:p>
          <w:p w14:paraId="5EA83945" w14:textId="3837FB2F" w:rsidR="002B6EA9" w:rsidRPr="002B6EA9" w:rsidRDefault="000E5CD1" w:rsidP="002B6EA9">
            <w:pPr>
              <w:autoSpaceDE w:val="0"/>
              <w:autoSpaceDN w:val="0"/>
              <w:adjustRightInd w:val="0"/>
              <w:spacing w:line="360" w:lineRule="auto"/>
              <w:rPr>
                <w:rFonts w:ascii="Lucida Console" w:hAnsi="Lucida Console" w:cs="Lucida Console"/>
                <w:sz w:val="17"/>
                <w:szCs w:val="17"/>
                <w:lang w:eastAsia="ja-JP"/>
              </w:rPr>
            </w:pPr>
            <w:ins w:id="967" w:author="Duncan Hardie" w:date="2014-02-05T13:35:00Z">
              <w:r w:rsidRPr="002B6EA9">
                <w:rPr>
                  <w:rFonts w:ascii="Lucida Console" w:hAnsi="Lucida Console" w:cs="Lucida Console"/>
                  <w:sz w:val="17"/>
                  <w:szCs w:val="17"/>
                  <w:lang w:eastAsia="ja-JP"/>
                </w:rPr>
                <w:t xml:space="preserve">                                    </w:t>
              </w:r>
              <w:r w:rsidRPr="000E5CD1">
                <w:rPr>
                  <w:rFonts w:ascii="Lucida Console" w:hAnsi="Lucida Console" w:cs="Lucida Console"/>
                  <w:sz w:val="17"/>
                  <w:szCs w:val="17"/>
                  <w:lang w:eastAsia="ja-JP"/>
                </w:rPr>
                <w:t>&lt;LowerBound&gt;0&lt;/LowerBound&gt;</w:t>
              </w:r>
            </w:ins>
          </w:p>
          <w:p w14:paraId="76A9EAB3"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&lt;Critical&gt;true&lt;/Critical&gt;</w:t>
            </w:r>
          </w:p>
          <w:p w14:paraId="6F9DBEAC"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&lt;/TaskTimeDependency&gt;</w:t>
            </w:r>
          </w:p>
          <w:p w14:paraId="11A8D12F"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&lt;/TimeDependencies&gt;</w:t>
            </w:r>
          </w:p>
          <w:p w14:paraId="146DC5ED"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&lt;EngineerDependencies&gt;</w:t>
            </w:r>
          </w:p>
          <w:p w14:paraId="524EE45F"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&lt;TaskEngineerDependency&gt;</w:t>
            </w:r>
          </w:p>
          <w:p w14:paraId="379BF118"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&lt;TaskKey&gt;</w:t>
            </w:r>
          </w:p>
          <w:p w14:paraId="747D04BA" w14:textId="14431449"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w:t>
            </w:r>
            <w:del w:id="968" w:author="Duncan Hardie" w:date="2014-04-15T10:26:00Z">
              <w:r w:rsidRPr="002B6EA9" w:rsidDel="00AA61B2">
                <w:rPr>
                  <w:rFonts w:ascii="Lucida Console" w:hAnsi="Lucida Console" w:cs="Lucida Console"/>
                  <w:sz w:val="17"/>
                  <w:szCs w:val="17"/>
                  <w:lang w:eastAsia="ja-JP"/>
                </w:rPr>
                <w:delText>&lt;CallID&gt;</w:delText>
              </w:r>
            </w:del>
            <w:ins w:id="969" w:author="Duncan Hardie" w:date="2014-04-15T10:26:00Z">
              <w:r w:rsidR="00AA61B2">
                <w:rPr>
                  <w:rFonts w:ascii="Lucida Console" w:hAnsi="Lucida Console" w:cs="Lucida Console"/>
                  <w:sz w:val="17"/>
                  <w:szCs w:val="17"/>
                  <w:lang w:eastAsia="ja-JP"/>
                </w:rPr>
                <w:t>&lt;CallID&gt;GB-</w:t>
              </w:r>
            </w:ins>
            <w:r w:rsidRPr="002B6EA9">
              <w:rPr>
                <w:rFonts w:ascii="Lucida Console" w:hAnsi="Lucida Console" w:cs="Lucida Console"/>
                <w:sz w:val="17"/>
                <w:szCs w:val="17"/>
                <w:lang w:eastAsia="ja-JP"/>
              </w:rPr>
              <w:t>A1234569</w:t>
            </w:r>
            <w:del w:id="970" w:author="Duncan Hardie" w:date="2014-04-15T10:26:00Z">
              <w:r w:rsidRPr="002B6EA9" w:rsidDel="00AA61B2">
                <w:rPr>
                  <w:rFonts w:ascii="Lucida Console" w:hAnsi="Lucida Console" w:cs="Lucida Console"/>
                  <w:sz w:val="17"/>
                  <w:szCs w:val="17"/>
                  <w:lang w:eastAsia="ja-JP"/>
                </w:rPr>
                <w:delText>&lt;/CallID&gt;</w:delText>
              </w:r>
            </w:del>
            <w:ins w:id="971" w:author="Duncan Hardie" w:date="2014-04-15T10:26:00Z">
              <w:r w:rsidR="00AA61B2">
                <w:rPr>
                  <w:rFonts w:ascii="Lucida Console" w:hAnsi="Lucida Console" w:cs="Lucida Console"/>
                  <w:sz w:val="17"/>
                  <w:szCs w:val="17"/>
                  <w:lang w:eastAsia="ja-JP"/>
                </w:rPr>
                <w:t>-1&lt;/CallID&gt;</w:t>
              </w:r>
            </w:ins>
          </w:p>
          <w:p w14:paraId="7B2B39B2"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&lt;Number&gt;2&lt;/Number&gt;</w:t>
            </w:r>
          </w:p>
          <w:p w14:paraId="445151AF"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&lt;/TaskKey&gt;</w:t>
            </w:r>
          </w:p>
          <w:p w14:paraId="7EB76F53"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&lt;RelationType&gt;2&lt;/RelationType&gt;</w:t>
            </w:r>
          </w:p>
          <w:p w14:paraId="5E36D1AA"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&lt;/TaskEngineerDependency&gt;</w:t>
            </w:r>
          </w:p>
          <w:p w14:paraId="7816532D"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lastRenderedPageBreak/>
              <w:t xml:space="preserve">                                &lt;TaskEngineerDependency&gt;</w:t>
            </w:r>
          </w:p>
          <w:p w14:paraId="0B81DF2F"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&lt;TaskKey&gt;</w:t>
            </w:r>
          </w:p>
          <w:p w14:paraId="105BCF0A" w14:textId="6C6DFA6D"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w:t>
            </w:r>
            <w:del w:id="972" w:author="Duncan Hardie" w:date="2014-04-15T10:26:00Z">
              <w:r w:rsidRPr="002B6EA9" w:rsidDel="00AA61B2">
                <w:rPr>
                  <w:rFonts w:ascii="Lucida Console" w:hAnsi="Lucida Console" w:cs="Lucida Console"/>
                  <w:sz w:val="17"/>
                  <w:szCs w:val="17"/>
                  <w:lang w:eastAsia="ja-JP"/>
                </w:rPr>
                <w:delText>&lt;CallID&gt;</w:delText>
              </w:r>
            </w:del>
            <w:ins w:id="973" w:author="Duncan Hardie" w:date="2014-04-15T10:26:00Z">
              <w:r w:rsidR="00AA61B2">
                <w:rPr>
                  <w:rFonts w:ascii="Lucida Console" w:hAnsi="Lucida Console" w:cs="Lucida Console"/>
                  <w:sz w:val="17"/>
                  <w:szCs w:val="17"/>
                  <w:lang w:eastAsia="ja-JP"/>
                </w:rPr>
                <w:t>&lt;CallID&gt;GB-</w:t>
              </w:r>
            </w:ins>
            <w:r w:rsidRPr="002B6EA9">
              <w:rPr>
                <w:rFonts w:ascii="Lucida Console" w:hAnsi="Lucida Console" w:cs="Lucida Console"/>
                <w:sz w:val="17"/>
                <w:szCs w:val="17"/>
                <w:lang w:eastAsia="ja-JP"/>
              </w:rPr>
              <w:t>A1234569</w:t>
            </w:r>
            <w:del w:id="974" w:author="Duncan Hardie" w:date="2014-04-15T10:26:00Z">
              <w:r w:rsidRPr="002B6EA9" w:rsidDel="00AA61B2">
                <w:rPr>
                  <w:rFonts w:ascii="Lucida Console" w:hAnsi="Lucida Console" w:cs="Lucida Console"/>
                  <w:sz w:val="17"/>
                  <w:szCs w:val="17"/>
                  <w:lang w:eastAsia="ja-JP"/>
                </w:rPr>
                <w:delText>&lt;/CallID&gt;</w:delText>
              </w:r>
            </w:del>
            <w:ins w:id="975" w:author="Duncan Hardie" w:date="2014-04-15T10:26:00Z">
              <w:r w:rsidR="00AA61B2">
                <w:rPr>
                  <w:rFonts w:ascii="Lucida Console" w:hAnsi="Lucida Console" w:cs="Lucida Console"/>
                  <w:sz w:val="17"/>
                  <w:szCs w:val="17"/>
                  <w:lang w:eastAsia="ja-JP"/>
                </w:rPr>
                <w:t>-1&lt;/CallID&gt;</w:t>
              </w:r>
            </w:ins>
          </w:p>
          <w:p w14:paraId="2D22789E"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&lt;Number&gt;3&lt;/Number&gt;</w:t>
            </w:r>
          </w:p>
          <w:p w14:paraId="1E7A11E7"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&lt;/TaskKey&gt;</w:t>
            </w:r>
          </w:p>
          <w:p w14:paraId="4C0D8FDA"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&lt;RelationType&gt;2&lt;/RelationType&gt;</w:t>
            </w:r>
          </w:p>
          <w:p w14:paraId="3F547C3B"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&lt;/TaskEngineerDependency&gt;</w:t>
            </w:r>
          </w:p>
          <w:p w14:paraId="272EBBB3"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&lt;/EngineerDependencies&gt;</w:t>
            </w:r>
          </w:p>
          <w:p w14:paraId="46E39AD1"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&lt;JobComments&gt;</w:t>
            </w:r>
          </w:p>
          <w:p w14:paraId="24B72722"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&lt;MUSTJobNumber&gt;A1234569&lt;/MUSTJobNumber&gt;</w:t>
            </w:r>
          </w:p>
          <w:p w14:paraId="216509B6"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&lt;/JobComments&gt;</w:t>
            </w:r>
          </w:p>
          <w:p w14:paraId="3C325419"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&lt;/Object&gt;</w:t>
            </w:r>
          </w:p>
          <w:p w14:paraId="71D119C5"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&lt;/Object&gt;</w:t>
            </w:r>
          </w:p>
          <w:p w14:paraId="7DD6A0D6"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&lt;/Operation&gt;</w:t>
            </w:r>
          </w:p>
          <w:p w14:paraId="2DE51EC4"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&lt;Operation&gt;</w:t>
            </w:r>
          </w:p>
          <w:p w14:paraId="49DA03C5"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&lt;Action&gt;Update&lt;/Action&gt;</w:t>
            </w:r>
          </w:p>
          <w:p w14:paraId="4BCF69BE"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&lt;Object&gt;</w:t>
            </w:r>
          </w:p>
          <w:p w14:paraId="6F187B4E"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&lt;Object xsi:type = "Task"&gt;</w:t>
            </w:r>
          </w:p>
          <w:p w14:paraId="193F6503" w14:textId="522D137E"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w:t>
            </w:r>
            <w:del w:id="976" w:author="Duncan Hardie" w:date="2014-04-15T10:26:00Z">
              <w:r w:rsidRPr="002B6EA9" w:rsidDel="00AA61B2">
                <w:rPr>
                  <w:rFonts w:ascii="Lucida Console" w:hAnsi="Lucida Console" w:cs="Lucida Console"/>
                  <w:sz w:val="17"/>
                  <w:szCs w:val="17"/>
                  <w:lang w:eastAsia="ja-JP"/>
                </w:rPr>
                <w:delText>&lt;CallID&gt;</w:delText>
              </w:r>
            </w:del>
            <w:ins w:id="977" w:author="Duncan Hardie" w:date="2014-04-15T10:26:00Z">
              <w:r w:rsidR="00AA61B2">
                <w:rPr>
                  <w:rFonts w:ascii="Lucida Console" w:hAnsi="Lucida Console" w:cs="Lucida Console"/>
                  <w:sz w:val="17"/>
                  <w:szCs w:val="17"/>
                  <w:lang w:eastAsia="ja-JP"/>
                </w:rPr>
                <w:t>&lt;CallID&gt;GB-</w:t>
              </w:r>
            </w:ins>
            <w:r w:rsidRPr="002B6EA9">
              <w:rPr>
                <w:rFonts w:ascii="Lucida Console" w:hAnsi="Lucida Console" w:cs="Lucida Console"/>
                <w:sz w:val="17"/>
                <w:szCs w:val="17"/>
                <w:lang w:eastAsia="ja-JP"/>
              </w:rPr>
              <w:t>A1234569</w:t>
            </w:r>
            <w:del w:id="978" w:author="Duncan Hardie" w:date="2014-04-15T10:26:00Z">
              <w:r w:rsidRPr="002B6EA9" w:rsidDel="00AA61B2">
                <w:rPr>
                  <w:rFonts w:ascii="Lucida Console" w:hAnsi="Lucida Console" w:cs="Lucida Console"/>
                  <w:sz w:val="17"/>
                  <w:szCs w:val="17"/>
                  <w:lang w:eastAsia="ja-JP"/>
                </w:rPr>
                <w:delText>&lt;/CallID&gt;</w:delText>
              </w:r>
            </w:del>
            <w:ins w:id="979" w:author="Duncan Hardie" w:date="2014-04-15T10:26:00Z">
              <w:r w:rsidR="00AA61B2">
                <w:rPr>
                  <w:rFonts w:ascii="Lucida Console" w:hAnsi="Lucida Console" w:cs="Lucida Console"/>
                  <w:sz w:val="17"/>
                  <w:szCs w:val="17"/>
                  <w:lang w:eastAsia="ja-JP"/>
                </w:rPr>
                <w:t>-1&lt;/CallID&gt;</w:t>
              </w:r>
            </w:ins>
          </w:p>
          <w:p w14:paraId="3012D95D"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&lt;Number&gt;2&lt;/Number&gt;</w:t>
            </w:r>
          </w:p>
          <w:p w14:paraId="5E29A43E"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&lt;Critical&gt;true&lt;/Critical&gt;</w:t>
            </w:r>
          </w:p>
          <w:p w14:paraId="7E8EC818"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&lt;JobComments&gt;</w:t>
            </w:r>
          </w:p>
          <w:p w14:paraId="469F3E4C"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&lt;MUSTJobNumber&gt;A1234569&lt;/MUSTJobNumber&gt;</w:t>
            </w:r>
          </w:p>
          <w:p w14:paraId="6625D3EE"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&lt;/JobComments&gt;</w:t>
            </w:r>
          </w:p>
          <w:p w14:paraId="544047FF"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&lt;/Object&gt;</w:t>
            </w:r>
          </w:p>
          <w:p w14:paraId="4116E91D"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&lt;/Object&gt;</w:t>
            </w:r>
          </w:p>
          <w:p w14:paraId="26F9D175"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&lt;/Operation&gt;</w:t>
            </w:r>
          </w:p>
          <w:p w14:paraId="58E539C3"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&lt;Operation&gt;</w:t>
            </w:r>
          </w:p>
          <w:p w14:paraId="6CE5D9E2"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&lt;Action&gt;Update&lt;/Action&gt;</w:t>
            </w:r>
          </w:p>
          <w:p w14:paraId="48E4B075"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&lt;Object&gt;</w:t>
            </w:r>
          </w:p>
          <w:p w14:paraId="08524E00"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&lt;Object xsi:type = "Task"&gt;</w:t>
            </w:r>
          </w:p>
          <w:p w14:paraId="58871324" w14:textId="2651B832"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w:t>
            </w:r>
            <w:del w:id="980" w:author="Duncan Hardie" w:date="2014-04-15T10:26:00Z">
              <w:r w:rsidRPr="002B6EA9" w:rsidDel="00AA61B2">
                <w:rPr>
                  <w:rFonts w:ascii="Lucida Console" w:hAnsi="Lucida Console" w:cs="Lucida Console"/>
                  <w:sz w:val="17"/>
                  <w:szCs w:val="17"/>
                  <w:lang w:eastAsia="ja-JP"/>
                </w:rPr>
                <w:delText>&lt;CallID&gt;</w:delText>
              </w:r>
            </w:del>
            <w:ins w:id="981" w:author="Duncan Hardie" w:date="2014-04-15T10:26:00Z">
              <w:r w:rsidR="00AA61B2">
                <w:rPr>
                  <w:rFonts w:ascii="Lucida Console" w:hAnsi="Lucida Console" w:cs="Lucida Console"/>
                  <w:sz w:val="17"/>
                  <w:szCs w:val="17"/>
                  <w:lang w:eastAsia="ja-JP"/>
                </w:rPr>
                <w:t>&lt;CallID&gt;GB-</w:t>
              </w:r>
            </w:ins>
            <w:r w:rsidRPr="002B6EA9">
              <w:rPr>
                <w:rFonts w:ascii="Lucida Console" w:hAnsi="Lucida Console" w:cs="Lucida Console"/>
                <w:sz w:val="17"/>
                <w:szCs w:val="17"/>
                <w:lang w:eastAsia="ja-JP"/>
              </w:rPr>
              <w:t>A1234569</w:t>
            </w:r>
            <w:del w:id="982" w:author="Duncan Hardie" w:date="2014-04-15T10:26:00Z">
              <w:r w:rsidRPr="002B6EA9" w:rsidDel="00AA61B2">
                <w:rPr>
                  <w:rFonts w:ascii="Lucida Console" w:hAnsi="Lucida Console" w:cs="Lucida Console"/>
                  <w:sz w:val="17"/>
                  <w:szCs w:val="17"/>
                  <w:lang w:eastAsia="ja-JP"/>
                </w:rPr>
                <w:delText>&lt;/CallID&gt;</w:delText>
              </w:r>
            </w:del>
            <w:ins w:id="983" w:author="Duncan Hardie" w:date="2014-04-15T10:26:00Z">
              <w:r w:rsidR="00AA61B2">
                <w:rPr>
                  <w:rFonts w:ascii="Lucida Console" w:hAnsi="Lucida Console" w:cs="Lucida Console"/>
                  <w:sz w:val="17"/>
                  <w:szCs w:val="17"/>
                  <w:lang w:eastAsia="ja-JP"/>
                </w:rPr>
                <w:t>-1&lt;/CallID&gt;</w:t>
              </w:r>
            </w:ins>
          </w:p>
          <w:p w14:paraId="50F62E4F"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&lt;Number&gt;3&lt;/Number&gt;</w:t>
            </w:r>
          </w:p>
          <w:p w14:paraId="0F5B6B90"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&lt;Critical&gt;true&lt;/Critical&gt;</w:t>
            </w:r>
          </w:p>
          <w:p w14:paraId="413A2524"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&lt;JobComments&gt;</w:t>
            </w:r>
          </w:p>
          <w:p w14:paraId="6EAFA7E6"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&lt;MUSTJobNumber&gt;A1234569&lt;/MUSTJobNumber&gt;</w:t>
            </w:r>
          </w:p>
          <w:p w14:paraId="63C909E1"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&lt;/JobComments&gt;</w:t>
            </w:r>
          </w:p>
          <w:p w14:paraId="328CE929"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&lt;/Object&gt;</w:t>
            </w:r>
          </w:p>
          <w:p w14:paraId="62D99D5D"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&lt;/Object&gt;</w:t>
            </w:r>
          </w:p>
          <w:p w14:paraId="5176DFF6"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&lt;/Operation&gt;</w:t>
            </w:r>
          </w:p>
          <w:p w14:paraId="587ABEC7"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&lt;/Operations&gt;</w:t>
            </w:r>
          </w:p>
          <w:p w14:paraId="77F5AD09"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&lt;OneTransaction&gt;false&lt;/OneTransaction&gt;</w:t>
            </w:r>
          </w:p>
          <w:p w14:paraId="26FC1CD2"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&lt;ContinueOnError&gt;false&lt;/ContinueOnError&gt;</w:t>
            </w:r>
          </w:p>
          <w:p w14:paraId="30EA6328"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&lt;/ExecuteMultipleOperations&gt;</w:t>
            </w:r>
          </w:p>
          <w:p w14:paraId="2AEAB838" w14:textId="77777777" w:rsidR="002B6EA9" w:rsidRPr="002B6EA9" w:rsidRDefault="002B6EA9" w:rsidP="002B6EA9">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 xml:space="preserve">    &lt;/s:Body&gt;</w:t>
            </w:r>
          </w:p>
          <w:p w14:paraId="7795560E" w14:textId="1E295524" w:rsidR="00E0188C" w:rsidRPr="003A41C1" w:rsidRDefault="002B6EA9" w:rsidP="003A41C1">
            <w:pPr>
              <w:autoSpaceDE w:val="0"/>
              <w:autoSpaceDN w:val="0"/>
              <w:adjustRightInd w:val="0"/>
              <w:spacing w:line="360" w:lineRule="auto"/>
              <w:rPr>
                <w:rFonts w:ascii="Lucida Console" w:hAnsi="Lucida Console" w:cs="Lucida Console"/>
                <w:sz w:val="17"/>
                <w:szCs w:val="17"/>
                <w:lang w:eastAsia="ja-JP"/>
              </w:rPr>
            </w:pPr>
            <w:r w:rsidRPr="002B6EA9">
              <w:rPr>
                <w:rFonts w:ascii="Lucida Console" w:hAnsi="Lucida Console" w:cs="Lucida Console"/>
                <w:sz w:val="17"/>
                <w:szCs w:val="17"/>
                <w:lang w:eastAsia="ja-JP"/>
              </w:rPr>
              <w:t>&lt;/s:Envelope&gt;</w:t>
            </w:r>
          </w:p>
        </w:tc>
      </w:tr>
    </w:tbl>
    <w:p w14:paraId="18E064F7" w14:textId="77777777" w:rsidR="00E0188C" w:rsidRDefault="00E0188C" w:rsidP="003A41C1"/>
    <w:p w14:paraId="27E5FC5C" w14:textId="41133980" w:rsidR="003C75A5" w:rsidRDefault="008974CF" w:rsidP="003C422C">
      <w:pPr>
        <w:pStyle w:val="Heading4"/>
        <w:numPr>
          <w:ilvl w:val="2"/>
          <w:numId w:val="2"/>
        </w:numPr>
      </w:pPr>
      <w:r>
        <w:lastRenderedPageBreak/>
        <w:t>Parts Pickup</w:t>
      </w:r>
    </w:p>
    <w:p w14:paraId="617FF3E7" w14:textId="0919EC20" w:rsidR="008B4911" w:rsidRDefault="008B4911" w:rsidP="008B4911">
      <w:pPr>
        <w:spacing w:line="360" w:lineRule="auto"/>
      </w:pPr>
      <w:r>
        <w:t xml:space="preserve">My way of example for the Business scenarios </w:t>
      </w:r>
      <w:r>
        <w:fldChar w:fldCharType="begin"/>
      </w:r>
      <w:r>
        <w:instrText xml:space="preserve"> REF _Ref367442396 \r \h </w:instrText>
      </w:r>
      <w:r>
        <w:fldChar w:fldCharType="separate"/>
      </w:r>
      <w:r w:rsidR="006E49E1">
        <w:t>2.6.2</w:t>
      </w:r>
      <w:r>
        <w:fldChar w:fldCharType="end"/>
      </w:r>
      <w:r>
        <w:t xml:space="preserve"> the</w:t>
      </w:r>
      <w:r w:rsidRPr="008F7BA8">
        <w:t xml:space="preserve"> SOAP stack for creating </w:t>
      </w:r>
      <w:r>
        <w:t xml:space="preserve">a training job follows the following pattern , this is also described here </w:t>
      </w:r>
      <w:r>
        <w:fldChar w:fldCharType="begin"/>
      </w:r>
      <w:r>
        <w:instrText xml:space="preserve"> REF _Ref367968396 \r \h </w:instrText>
      </w:r>
      <w:r>
        <w:fldChar w:fldCharType="separate"/>
      </w:r>
      <w:r w:rsidR="006E49E1">
        <w:t>2.6.2.3</w:t>
      </w:r>
      <w:r>
        <w:fldChar w:fldCharType="end"/>
      </w:r>
      <w:r>
        <w:t xml:space="preserve"> :</w:t>
      </w:r>
    </w:p>
    <w:p w14:paraId="04BCBFE3" w14:textId="77777777" w:rsidR="008B4911" w:rsidRPr="00F00FFD" w:rsidRDefault="008B4911" w:rsidP="008B4911">
      <w:pPr>
        <w:pStyle w:val="BodyText"/>
        <w:numPr>
          <w:ilvl w:val="0"/>
          <w:numId w:val="140"/>
        </w:numPr>
        <w:rPr>
          <w:ins w:id="984" w:author="Duncan Hardie" w:date="2014-02-24T09:51:00Z"/>
          <w:lang w:val="en-US" w:bidi="he-IL"/>
          <w:rPrChange w:id="985" w:author="Duncan Hardie" w:date="2014-02-24T09:51:00Z">
            <w:rPr>
              <w:ins w:id="986" w:author="Duncan Hardie" w:date="2014-02-24T09:51:00Z"/>
            </w:rPr>
          </w:rPrChange>
        </w:rPr>
      </w:pPr>
      <w:r>
        <w:t>ProcessTaskEx – Main Job</w:t>
      </w:r>
    </w:p>
    <w:p w14:paraId="7C947A06" w14:textId="291C9AA0" w:rsidR="00F00FFD" w:rsidRPr="008F7BA8" w:rsidRDefault="00F00FFD">
      <w:pPr>
        <w:pStyle w:val="BodyText"/>
        <w:numPr>
          <w:ilvl w:val="1"/>
          <w:numId w:val="140"/>
        </w:numPr>
        <w:rPr>
          <w:lang w:val="en-US" w:bidi="he-IL"/>
        </w:rPr>
        <w:pPrChange w:id="987" w:author="Duncan Hardie" w:date="2014-02-24T09:51:00Z">
          <w:pPr>
            <w:pStyle w:val="BodyText"/>
            <w:numPr>
              <w:numId w:val="140"/>
            </w:numPr>
            <w:ind w:left="1152" w:hanging="360"/>
          </w:pPr>
        </w:pPrChange>
      </w:pPr>
      <w:ins w:id="988" w:author="Duncan Hardie" w:date="2014-02-24T09:52:00Z">
        <w:r>
          <w:t>I</w:t>
        </w:r>
      </w:ins>
      <w:ins w:id="989" w:author="Duncan Hardie" w:date="2014-02-24T09:51:00Z">
        <w:r>
          <w:t xml:space="preserve">sMST: set to true so the BGO can release tasks </w:t>
        </w:r>
      </w:ins>
      <w:ins w:id="990" w:author="Duncan Hardie" w:date="2014-02-24T09:52:00Z">
        <w:r>
          <w:t>once</w:t>
        </w:r>
      </w:ins>
      <w:ins w:id="991" w:author="Duncan Hardie" w:date="2014-02-24T09:51:00Z">
        <w:r>
          <w:t xml:space="preserve"> comments are added;</w:t>
        </w:r>
      </w:ins>
    </w:p>
    <w:p w14:paraId="07B3891A" w14:textId="779F728A" w:rsidR="00F00FFD" w:rsidRPr="00F00FFD" w:rsidRDefault="008B4911">
      <w:pPr>
        <w:pStyle w:val="BodyText"/>
        <w:numPr>
          <w:ilvl w:val="0"/>
          <w:numId w:val="140"/>
        </w:numPr>
        <w:rPr>
          <w:ins w:id="992" w:author="Duncan Hardie" w:date="2014-02-24T09:52:00Z"/>
          <w:lang w:val="en-US" w:bidi="he-IL"/>
        </w:rPr>
      </w:pPr>
      <w:r>
        <w:t>ProcessTaskEx – Pickup Task 1;</w:t>
      </w:r>
    </w:p>
    <w:p w14:paraId="6D1CDF68" w14:textId="398FCBF7" w:rsidR="00F00FFD" w:rsidRPr="00F00FFD" w:rsidRDefault="00F00FFD">
      <w:pPr>
        <w:pStyle w:val="BodyText"/>
        <w:numPr>
          <w:ilvl w:val="1"/>
          <w:numId w:val="140"/>
        </w:numPr>
        <w:rPr>
          <w:lang w:val="en-US" w:bidi="he-IL"/>
        </w:rPr>
        <w:pPrChange w:id="993" w:author="Duncan Hardie" w:date="2014-02-24T09:52:00Z">
          <w:pPr>
            <w:pStyle w:val="BodyText"/>
            <w:numPr>
              <w:numId w:val="140"/>
            </w:numPr>
            <w:ind w:left="1152" w:hanging="360"/>
          </w:pPr>
        </w:pPrChange>
      </w:pPr>
      <w:ins w:id="994" w:author="Duncan Hardie" w:date="2014-02-24T09:52:00Z">
        <w:r>
          <w:t>IsMST: set to true so the BGO can release tasks once comments are added;</w:t>
        </w:r>
      </w:ins>
    </w:p>
    <w:p w14:paraId="6643386E" w14:textId="1991AA89" w:rsidR="008B4911" w:rsidRDefault="008B4911" w:rsidP="008B4911">
      <w:pPr>
        <w:pStyle w:val="BodyText"/>
        <w:numPr>
          <w:ilvl w:val="0"/>
          <w:numId w:val="140"/>
        </w:numPr>
        <w:rPr>
          <w:lang w:val="en-US" w:bidi="he-IL"/>
        </w:rPr>
      </w:pPr>
      <w:r w:rsidRPr="00AF194B">
        <w:rPr>
          <w:lang w:val="en-US" w:bidi="he-IL"/>
        </w:rPr>
        <w:t>ExecuteMultipleOperations</w:t>
      </w:r>
      <w:r>
        <w:rPr>
          <w:lang w:val="en-US" w:bidi="he-IL"/>
        </w:rPr>
        <w:t xml:space="preserve">, see </w:t>
      </w:r>
      <w:r w:rsidR="00D162B5">
        <w:rPr>
          <w:lang w:val="en-US" w:bidi="he-IL"/>
        </w:rPr>
        <w:t xml:space="preserve"> </w:t>
      </w:r>
      <w:r w:rsidR="00D162B5">
        <w:rPr>
          <w:lang w:val="en-US" w:bidi="he-IL"/>
        </w:rPr>
        <w:fldChar w:fldCharType="begin"/>
      </w:r>
      <w:r w:rsidR="00D162B5">
        <w:rPr>
          <w:lang w:val="en-US" w:bidi="he-IL"/>
        </w:rPr>
        <w:instrText xml:space="preserve"> REF _Ref370817119 \r \h </w:instrText>
      </w:r>
      <w:r w:rsidR="00D162B5">
        <w:rPr>
          <w:lang w:val="en-US" w:bidi="he-IL"/>
        </w:rPr>
      </w:r>
      <w:r w:rsidR="00D162B5">
        <w:rPr>
          <w:lang w:val="en-US" w:bidi="he-IL"/>
        </w:rPr>
        <w:fldChar w:fldCharType="separate"/>
      </w:r>
      <w:r w:rsidR="00D162B5">
        <w:rPr>
          <w:lang w:val="en-US" w:bidi="he-IL"/>
        </w:rPr>
        <w:t>3.6</w:t>
      </w:r>
      <w:r w:rsidR="00D162B5">
        <w:rPr>
          <w:lang w:val="en-US" w:bidi="he-IL"/>
        </w:rPr>
        <w:fldChar w:fldCharType="end"/>
      </w:r>
    </w:p>
    <w:p w14:paraId="3BD8B7B1" w14:textId="77777777" w:rsidR="008B4911" w:rsidRDefault="008B4911" w:rsidP="008B4911">
      <w:pPr>
        <w:pStyle w:val="BodyText"/>
        <w:numPr>
          <w:ilvl w:val="1"/>
          <w:numId w:val="140"/>
        </w:numPr>
        <w:rPr>
          <w:lang w:val="en-US" w:bidi="he-IL"/>
        </w:rPr>
      </w:pPr>
      <w:r>
        <w:rPr>
          <w:lang w:val="en-US" w:bidi="he-IL"/>
        </w:rPr>
        <w:t>Operation 1:</w:t>
      </w:r>
    </w:p>
    <w:p w14:paraId="040BD214" w14:textId="77777777" w:rsidR="008B4911" w:rsidRDefault="008B4911" w:rsidP="008B4911">
      <w:pPr>
        <w:pStyle w:val="BodyText"/>
        <w:numPr>
          <w:ilvl w:val="2"/>
          <w:numId w:val="140"/>
        </w:numPr>
        <w:rPr>
          <w:lang w:val="en-US" w:bidi="he-IL"/>
        </w:rPr>
      </w:pPr>
      <w:r>
        <w:rPr>
          <w:lang w:val="en-US" w:bidi="he-IL"/>
        </w:rPr>
        <w:t xml:space="preserve">CreateOrUpdate </w:t>
      </w:r>
      <w:r w:rsidRPr="00AF194B">
        <w:rPr>
          <w:lang w:val="en-US" w:bidi="he-IL"/>
        </w:rPr>
        <w:t>ExecuteMultipleOperations</w:t>
      </w:r>
      <w:r>
        <w:rPr>
          <w:lang w:val="en-US" w:bidi="he-IL"/>
        </w:rPr>
        <w:t>;</w:t>
      </w:r>
    </w:p>
    <w:p w14:paraId="5486F566" w14:textId="77777777" w:rsidR="008B4911" w:rsidRDefault="008B4911" w:rsidP="008B4911">
      <w:pPr>
        <w:pStyle w:val="BodyText"/>
        <w:numPr>
          <w:ilvl w:val="1"/>
          <w:numId w:val="140"/>
        </w:numPr>
        <w:rPr>
          <w:lang w:val="en-US" w:bidi="he-IL"/>
        </w:rPr>
      </w:pPr>
      <w:r>
        <w:rPr>
          <w:lang w:val="en-US" w:bidi="he-IL"/>
        </w:rPr>
        <w:t>Operation 2:</w:t>
      </w:r>
    </w:p>
    <w:p w14:paraId="5881235E" w14:textId="77777777" w:rsidR="008B4911" w:rsidRDefault="008B4911" w:rsidP="008B4911">
      <w:pPr>
        <w:pStyle w:val="BodyText"/>
        <w:numPr>
          <w:ilvl w:val="2"/>
          <w:numId w:val="140"/>
        </w:numPr>
        <w:rPr>
          <w:lang w:val="en-US" w:bidi="he-IL"/>
        </w:rPr>
      </w:pPr>
      <w:r>
        <w:rPr>
          <w:lang w:val="en-US" w:bidi="he-IL"/>
        </w:rPr>
        <w:t>Update Main Tasks JobComments to new GEHCJobComments;</w:t>
      </w:r>
    </w:p>
    <w:p w14:paraId="6D36BAC4" w14:textId="77777777" w:rsidR="008B4911" w:rsidRDefault="008B4911" w:rsidP="008B4911">
      <w:pPr>
        <w:pStyle w:val="BodyText"/>
        <w:numPr>
          <w:ilvl w:val="2"/>
          <w:numId w:val="140"/>
        </w:numPr>
        <w:rPr>
          <w:lang w:val="en-US" w:bidi="he-IL"/>
        </w:rPr>
      </w:pPr>
      <w:r>
        <w:rPr>
          <w:lang w:val="en-US" w:bidi="he-IL"/>
        </w:rPr>
        <w:t>Update Main Task with Time Dependancies;</w:t>
      </w:r>
    </w:p>
    <w:p w14:paraId="2F43917C" w14:textId="28C85FAA" w:rsidR="000B65F6" w:rsidRDefault="000B65F6" w:rsidP="000E5CD1">
      <w:pPr>
        <w:pStyle w:val="BodyText"/>
        <w:numPr>
          <w:ilvl w:val="3"/>
          <w:numId w:val="140"/>
        </w:numPr>
        <w:rPr>
          <w:lang w:val="en-US" w:bidi="he-IL"/>
        </w:rPr>
      </w:pPr>
      <w:r>
        <w:rPr>
          <w:lang w:val="en-US" w:bidi="he-IL"/>
        </w:rPr>
        <w:t xml:space="preserve">Start </w:t>
      </w:r>
      <w:r w:rsidR="00EA30EA">
        <w:rPr>
          <w:lang w:val="en-US" w:bidi="he-IL"/>
        </w:rPr>
        <w:t>after the finish of the pickup;</w:t>
      </w:r>
    </w:p>
    <w:p w14:paraId="443B0F57" w14:textId="56461B4E" w:rsidR="00EA30EA" w:rsidRDefault="00EA30EA" w:rsidP="000E5CD1">
      <w:pPr>
        <w:pStyle w:val="BodyText"/>
        <w:numPr>
          <w:ilvl w:val="3"/>
          <w:numId w:val="140"/>
        </w:numPr>
        <w:rPr>
          <w:lang w:val="en-US" w:bidi="he-IL"/>
        </w:rPr>
      </w:pPr>
      <w:r>
        <w:rPr>
          <w:lang w:val="en-US" w:bidi="he-IL"/>
        </w:rPr>
        <w:t>Start on same day as the pickup</w:t>
      </w:r>
      <w:r w:rsidR="00A4085C">
        <w:rPr>
          <w:lang w:val="en-US" w:bidi="he-IL"/>
        </w:rPr>
        <w:t xml:space="preserve"> (optional)</w:t>
      </w:r>
      <w:r>
        <w:rPr>
          <w:lang w:val="en-US" w:bidi="he-IL"/>
        </w:rPr>
        <w:t>;</w:t>
      </w:r>
    </w:p>
    <w:p w14:paraId="67A7E770" w14:textId="77777777" w:rsidR="008B4911" w:rsidRPr="00CB584C" w:rsidRDefault="008B4911" w:rsidP="008B4911">
      <w:pPr>
        <w:pStyle w:val="BodyText"/>
        <w:numPr>
          <w:ilvl w:val="2"/>
          <w:numId w:val="140"/>
        </w:numPr>
        <w:rPr>
          <w:lang w:val="en-US" w:bidi="he-IL"/>
        </w:rPr>
      </w:pPr>
      <w:r>
        <w:rPr>
          <w:lang w:val="en-US" w:bidi="he-IL"/>
        </w:rPr>
        <w:t>Update Main Task with Engineer Dependancies;</w:t>
      </w:r>
    </w:p>
    <w:p w14:paraId="2F66A5CE" w14:textId="044804BE" w:rsidR="008B4911" w:rsidRDefault="008B4911" w:rsidP="008B4911">
      <w:pPr>
        <w:pStyle w:val="BodyText"/>
        <w:numPr>
          <w:ilvl w:val="1"/>
          <w:numId w:val="140"/>
        </w:numPr>
        <w:rPr>
          <w:lang w:val="en-US" w:bidi="he-IL"/>
        </w:rPr>
      </w:pPr>
      <w:r>
        <w:rPr>
          <w:lang w:val="en-US" w:bidi="he-IL"/>
        </w:rPr>
        <w:t xml:space="preserve">Operation </w:t>
      </w:r>
      <w:r w:rsidR="00D162B5">
        <w:rPr>
          <w:lang w:val="en-US" w:bidi="he-IL"/>
        </w:rPr>
        <w:t>3</w:t>
      </w:r>
      <w:r>
        <w:rPr>
          <w:lang w:val="en-US" w:bidi="he-IL"/>
        </w:rPr>
        <w:t>:</w:t>
      </w:r>
    </w:p>
    <w:p w14:paraId="0FF39BD1" w14:textId="508E792A" w:rsidR="008B4911" w:rsidRDefault="008B4911" w:rsidP="008B4911">
      <w:pPr>
        <w:pStyle w:val="BodyText"/>
        <w:numPr>
          <w:ilvl w:val="2"/>
          <w:numId w:val="140"/>
        </w:numPr>
        <w:rPr>
          <w:lang w:val="en-US" w:bidi="he-IL"/>
        </w:rPr>
      </w:pPr>
      <w:r>
        <w:rPr>
          <w:lang w:val="en-US" w:bidi="he-IL"/>
        </w:rPr>
        <w:t xml:space="preserve">Update </w:t>
      </w:r>
      <w:r>
        <w:t xml:space="preserve">Pickup </w:t>
      </w:r>
      <w:r>
        <w:rPr>
          <w:lang w:val="en-US" w:bidi="he-IL"/>
        </w:rPr>
        <w:t>Tasks JobComments to new GEHCJobComments;</w:t>
      </w:r>
    </w:p>
    <w:p w14:paraId="0EF70EED" w14:textId="4F5C709C" w:rsidR="008B4911" w:rsidDel="00B7116D" w:rsidRDefault="008B4911" w:rsidP="007D34CC">
      <w:pPr>
        <w:pStyle w:val="BodyText"/>
        <w:rPr>
          <w:del w:id="995" w:author="Duncan Hardie" w:date="2014-04-15T12:05:00Z"/>
          <w:lang w:val="en-US" w:bidi="he-IL"/>
        </w:rPr>
      </w:pPr>
      <w:del w:id="996" w:author="Duncan Hardie" w:date="2014-04-15T12:05:00Z">
        <w:r w:rsidDel="00B7116D">
          <w:rPr>
            <w:lang w:val="en-US" w:bidi="he-IL"/>
          </w:rPr>
          <w:delText xml:space="preserve">Note: The Pickup task is </w:delText>
        </w:r>
        <w:r w:rsidRPr="007D34CC" w:rsidDel="00B7116D">
          <w:rPr>
            <w:b/>
            <w:lang w:val="en-US" w:bidi="he-IL"/>
          </w:rPr>
          <w:delText>not</w:delText>
        </w:r>
        <w:r w:rsidDel="00B7116D">
          <w:rPr>
            <w:lang w:val="en-US" w:bidi="he-IL"/>
          </w:rPr>
          <w:delText xml:space="preserve"> linked to the Job Comment.</w:delText>
        </w:r>
      </w:del>
    </w:p>
    <w:p w14:paraId="5A926816" w14:textId="65CF2303" w:rsidR="00A4085C" w:rsidRDefault="00A4085C" w:rsidP="007D34CC">
      <w:pPr>
        <w:pStyle w:val="BodyText"/>
        <w:rPr>
          <w:lang w:val="en-US" w:bidi="he-IL"/>
        </w:rPr>
      </w:pPr>
      <w:r>
        <w:rPr>
          <w:lang w:val="en-US" w:bidi="he-IL"/>
        </w:rPr>
        <w:t>Note: The same day dependency can be added for pickup jobs that should span multiple days.</w:t>
      </w:r>
    </w:p>
    <w:p w14:paraId="00CB8711" w14:textId="77777777" w:rsidR="00E0188C" w:rsidRPr="00532B74" w:rsidRDefault="00E0188C" w:rsidP="00E0188C">
      <w:pPr>
        <w:pStyle w:val="Heading4"/>
      </w:pPr>
      <w:r w:rsidRPr="00532B74">
        <w:t>ProcessTaskEx</w:t>
      </w:r>
      <w:r>
        <w:t xml:space="preserve"> First</w:t>
      </w:r>
    </w:p>
    <w:tbl>
      <w:tblPr>
        <w:tblW w:w="0" w:type="auto"/>
        <w:tblLook w:val="04A0" w:firstRow="1" w:lastRow="0" w:firstColumn="1" w:lastColumn="0" w:noHBand="0" w:noVBand="1"/>
      </w:tblPr>
      <w:tblGrid>
        <w:gridCol w:w="10296"/>
      </w:tblGrid>
      <w:tr w:rsidR="00E0188C" w:rsidRPr="00E0188C" w14:paraId="36DB84F1" w14:textId="77777777" w:rsidTr="00E0188C">
        <w:tc>
          <w:tcPr>
            <w:tcW w:w="10296" w:type="dxa"/>
          </w:tcPr>
          <w:p w14:paraId="04F3F455"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&lt;s:Envelope xmlns:s = "http://schemas.xmlsoap.org/soap/envelope/"&gt;</w:t>
            </w:r>
          </w:p>
          <w:p w14:paraId="1DF11BC6"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&lt;s:Header&gt;</w:t>
            </w:r>
          </w:p>
          <w:p w14:paraId="45C34BED"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&lt;h:OptionalParameters</w:t>
            </w:r>
          </w:p>
          <w:p w14:paraId="7044AA7F"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xmlns:h = "http://www.clicksoftware.com/OptionalParameters"</w:t>
            </w:r>
          </w:p>
          <w:p w14:paraId="154DBD74"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xmlns = "http://www.clicksoftware.com/OptionalParameters"</w:t>
            </w:r>
          </w:p>
          <w:p w14:paraId="6269D398"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xmlns:xsi = "http://www.w3.org/2001/XMLSchema-instance"</w:t>
            </w:r>
          </w:p>
          <w:p w14:paraId="10E760DD"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xmlns:xsd = "http://www.w3.org/2001/XMLSchema"&gt;</w:t>
            </w:r>
          </w:p>
          <w:p w14:paraId="177BAE51"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&lt;CallerIdentity&gt;MUST&lt;/CallerIdentity&gt;</w:t>
            </w:r>
          </w:p>
          <w:p w14:paraId="7EDB1D75"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&lt;ErrorOnNonExistingDictionaries&gt;false&lt;/ErrorOnNonExistingDictionaries&gt;</w:t>
            </w:r>
          </w:p>
          <w:p w14:paraId="37060F02"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&lt;/h:OptionalParameters&gt;</w:t>
            </w:r>
          </w:p>
          <w:p w14:paraId="7E7AA327"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&lt;/s:Header&gt;</w:t>
            </w:r>
          </w:p>
          <w:p w14:paraId="41D210CB"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&lt;s:Body xmlns:xsi = "http://www.w3.org/2001/XMLSchema-instance" xmlns:xsd = "http://www.w3.org/2001/XMLSchema"&gt;</w:t>
            </w:r>
          </w:p>
          <w:p w14:paraId="32DB1EE1"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&lt;ProcessTaskEx xmlns = "http://www.clicksoftware.com"&gt;</w:t>
            </w:r>
          </w:p>
          <w:p w14:paraId="1B3C5D21"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&lt;Task&gt;</w:t>
            </w:r>
          </w:p>
          <w:p w14:paraId="75CD8816" w14:textId="28140D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w:t>
            </w:r>
            <w:del w:id="997" w:author="Duncan Hardie" w:date="2014-04-15T10:26:00Z">
              <w:r w:rsidRPr="00E62D78" w:rsidDel="00AA61B2">
                <w:rPr>
                  <w:rFonts w:ascii="Lucida Console" w:hAnsi="Lucida Console" w:cs="Lucida Console"/>
                  <w:sz w:val="17"/>
                  <w:szCs w:val="17"/>
                  <w:lang w:eastAsia="ja-JP"/>
                </w:rPr>
                <w:delText>&lt;CallID&gt;</w:delText>
              </w:r>
            </w:del>
            <w:ins w:id="998" w:author="Duncan Hardie" w:date="2014-04-15T10:26:00Z">
              <w:r w:rsidR="00AA61B2">
                <w:rPr>
                  <w:rFonts w:ascii="Lucida Console" w:hAnsi="Lucida Console" w:cs="Lucida Console"/>
                  <w:sz w:val="17"/>
                  <w:szCs w:val="17"/>
                  <w:lang w:eastAsia="ja-JP"/>
                </w:rPr>
                <w:t>&lt;CallID&gt;GB-</w:t>
              </w:r>
            </w:ins>
            <w:r w:rsidRPr="00E62D78">
              <w:rPr>
                <w:rFonts w:ascii="Lucida Console" w:hAnsi="Lucida Console" w:cs="Lucida Console"/>
                <w:sz w:val="17"/>
                <w:szCs w:val="17"/>
                <w:lang w:eastAsia="ja-JP"/>
              </w:rPr>
              <w:t>A1234568</w:t>
            </w:r>
            <w:del w:id="999" w:author="Duncan Hardie" w:date="2014-04-15T10:26:00Z">
              <w:r w:rsidRPr="00E62D78" w:rsidDel="00AA61B2">
                <w:rPr>
                  <w:rFonts w:ascii="Lucida Console" w:hAnsi="Lucida Console" w:cs="Lucida Console"/>
                  <w:sz w:val="17"/>
                  <w:szCs w:val="17"/>
                  <w:lang w:eastAsia="ja-JP"/>
                </w:rPr>
                <w:delText>&lt;/CallID&gt;</w:delText>
              </w:r>
            </w:del>
            <w:ins w:id="1000" w:author="Duncan Hardie" w:date="2014-04-15T10:26:00Z">
              <w:r w:rsidR="00AA61B2">
                <w:rPr>
                  <w:rFonts w:ascii="Lucida Console" w:hAnsi="Lucida Console" w:cs="Lucida Console"/>
                  <w:sz w:val="17"/>
                  <w:szCs w:val="17"/>
                  <w:lang w:eastAsia="ja-JP"/>
                </w:rPr>
                <w:t>-1&lt;/CallID&gt;</w:t>
              </w:r>
            </w:ins>
          </w:p>
          <w:p w14:paraId="68EAB0AC"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lastRenderedPageBreak/>
              <w:t xml:space="preserve">                &lt;Number&gt;1&lt;/Number&gt;</w:t>
            </w:r>
          </w:p>
          <w:p w14:paraId="0E8899EB"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&lt;DueDate&gt;2013-11-07T06:36:44.6138-05:00&lt;/DueDate&gt;</w:t>
            </w:r>
          </w:p>
          <w:p w14:paraId="29858146"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&lt;Priority&gt;10&lt;/Priority&gt;</w:t>
            </w:r>
          </w:p>
          <w:p w14:paraId="7A5210DE" w14:textId="6E7402D7" w:rsidR="00E62D78" w:rsidRPr="00E62D78" w:rsidRDefault="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&lt;Customer&gt;Cristina Hardie&lt;/Customer&gt;</w:t>
            </w:r>
          </w:p>
          <w:p w14:paraId="395E1C6B"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&lt;District&gt;</w:t>
            </w:r>
          </w:p>
          <w:p w14:paraId="6A7513CE"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&lt;Name&gt;UK South&lt;/Name&gt;</w:t>
            </w:r>
          </w:p>
          <w:p w14:paraId="2885A4FF"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&lt;/District&gt;</w:t>
            </w:r>
          </w:p>
          <w:p w14:paraId="2A179857"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&lt;Postcode&gt;TN25 5AB&lt;/Postcode&gt;</w:t>
            </w:r>
          </w:p>
          <w:p w14:paraId="663C02F1"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&lt;OpenDate&gt;2013-10-24T06:36:44.6138-04:00&lt;/OpenDate&gt;</w:t>
            </w:r>
          </w:p>
          <w:p w14:paraId="2749C061"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&lt;TaskType&gt;</w:t>
            </w:r>
          </w:p>
          <w:p w14:paraId="53660122" w14:textId="739DF0E2"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&lt;Name&gt;</w:t>
            </w:r>
            <w:r w:rsidR="00F438E4">
              <w:rPr>
                <w:rFonts w:ascii="Lucida Console" w:hAnsi="Lucida Console" w:cs="Lucida Console"/>
                <w:sz w:val="17"/>
                <w:szCs w:val="17"/>
                <w:lang w:eastAsia="ja-JP"/>
              </w:rPr>
              <w:t>Installation</w:t>
            </w:r>
            <w:r w:rsidRPr="00E62D78">
              <w:rPr>
                <w:rFonts w:ascii="Lucida Console" w:hAnsi="Lucida Console" w:cs="Lucida Console"/>
                <w:sz w:val="17"/>
                <w:szCs w:val="17"/>
                <w:lang w:eastAsia="ja-JP"/>
              </w:rPr>
              <w:t>&lt;/Name&gt;</w:t>
            </w:r>
          </w:p>
          <w:p w14:paraId="0B466287"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&lt;/TaskType&gt;</w:t>
            </w:r>
          </w:p>
          <w:p w14:paraId="263E7B1C"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&lt;Duration&gt;900&lt;/Duration&gt;</w:t>
            </w:r>
          </w:p>
          <w:p w14:paraId="46059F23"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&lt;NumberOfRequiredEngineers&gt;1&lt;/NumberOfRequiredEngineers&gt;</w:t>
            </w:r>
          </w:p>
          <w:p w14:paraId="60B6E3DF"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&lt;ContactPhoneNumber&gt;+447720449438&lt;/ContactPhoneNumber&gt;</w:t>
            </w:r>
          </w:p>
          <w:p w14:paraId="6350B9E7"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&lt;Latitude&gt;51194268&lt;/Latitude&gt;</w:t>
            </w:r>
          </w:p>
          <w:p w14:paraId="2AF8AF3B"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&lt;Longitude&gt;918754&lt;/Longitude&gt;</w:t>
            </w:r>
          </w:p>
          <w:p w14:paraId="21673BE2"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&lt;Street&gt;Kent&lt;/Street&gt;</w:t>
            </w:r>
          </w:p>
          <w:p w14:paraId="10711197"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&lt;City&gt;Ashford&lt;/City&gt;</w:t>
            </w:r>
          </w:p>
          <w:p w14:paraId="5CBC8214"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&lt;CountryID&gt;</w:t>
            </w:r>
          </w:p>
          <w:p w14:paraId="46D72A42"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&lt;Name&gt;UNITED KINGDOM&lt;/Name&gt;</w:t>
            </w:r>
          </w:p>
          <w:p w14:paraId="477CFC85"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&lt;/CountryID&gt;</w:t>
            </w:r>
          </w:p>
          <w:p w14:paraId="20F04C4A"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&lt;CustomerEmail&gt;dhardie@gmail.com&lt;/CustomerEmail&gt;</w:t>
            </w:r>
          </w:p>
          <w:p w14:paraId="3DAB81C8"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&lt;TaskSubType&gt;</w:t>
            </w:r>
          </w:p>
          <w:p w14:paraId="779EB9C2"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&lt;Name&gt;MRI&lt;/Name&gt;</w:t>
            </w:r>
          </w:p>
          <w:p w14:paraId="1F493B18"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&lt;/TaskSubType&gt;</w:t>
            </w:r>
          </w:p>
          <w:p w14:paraId="576CC5AF" w14:textId="4D47A859"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w:t>
            </w:r>
            <w:del w:id="1001" w:author="Duncan Hardie" w:date="2014-04-15T10:37:00Z">
              <w:r w:rsidRPr="00E62D78" w:rsidDel="003D3C92">
                <w:rPr>
                  <w:rFonts w:ascii="Lucida Console" w:hAnsi="Lucida Console" w:cs="Lucida Console"/>
                  <w:sz w:val="17"/>
                  <w:szCs w:val="17"/>
                  <w:lang w:eastAsia="ja-JP"/>
                </w:rPr>
                <w:delText>&lt;TaskID&gt;FR-A1234568_</w:delText>
              </w:r>
            </w:del>
            <w:ins w:id="1002" w:author="Duncan Hardie" w:date="2014-04-15T10:37:00Z">
              <w:r w:rsidR="003D3C92">
                <w:rPr>
                  <w:rFonts w:ascii="Lucida Console" w:hAnsi="Lucida Console" w:cs="Lucida Console"/>
                  <w:sz w:val="17"/>
                  <w:szCs w:val="17"/>
                  <w:lang w:eastAsia="ja-JP"/>
                </w:rPr>
                <w:t>&lt;TaskID&gt;FR-A1234568-1_</w:t>
              </w:r>
            </w:ins>
            <w:r w:rsidRPr="00E62D78">
              <w:rPr>
                <w:rFonts w:ascii="Lucida Console" w:hAnsi="Lucida Console" w:cs="Lucida Console"/>
                <w:sz w:val="17"/>
                <w:szCs w:val="17"/>
                <w:lang w:eastAsia="ja-JP"/>
              </w:rPr>
              <w:t>D4_20131024T063644&lt;/TaskID&gt;</w:t>
            </w:r>
          </w:p>
          <w:p w14:paraId="02E8ACBC"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&lt;MUSTJobNumber&gt;A1234568&lt;/MUSTJobNumber&gt;</w:t>
            </w:r>
          </w:p>
          <w:p w14:paraId="333759D3"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&lt;SystemID&gt;</w:t>
            </w:r>
          </w:p>
          <w:p w14:paraId="6D7DCFF7"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&lt;ID&gt;DARK1&lt;/ID&gt;</w:t>
            </w:r>
          </w:p>
          <w:p w14:paraId="0EA01F2F"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&lt;/SystemID&gt;</w:t>
            </w:r>
          </w:p>
          <w:p w14:paraId="16094141" w14:textId="06417666" w:rsidR="00E62D78" w:rsidRPr="00E62D78" w:rsidRDefault="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&lt;IsSafety&gt;false&lt;/IsSafety&gt;</w:t>
            </w:r>
          </w:p>
          <w:p w14:paraId="7C1929A9"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&lt;CustomerExpectation&gt;The Customer Expectation&lt;/CustomerExpectation&gt;</w:t>
            </w:r>
          </w:p>
          <w:p w14:paraId="6C602A6F"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&lt;UseDistrictCalendar&gt;false&lt;/UseDistrictCalendar&gt;</w:t>
            </w:r>
          </w:p>
          <w:p w14:paraId="4048CFD9"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&lt;ContractOfferingFamily&gt;Gold&lt;/ContractOfferingFamily&gt;</w:t>
            </w:r>
          </w:p>
          <w:p w14:paraId="445A847C" w14:textId="1867DC42"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&lt;PreferredFSEs&gt;</w:t>
            </w:r>
            <w:r w:rsidR="00390FE9">
              <w:rPr>
                <w:rFonts w:ascii="Lucida Console" w:hAnsi="Lucida Console" w:cs="Lucida Console"/>
                <w:sz w:val="17"/>
                <w:szCs w:val="17"/>
                <w:lang w:eastAsia="ja-JP"/>
              </w:rPr>
              <w:t>FHollande</w:t>
            </w:r>
            <w:r w:rsidRPr="00E62D78">
              <w:rPr>
                <w:rFonts w:ascii="Lucida Console" w:hAnsi="Lucida Console" w:cs="Lucida Console"/>
                <w:sz w:val="17"/>
                <w:szCs w:val="17"/>
                <w:lang w:eastAsia="ja-JP"/>
              </w:rPr>
              <w:t>;Nicolas Sarkozy&lt;/PreferredFSEs&gt;</w:t>
            </w:r>
          </w:p>
          <w:p w14:paraId="5F995BEA" w14:textId="3CE1F4EC"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&lt;ExcludedFSEs&gt;</w:t>
            </w:r>
            <w:r w:rsidR="00390FE9">
              <w:rPr>
                <w:rFonts w:ascii="Lucida Console" w:hAnsi="Lucida Console" w:cs="Lucida Console"/>
                <w:sz w:val="17"/>
                <w:szCs w:val="17"/>
                <w:lang w:eastAsia="ja-JP"/>
              </w:rPr>
              <w:t>JChirac</w:t>
            </w:r>
            <w:r w:rsidRPr="00E62D78">
              <w:rPr>
                <w:rFonts w:ascii="Lucida Console" w:hAnsi="Lucida Console" w:cs="Lucida Console"/>
                <w:sz w:val="17"/>
                <w:szCs w:val="17"/>
                <w:lang w:eastAsia="ja-JP"/>
              </w:rPr>
              <w:t>;</w:t>
            </w:r>
            <w:r w:rsidR="00390FE9">
              <w:rPr>
                <w:rFonts w:ascii="Lucida Console" w:hAnsi="Lucida Console" w:cs="Lucida Console"/>
                <w:sz w:val="17"/>
                <w:szCs w:val="17"/>
                <w:lang w:eastAsia="ja-JP"/>
              </w:rPr>
              <w:t>FMitterrand</w:t>
            </w:r>
            <w:r w:rsidRPr="00E62D78">
              <w:rPr>
                <w:rFonts w:ascii="Lucida Console" w:hAnsi="Lucida Console" w:cs="Lucida Console"/>
                <w:sz w:val="17"/>
                <w:szCs w:val="17"/>
                <w:lang w:eastAsia="ja-JP"/>
              </w:rPr>
              <w:t>;</w:t>
            </w:r>
            <w:r w:rsidR="00390FE9">
              <w:rPr>
                <w:rFonts w:ascii="Lucida Console" w:hAnsi="Lucida Console" w:cs="Lucida Console"/>
                <w:sz w:val="17"/>
                <w:szCs w:val="17"/>
                <w:lang w:eastAsia="ja-JP"/>
              </w:rPr>
              <w:t>Vd’Estaing</w:t>
            </w:r>
            <w:r w:rsidRPr="00E62D78">
              <w:rPr>
                <w:rFonts w:ascii="Lucida Console" w:hAnsi="Lucida Console" w:cs="Lucida Console"/>
                <w:sz w:val="17"/>
                <w:szCs w:val="17"/>
                <w:lang w:eastAsia="ja-JP"/>
              </w:rPr>
              <w:t>&lt;/ExcludedFSEs&gt;</w:t>
            </w:r>
          </w:p>
          <w:p w14:paraId="19681C2B" w14:textId="4B9D27C2"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&lt;RequiredFSEs&gt;</w:t>
            </w:r>
            <w:r w:rsidR="00390FE9">
              <w:rPr>
                <w:rFonts w:ascii="Lucida Console" w:hAnsi="Lucida Console" w:cs="Lucida Console"/>
                <w:sz w:val="17"/>
                <w:szCs w:val="17"/>
                <w:lang w:eastAsia="ja-JP"/>
              </w:rPr>
              <w:t>FHollande</w:t>
            </w:r>
            <w:r w:rsidRPr="00E62D78">
              <w:rPr>
                <w:rFonts w:ascii="Lucida Console" w:hAnsi="Lucida Console" w:cs="Lucida Console"/>
                <w:sz w:val="17"/>
                <w:szCs w:val="17"/>
                <w:lang w:eastAsia="ja-JP"/>
              </w:rPr>
              <w:t>&lt;/RequiredFSEs&gt;</w:t>
            </w:r>
          </w:p>
          <w:p w14:paraId="4A0D5046"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&lt;SkillLevel&gt;1&lt;/SkillLevel&gt;</w:t>
            </w:r>
          </w:p>
          <w:p w14:paraId="7BCD5F2C"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&lt;OwnerName&gt;Charles de Gaulle&lt;/OwnerName&gt;</w:t>
            </w:r>
          </w:p>
          <w:p w14:paraId="10C921B5"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&lt;OwnerSSO&gt;Charles de Gaulle&lt;/OwnerSSO&gt;</w:t>
            </w:r>
          </w:p>
          <w:p w14:paraId="0F1EE703"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&lt;CRMSystemName&gt;</w:t>
            </w:r>
          </w:p>
          <w:p w14:paraId="2F9111CB"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&lt;Name&gt;MUST&lt;/Name&gt;</w:t>
            </w:r>
          </w:p>
          <w:p w14:paraId="6B6458F5"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&lt;/CRMSystemName&gt;</w:t>
            </w:r>
          </w:p>
          <w:p w14:paraId="03B5A266"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&lt;PartDeliveryType&gt;In the back of a van&lt;/PartDeliveryType&gt;</w:t>
            </w:r>
          </w:p>
          <w:p w14:paraId="6A23CC0A"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&lt;PartComment&gt;Bend your knees when you pick it up, its heavy!&lt;/PartComment&gt;</w:t>
            </w:r>
          </w:p>
          <w:p w14:paraId="7A57832E"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&lt;PartEstimatedDeliveryDate&gt;2013-10-24T06:36:44.6138-04:00&lt;/PartEstimatedDeliveryDate&gt;</w:t>
            </w:r>
          </w:p>
          <w:p w14:paraId="0A507CF7"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&lt;ReactivationDate&gt;2013-10-24T06:36:44.6138-04:00&lt;/ReactivationDate&gt;</w:t>
            </w:r>
          </w:p>
          <w:p w14:paraId="4CD6CFF2"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&lt;MacroVersion&gt;MacroVersion001&lt;/MacroVersion&gt;</w:t>
            </w:r>
          </w:p>
          <w:p w14:paraId="67F443F0" w14:textId="670B2314" w:rsid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&lt;TaskLanguages&gt;</w:t>
            </w:r>
            <w:r w:rsidR="009C47AD">
              <w:rPr>
                <w:rFonts w:ascii="Lucida Console" w:hAnsi="Lucida Console" w:cs="Lucida Console"/>
                <w:sz w:val="17"/>
                <w:szCs w:val="17"/>
                <w:lang w:eastAsia="ja-JP"/>
              </w:rPr>
              <w:t>English;French</w:t>
            </w:r>
            <w:r w:rsidRPr="00E62D78">
              <w:rPr>
                <w:rFonts w:ascii="Lucida Console" w:hAnsi="Lucida Console" w:cs="Lucida Console"/>
                <w:sz w:val="17"/>
                <w:szCs w:val="17"/>
                <w:lang w:eastAsia="ja-JP"/>
              </w:rPr>
              <w:t>&lt;/TaskLanguages&gt;</w:t>
            </w:r>
          </w:p>
          <w:p w14:paraId="05D4F69C" w14:textId="276F4AB5" w:rsidR="00F94DFF" w:rsidRPr="00E62D78" w:rsidRDefault="00F94DFF" w:rsidP="000E5CD1">
            <w:pPr>
              <w:autoSpaceDE w:val="0"/>
              <w:autoSpaceDN w:val="0"/>
              <w:adjustRightInd w:val="0"/>
              <w:spacing w:line="360" w:lineRule="auto"/>
              <w:rPr>
                <w:rFonts w:ascii="Lucida Console" w:hAnsi="Lucida Console" w:cs="Lucida Console"/>
                <w:sz w:val="17"/>
                <w:szCs w:val="17"/>
                <w:lang w:eastAsia="ja-JP" w:bidi="ar-SA"/>
              </w:rPr>
            </w:pPr>
            <w:r w:rsidRPr="00116F07">
              <w:rPr>
                <w:rFonts w:ascii="Lucida Console" w:hAnsi="Lucida Console" w:cs="Lucida Console"/>
                <w:sz w:val="17"/>
                <w:szCs w:val="17"/>
                <w:lang w:eastAsia="ja-JP" w:bidi="ar-SA"/>
              </w:rPr>
              <w:t xml:space="preserve">                &lt;IsMST&gt;</w:t>
            </w:r>
            <w:r>
              <w:rPr>
                <w:rFonts w:ascii="Lucida Console" w:hAnsi="Lucida Console" w:cs="Lucida Console"/>
                <w:sz w:val="17"/>
                <w:szCs w:val="17"/>
                <w:lang w:eastAsia="ja-JP" w:bidi="ar-SA"/>
              </w:rPr>
              <w:t>true</w:t>
            </w:r>
            <w:r w:rsidRPr="00116F07">
              <w:rPr>
                <w:rFonts w:ascii="Lucida Console" w:hAnsi="Lucida Console" w:cs="Lucida Console"/>
                <w:sz w:val="17"/>
                <w:szCs w:val="17"/>
                <w:lang w:eastAsia="ja-JP" w:bidi="ar-SA"/>
              </w:rPr>
              <w:t>&lt;/IsMST&gt;</w:t>
            </w:r>
          </w:p>
          <w:p w14:paraId="20DF43E7"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&lt;/Task&gt;</w:t>
            </w:r>
          </w:p>
          <w:p w14:paraId="303CB61B"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&lt;ReturnAssignment&gt;true&lt;/ReturnAssignment&gt;</w:t>
            </w:r>
          </w:p>
          <w:p w14:paraId="242304B3"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&lt;TaskRequestedProperties&gt;</w:t>
            </w:r>
          </w:p>
          <w:p w14:paraId="6E78072A"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&lt;Item&gt;Key&lt;/Item&gt;</w:t>
            </w:r>
          </w:p>
          <w:p w14:paraId="0DB7C2AF"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&lt;Item&gt;CallID&lt;/Item&gt;</w:t>
            </w:r>
          </w:p>
          <w:p w14:paraId="5DB460C1"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&lt;Item&gt;Number&lt;/Item&gt;</w:t>
            </w:r>
          </w:p>
          <w:p w14:paraId="6BF0BA41"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&lt;Item&gt;TaskID&lt;/Item&gt;</w:t>
            </w:r>
          </w:p>
          <w:p w14:paraId="0D265045"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&lt;Item&gt;MUSTJobNumber&lt;/Item&gt;</w:t>
            </w:r>
          </w:p>
          <w:p w14:paraId="11E215E6"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&lt;/TaskRequestedProperties&gt;</w:t>
            </w:r>
          </w:p>
          <w:p w14:paraId="296EE030"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&lt;AssignmentRequestedProperties&gt;</w:t>
            </w:r>
          </w:p>
          <w:p w14:paraId="1D9B5DCB"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&lt;Item&gt;Key&lt;/Item&gt;</w:t>
            </w:r>
          </w:p>
          <w:p w14:paraId="6C69EBBE"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&lt;Item&gt;Start&lt;/Item&gt;</w:t>
            </w:r>
          </w:p>
          <w:p w14:paraId="3685BE4D"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&lt;Item&gt;Finish&lt;/Item&gt;</w:t>
            </w:r>
          </w:p>
          <w:p w14:paraId="43E26790"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&lt;/AssignmentRequestedProperties&gt;</w:t>
            </w:r>
          </w:p>
          <w:p w14:paraId="5FABE61D"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&lt;ReturnSchedulingError&gt;false&lt;/ReturnSchedulingError&gt;</w:t>
            </w:r>
          </w:p>
          <w:p w14:paraId="60A7C877"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&lt;/ProcessTaskEx&gt;</w:t>
            </w:r>
          </w:p>
          <w:p w14:paraId="1FC26695"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&lt;/s:Body&gt;</w:t>
            </w:r>
          </w:p>
          <w:p w14:paraId="15B75F9B" w14:textId="136AFE2C" w:rsidR="00E0188C" w:rsidRPr="003A41C1" w:rsidRDefault="00E62D78" w:rsidP="00A87496">
            <w:pPr>
              <w:rPr>
                <w:rFonts w:ascii="Lucida Console" w:hAnsi="Lucida Console" w:cs="Lucida Console"/>
                <w:sz w:val="17"/>
                <w:szCs w:val="17"/>
                <w:lang w:eastAsia="ja-JP"/>
              </w:rPr>
            </w:pPr>
            <w:r w:rsidRPr="00E62D78">
              <w:rPr>
                <w:rFonts w:ascii="Lucida Console" w:hAnsi="Lucida Console" w:cs="Lucida Console"/>
                <w:sz w:val="17"/>
                <w:szCs w:val="17"/>
                <w:lang w:eastAsia="ja-JP"/>
              </w:rPr>
              <w:t>&lt;/s:Envelope&gt;</w:t>
            </w:r>
          </w:p>
        </w:tc>
      </w:tr>
    </w:tbl>
    <w:p w14:paraId="58CBE714" w14:textId="77777777" w:rsidR="00E0188C" w:rsidRDefault="00E0188C" w:rsidP="003A41C1">
      <w:bookmarkStart w:id="1003" w:name="_Toc366854306"/>
      <w:bookmarkStart w:id="1004" w:name="_Toc366854307"/>
      <w:bookmarkStart w:id="1005" w:name="_Toc366854308"/>
      <w:bookmarkStart w:id="1006" w:name="_Toc359435857"/>
      <w:bookmarkStart w:id="1007" w:name="_Ref366852767"/>
      <w:bookmarkStart w:id="1008" w:name="_Toc351908050"/>
      <w:bookmarkStart w:id="1009" w:name="_Toc358203973"/>
      <w:bookmarkEnd w:id="1003"/>
      <w:bookmarkEnd w:id="1004"/>
      <w:bookmarkEnd w:id="1005"/>
      <w:bookmarkEnd w:id="1006"/>
    </w:p>
    <w:p w14:paraId="1E703B82" w14:textId="5D2BA5A9" w:rsidR="00E0188C" w:rsidRPr="00532B74" w:rsidRDefault="00E0188C" w:rsidP="00E0188C">
      <w:pPr>
        <w:pStyle w:val="Heading4"/>
      </w:pPr>
      <w:r w:rsidRPr="00532B74">
        <w:lastRenderedPageBreak/>
        <w:t>ProcessTaskEx</w:t>
      </w:r>
      <w:r>
        <w:t xml:space="preserve"> Second</w:t>
      </w:r>
    </w:p>
    <w:tbl>
      <w:tblPr>
        <w:tblW w:w="0" w:type="auto"/>
        <w:tblLook w:val="04A0" w:firstRow="1" w:lastRow="0" w:firstColumn="1" w:lastColumn="0" w:noHBand="0" w:noVBand="1"/>
      </w:tblPr>
      <w:tblGrid>
        <w:gridCol w:w="10296"/>
      </w:tblGrid>
      <w:tr w:rsidR="00E0188C" w:rsidRPr="00E0188C" w14:paraId="1CC5693E" w14:textId="77777777" w:rsidTr="00E0188C">
        <w:tc>
          <w:tcPr>
            <w:tcW w:w="10296" w:type="dxa"/>
          </w:tcPr>
          <w:p w14:paraId="1E5B7C86"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&lt;s:Envelope xmlns:s = "http://schemas.xmlsoap.org/soap/envelope/"&gt;</w:t>
            </w:r>
          </w:p>
          <w:p w14:paraId="36C4ECA8"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&lt;s:Header&gt;</w:t>
            </w:r>
          </w:p>
          <w:p w14:paraId="3BB7C9EA"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&lt;h:OptionalParameters</w:t>
            </w:r>
          </w:p>
          <w:p w14:paraId="14C9EA88"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xmlns:h = "http://www.clicksoftware.com/OptionalParameters"</w:t>
            </w:r>
          </w:p>
          <w:p w14:paraId="213712B0"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xmlns = "http://www.clicksoftware.com/OptionalParameters"</w:t>
            </w:r>
          </w:p>
          <w:p w14:paraId="58D4B504"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xmlns:xsi = "http://www.w3.org/2001/XMLSchema-instance"</w:t>
            </w:r>
          </w:p>
          <w:p w14:paraId="73313470"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xmlns:xsd = "http://www.w3.org/2001/XMLSchema"&gt;</w:t>
            </w:r>
          </w:p>
          <w:p w14:paraId="41B5B2A9"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&lt;CallerIdentity&gt;MUST&lt;/CallerIdentity&gt;</w:t>
            </w:r>
          </w:p>
          <w:p w14:paraId="7293CE8A"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&lt;ErrorOnNonExistingDictionaries&gt;false&lt;/ErrorOnNonExistingDictionaries&gt;</w:t>
            </w:r>
          </w:p>
          <w:p w14:paraId="2B677979"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&lt;/h:OptionalParameters&gt;</w:t>
            </w:r>
          </w:p>
          <w:p w14:paraId="3BABDBD1"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&lt;/s:Header&gt;</w:t>
            </w:r>
          </w:p>
          <w:p w14:paraId="4B1CB7FE"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&lt;s:Body xmlns:xsi = "http://www.w3.org/2001/XMLSchema-instance" xmlns:xsd = "http://www.w3.org/2001/XMLSchema"&gt;</w:t>
            </w:r>
          </w:p>
          <w:p w14:paraId="27CB67A9"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&lt;ProcessTaskEx xmlns = "http://www.clicksoftware.com"&gt;</w:t>
            </w:r>
          </w:p>
          <w:p w14:paraId="415496CF"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&lt;Task&gt;</w:t>
            </w:r>
          </w:p>
          <w:p w14:paraId="652A69ED" w14:textId="245543A8"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w:t>
            </w:r>
            <w:del w:id="1010" w:author="Duncan Hardie" w:date="2014-04-15T10:26:00Z">
              <w:r w:rsidRPr="00E62D78" w:rsidDel="00AA61B2">
                <w:rPr>
                  <w:rFonts w:ascii="Lucida Console" w:hAnsi="Lucida Console" w:cs="Lucida Console"/>
                  <w:sz w:val="17"/>
                  <w:szCs w:val="17"/>
                  <w:lang w:eastAsia="ja-JP"/>
                </w:rPr>
                <w:delText>&lt;CallID&gt;</w:delText>
              </w:r>
            </w:del>
            <w:ins w:id="1011" w:author="Duncan Hardie" w:date="2014-04-15T10:26:00Z">
              <w:r w:rsidR="00AA61B2">
                <w:rPr>
                  <w:rFonts w:ascii="Lucida Console" w:hAnsi="Lucida Console" w:cs="Lucida Console"/>
                  <w:sz w:val="17"/>
                  <w:szCs w:val="17"/>
                  <w:lang w:eastAsia="ja-JP"/>
                </w:rPr>
                <w:t>&lt;CallID&gt;GB-</w:t>
              </w:r>
            </w:ins>
            <w:r w:rsidRPr="00E62D78">
              <w:rPr>
                <w:rFonts w:ascii="Lucida Console" w:hAnsi="Lucida Console" w:cs="Lucida Console"/>
                <w:sz w:val="17"/>
                <w:szCs w:val="17"/>
                <w:lang w:eastAsia="ja-JP"/>
              </w:rPr>
              <w:t>A1234568</w:t>
            </w:r>
            <w:del w:id="1012" w:author="Duncan Hardie" w:date="2014-04-15T10:26:00Z">
              <w:r w:rsidRPr="00E62D78" w:rsidDel="00AA61B2">
                <w:rPr>
                  <w:rFonts w:ascii="Lucida Console" w:hAnsi="Lucida Console" w:cs="Lucida Console"/>
                  <w:sz w:val="17"/>
                  <w:szCs w:val="17"/>
                  <w:lang w:eastAsia="ja-JP"/>
                </w:rPr>
                <w:delText>&lt;/CallID&gt;</w:delText>
              </w:r>
            </w:del>
            <w:ins w:id="1013" w:author="Duncan Hardie" w:date="2014-04-15T10:26:00Z">
              <w:r w:rsidR="00AA61B2">
                <w:rPr>
                  <w:rFonts w:ascii="Lucida Console" w:hAnsi="Lucida Console" w:cs="Lucida Console"/>
                  <w:sz w:val="17"/>
                  <w:szCs w:val="17"/>
                  <w:lang w:eastAsia="ja-JP"/>
                </w:rPr>
                <w:t>-1&lt;/CallID&gt;</w:t>
              </w:r>
            </w:ins>
          </w:p>
          <w:p w14:paraId="272E8410"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&lt;Number&gt;2&lt;/Number&gt;</w:t>
            </w:r>
          </w:p>
          <w:p w14:paraId="3E8D20EB"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&lt;DueDate&gt;2013-11-07T06:36:44.6138-05:00&lt;/DueDate&gt;</w:t>
            </w:r>
          </w:p>
          <w:p w14:paraId="4734BFAC"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&lt;Priority&gt;10&lt;/Priority&gt;</w:t>
            </w:r>
          </w:p>
          <w:p w14:paraId="46A81400" w14:textId="642B02D9" w:rsidR="00E62D78" w:rsidRPr="00E62D78" w:rsidRDefault="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&lt;Customer&gt;Cristina Hardie&lt;/Customer&gt;</w:t>
            </w:r>
          </w:p>
          <w:p w14:paraId="39141CF1"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&lt;District&gt;</w:t>
            </w:r>
          </w:p>
          <w:p w14:paraId="53A71454"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&lt;Name&gt;UK South&lt;/Name&gt;</w:t>
            </w:r>
          </w:p>
          <w:p w14:paraId="4BC3BEFE"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&lt;/District&gt;</w:t>
            </w:r>
          </w:p>
          <w:p w14:paraId="2F83065E"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&lt;Postcode&gt;TN25 5AB&lt;/Postcode&gt;</w:t>
            </w:r>
          </w:p>
          <w:p w14:paraId="509813CC"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&lt;OpenDate&gt;2013-10-24T06:36:44.6138-04:00&lt;/OpenDate&gt;</w:t>
            </w:r>
          </w:p>
          <w:p w14:paraId="753C562B"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&lt;TaskType&gt;</w:t>
            </w:r>
          </w:p>
          <w:p w14:paraId="26C2A064" w14:textId="61191E84"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&lt;Name&gt;</w:t>
            </w:r>
            <w:r w:rsidR="008974CF">
              <w:rPr>
                <w:rFonts w:ascii="Lucida Console" w:hAnsi="Lucida Console" w:cs="Lucida Console"/>
                <w:sz w:val="17"/>
                <w:szCs w:val="17"/>
                <w:lang w:eastAsia="ja-JP"/>
              </w:rPr>
              <w:t>Parts Pickup</w:t>
            </w:r>
            <w:r w:rsidRPr="00E62D78">
              <w:rPr>
                <w:rFonts w:ascii="Lucida Console" w:hAnsi="Lucida Console" w:cs="Lucida Console"/>
                <w:sz w:val="17"/>
                <w:szCs w:val="17"/>
                <w:lang w:eastAsia="ja-JP"/>
              </w:rPr>
              <w:t>&lt;/Name&gt;</w:t>
            </w:r>
          </w:p>
          <w:p w14:paraId="138FDE0B"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&lt;/TaskType&gt;</w:t>
            </w:r>
          </w:p>
          <w:p w14:paraId="11460AF0"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&lt;Duration&gt;900&lt;/Duration&gt;</w:t>
            </w:r>
          </w:p>
          <w:p w14:paraId="471E62D8"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&lt;NumberOfRequiredEngineers&gt;1&lt;/NumberOfRequiredEngineers&gt;</w:t>
            </w:r>
          </w:p>
          <w:p w14:paraId="73C2C125"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&lt;ContactPhoneNumber&gt;+447720449438&lt;/ContactPhoneNumber&gt;</w:t>
            </w:r>
          </w:p>
          <w:p w14:paraId="1178AFFD"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&lt;Latitude&gt;51194268&lt;/Latitude&gt;</w:t>
            </w:r>
          </w:p>
          <w:p w14:paraId="5E044703"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&lt;Longitude&gt;918754&lt;/Longitude&gt;</w:t>
            </w:r>
          </w:p>
          <w:p w14:paraId="65253094"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&lt;Street&gt;Kent&lt;/Street&gt;</w:t>
            </w:r>
          </w:p>
          <w:p w14:paraId="5EC58C95"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&lt;City&gt;Ashford&lt;/City&gt;</w:t>
            </w:r>
          </w:p>
          <w:p w14:paraId="5BAF22C5"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&lt;CountryID&gt;</w:t>
            </w:r>
          </w:p>
          <w:p w14:paraId="68D5B5F5"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&lt;Name&gt;UNITED KINGDOM&lt;/Name&gt;</w:t>
            </w:r>
          </w:p>
          <w:p w14:paraId="69B26266"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&lt;/CountryID&gt;</w:t>
            </w:r>
          </w:p>
          <w:p w14:paraId="7B75E08E"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&lt;CustomerEmail&gt;dhardie@gmail.com&lt;/CustomerEmail&gt;</w:t>
            </w:r>
          </w:p>
          <w:p w14:paraId="7434B14D"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&lt;TaskSubType&gt;</w:t>
            </w:r>
          </w:p>
          <w:p w14:paraId="2482D1C8"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&lt;Name&gt;MRI&lt;/Name&gt;</w:t>
            </w:r>
          </w:p>
          <w:p w14:paraId="49B6B468"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&lt;/TaskSubType&gt;</w:t>
            </w:r>
          </w:p>
          <w:p w14:paraId="0133CFF4" w14:textId="5AA651AF"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w:t>
            </w:r>
            <w:del w:id="1014" w:author="Duncan Hardie" w:date="2014-04-15T10:37:00Z">
              <w:r w:rsidRPr="00E62D78" w:rsidDel="003D3C92">
                <w:rPr>
                  <w:rFonts w:ascii="Lucida Console" w:hAnsi="Lucida Console" w:cs="Lucida Console"/>
                  <w:sz w:val="17"/>
                  <w:szCs w:val="17"/>
                  <w:lang w:eastAsia="ja-JP"/>
                </w:rPr>
                <w:delText>&lt;TaskID&gt;FR-A1234568_</w:delText>
              </w:r>
            </w:del>
            <w:ins w:id="1015" w:author="Duncan Hardie" w:date="2014-04-15T10:37:00Z">
              <w:r w:rsidR="003D3C92">
                <w:rPr>
                  <w:rFonts w:ascii="Lucida Console" w:hAnsi="Lucida Console" w:cs="Lucida Console"/>
                  <w:sz w:val="17"/>
                  <w:szCs w:val="17"/>
                  <w:lang w:eastAsia="ja-JP"/>
                </w:rPr>
                <w:t>&lt;TaskID&gt;FR-A1234568-1_</w:t>
              </w:r>
            </w:ins>
            <w:r w:rsidRPr="00E62D78">
              <w:rPr>
                <w:rFonts w:ascii="Lucida Console" w:hAnsi="Lucida Console" w:cs="Lucida Console"/>
                <w:sz w:val="17"/>
                <w:szCs w:val="17"/>
                <w:lang w:eastAsia="ja-JP"/>
              </w:rPr>
              <w:t>D4_20131024T063744&lt;/TaskID&gt;</w:t>
            </w:r>
          </w:p>
          <w:p w14:paraId="3BBD72C5"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&lt;MUSTJobNumber&gt;A1234568&lt;/MUSTJobNumber&gt;</w:t>
            </w:r>
          </w:p>
          <w:p w14:paraId="6DE8D312"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&lt;SystemID&gt;</w:t>
            </w:r>
          </w:p>
          <w:p w14:paraId="17F6473D"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&lt;ID&gt;DARK1&lt;/ID&gt;</w:t>
            </w:r>
          </w:p>
          <w:p w14:paraId="5E179FA3"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&lt;/SystemID&gt;</w:t>
            </w:r>
          </w:p>
          <w:p w14:paraId="58CE0403" w14:textId="498D90DF" w:rsidR="00E62D78" w:rsidRPr="00E62D78" w:rsidRDefault="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&lt;IsSafety&gt;false&lt;/IsSafety&gt;</w:t>
            </w:r>
          </w:p>
          <w:p w14:paraId="727CC5A6"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&lt;CustomerExpectation&gt;The Customer Expectation&lt;/CustomerExpectation&gt;</w:t>
            </w:r>
          </w:p>
          <w:p w14:paraId="37B753FC"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&lt;UseDistrictCalendar&gt;false&lt;/UseDistrictCalendar&gt;</w:t>
            </w:r>
          </w:p>
          <w:p w14:paraId="0F1DCCEE"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&lt;ContractOfferingFamily&gt;Gold&lt;/ContractOfferingFamily&gt;</w:t>
            </w:r>
          </w:p>
          <w:p w14:paraId="054B8CE6" w14:textId="56FB97EC"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&lt;PreferredFSEs&gt;</w:t>
            </w:r>
            <w:r w:rsidR="00390FE9">
              <w:rPr>
                <w:rFonts w:ascii="Lucida Console" w:hAnsi="Lucida Console" w:cs="Lucida Console"/>
                <w:sz w:val="17"/>
                <w:szCs w:val="17"/>
                <w:lang w:eastAsia="ja-JP"/>
              </w:rPr>
              <w:t>FHollande</w:t>
            </w:r>
            <w:r w:rsidRPr="00E62D78">
              <w:rPr>
                <w:rFonts w:ascii="Lucida Console" w:hAnsi="Lucida Console" w:cs="Lucida Console"/>
                <w:sz w:val="17"/>
                <w:szCs w:val="17"/>
                <w:lang w:eastAsia="ja-JP"/>
              </w:rPr>
              <w:t>;Nicolas Sarkozy&lt;/PreferredFSEs&gt;</w:t>
            </w:r>
          </w:p>
          <w:p w14:paraId="3E68FD24" w14:textId="04484C2D"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&lt;ExcludedFSEs&gt;</w:t>
            </w:r>
            <w:r w:rsidR="00390FE9">
              <w:rPr>
                <w:rFonts w:ascii="Lucida Console" w:hAnsi="Lucida Console" w:cs="Lucida Console"/>
                <w:sz w:val="17"/>
                <w:szCs w:val="17"/>
                <w:lang w:eastAsia="ja-JP"/>
              </w:rPr>
              <w:t>JChirac</w:t>
            </w:r>
            <w:r w:rsidRPr="00E62D78">
              <w:rPr>
                <w:rFonts w:ascii="Lucida Console" w:hAnsi="Lucida Console" w:cs="Lucida Console"/>
                <w:sz w:val="17"/>
                <w:szCs w:val="17"/>
                <w:lang w:eastAsia="ja-JP"/>
              </w:rPr>
              <w:t>;</w:t>
            </w:r>
            <w:r w:rsidR="00390FE9">
              <w:rPr>
                <w:rFonts w:ascii="Lucida Console" w:hAnsi="Lucida Console" w:cs="Lucida Console"/>
                <w:sz w:val="17"/>
                <w:szCs w:val="17"/>
                <w:lang w:eastAsia="ja-JP"/>
              </w:rPr>
              <w:t>FMitterrand</w:t>
            </w:r>
            <w:r w:rsidRPr="00E62D78">
              <w:rPr>
                <w:rFonts w:ascii="Lucida Console" w:hAnsi="Lucida Console" w:cs="Lucida Console"/>
                <w:sz w:val="17"/>
                <w:szCs w:val="17"/>
                <w:lang w:eastAsia="ja-JP"/>
              </w:rPr>
              <w:t>;</w:t>
            </w:r>
            <w:r w:rsidR="00390FE9">
              <w:rPr>
                <w:rFonts w:ascii="Lucida Console" w:hAnsi="Lucida Console" w:cs="Lucida Console"/>
                <w:sz w:val="17"/>
                <w:szCs w:val="17"/>
                <w:lang w:eastAsia="ja-JP"/>
              </w:rPr>
              <w:t>Vd’Estaing</w:t>
            </w:r>
            <w:r w:rsidRPr="00E62D78">
              <w:rPr>
                <w:rFonts w:ascii="Lucida Console" w:hAnsi="Lucida Console" w:cs="Lucida Console"/>
                <w:sz w:val="17"/>
                <w:szCs w:val="17"/>
                <w:lang w:eastAsia="ja-JP"/>
              </w:rPr>
              <w:t>&lt;/ExcludedFSEs&gt;</w:t>
            </w:r>
          </w:p>
          <w:p w14:paraId="5CC420A6" w14:textId="649F08CD"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&lt;RequiredFSEs&gt;</w:t>
            </w:r>
            <w:r w:rsidR="00390FE9">
              <w:rPr>
                <w:rFonts w:ascii="Lucida Console" w:hAnsi="Lucida Console" w:cs="Lucida Console"/>
                <w:sz w:val="17"/>
                <w:szCs w:val="17"/>
                <w:lang w:eastAsia="ja-JP"/>
              </w:rPr>
              <w:t>FHollande</w:t>
            </w:r>
            <w:r w:rsidRPr="00E62D78">
              <w:rPr>
                <w:rFonts w:ascii="Lucida Console" w:hAnsi="Lucida Console" w:cs="Lucida Console"/>
                <w:sz w:val="17"/>
                <w:szCs w:val="17"/>
                <w:lang w:eastAsia="ja-JP"/>
              </w:rPr>
              <w:t>&lt;/RequiredFSEs&gt;</w:t>
            </w:r>
          </w:p>
          <w:p w14:paraId="6B256096"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&lt;SkillLevel&gt;1&lt;/SkillLevel&gt;</w:t>
            </w:r>
          </w:p>
          <w:p w14:paraId="13F743FF"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&lt;OwnerName&gt;Charles de Gaulle&lt;/OwnerName&gt;</w:t>
            </w:r>
          </w:p>
          <w:p w14:paraId="0FF83786"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&lt;OwnerSSO&gt;Charles de Gaulle&lt;/OwnerSSO&gt;</w:t>
            </w:r>
          </w:p>
          <w:p w14:paraId="4076D7C3"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&lt;CRMSystemName&gt;</w:t>
            </w:r>
          </w:p>
          <w:p w14:paraId="2A4023A4"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&lt;Name&gt;MUST&lt;/Name&gt;</w:t>
            </w:r>
          </w:p>
          <w:p w14:paraId="79A40F36"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&lt;/CRMSystemName&gt;</w:t>
            </w:r>
          </w:p>
          <w:p w14:paraId="25E87325"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&lt;PartDeliveryType&gt;In the back of a van&lt;/PartDeliveryType&gt;</w:t>
            </w:r>
          </w:p>
          <w:p w14:paraId="619614E7"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&lt;PartComment&gt;Bend your knees when you pick it up, its heavy!&lt;/PartComment&gt;</w:t>
            </w:r>
          </w:p>
          <w:p w14:paraId="55ACC02D"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&lt;PartEstimatedDeliveryDate&gt;2013-10-24T06:36:44.6138-04:00&lt;/PartEstimatedDeliveryDate&gt;</w:t>
            </w:r>
          </w:p>
          <w:p w14:paraId="5F556B84"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&lt;ReactivationDate&gt;2013-10-24T06:36:44.6138-04:00&lt;/ReactivationDate&gt;</w:t>
            </w:r>
          </w:p>
          <w:p w14:paraId="6B0A99BE"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&lt;MacroVersion&gt;MacroVersion001&lt;/MacroVersion&gt;</w:t>
            </w:r>
          </w:p>
          <w:p w14:paraId="10B8F25B" w14:textId="442191FD" w:rsid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&lt;TaskLanguages&gt;</w:t>
            </w:r>
            <w:r w:rsidR="009C47AD">
              <w:rPr>
                <w:rFonts w:ascii="Lucida Console" w:hAnsi="Lucida Console" w:cs="Lucida Console"/>
                <w:sz w:val="17"/>
                <w:szCs w:val="17"/>
                <w:lang w:eastAsia="ja-JP"/>
              </w:rPr>
              <w:t>English;French</w:t>
            </w:r>
            <w:r w:rsidRPr="00E62D78">
              <w:rPr>
                <w:rFonts w:ascii="Lucida Console" w:hAnsi="Lucida Console" w:cs="Lucida Console"/>
                <w:sz w:val="17"/>
                <w:szCs w:val="17"/>
                <w:lang w:eastAsia="ja-JP"/>
              </w:rPr>
              <w:t>&lt;/TaskLanguages&gt;</w:t>
            </w:r>
          </w:p>
          <w:p w14:paraId="7391BF6B" w14:textId="1975A855" w:rsidR="00F94DFF" w:rsidRPr="00E62D78" w:rsidRDefault="00F94DFF" w:rsidP="000E5CD1">
            <w:pPr>
              <w:autoSpaceDE w:val="0"/>
              <w:autoSpaceDN w:val="0"/>
              <w:adjustRightInd w:val="0"/>
              <w:spacing w:line="360" w:lineRule="auto"/>
              <w:rPr>
                <w:rFonts w:ascii="Lucida Console" w:hAnsi="Lucida Console" w:cs="Lucida Console"/>
                <w:sz w:val="17"/>
                <w:szCs w:val="17"/>
                <w:lang w:eastAsia="ja-JP" w:bidi="ar-SA"/>
              </w:rPr>
            </w:pPr>
            <w:r w:rsidRPr="00116F07">
              <w:rPr>
                <w:rFonts w:ascii="Lucida Console" w:hAnsi="Lucida Console" w:cs="Lucida Console"/>
                <w:sz w:val="17"/>
                <w:szCs w:val="17"/>
                <w:lang w:eastAsia="ja-JP" w:bidi="ar-SA"/>
              </w:rPr>
              <w:t xml:space="preserve">                &lt;IsMST&gt;</w:t>
            </w:r>
            <w:r>
              <w:rPr>
                <w:rFonts w:ascii="Lucida Console" w:hAnsi="Lucida Console" w:cs="Lucida Console"/>
                <w:sz w:val="17"/>
                <w:szCs w:val="17"/>
                <w:lang w:eastAsia="ja-JP" w:bidi="ar-SA"/>
              </w:rPr>
              <w:t>true</w:t>
            </w:r>
            <w:r w:rsidRPr="00116F07">
              <w:rPr>
                <w:rFonts w:ascii="Lucida Console" w:hAnsi="Lucida Console" w:cs="Lucida Console"/>
                <w:sz w:val="17"/>
                <w:szCs w:val="17"/>
                <w:lang w:eastAsia="ja-JP" w:bidi="ar-SA"/>
              </w:rPr>
              <w:t>&lt;/IsMST&gt;</w:t>
            </w:r>
          </w:p>
          <w:p w14:paraId="223648EE"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&lt;/Task&gt;</w:t>
            </w:r>
          </w:p>
          <w:p w14:paraId="17988AF6"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&lt;ReturnAssignment&gt;true&lt;/ReturnAssignment&gt;</w:t>
            </w:r>
          </w:p>
          <w:p w14:paraId="5217B132"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&lt;TaskRequestedProperties&gt;</w:t>
            </w:r>
          </w:p>
          <w:p w14:paraId="71F59CFC"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&lt;Item&gt;Key&lt;/Item&gt;</w:t>
            </w:r>
          </w:p>
          <w:p w14:paraId="769456DF"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lastRenderedPageBreak/>
              <w:t xml:space="preserve">                &lt;Item&gt;CallID&lt;/Item&gt;</w:t>
            </w:r>
          </w:p>
          <w:p w14:paraId="33D5956F"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&lt;Item&gt;Number&lt;/Item&gt;</w:t>
            </w:r>
          </w:p>
          <w:p w14:paraId="23D296DF"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&lt;Item&gt;TaskID&lt;/Item&gt;</w:t>
            </w:r>
          </w:p>
          <w:p w14:paraId="60F2B0CB"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&lt;Item&gt;MUSTJobNumber&lt;/Item&gt;</w:t>
            </w:r>
          </w:p>
          <w:p w14:paraId="59753609"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&lt;/TaskRequestedProperties&gt;</w:t>
            </w:r>
          </w:p>
          <w:p w14:paraId="00A6CC64"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&lt;AssignmentRequestedProperties&gt;</w:t>
            </w:r>
          </w:p>
          <w:p w14:paraId="19FBD8FE"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&lt;Item&gt;Key&lt;/Item&gt;</w:t>
            </w:r>
          </w:p>
          <w:p w14:paraId="6DC058BF"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&lt;Item&gt;Start&lt;/Item&gt;</w:t>
            </w:r>
          </w:p>
          <w:p w14:paraId="07197FE1"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&lt;Item&gt;Finish&lt;/Item&gt;</w:t>
            </w:r>
          </w:p>
          <w:p w14:paraId="784B8691"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&lt;/AssignmentRequestedProperties&gt;</w:t>
            </w:r>
          </w:p>
          <w:p w14:paraId="047672D9"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&lt;ReturnSchedulingError&gt;false&lt;/ReturnSchedulingError&gt;</w:t>
            </w:r>
          </w:p>
          <w:p w14:paraId="4F20A036"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&lt;/ProcessTaskEx&gt;</w:t>
            </w:r>
          </w:p>
          <w:p w14:paraId="31AF05FE" w14:textId="77777777" w:rsidR="00E62D78" w:rsidRPr="00E62D78" w:rsidRDefault="00E62D78" w:rsidP="00E62D78">
            <w:pPr>
              <w:rPr>
                <w:rFonts w:ascii="Lucida Console" w:hAnsi="Lucida Console" w:cs="Lucida Console"/>
                <w:sz w:val="17"/>
                <w:szCs w:val="17"/>
                <w:lang w:eastAsia="ja-JP"/>
              </w:rPr>
            </w:pPr>
            <w:r w:rsidRPr="00E62D78">
              <w:rPr>
                <w:rFonts w:ascii="Lucida Console" w:hAnsi="Lucida Console" w:cs="Lucida Console"/>
                <w:sz w:val="17"/>
                <w:szCs w:val="17"/>
                <w:lang w:eastAsia="ja-JP"/>
              </w:rPr>
              <w:t xml:space="preserve">    &lt;/s:Body&gt;</w:t>
            </w:r>
          </w:p>
          <w:p w14:paraId="6868EFD3" w14:textId="3461ECCE" w:rsidR="00E0188C" w:rsidRPr="003A41C1" w:rsidRDefault="00E62D78" w:rsidP="00A87496">
            <w:pPr>
              <w:rPr>
                <w:rFonts w:ascii="Lucida Console" w:hAnsi="Lucida Console" w:cs="Lucida Console"/>
                <w:sz w:val="17"/>
                <w:szCs w:val="17"/>
                <w:lang w:eastAsia="ja-JP"/>
              </w:rPr>
            </w:pPr>
            <w:r w:rsidRPr="00E62D78">
              <w:rPr>
                <w:rFonts w:ascii="Lucida Console" w:hAnsi="Lucida Console" w:cs="Lucida Console"/>
                <w:sz w:val="17"/>
                <w:szCs w:val="17"/>
                <w:lang w:eastAsia="ja-JP"/>
              </w:rPr>
              <w:t>&lt;/s:Envelope&gt;</w:t>
            </w:r>
          </w:p>
        </w:tc>
      </w:tr>
    </w:tbl>
    <w:p w14:paraId="421C0F8F" w14:textId="77777777" w:rsidR="00E0188C" w:rsidRDefault="00E0188C" w:rsidP="00E0188C">
      <w:pPr>
        <w:pStyle w:val="Heading4"/>
      </w:pPr>
      <w:r w:rsidRPr="00E0188C">
        <w:lastRenderedPageBreak/>
        <w:t>ExecuteMultipleOperations</w:t>
      </w:r>
    </w:p>
    <w:tbl>
      <w:tblPr>
        <w:tblW w:w="0" w:type="auto"/>
        <w:tblLook w:val="04A0" w:firstRow="1" w:lastRow="0" w:firstColumn="1" w:lastColumn="0" w:noHBand="0" w:noVBand="1"/>
      </w:tblPr>
      <w:tblGrid>
        <w:gridCol w:w="10296"/>
      </w:tblGrid>
      <w:tr w:rsidR="00E0188C" w:rsidRPr="00E13BBA" w14:paraId="3D737B22" w14:textId="77777777" w:rsidTr="00E0188C">
        <w:tc>
          <w:tcPr>
            <w:tcW w:w="10296" w:type="dxa"/>
          </w:tcPr>
          <w:p w14:paraId="5865DCE2" w14:textId="77777777" w:rsidR="00EA30EA" w:rsidRPr="00EA30EA" w:rsidRDefault="00EA30EA" w:rsidP="00EA30EA">
            <w:pPr>
              <w:rPr>
                <w:rFonts w:ascii="Lucida Console" w:hAnsi="Lucida Console" w:cs="Lucida Console"/>
                <w:sz w:val="17"/>
                <w:szCs w:val="17"/>
                <w:lang w:eastAsia="ja-JP"/>
              </w:rPr>
            </w:pPr>
            <w:r w:rsidRPr="00EA30EA">
              <w:rPr>
                <w:rFonts w:ascii="Lucida Console" w:hAnsi="Lucida Console" w:cs="Lucida Console"/>
                <w:sz w:val="17"/>
                <w:szCs w:val="17"/>
                <w:lang w:eastAsia="ja-JP"/>
              </w:rPr>
              <w:t>&lt;s:Envelope xmlns:s = "http://schemas.xmlsoap.org/soap/envelope/"&gt;</w:t>
            </w:r>
          </w:p>
          <w:p w14:paraId="56D7A763" w14:textId="77777777" w:rsidR="00EA30EA" w:rsidRPr="00EA30EA" w:rsidRDefault="00EA30EA" w:rsidP="00EA30EA">
            <w:pPr>
              <w:rPr>
                <w:rFonts w:ascii="Lucida Console" w:hAnsi="Lucida Console" w:cs="Lucida Console"/>
                <w:sz w:val="17"/>
                <w:szCs w:val="17"/>
                <w:lang w:eastAsia="ja-JP"/>
              </w:rPr>
            </w:pPr>
            <w:r w:rsidRPr="00EA30EA">
              <w:rPr>
                <w:rFonts w:ascii="Lucida Console" w:hAnsi="Lucida Console" w:cs="Lucida Console"/>
                <w:sz w:val="17"/>
                <w:szCs w:val="17"/>
                <w:lang w:eastAsia="ja-JP"/>
              </w:rPr>
              <w:t xml:space="preserve">    &lt;s:Header&gt;</w:t>
            </w:r>
          </w:p>
          <w:p w14:paraId="2A3D6046" w14:textId="77777777" w:rsidR="00EA30EA" w:rsidRPr="00EA30EA" w:rsidRDefault="00EA30EA" w:rsidP="00EA30EA">
            <w:pPr>
              <w:rPr>
                <w:rFonts w:ascii="Lucida Console" w:hAnsi="Lucida Console" w:cs="Lucida Console"/>
                <w:sz w:val="17"/>
                <w:szCs w:val="17"/>
                <w:lang w:eastAsia="ja-JP"/>
              </w:rPr>
            </w:pPr>
            <w:r w:rsidRPr="00EA30EA">
              <w:rPr>
                <w:rFonts w:ascii="Lucida Console" w:hAnsi="Lucida Console" w:cs="Lucida Console"/>
                <w:sz w:val="17"/>
                <w:szCs w:val="17"/>
                <w:lang w:eastAsia="ja-JP"/>
              </w:rPr>
              <w:t xml:space="preserve">        &lt;h:OptionalParameters</w:t>
            </w:r>
          </w:p>
          <w:p w14:paraId="0FA33912" w14:textId="77777777" w:rsidR="00EA30EA" w:rsidRPr="00EA30EA" w:rsidRDefault="00EA30EA" w:rsidP="00EA30EA">
            <w:pPr>
              <w:rPr>
                <w:rFonts w:ascii="Lucida Console" w:hAnsi="Lucida Console" w:cs="Lucida Console"/>
                <w:sz w:val="17"/>
                <w:szCs w:val="17"/>
                <w:lang w:eastAsia="ja-JP"/>
              </w:rPr>
            </w:pPr>
            <w:r w:rsidRPr="00EA30EA">
              <w:rPr>
                <w:rFonts w:ascii="Lucida Console" w:hAnsi="Lucida Console" w:cs="Lucida Console"/>
                <w:sz w:val="17"/>
                <w:szCs w:val="17"/>
                <w:lang w:eastAsia="ja-JP"/>
              </w:rPr>
              <w:t xml:space="preserve">            xmlns:h = "http://www.clicksoftware.com/OptionalParameters"</w:t>
            </w:r>
          </w:p>
          <w:p w14:paraId="03D120A3" w14:textId="77777777" w:rsidR="00EA30EA" w:rsidRPr="00EA30EA" w:rsidRDefault="00EA30EA" w:rsidP="00EA30EA">
            <w:pPr>
              <w:rPr>
                <w:rFonts w:ascii="Lucida Console" w:hAnsi="Lucida Console" w:cs="Lucida Console"/>
                <w:sz w:val="17"/>
                <w:szCs w:val="17"/>
                <w:lang w:eastAsia="ja-JP"/>
              </w:rPr>
            </w:pPr>
            <w:r w:rsidRPr="00EA30EA">
              <w:rPr>
                <w:rFonts w:ascii="Lucida Console" w:hAnsi="Lucida Console" w:cs="Lucida Console"/>
                <w:sz w:val="17"/>
                <w:szCs w:val="17"/>
                <w:lang w:eastAsia="ja-JP"/>
              </w:rPr>
              <w:t xml:space="preserve">            xmlns = "http://www.clicksoftware.com/OptionalParameters"</w:t>
            </w:r>
          </w:p>
          <w:p w14:paraId="08DDD06E" w14:textId="77777777" w:rsidR="00EA30EA" w:rsidRPr="00EA30EA" w:rsidRDefault="00EA30EA" w:rsidP="00EA30EA">
            <w:pPr>
              <w:rPr>
                <w:rFonts w:ascii="Lucida Console" w:hAnsi="Lucida Console" w:cs="Lucida Console"/>
                <w:sz w:val="17"/>
                <w:szCs w:val="17"/>
                <w:lang w:eastAsia="ja-JP"/>
              </w:rPr>
            </w:pPr>
            <w:r w:rsidRPr="00EA30EA">
              <w:rPr>
                <w:rFonts w:ascii="Lucida Console" w:hAnsi="Lucida Console" w:cs="Lucida Console"/>
                <w:sz w:val="17"/>
                <w:szCs w:val="17"/>
                <w:lang w:eastAsia="ja-JP"/>
              </w:rPr>
              <w:t xml:space="preserve">            xmlns:xsi = "http://www.w3.org/2001/XMLSchema-instance"</w:t>
            </w:r>
          </w:p>
          <w:p w14:paraId="4091BCD1" w14:textId="77777777" w:rsidR="00EA30EA" w:rsidRPr="00EA30EA" w:rsidRDefault="00EA30EA" w:rsidP="00EA30EA">
            <w:pPr>
              <w:rPr>
                <w:rFonts w:ascii="Lucida Console" w:hAnsi="Lucida Console" w:cs="Lucida Console"/>
                <w:sz w:val="17"/>
                <w:szCs w:val="17"/>
                <w:lang w:eastAsia="ja-JP"/>
              </w:rPr>
            </w:pPr>
            <w:r w:rsidRPr="00EA30EA">
              <w:rPr>
                <w:rFonts w:ascii="Lucida Console" w:hAnsi="Lucida Console" w:cs="Lucida Console"/>
                <w:sz w:val="17"/>
                <w:szCs w:val="17"/>
                <w:lang w:eastAsia="ja-JP"/>
              </w:rPr>
              <w:t xml:space="preserve">            xmlns:xsd = "http://www.w3.org/2001/XMLSchema"&gt;</w:t>
            </w:r>
          </w:p>
          <w:p w14:paraId="320561E3" w14:textId="77777777" w:rsidR="00EA30EA" w:rsidRPr="00EA30EA" w:rsidRDefault="00EA30EA" w:rsidP="00EA30EA">
            <w:pPr>
              <w:rPr>
                <w:rFonts w:ascii="Lucida Console" w:hAnsi="Lucida Console" w:cs="Lucida Console"/>
                <w:sz w:val="17"/>
                <w:szCs w:val="17"/>
                <w:lang w:eastAsia="ja-JP"/>
              </w:rPr>
            </w:pPr>
            <w:r w:rsidRPr="00EA30EA">
              <w:rPr>
                <w:rFonts w:ascii="Lucida Console" w:hAnsi="Lucida Console" w:cs="Lucida Console"/>
                <w:sz w:val="17"/>
                <w:szCs w:val="17"/>
                <w:lang w:eastAsia="ja-JP"/>
              </w:rPr>
              <w:t xml:space="preserve">            &lt;CallerIdentity&gt;MUSTMB&lt;/CallerIdentity&gt;</w:t>
            </w:r>
          </w:p>
          <w:p w14:paraId="138911A4" w14:textId="77777777" w:rsidR="00EA30EA" w:rsidRPr="00EA30EA" w:rsidRDefault="00EA30EA" w:rsidP="00EA30EA">
            <w:pPr>
              <w:rPr>
                <w:rFonts w:ascii="Lucida Console" w:hAnsi="Lucida Console" w:cs="Lucida Console"/>
                <w:sz w:val="17"/>
                <w:szCs w:val="17"/>
                <w:lang w:eastAsia="ja-JP"/>
              </w:rPr>
            </w:pPr>
            <w:r w:rsidRPr="00EA30EA">
              <w:rPr>
                <w:rFonts w:ascii="Lucida Console" w:hAnsi="Lucida Console" w:cs="Lucida Console"/>
                <w:sz w:val="17"/>
                <w:szCs w:val="17"/>
                <w:lang w:eastAsia="ja-JP"/>
              </w:rPr>
              <w:t xml:space="preserve">            &lt;ErrorOnNonExistingDictionaries&gt;true&lt;/ErrorOnNonExistingDictionaries&gt;</w:t>
            </w:r>
          </w:p>
          <w:p w14:paraId="0C7681B2" w14:textId="77777777" w:rsidR="00EA30EA" w:rsidRPr="00EA30EA" w:rsidRDefault="00EA30EA" w:rsidP="00EA30EA">
            <w:pPr>
              <w:rPr>
                <w:rFonts w:ascii="Lucida Console" w:hAnsi="Lucida Console" w:cs="Lucida Console"/>
                <w:sz w:val="17"/>
                <w:szCs w:val="17"/>
                <w:lang w:eastAsia="ja-JP"/>
              </w:rPr>
            </w:pPr>
            <w:r w:rsidRPr="00EA30EA">
              <w:rPr>
                <w:rFonts w:ascii="Lucida Console" w:hAnsi="Lucida Console" w:cs="Lucida Console"/>
                <w:sz w:val="17"/>
                <w:szCs w:val="17"/>
                <w:lang w:eastAsia="ja-JP"/>
              </w:rPr>
              <w:t xml:space="preserve">        &lt;/h:OptionalParameters&gt;</w:t>
            </w:r>
          </w:p>
          <w:p w14:paraId="395A3739" w14:textId="77777777" w:rsidR="00EA30EA" w:rsidRPr="00EA30EA" w:rsidRDefault="00EA30EA" w:rsidP="00EA30EA">
            <w:pPr>
              <w:rPr>
                <w:rFonts w:ascii="Lucida Console" w:hAnsi="Lucida Console" w:cs="Lucida Console"/>
                <w:sz w:val="17"/>
                <w:szCs w:val="17"/>
                <w:lang w:eastAsia="ja-JP"/>
              </w:rPr>
            </w:pPr>
            <w:r w:rsidRPr="00EA30EA">
              <w:rPr>
                <w:rFonts w:ascii="Lucida Console" w:hAnsi="Lucida Console" w:cs="Lucida Console"/>
                <w:sz w:val="17"/>
                <w:szCs w:val="17"/>
                <w:lang w:eastAsia="ja-JP"/>
              </w:rPr>
              <w:t xml:space="preserve">    &lt;/s:Header&gt;</w:t>
            </w:r>
          </w:p>
          <w:p w14:paraId="550549F7" w14:textId="77777777" w:rsidR="00EA30EA" w:rsidRPr="00EA30EA" w:rsidRDefault="00EA30EA" w:rsidP="00EA30EA">
            <w:pPr>
              <w:rPr>
                <w:rFonts w:ascii="Lucida Console" w:hAnsi="Lucida Console" w:cs="Lucida Console"/>
                <w:sz w:val="17"/>
                <w:szCs w:val="17"/>
                <w:lang w:eastAsia="ja-JP"/>
              </w:rPr>
            </w:pPr>
            <w:r w:rsidRPr="00EA30EA">
              <w:rPr>
                <w:rFonts w:ascii="Lucida Console" w:hAnsi="Lucida Console" w:cs="Lucida Console"/>
                <w:sz w:val="17"/>
                <w:szCs w:val="17"/>
                <w:lang w:eastAsia="ja-JP"/>
              </w:rPr>
              <w:t xml:space="preserve">    &lt;s:Body xmlns:xsi = "http://www.w3.org/2001/XMLSchema-instance" xmlns:xsd = "http://www.w3.org/2001/XMLSchema"&gt;</w:t>
            </w:r>
          </w:p>
          <w:p w14:paraId="46F374C7" w14:textId="77777777" w:rsidR="00EA30EA" w:rsidRPr="00EA30EA" w:rsidRDefault="00EA30EA" w:rsidP="00EA30EA">
            <w:pPr>
              <w:rPr>
                <w:rFonts w:ascii="Lucida Console" w:hAnsi="Lucida Console" w:cs="Lucida Console"/>
                <w:sz w:val="17"/>
                <w:szCs w:val="17"/>
                <w:lang w:eastAsia="ja-JP"/>
              </w:rPr>
            </w:pPr>
            <w:r w:rsidRPr="00EA30EA">
              <w:rPr>
                <w:rFonts w:ascii="Lucida Console" w:hAnsi="Lucida Console" w:cs="Lucida Console"/>
                <w:sz w:val="17"/>
                <w:szCs w:val="17"/>
                <w:lang w:eastAsia="ja-JP"/>
              </w:rPr>
              <w:t xml:space="preserve">        &lt;ExecuteMultipleOperations xmlns = "http://www.clicksoftware.com"&gt;</w:t>
            </w:r>
          </w:p>
          <w:p w14:paraId="04D3CD4A" w14:textId="77777777" w:rsidR="00EA30EA" w:rsidRPr="00EA30EA" w:rsidRDefault="00EA30EA" w:rsidP="00EA30EA">
            <w:pPr>
              <w:rPr>
                <w:rFonts w:ascii="Lucida Console" w:hAnsi="Lucida Console" w:cs="Lucida Console"/>
                <w:sz w:val="17"/>
                <w:szCs w:val="17"/>
                <w:lang w:eastAsia="ja-JP"/>
              </w:rPr>
            </w:pPr>
            <w:r w:rsidRPr="00EA30EA">
              <w:rPr>
                <w:rFonts w:ascii="Lucida Console" w:hAnsi="Lucida Console" w:cs="Lucida Console"/>
                <w:sz w:val="17"/>
                <w:szCs w:val="17"/>
                <w:lang w:eastAsia="ja-JP"/>
              </w:rPr>
              <w:t xml:space="preserve">            &lt;Operations&gt;</w:t>
            </w:r>
          </w:p>
          <w:p w14:paraId="4C773EF0" w14:textId="77777777" w:rsidR="00EA30EA" w:rsidRPr="00EA30EA" w:rsidRDefault="00EA30EA" w:rsidP="00EA30EA">
            <w:pPr>
              <w:rPr>
                <w:rFonts w:ascii="Lucida Console" w:hAnsi="Lucida Console" w:cs="Lucida Console"/>
                <w:sz w:val="17"/>
                <w:szCs w:val="17"/>
                <w:lang w:eastAsia="ja-JP"/>
              </w:rPr>
            </w:pPr>
            <w:r w:rsidRPr="00EA30EA">
              <w:rPr>
                <w:rFonts w:ascii="Lucida Console" w:hAnsi="Lucida Console" w:cs="Lucida Console"/>
                <w:sz w:val="17"/>
                <w:szCs w:val="17"/>
                <w:lang w:eastAsia="ja-JP"/>
              </w:rPr>
              <w:t xml:space="preserve">                &lt;Operation&gt;</w:t>
            </w:r>
          </w:p>
          <w:p w14:paraId="15B659BA" w14:textId="77777777" w:rsidR="00EA30EA" w:rsidRPr="00EA30EA" w:rsidRDefault="00EA30EA" w:rsidP="00EA30EA">
            <w:pPr>
              <w:rPr>
                <w:rFonts w:ascii="Lucida Console" w:hAnsi="Lucida Console" w:cs="Lucida Console"/>
                <w:sz w:val="17"/>
                <w:szCs w:val="17"/>
                <w:lang w:eastAsia="ja-JP"/>
              </w:rPr>
            </w:pPr>
            <w:r w:rsidRPr="00EA30EA">
              <w:rPr>
                <w:rFonts w:ascii="Lucida Console" w:hAnsi="Lucida Console" w:cs="Lucida Console"/>
                <w:sz w:val="17"/>
                <w:szCs w:val="17"/>
                <w:lang w:eastAsia="ja-JP"/>
              </w:rPr>
              <w:t xml:space="preserve">                    &lt;Action&gt;UpdateOrCreate&lt;/Action&gt;</w:t>
            </w:r>
          </w:p>
          <w:p w14:paraId="0F9CF490" w14:textId="77777777" w:rsidR="00EA30EA" w:rsidRPr="00EA30EA" w:rsidRDefault="00EA30EA" w:rsidP="00EA30EA">
            <w:pPr>
              <w:rPr>
                <w:rFonts w:ascii="Lucida Console" w:hAnsi="Lucida Console" w:cs="Lucida Console"/>
                <w:sz w:val="17"/>
                <w:szCs w:val="17"/>
                <w:lang w:eastAsia="ja-JP"/>
              </w:rPr>
            </w:pPr>
            <w:r w:rsidRPr="00EA30EA">
              <w:rPr>
                <w:rFonts w:ascii="Lucida Console" w:hAnsi="Lucida Console" w:cs="Lucida Console"/>
                <w:sz w:val="17"/>
                <w:szCs w:val="17"/>
                <w:lang w:eastAsia="ja-JP"/>
              </w:rPr>
              <w:t xml:space="preserve">                    &lt;Object&gt;</w:t>
            </w:r>
          </w:p>
          <w:p w14:paraId="135EF070" w14:textId="77777777" w:rsidR="00EA30EA" w:rsidRPr="00EA30EA" w:rsidRDefault="00EA30EA" w:rsidP="00EA30EA">
            <w:pPr>
              <w:rPr>
                <w:rFonts w:ascii="Lucida Console" w:hAnsi="Lucida Console" w:cs="Lucida Console"/>
                <w:sz w:val="17"/>
                <w:szCs w:val="17"/>
                <w:lang w:eastAsia="ja-JP"/>
              </w:rPr>
            </w:pPr>
            <w:r w:rsidRPr="00EA30EA">
              <w:rPr>
                <w:rFonts w:ascii="Lucida Console" w:hAnsi="Lucida Console" w:cs="Lucida Console"/>
                <w:sz w:val="17"/>
                <w:szCs w:val="17"/>
                <w:lang w:eastAsia="ja-JP"/>
              </w:rPr>
              <w:t xml:space="preserve">                        &lt;Object xsi:type = "GEHCJobComments"&gt;</w:t>
            </w:r>
          </w:p>
          <w:p w14:paraId="3C3AAE09" w14:textId="77777777" w:rsidR="00EA30EA" w:rsidRPr="00EA30EA" w:rsidRDefault="00EA30EA" w:rsidP="00EA30EA">
            <w:pPr>
              <w:rPr>
                <w:rFonts w:ascii="Lucida Console" w:hAnsi="Lucida Console" w:cs="Lucida Console"/>
                <w:sz w:val="17"/>
                <w:szCs w:val="17"/>
                <w:lang w:eastAsia="ja-JP"/>
              </w:rPr>
            </w:pPr>
            <w:r w:rsidRPr="00EA30EA">
              <w:rPr>
                <w:rFonts w:ascii="Lucida Console" w:hAnsi="Lucida Console" w:cs="Lucida Console"/>
                <w:sz w:val="17"/>
                <w:szCs w:val="17"/>
                <w:lang w:eastAsia="ja-JP"/>
              </w:rPr>
              <w:t xml:space="preserve">                            &lt;MUSTJobNumber&gt;A1234568&lt;/MUSTJobNumber&gt;</w:t>
            </w:r>
          </w:p>
          <w:p w14:paraId="323375B3" w14:textId="77777777" w:rsidR="00EA30EA" w:rsidRPr="00EA30EA" w:rsidRDefault="00EA30EA" w:rsidP="00EA30EA">
            <w:pPr>
              <w:rPr>
                <w:rFonts w:ascii="Lucida Console" w:hAnsi="Lucida Console" w:cs="Lucida Console"/>
                <w:sz w:val="17"/>
                <w:szCs w:val="17"/>
                <w:lang w:eastAsia="ja-JP"/>
              </w:rPr>
            </w:pPr>
            <w:r w:rsidRPr="00EA30EA">
              <w:rPr>
                <w:rFonts w:ascii="Lucida Console" w:hAnsi="Lucida Console" w:cs="Lucida Console"/>
                <w:sz w:val="17"/>
                <w:szCs w:val="17"/>
                <w:lang w:eastAsia="ja-JP"/>
              </w:rPr>
              <w:t xml:space="preserve">                            &lt;Text&gt;PickupTask: Very long text&lt;/Text&gt;</w:t>
            </w:r>
          </w:p>
          <w:p w14:paraId="7B37131D" w14:textId="77777777" w:rsidR="00EA30EA" w:rsidRPr="00EA30EA" w:rsidRDefault="00EA30EA" w:rsidP="00EA30EA">
            <w:pPr>
              <w:rPr>
                <w:rFonts w:ascii="Lucida Console" w:hAnsi="Lucida Console" w:cs="Lucida Console"/>
                <w:sz w:val="17"/>
                <w:szCs w:val="17"/>
                <w:lang w:eastAsia="ja-JP"/>
              </w:rPr>
            </w:pPr>
            <w:r w:rsidRPr="00EA30EA">
              <w:rPr>
                <w:rFonts w:ascii="Lucida Console" w:hAnsi="Lucida Console" w:cs="Lucida Console"/>
                <w:sz w:val="17"/>
                <w:szCs w:val="17"/>
                <w:lang w:eastAsia="ja-JP"/>
              </w:rPr>
              <w:t xml:space="preserve">                        &lt;/Object&gt;</w:t>
            </w:r>
          </w:p>
          <w:p w14:paraId="0AE53D7E" w14:textId="77777777" w:rsidR="00EA30EA" w:rsidRPr="00EA30EA" w:rsidRDefault="00EA30EA" w:rsidP="00EA30EA">
            <w:pPr>
              <w:rPr>
                <w:rFonts w:ascii="Lucida Console" w:hAnsi="Lucida Console" w:cs="Lucida Console"/>
                <w:sz w:val="17"/>
                <w:szCs w:val="17"/>
                <w:lang w:eastAsia="ja-JP"/>
              </w:rPr>
            </w:pPr>
            <w:r w:rsidRPr="00EA30EA">
              <w:rPr>
                <w:rFonts w:ascii="Lucida Console" w:hAnsi="Lucida Console" w:cs="Lucida Console"/>
                <w:sz w:val="17"/>
                <w:szCs w:val="17"/>
                <w:lang w:eastAsia="ja-JP"/>
              </w:rPr>
              <w:t xml:space="preserve">                    &lt;/Object&gt;</w:t>
            </w:r>
          </w:p>
          <w:p w14:paraId="1774CB4A" w14:textId="77777777" w:rsidR="00EA30EA" w:rsidRPr="00EA30EA" w:rsidRDefault="00EA30EA" w:rsidP="00EA30EA">
            <w:pPr>
              <w:rPr>
                <w:rFonts w:ascii="Lucida Console" w:hAnsi="Lucida Console" w:cs="Lucida Console"/>
                <w:sz w:val="17"/>
                <w:szCs w:val="17"/>
                <w:lang w:eastAsia="ja-JP"/>
              </w:rPr>
            </w:pPr>
            <w:r w:rsidRPr="00EA30EA">
              <w:rPr>
                <w:rFonts w:ascii="Lucida Console" w:hAnsi="Lucida Console" w:cs="Lucida Console"/>
                <w:sz w:val="17"/>
                <w:szCs w:val="17"/>
                <w:lang w:eastAsia="ja-JP"/>
              </w:rPr>
              <w:t xml:space="preserve">                &lt;/Operation&gt;</w:t>
            </w:r>
          </w:p>
          <w:p w14:paraId="76A7986B" w14:textId="77777777" w:rsidR="00EA30EA" w:rsidRPr="00EA30EA" w:rsidRDefault="00EA30EA" w:rsidP="00EA30EA">
            <w:pPr>
              <w:rPr>
                <w:rFonts w:ascii="Lucida Console" w:hAnsi="Lucida Console" w:cs="Lucida Console"/>
                <w:sz w:val="17"/>
                <w:szCs w:val="17"/>
                <w:lang w:eastAsia="ja-JP"/>
              </w:rPr>
            </w:pPr>
            <w:r w:rsidRPr="00EA30EA">
              <w:rPr>
                <w:rFonts w:ascii="Lucida Console" w:hAnsi="Lucida Console" w:cs="Lucida Console"/>
                <w:sz w:val="17"/>
                <w:szCs w:val="17"/>
                <w:lang w:eastAsia="ja-JP"/>
              </w:rPr>
              <w:t xml:space="preserve">                &lt;Operation&gt;</w:t>
            </w:r>
          </w:p>
          <w:p w14:paraId="168F261A" w14:textId="77777777" w:rsidR="00EA30EA" w:rsidRPr="00EA30EA" w:rsidRDefault="00EA30EA" w:rsidP="00EA30EA">
            <w:pPr>
              <w:rPr>
                <w:rFonts w:ascii="Lucida Console" w:hAnsi="Lucida Console" w:cs="Lucida Console"/>
                <w:sz w:val="17"/>
                <w:szCs w:val="17"/>
                <w:lang w:eastAsia="ja-JP"/>
              </w:rPr>
            </w:pPr>
            <w:r w:rsidRPr="00EA30EA">
              <w:rPr>
                <w:rFonts w:ascii="Lucida Console" w:hAnsi="Lucida Console" w:cs="Lucida Console"/>
                <w:sz w:val="17"/>
                <w:szCs w:val="17"/>
                <w:lang w:eastAsia="ja-JP"/>
              </w:rPr>
              <w:t xml:space="preserve">                    &lt;Action&gt;Update&lt;/Action&gt;</w:t>
            </w:r>
          </w:p>
          <w:p w14:paraId="0CB57636" w14:textId="77777777" w:rsidR="00EA30EA" w:rsidRPr="00EA30EA" w:rsidRDefault="00EA30EA" w:rsidP="00EA30EA">
            <w:pPr>
              <w:rPr>
                <w:rFonts w:ascii="Lucida Console" w:hAnsi="Lucida Console" w:cs="Lucida Console"/>
                <w:sz w:val="17"/>
                <w:szCs w:val="17"/>
                <w:lang w:eastAsia="ja-JP"/>
              </w:rPr>
            </w:pPr>
            <w:r w:rsidRPr="00EA30EA">
              <w:rPr>
                <w:rFonts w:ascii="Lucida Console" w:hAnsi="Lucida Console" w:cs="Lucida Console"/>
                <w:sz w:val="17"/>
                <w:szCs w:val="17"/>
                <w:lang w:eastAsia="ja-JP"/>
              </w:rPr>
              <w:t xml:space="preserve">                    &lt;Object&gt;</w:t>
            </w:r>
          </w:p>
          <w:p w14:paraId="2884A307" w14:textId="77777777" w:rsidR="00EA30EA" w:rsidRPr="00EA30EA" w:rsidRDefault="00EA30EA" w:rsidP="00EA30EA">
            <w:pPr>
              <w:rPr>
                <w:rFonts w:ascii="Lucida Console" w:hAnsi="Lucida Console" w:cs="Lucida Console"/>
                <w:sz w:val="17"/>
                <w:szCs w:val="17"/>
                <w:lang w:eastAsia="ja-JP"/>
              </w:rPr>
            </w:pPr>
            <w:r w:rsidRPr="00EA30EA">
              <w:rPr>
                <w:rFonts w:ascii="Lucida Console" w:hAnsi="Lucida Console" w:cs="Lucida Console"/>
                <w:sz w:val="17"/>
                <w:szCs w:val="17"/>
                <w:lang w:eastAsia="ja-JP"/>
              </w:rPr>
              <w:t xml:space="preserve">                        &lt;Object xsi:type = "Task"&gt;</w:t>
            </w:r>
          </w:p>
          <w:p w14:paraId="036EF9DF" w14:textId="76114B0F" w:rsidR="00EA30EA" w:rsidRPr="00EA30EA" w:rsidRDefault="00EA30EA" w:rsidP="00EA30EA">
            <w:pPr>
              <w:rPr>
                <w:rFonts w:ascii="Lucida Console" w:hAnsi="Lucida Console" w:cs="Lucida Console"/>
                <w:sz w:val="17"/>
                <w:szCs w:val="17"/>
                <w:lang w:eastAsia="ja-JP"/>
              </w:rPr>
            </w:pPr>
            <w:r w:rsidRPr="00EA30EA">
              <w:rPr>
                <w:rFonts w:ascii="Lucida Console" w:hAnsi="Lucida Console" w:cs="Lucida Console"/>
                <w:sz w:val="17"/>
                <w:szCs w:val="17"/>
                <w:lang w:eastAsia="ja-JP"/>
              </w:rPr>
              <w:t xml:space="preserve">                            </w:t>
            </w:r>
            <w:del w:id="1016" w:author="Duncan Hardie" w:date="2014-04-15T10:26:00Z">
              <w:r w:rsidRPr="00EA30EA" w:rsidDel="00AA61B2">
                <w:rPr>
                  <w:rFonts w:ascii="Lucida Console" w:hAnsi="Lucida Console" w:cs="Lucida Console"/>
                  <w:sz w:val="17"/>
                  <w:szCs w:val="17"/>
                  <w:lang w:eastAsia="ja-JP"/>
                </w:rPr>
                <w:delText>&lt;CallID&gt;</w:delText>
              </w:r>
            </w:del>
            <w:ins w:id="1017" w:author="Duncan Hardie" w:date="2014-04-15T10:26:00Z">
              <w:r w:rsidR="00AA61B2">
                <w:rPr>
                  <w:rFonts w:ascii="Lucida Console" w:hAnsi="Lucida Console" w:cs="Lucida Console"/>
                  <w:sz w:val="17"/>
                  <w:szCs w:val="17"/>
                  <w:lang w:eastAsia="ja-JP"/>
                </w:rPr>
                <w:t>&lt;CallID&gt;GB-</w:t>
              </w:r>
            </w:ins>
            <w:r w:rsidRPr="00EA30EA">
              <w:rPr>
                <w:rFonts w:ascii="Lucida Console" w:hAnsi="Lucida Console" w:cs="Lucida Console"/>
                <w:sz w:val="17"/>
                <w:szCs w:val="17"/>
                <w:lang w:eastAsia="ja-JP"/>
              </w:rPr>
              <w:t>A1234568</w:t>
            </w:r>
            <w:del w:id="1018" w:author="Duncan Hardie" w:date="2014-04-15T10:26:00Z">
              <w:r w:rsidRPr="00EA30EA" w:rsidDel="00AA61B2">
                <w:rPr>
                  <w:rFonts w:ascii="Lucida Console" w:hAnsi="Lucida Console" w:cs="Lucida Console"/>
                  <w:sz w:val="17"/>
                  <w:szCs w:val="17"/>
                  <w:lang w:eastAsia="ja-JP"/>
                </w:rPr>
                <w:delText>&lt;/CallID&gt;</w:delText>
              </w:r>
            </w:del>
            <w:ins w:id="1019" w:author="Duncan Hardie" w:date="2014-04-15T10:26:00Z">
              <w:r w:rsidR="00AA61B2">
                <w:rPr>
                  <w:rFonts w:ascii="Lucida Console" w:hAnsi="Lucida Console" w:cs="Lucida Console"/>
                  <w:sz w:val="17"/>
                  <w:szCs w:val="17"/>
                  <w:lang w:eastAsia="ja-JP"/>
                </w:rPr>
                <w:t>-1&lt;/CallID&gt;</w:t>
              </w:r>
            </w:ins>
          </w:p>
          <w:p w14:paraId="53748793" w14:textId="77777777" w:rsidR="00EA30EA" w:rsidRPr="00EA30EA" w:rsidRDefault="00EA30EA" w:rsidP="00EA30EA">
            <w:pPr>
              <w:rPr>
                <w:rFonts w:ascii="Lucida Console" w:hAnsi="Lucida Console" w:cs="Lucida Console"/>
                <w:sz w:val="17"/>
                <w:szCs w:val="17"/>
                <w:lang w:eastAsia="ja-JP"/>
              </w:rPr>
            </w:pPr>
            <w:r w:rsidRPr="00EA30EA">
              <w:rPr>
                <w:rFonts w:ascii="Lucida Console" w:hAnsi="Lucida Console" w:cs="Lucida Console"/>
                <w:sz w:val="17"/>
                <w:szCs w:val="17"/>
                <w:lang w:eastAsia="ja-JP"/>
              </w:rPr>
              <w:t xml:space="preserve">                            &lt;Number&gt;1&lt;/Number&gt;</w:t>
            </w:r>
          </w:p>
          <w:p w14:paraId="3881E8A5" w14:textId="77777777" w:rsidR="00EA30EA" w:rsidRPr="00EA30EA" w:rsidRDefault="00EA30EA" w:rsidP="00EA30EA">
            <w:pPr>
              <w:rPr>
                <w:rFonts w:ascii="Lucida Console" w:hAnsi="Lucida Console" w:cs="Lucida Console"/>
                <w:sz w:val="17"/>
                <w:szCs w:val="17"/>
                <w:lang w:eastAsia="ja-JP"/>
              </w:rPr>
            </w:pPr>
            <w:r w:rsidRPr="00EA30EA">
              <w:rPr>
                <w:rFonts w:ascii="Lucida Console" w:hAnsi="Lucida Console" w:cs="Lucida Console"/>
                <w:sz w:val="17"/>
                <w:szCs w:val="17"/>
                <w:lang w:eastAsia="ja-JP"/>
              </w:rPr>
              <w:t xml:space="preserve">                            &lt;Critical&gt;true&lt;/Critical&gt;</w:t>
            </w:r>
          </w:p>
          <w:p w14:paraId="6AC6DE67" w14:textId="77777777" w:rsidR="00EA30EA" w:rsidRPr="00EA30EA" w:rsidRDefault="00EA30EA" w:rsidP="00EA30EA">
            <w:pPr>
              <w:rPr>
                <w:rFonts w:ascii="Lucida Console" w:hAnsi="Lucida Console" w:cs="Lucida Console"/>
                <w:sz w:val="17"/>
                <w:szCs w:val="17"/>
                <w:lang w:eastAsia="ja-JP"/>
              </w:rPr>
            </w:pPr>
            <w:r w:rsidRPr="00EA30EA">
              <w:rPr>
                <w:rFonts w:ascii="Lucida Console" w:hAnsi="Lucida Console" w:cs="Lucida Console"/>
                <w:sz w:val="17"/>
                <w:szCs w:val="17"/>
                <w:lang w:eastAsia="ja-JP"/>
              </w:rPr>
              <w:t xml:space="preserve">                            &lt;TimeDependencies&gt;</w:t>
            </w:r>
          </w:p>
          <w:p w14:paraId="6A4EF4CD" w14:textId="77777777" w:rsidR="00EA30EA" w:rsidRPr="00EA30EA" w:rsidRDefault="00EA30EA" w:rsidP="00EA30EA">
            <w:pPr>
              <w:rPr>
                <w:rFonts w:ascii="Lucida Console" w:hAnsi="Lucida Console" w:cs="Lucida Console"/>
                <w:sz w:val="17"/>
                <w:szCs w:val="17"/>
                <w:lang w:eastAsia="ja-JP"/>
              </w:rPr>
            </w:pPr>
            <w:r w:rsidRPr="00EA30EA">
              <w:rPr>
                <w:rFonts w:ascii="Lucida Console" w:hAnsi="Lucida Console" w:cs="Lucida Console"/>
                <w:sz w:val="17"/>
                <w:szCs w:val="17"/>
                <w:lang w:eastAsia="ja-JP"/>
              </w:rPr>
              <w:t xml:space="preserve">                                &lt;TaskTimeDependency&gt;</w:t>
            </w:r>
          </w:p>
          <w:p w14:paraId="72123F27" w14:textId="77777777" w:rsidR="00EA30EA" w:rsidRPr="00EA30EA" w:rsidRDefault="00EA30EA" w:rsidP="00EA30EA">
            <w:pPr>
              <w:rPr>
                <w:rFonts w:ascii="Lucida Console" w:hAnsi="Lucida Console" w:cs="Lucida Console"/>
                <w:sz w:val="17"/>
                <w:szCs w:val="17"/>
                <w:lang w:eastAsia="ja-JP"/>
              </w:rPr>
            </w:pPr>
            <w:r w:rsidRPr="00EA30EA">
              <w:rPr>
                <w:rFonts w:ascii="Lucida Console" w:hAnsi="Lucida Console" w:cs="Lucida Console"/>
                <w:sz w:val="17"/>
                <w:szCs w:val="17"/>
                <w:lang w:eastAsia="ja-JP"/>
              </w:rPr>
              <w:t xml:space="preserve">                                    &lt;TaskKey&gt;</w:t>
            </w:r>
          </w:p>
          <w:p w14:paraId="410D9D79" w14:textId="10798626" w:rsidR="00EA30EA" w:rsidRPr="00EA30EA" w:rsidRDefault="00EA30EA" w:rsidP="00EA30EA">
            <w:pPr>
              <w:rPr>
                <w:rFonts w:ascii="Lucida Console" w:hAnsi="Lucida Console" w:cs="Lucida Console"/>
                <w:sz w:val="17"/>
                <w:szCs w:val="17"/>
                <w:lang w:eastAsia="ja-JP"/>
              </w:rPr>
            </w:pPr>
            <w:r w:rsidRPr="00EA30EA">
              <w:rPr>
                <w:rFonts w:ascii="Lucida Console" w:hAnsi="Lucida Console" w:cs="Lucida Console"/>
                <w:sz w:val="17"/>
                <w:szCs w:val="17"/>
                <w:lang w:eastAsia="ja-JP"/>
              </w:rPr>
              <w:t xml:space="preserve">                                        </w:t>
            </w:r>
            <w:del w:id="1020" w:author="Duncan Hardie" w:date="2014-04-15T10:26:00Z">
              <w:r w:rsidRPr="00EA30EA" w:rsidDel="00AA61B2">
                <w:rPr>
                  <w:rFonts w:ascii="Lucida Console" w:hAnsi="Lucida Console" w:cs="Lucida Console"/>
                  <w:sz w:val="17"/>
                  <w:szCs w:val="17"/>
                  <w:lang w:eastAsia="ja-JP"/>
                </w:rPr>
                <w:delText>&lt;CallID&gt;</w:delText>
              </w:r>
            </w:del>
            <w:ins w:id="1021" w:author="Duncan Hardie" w:date="2014-04-15T10:26:00Z">
              <w:r w:rsidR="00AA61B2">
                <w:rPr>
                  <w:rFonts w:ascii="Lucida Console" w:hAnsi="Lucida Console" w:cs="Lucida Console"/>
                  <w:sz w:val="17"/>
                  <w:szCs w:val="17"/>
                  <w:lang w:eastAsia="ja-JP"/>
                </w:rPr>
                <w:t>&lt;CallID&gt;GB-</w:t>
              </w:r>
            </w:ins>
            <w:r w:rsidRPr="00EA30EA">
              <w:rPr>
                <w:rFonts w:ascii="Lucida Console" w:hAnsi="Lucida Console" w:cs="Lucida Console"/>
                <w:sz w:val="17"/>
                <w:szCs w:val="17"/>
                <w:lang w:eastAsia="ja-JP"/>
              </w:rPr>
              <w:t>A1234568</w:t>
            </w:r>
            <w:del w:id="1022" w:author="Duncan Hardie" w:date="2014-04-15T10:26:00Z">
              <w:r w:rsidRPr="00EA30EA" w:rsidDel="00AA61B2">
                <w:rPr>
                  <w:rFonts w:ascii="Lucida Console" w:hAnsi="Lucida Console" w:cs="Lucida Console"/>
                  <w:sz w:val="17"/>
                  <w:szCs w:val="17"/>
                  <w:lang w:eastAsia="ja-JP"/>
                </w:rPr>
                <w:delText>&lt;/CallID&gt;</w:delText>
              </w:r>
            </w:del>
            <w:ins w:id="1023" w:author="Duncan Hardie" w:date="2014-04-15T10:26:00Z">
              <w:r w:rsidR="00AA61B2">
                <w:rPr>
                  <w:rFonts w:ascii="Lucida Console" w:hAnsi="Lucida Console" w:cs="Lucida Console"/>
                  <w:sz w:val="17"/>
                  <w:szCs w:val="17"/>
                  <w:lang w:eastAsia="ja-JP"/>
                </w:rPr>
                <w:t>-1&lt;/CallID&gt;</w:t>
              </w:r>
            </w:ins>
          </w:p>
          <w:p w14:paraId="425F10C9" w14:textId="77777777" w:rsidR="00EA30EA" w:rsidRPr="00EA30EA" w:rsidRDefault="00EA30EA" w:rsidP="00EA30EA">
            <w:pPr>
              <w:rPr>
                <w:rFonts w:ascii="Lucida Console" w:hAnsi="Lucida Console" w:cs="Lucida Console"/>
                <w:sz w:val="17"/>
                <w:szCs w:val="17"/>
                <w:lang w:eastAsia="ja-JP"/>
              </w:rPr>
            </w:pPr>
            <w:r w:rsidRPr="00EA30EA">
              <w:rPr>
                <w:rFonts w:ascii="Lucida Console" w:hAnsi="Lucida Console" w:cs="Lucida Console"/>
                <w:sz w:val="17"/>
                <w:szCs w:val="17"/>
                <w:lang w:eastAsia="ja-JP"/>
              </w:rPr>
              <w:t xml:space="preserve">                                        &lt;Number&gt;2&lt;/Number&gt;</w:t>
            </w:r>
          </w:p>
          <w:p w14:paraId="5413C317" w14:textId="77777777" w:rsidR="00EA30EA" w:rsidRPr="00EA30EA" w:rsidRDefault="00EA30EA" w:rsidP="00EA30EA">
            <w:pPr>
              <w:rPr>
                <w:rFonts w:ascii="Lucida Console" w:hAnsi="Lucida Console" w:cs="Lucida Console"/>
                <w:sz w:val="17"/>
                <w:szCs w:val="17"/>
                <w:lang w:eastAsia="ja-JP"/>
              </w:rPr>
            </w:pPr>
            <w:r w:rsidRPr="00EA30EA">
              <w:rPr>
                <w:rFonts w:ascii="Lucida Console" w:hAnsi="Lucida Console" w:cs="Lucida Console"/>
                <w:sz w:val="17"/>
                <w:szCs w:val="17"/>
                <w:lang w:eastAsia="ja-JP"/>
              </w:rPr>
              <w:t xml:space="preserve">                                    &lt;/TaskKey&gt;</w:t>
            </w:r>
          </w:p>
          <w:p w14:paraId="15301B8E" w14:textId="77777777" w:rsidR="00EA30EA" w:rsidRPr="00EA30EA" w:rsidRDefault="00EA30EA" w:rsidP="00EA30EA">
            <w:pPr>
              <w:rPr>
                <w:rFonts w:ascii="Lucida Console" w:hAnsi="Lucida Console" w:cs="Lucida Console"/>
                <w:sz w:val="17"/>
                <w:szCs w:val="17"/>
                <w:lang w:eastAsia="ja-JP"/>
              </w:rPr>
            </w:pPr>
            <w:r w:rsidRPr="00EA30EA">
              <w:rPr>
                <w:rFonts w:ascii="Lucida Console" w:hAnsi="Lucida Console" w:cs="Lucida Console"/>
                <w:sz w:val="17"/>
                <w:szCs w:val="17"/>
                <w:lang w:eastAsia="ja-JP"/>
              </w:rPr>
              <w:t xml:space="preserve">                                    &lt;UpperBound&gt;0&lt;/UpperBound&gt;</w:t>
            </w:r>
          </w:p>
          <w:p w14:paraId="719DD406" w14:textId="77777777" w:rsidR="00EA30EA" w:rsidRPr="00EA30EA" w:rsidRDefault="00EA30EA" w:rsidP="00EA30EA">
            <w:pPr>
              <w:rPr>
                <w:rFonts w:ascii="Lucida Console" w:hAnsi="Lucida Console" w:cs="Lucida Console"/>
                <w:sz w:val="17"/>
                <w:szCs w:val="17"/>
                <w:lang w:eastAsia="ja-JP"/>
              </w:rPr>
            </w:pPr>
            <w:r w:rsidRPr="00EA30EA">
              <w:rPr>
                <w:rFonts w:ascii="Lucida Console" w:hAnsi="Lucida Console" w:cs="Lucida Console"/>
                <w:sz w:val="17"/>
                <w:szCs w:val="17"/>
                <w:lang w:eastAsia="ja-JP"/>
              </w:rPr>
              <w:t xml:space="preserve">                                    &lt;LowerBound&gt;0&lt;/LowerBound&gt;</w:t>
            </w:r>
          </w:p>
          <w:p w14:paraId="4EDBE849" w14:textId="77777777" w:rsidR="00EA30EA" w:rsidRPr="00EA30EA" w:rsidRDefault="00EA30EA" w:rsidP="00EA30EA">
            <w:pPr>
              <w:rPr>
                <w:rFonts w:ascii="Lucida Console" w:hAnsi="Lucida Console" w:cs="Lucida Console"/>
                <w:sz w:val="17"/>
                <w:szCs w:val="17"/>
                <w:lang w:eastAsia="ja-JP"/>
              </w:rPr>
            </w:pPr>
            <w:r w:rsidRPr="00EA30EA">
              <w:rPr>
                <w:rFonts w:ascii="Lucida Console" w:hAnsi="Lucida Console" w:cs="Lucida Console"/>
                <w:sz w:val="17"/>
                <w:szCs w:val="17"/>
                <w:lang w:eastAsia="ja-JP"/>
              </w:rPr>
              <w:t xml:space="preserve">                                    &lt;RelationType&gt;0&lt;/RelationType&gt;</w:t>
            </w:r>
          </w:p>
          <w:p w14:paraId="656B06F8" w14:textId="77777777" w:rsidR="00EA30EA" w:rsidRPr="00EA30EA" w:rsidRDefault="00EA30EA" w:rsidP="00EA30EA">
            <w:pPr>
              <w:rPr>
                <w:rFonts w:ascii="Lucida Console" w:hAnsi="Lucida Console" w:cs="Lucida Console"/>
                <w:sz w:val="17"/>
                <w:szCs w:val="17"/>
                <w:lang w:eastAsia="ja-JP"/>
              </w:rPr>
            </w:pPr>
            <w:r w:rsidRPr="00EA30EA">
              <w:rPr>
                <w:rFonts w:ascii="Lucida Console" w:hAnsi="Lucida Console" w:cs="Lucida Console"/>
                <w:sz w:val="17"/>
                <w:szCs w:val="17"/>
                <w:lang w:eastAsia="ja-JP"/>
              </w:rPr>
              <w:t xml:space="preserve">                                    &lt;RelationOperator&gt;0&lt;/RelationOperator&gt;</w:t>
            </w:r>
          </w:p>
          <w:p w14:paraId="55F738C0" w14:textId="77777777" w:rsidR="00EA30EA" w:rsidRPr="00EA30EA" w:rsidRDefault="00EA30EA" w:rsidP="00EA30EA">
            <w:pPr>
              <w:rPr>
                <w:rFonts w:ascii="Lucida Console" w:hAnsi="Lucida Console" w:cs="Lucida Console"/>
                <w:sz w:val="17"/>
                <w:szCs w:val="17"/>
                <w:lang w:eastAsia="ja-JP"/>
              </w:rPr>
            </w:pPr>
            <w:r w:rsidRPr="00EA30EA">
              <w:rPr>
                <w:rFonts w:ascii="Lucida Console" w:hAnsi="Lucida Console" w:cs="Lucida Console"/>
                <w:sz w:val="17"/>
                <w:szCs w:val="17"/>
                <w:lang w:eastAsia="ja-JP"/>
              </w:rPr>
              <w:t xml:space="preserve">                                    &lt;Critical&gt;true&lt;/Critical&gt;</w:t>
            </w:r>
          </w:p>
          <w:p w14:paraId="084903BB" w14:textId="77777777" w:rsidR="00EA30EA" w:rsidRPr="00EA30EA" w:rsidRDefault="00EA30EA" w:rsidP="00EA30EA">
            <w:pPr>
              <w:rPr>
                <w:rFonts w:ascii="Lucida Console" w:hAnsi="Lucida Console" w:cs="Lucida Console"/>
                <w:sz w:val="17"/>
                <w:szCs w:val="17"/>
                <w:lang w:eastAsia="ja-JP"/>
              </w:rPr>
            </w:pPr>
            <w:r w:rsidRPr="00EA30EA">
              <w:rPr>
                <w:rFonts w:ascii="Lucida Console" w:hAnsi="Lucida Console" w:cs="Lucida Console"/>
                <w:sz w:val="17"/>
                <w:szCs w:val="17"/>
                <w:lang w:eastAsia="ja-JP"/>
              </w:rPr>
              <w:t xml:space="preserve">                                &lt;/TaskTimeDependency&gt;</w:t>
            </w:r>
          </w:p>
          <w:p w14:paraId="7420D893" w14:textId="77777777" w:rsidR="00EA30EA" w:rsidRPr="000E5CD1" w:rsidRDefault="00EA30EA" w:rsidP="00EA30EA">
            <w:pPr>
              <w:rPr>
                <w:rFonts w:ascii="Lucida Console" w:hAnsi="Lucida Console" w:cs="Lucida Console"/>
                <w:b/>
                <w:sz w:val="17"/>
                <w:szCs w:val="17"/>
                <w:lang w:eastAsia="ja-JP"/>
              </w:rPr>
            </w:pPr>
            <w:r w:rsidRPr="000E5CD1">
              <w:rPr>
                <w:rFonts w:ascii="Lucida Console" w:hAnsi="Lucida Console" w:cs="Lucida Console"/>
                <w:b/>
                <w:sz w:val="17"/>
                <w:szCs w:val="17"/>
                <w:lang w:eastAsia="ja-JP"/>
              </w:rPr>
              <w:t xml:space="preserve">                                &lt;TaskTimeDependency&gt;</w:t>
            </w:r>
          </w:p>
          <w:p w14:paraId="2B216FB9" w14:textId="77777777" w:rsidR="00EA30EA" w:rsidRPr="000E5CD1" w:rsidRDefault="00EA30EA" w:rsidP="00EA30EA">
            <w:pPr>
              <w:rPr>
                <w:rFonts w:ascii="Lucida Console" w:hAnsi="Lucida Console" w:cs="Lucida Console"/>
                <w:b/>
                <w:sz w:val="17"/>
                <w:szCs w:val="17"/>
                <w:lang w:eastAsia="ja-JP"/>
              </w:rPr>
            </w:pPr>
            <w:r w:rsidRPr="000E5CD1">
              <w:rPr>
                <w:rFonts w:ascii="Lucida Console" w:hAnsi="Lucida Console" w:cs="Lucida Console"/>
                <w:b/>
                <w:sz w:val="17"/>
                <w:szCs w:val="17"/>
                <w:lang w:eastAsia="ja-JP"/>
              </w:rPr>
              <w:t xml:space="preserve">                                    &lt;TaskKey&gt;</w:t>
            </w:r>
          </w:p>
          <w:p w14:paraId="3CC7CA79" w14:textId="211C117C" w:rsidR="00EA30EA" w:rsidRPr="000E5CD1" w:rsidRDefault="00EA30EA" w:rsidP="00EA30EA">
            <w:pPr>
              <w:rPr>
                <w:rFonts w:ascii="Lucida Console" w:hAnsi="Lucida Console" w:cs="Lucida Console"/>
                <w:b/>
                <w:sz w:val="17"/>
                <w:szCs w:val="17"/>
                <w:lang w:eastAsia="ja-JP"/>
              </w:rPr>
            </w:pPr>
            <w:r w:rsidRPr="000E5CD1">
              <w:rPr>
                <w:rFonts w:ascii="Lucida Console" w:hAnsi="Lucida Console" w:cs="Lucida Console"/>
                <w:b/>
                <w:sz w:val="17"/>
                <w:szCs w:val="17"/>
                <w:lang w:eastAsia="ja-JP"/>
              </w:rPr>
              <w:t xml:space="preserve">                                        </w:t>
            </w:r>
            <w:del w:id="1024" w:author="Duncan Hardie" w:date="2014-04-15T10:26:00Z">
              <w:r w:rsidRPr="000E5CD1" w:rsidDel="00AA61B2">
                <w:rPr>
                  <w:rFonts w:ascii="Lucida Console" w:hAnsi="Lucida Console" w:cs="Lucida Console"/>
                  <w:b/>
                  <w:sz w:val="17"/>
                  <w:szCs w:val="17"/>
                  <w:lang w:eastAsia="ja-JP"/>
                </w:rPr>
                <w:delText>&lt;CallID&gt;</w:delText>
              </w:r>
            </w:del>
            <w:ins w:id="1025" w:author="Duncan Hardie" w:date="2014-04-15T10:26:00Z">
              <w:r w:rsidR="00AA61B2">
                <w:rPr>
                  <w:rFonts w:ascii="Lucida Console" w:hAnsi="Lucida Console" w:cs="Lucida Console"/>
                  <w:b/>
                  <w:sz w:val="17"/>
                  <w:szCs w:val="17"/>
                  <w:lang w:eastAsia="ja-JP"/>
                </w:rPr>
                <w:t>&lt;CallID&gt;GB-</w:t>
              </w:r>
            </w:ins>
            <w:r w:rsidRPr="000E5CD1">
              <w:rPr>
                <w:rFonts w:ascii="Lucida Console" w:hAnsi="Lucida Console" w:cs="Lucida Console"/>
                <w:b/>
                <w:sz w:val="17"/>
                <w:szCs w:val="17"/>
                <w:lang w:eastAsia="ja-JP"/>
              </w:rPr>
              <w:t>A1234568</w:t>
            </w:r>
            <w:del w:id="1026" w:author="Duncan Hardie" w:date="2014-04-15T10:26:00Z">
              <w:r w:rsidRPr="000E5CD1" w:rsidDel="00AA61B2">
                <w:rPr>
                  <w:rFonts w:ascii="Lucida Console" w:hAnsi="Lucida Console" w:cs="Lucida Console"/>
                  <w:b/>
                  <w:sz w:val="17"/>
                  <w:szCs w:val="17"/>
                  <w:lang w:eastAsia="ja-JP"/>
                </w:rPr>
                <w:delText>&lt;/CallID&gt;</w:delText>
              </w:r>
            </w:del>
            <w:ins w:id="1027" w:author="Duncan Hardie" w:date="2014-04-15T10:26:00Z">
              <w:r w:rsidR="00AA61B2">
                <w:rPr>
                  <w:rFonts w:ascii="Lucida Console" w:hAnsi="Lucida Console" w:cs="Lucida Console"/>
                  <w:b/>
                  <w:sz w:val="17"/>
                  <w:szCs w:val="17"/>
                  <w:lang w:eastAsia="ja-JP"/>
                </w:rPr>
                <w:t>-1&lt;/CallID&gt;</w:t>
              </w:r>
            </w:ins>
          </w:p>
          <w:p w14:paraId="57AF5B9F" w14:textId="77777777" w:rsidR="00EA30EA" w:rsidRPr="000E5CD1" w:rsidRDefault="00EA30EA" w:rsidP="00EA30EA">
            <w:pPr>
              <w:rPr>
                <w:rFonts w:ascii="Lucida Console" w:hAnsi="Lucida Console" w:cs="Lucida Console"/>
                <w:b/>
                <w:sz w:val="17"/>
                <w:szCs w:val="17"/>
                <w:lang w:eastAsia="ja-JP"/>
              </w:rPr>
            </w:pPr>
            <w:r w:rsidRPr="000E5CD1">
              <w:rPr>
                <w:rFonts w:ascii="Lucida Console" w:hAnsi="Lucida Console" w:cs="Lucida Console"/>
                <w:b/>
                <w:sz w:val="17"/>
                <w:szCs w:val="17"/>
                <w:lang w:eastAsia="ja-JP"/>
              </w:rPr>
              <w:t xml:space="preserve">                                        &lt;Number&gt;2&lt;/Number&gt;</w:t>
            </w:r>
          </w:p>
          <w:p w14:paraId="7D5AD087" w14:textId="77777777" w:rsidR="00EA30EA" w:rsidRPr="000E5CD1" w:rsidRDefault="00EA30EA" w:rsidP="00EA30EA">
            <w:pPr>
              <w:rPr>
                <w:rFonts w:ascii="Lucida Console" w:hAnsi="Lucida Console" w:cs="Lucida Console"/>
                <w:b/>
                <w:sz w:val="17"/>
                <w:szCs w:val="17"/>
                <w:lang w:eastAsia="ja-JP"/>
              </w:rPr>
            </w:pPr>
            <w:r w:rsidRPr="000E5CD1">
              <w:rPr>
                <w:rFonts w:ascii="Lucida Console" w:hAnsi="Lucida Console" w:cs="Lucida Console"/>
                <w:b/>
                <w:sz w:val="17"/>
                <w:szCs w:val="17"/>
                <w:lang w:eastAsia="ja-JP"/>
              </w:rPr>
              <w:t xml:space="preserve">                                    &lt;/TaskKey&gt;</w:t>
            </w:r>
          </w:p>
          <w:p w14:paraId="1FFECF38" w14:textId="77777777" w:rsidR="00EA30EA" w:rsidRPr="000E5CD1" w:rsidRDefault="00EA30EA" w:rsidP="00EA30EA">
            <w:pPr>
              <w:rPr>
                <w:rFonts w:ascii="Lucida Console" w:hAnsi="Lucida Console" w:cs="Lucida Console"/>
                <w:b/>
                <w:sz w:val="17"/>
                <w:szCs w:val="17"/>
                <w:lang w:eastAsia="ja-JP"/>
              </w:rPr>
            </w:pPr>
            <w:r w:rsidRPr="000E5CD1">
              <w:rPr>
                <w:rFonts w:ascii="Lucida Console" w:hAnsi="Lucida Console" w:cs="Lucida Console"/>
                <w:b/>
                <w:sz w:val="17"/>
                <w:szCs w:val="17"/>
                <w:lang w:eastAsia="ja-JP"/>
              </w:rPr>
              <w:t xml:space="preserve">                                    &lt;UpperBound&gt;0&lt;/UpperBound&gt;</w:t>
            </w:r>
          </w:p>
          <w:p w14:paraId="0D605AB5" w14:textId="77777777" w:rsidR="00EA30EA" w:rsidRPr="000E5CD1" w:rsidRDefault="00EA30EA" w:rsidP="00EA30EA">
            <w:pPr>
              <w:rPr>
                <w:rFonts w:ascii="Lucida Console" w:hAnsi="Lucida Console" w:cs="Lucida Console"/>
                <w:b/>
                <w:sz w:val="17"/>
                <w:szCs w:val="17"/>
                <w:lang w:eastAsia="ja-JP"/>
              </w:rPr>
            </w:pPr>
            <w:r w:rsidRPr="000E5CD1">
              <w:rPr>
                <w:rFonts w:ascii="Lucida Console" w:hAnsi="Lucida Console" w:cs="Lucida Console"/>
                <w:b/>
                <w:sz w:val="17"/>
                <w:szCs w:val="17"/>
                <w:lang w:eastAsia="ja-JP"/>
              </w:rPr>
              <w:t xml:space="preserve">                                    &lt;LowerBound&gt;0&lt;/LowerBound&gt;</w:t>
            </w:r>
          </w:p>
          <w:p w14:paraId="4484908B" w14:textId="77777777" w:rsidR="00EA30EA" w:rsidRPr="000E5CD1" w:rsidRDefault="00EA30EA" w:rsidP="00EA30EA">
            <w:pPr>
              <w:rPr>
                <w:rFonts w:ascii="Lucida Console" w:hAnsi="Lucida Console" w:cs="Lucida Console"/>
                <w:b/>
                <w:sz w:val="17"/>
                <w:szCs w:val="17"/>
                <w:lang w:eastAsia="ja-JP"/>
              </w:rPr>
            </w:pPr>
            <w:r w:rsidRPr="000E5CD1">
              <w:rPr>
                <w:rFonts w:ascii="Lucida Console" w:hAnsi="Lucida Console" w:cs="Lucida Console"/>
                <w:b/>
                <w:sz w:val="17"/>
                <w:szCs w:val="17"/>
                <w:lang w:eastAsia="ja-JP"/>
              </w:rPr>
              <w:t xml:space="preserve">                                    &lt;RelationType&gt;4&lt;/RelationType&gt;</w:t>
            </w:r>
          </w:p>
          <w:p w14:paraId="2CAA0694" w14:textId="77777777" w:rsidR="00EA30EA" w:rsidRPr="000E5CD1" w:rsidRDefault="00EA30EA" w:rsidP="00EA30EA">
            <w:pPr>
              <w:rPr>
                <w:rFonts w:ascii="Lucida Console" w:hAnsi="Lucida Console" w:cs="Lucida Console"/>
                <w:b/>
                <w:sz w:val="17"/>
                <w:szCs w:val="17"/>
                <w:lang w:eastAsia="ja-JP"/>
              </w:rPr>
            </w:pPr>
            <w:r w:rsidRPr="000E5CD1">
              <w:rPr>
                <w:rFonts w:ascii="Lucida Console" w:hAnsi="Lucida Console" w:cs="Lucida Console"/>
                <w:b/>
                <w:sz w:val="17"/>
                <w:szCs w:val="17"/>
                <w:lang w:eastAsia="ja-JP"/>
              </w:rPr>
              <w:t xml:space="preserve">                                    &lt;RelationOperator&gt;0&lt;/RelationOperator&gt;</w:t>
            </w:r>
          </w:p>
          <w:p w14:paraId="11CB2CB1" w14:textId="77777777" w:rsidR="00EA30EA" w:rsidRPr="000E5CD1" w:rsidRDefault="00EA30EA" w:rsidP="00EA30EA">
            <w:pPr>
              <w:rPr>
                <w:rFonts w:ascii="Lucida Console" w:hAnsi="Lucida Console" w:cs="Lucida Console"/>
                <w:b/>
                <w:sz w:val="17"/>
                <w:szCs w:val="17"/>
                <w:lang w:eastAsia="ja-JP"/>
              </w:rPr>
            </w:pPr>
            <w:r w:rsidRPr="000E5CD1">
              <w:rPr>
                <w:rFonts w:ascii="Lucida Console" w:hAnsi="Lucida Console" w:cs="Lucida Console"/>
                <w:b/>
                <w:sz w:val="17"/>
                <w:szCs w:val="17"/>
                <w:lang w:eastAsia="ja-JP"/>
              </w:rPr>
              <w:t xml:space="preserve">                                    &lt;Critical&gt;true&lt;/Critical&gt;</w:t>
            </w:r>
          </w:p>
          <w:p w14:paraId="3A7E3C5F" w14:textId="77777777" w:rsidR="00EA30EA" w:rsidRPr="000E5CD1" w:rsidRDefault="00EA30EA" w:rsidP="00EA30EA">
            <w:pPr>
              <w:rPr>
                <w:rFonts w:ascii="Lucida Console" w:hAnsi="Lucida Console" w:cs="Lucida Console"/>
                <w:b/>
                <w:sz w:val="17"/>
                <w:szCs w:val="17"/>
                <w:lang w:eastAsia="ja-JP"/>
              </w:rPr>
            </w:pPr>
            <w:r w:rsidRPr="000E5CD1">
              <w:rPr>
                <w:rFonts w:ascii="Lucida Console" w:hAnsi="Lucida Console" w:cs="Lucida Console"/>
                <w:b/>
                <w:sz w:val="17"/>
                <w:szCs w:val="17"/>
                <w:lang w:eastAsia="ja-JP"/>
              </w:rPr>
              <w:t xml:space="preserve">                                &lt;/TaskTimeDependency&gt;</w:t>
            </w:r>
          </w:p>
          <w:p w14:paraId="17DED996" w14:textId="77777777" w:rsidR="00EA30EA" w:rsidRPr="000E5CD1" w:rsidRDefault="00EA30EA" w:rsidP="00EA30EA">
            <w:pPr>
              <w:rPr>
                <w:rFonts w:ascii="Lucida Console" w:hAnsi="Lucida Console" w:cs="Lucida Console"/>
                <w:b/>
                <w:sz w:val="17"/>
                <w:szCs w:val="17"/>
                <w:lang w:eastAsia="ja-JP"/>
              </w:rPr>
            </w:pPr>
            <w:r w:rsidRPr="000E5CD1">
              <w:rPr>
                <w:rFonts w:ascii="Lucida Console" w:hAnsi="Lucida Console" w:cs="Lucida Console"/>
                <w:b/>
                <w:sz w:val="17"/>
                <w:szCs w:val="17"/>
                <w:lang w:eastAsia="ja-JP"/>
              </w:rPr>
              <w:t xml:space="preserve">                            &lt;/TimeDependencies&gt;</w:t>
            </w:r>
          </w:p>
          <w:p w14:paraId="5B4E177F" w14:textId="77777777" w:rsidR="00EA30EA" w:rsidRPr="00EA30EA" w:rsidRDefault="00EA30EA" w:rsidP="00EA30EA">
            <w:pPr>
              <w:rPr>
                <w:rFonts w:ascii="Lucida Console" w:hAnsi="Lucida Console" w:cs="Lucida Console"/>
                <w:sz w:val="17"/>
                <w:szCs w:val="17"/>
                <w:lang w:eastAsia="ja-JP"/>
              </w:rPr>
            </w:pPr>
            <w:r w:rsidRPr="00EA30EA">
              <w:rPr>
                <w:rFonts w:ascii="Lucida Console" w:hAnsi="Lucida Console" w:cs="Lucida Console"/>
                <w:sz w:val="17"/>
                <w:szCs w:val="17"/>
                <w:lang w:eastAsia="ja-JP"/>
              </w:rPr>
              <w:t xml:space="preserve">                            &lt;EngineerDependencies&gt;</w:t>
            </w:r>
          </w:p>
          <w:p w14:paraId="5DE85254" w14:textId="77777777" w:rsidR="00EA30EA" w:rsidRPr="00EA30EA" w:rsidRDefault="00EA30EA" w:rsidP="00EA30EA">
            <w:pPr>
              <w:rPr>
                <w:rFonts w:ascii="Lucida Console" w:hAnsi="Lucida Console" w:cs="Lucida Console"/>
                <w:sz w:val="17"/>
                <w:szCs w:val="17"/>
                <w:lang w:eastAsia="ja-JP"/>
              </w:rPr>
            </w:pPr>
            <w:r w:rsidRPr="00EA30EA">
              <w:rPr>
                <w:rFonts w:ascii="Lucida Console" w:hAnsi="Lucida Console" w:cs="Lucida Console"/>
                <w:sz w:val="17"/>
                <w:szCs w:val="17"/>
                <w:lang w:eastAsia="ja-JP"/>
              </w:rPr>
              <w:t xml:space="preserve">                                &lt;TaskEngineerDependency&gt;</w:t>
            </w:r>
          </w:p>
          <w:p w14:paraId="34AB4FA3" w14:textId="77777777" w:rsidR="00EA30EA" w:rsidRPr="00EA30EA" w:rsidRDefault="00EA30EA" w:rsidP="00EA30EA">
            <w:pPr>
              <w:rPr>
                <w:rFonts w:ascii="Lucida Console" w:hAnsi="Lucida Console" w:cs="Lucida Console"/>
                <w:sz w:val="17"/>
                <w:szCs w:val="17"/>
                <w:lang w:eastAsia="ja-JP"/>
              </w:rPr>
            </w:pPr>
            <w:r w:rsidRPr="00EA30EA">
              <w:rPr>
                <w:rFonts w:ascii="Lucida Console" w:hAnsi="Lucida Console" w:cs="Lucida Console"/>
                <w:sz w:val="17"/>
                <w:szCs w:val="17"/>
                <w:lang w:eastAsia="ja-JP"/>
              </w:rPr>
              <w:lastRenderedPageBreak/>
              <w:t xml:space="preserve">                                    &lt;TaskKey&gt;</w:t>
            </w:r>
          </w:p>
          <w:p w14:paraId="2B1AE201" w14:textId="4CD785EE" w:rsidR="00EA30EA" w:rsidRPr="00EA30EA" w:rsidRDefault="00EA30EA" w:rsidP="00EA30EA">
            <w:pPr>
              <w:rPr>
                <w:rFonts w:ascii="Lucida Console" w:hAnsi="Lucida Console" w:cs="Lucida Console"/>
                <w:sz w:val="17"/>
                <w:szCs w:val="17"/>
                <w:lang w:eastAsia="ja-JP"/>
              </w:rPr>
            </w:pPr>
            <w:r w:rsidRPr="00EA30EA">
              <w:rPr>
                <w:rFonts w:ascii="Lucida Console" w:hAnsi="Lucida Console" w:cs="Lucida Console"/>
                <w:sz w:val="17"/>
                <w:szCs w:val="17"/>
                <w:lang w:eastAsia="ja-JP"/>
              </w:rPr>
              <w:t xml:space="preserve">                                        </w:t>
            </w:r>
            <w:del w:id="1028" w:author="Duncan Hardie" w:date="2014-04-15T10:26:00Z">
              <w:r w:rsidRPr="00EA30EA" w:rsidDel="00AA61B2">
                <w:rPr>
                  <w:rFonts w:ascii="Lucida Console" w:hAnsi="Lucida Console" w:cs="Lucida Console"/>
                  <w:sz w:val="17"/>
                  <w:szCs w:val="17"/>
                  <w:lang w:eastAsia="ja-JP"/>
                </w:rPr>
                <w:delText>&lt;CallID&gt;</w:delText>
              </w:r>
            </w:del>
            <w:ins w:id="1029" w:author="Duncan Hardie" w:date="2014-04-15T10:26:00Z">
              <w:r w:rsidR="00AA61B2">
                <w:rPr>
                  <w:rFonts w:ascii="Lucida Console" w:hAnsi="Lucida Console" w:cs="Lucida Console"/>
                  <w:sz w:val="17"/>
                  <w:szCs w:val="17"/>
                  <w:lang w:eastAsia="ja-JP"/>
                </w:rPr>
                <w:t>&lt;CallID&gt;GB-</w:t>
              </w:r>
            </w:ins>
            <w:r w:rsidRPr="00EA30EA">
              <w:rPr>
                <w:rFonts w:ascii="Lucida Console" w:hAnsi="Lucida Console" w:cs="Lucida Console"/>
                <w:sz w:val="17"/>
                <w:szCs w:val="17"/>
                <w:lang w:eastAsia="ja-JP"/>
              </w:rPr>
              <w:t>A1234568</w:t>
            </w:r>
            <w:del w:id="1030" w:author="Duncan Hardie" w:date="2014-04-15T10:26:00Z">
              <w:r w:rsidRPr="00EA30EA" w:rsidDel="00AA61B2">
                <w:rPr>
                  <w:rFonts w:ascii="Lucida Console" w:hAnsi="Lucida Console" w:cs="Lucida Console"/>
                  <w:sz w:val="17"/>
                  <w:szCs w:val="17"/>
                  <w:lang w:eastAsia="ja-JP"/>
                </w:rPr>
                <w:delText>&lt;/CallID&gt;</w:delText>
              </w:r>
            </w:del>
            <w:ins w:id="1031" w:author="Duncan Hardie" w:date="2014-04-15T10:26:00Z">
              <w:r w:rsidR="00AA61B2">
                <w:rPr>
                  <w:rFonts w:ascii="Lucida Console" w:hAnsi="Lucida Console" w:cs="Lucida Console"/>
                  <w:sz w:val="17"/>
                  <w:szCs w:val="17"/>
                  <w:lang w:eastAsia="ja-JP"/>
                </w:rPr>
                <w:t>-1&lt;/CallID&gt;</w:t>
              </w:r>
            </w:ins>
          </w:p>
          <w:p w14:paraId="415D0646" w14:textId="77777777" w:rsidR="00EA30EA" w:rsidRPr="00EA30EA" w:rsidRDefault="00EA30EA" w:rsidP="00EA30EA">
            <w:pPr>
              <w:rPr>
                <w:rFonts w:ascii="Lucida Console" w:hAnsi="Lucida Console" w:cs="Lucida Console"/>
                <w:sz w:val="17"/>
                <w:szCs w:val="17"/>
                <w:lang w:eastAsia="ja-JP"/>
              </w:rPr>
            </w:pPr>
            <w:r w:rsidRPr="00EA30EA">
              <w:rPr>
                <w:rFonts w:ascii="Lucida Console" w:hAnsi="Lucida Console" w:cs="Lucida Console"/>
                <w:sz w:val="17"/>
                <w:szCs w:val="17"/>
                <w:lang w:eastAsia="ja-JP"/>
              </w:rPr>
              <w:t xml:space="preserve">                                        &lt;Number&gt;2&lt;/Number&gt;</w:t>
            </w:r>
          </w:p>
          <w:p w14:paraId="28C670F7" w14:textId="77777777" w:rsidR="00EA30EA" w:rsidRPr="00EA30EA" w:rsidRDefault="00EA30EA" w:rsidP="00EA30EA">
            <w:pPr>
              <w:rPr>
                <w:rFonts w:ascii="Lucida Console" w:hAnsi="Lucida Console" w:cs="Lucida Console"/>
                <w:sz w:val="17"/>
                <w:szCs w:val="17"/>
                <w:lang w:eastAsia="ja-JP"/>
              </w:rPr>
            </w:pPr>
            <w:r w:rsidRPr="00EA30EA">
              <w:rPr>
                <w:rFonts w:ascii="Lucida Console" w:hAnsi="Lucida Console" w:cs="Lucida Console"/>
                <w:sz w:val="17"/>
                <w:szCs w:val="17"/>
                <w:lang w:eastAsia="ja-JP"/>
              </w:rPr>
              <w:t xml:space="preserve">                                    &lt;/TaskKey&gt;</w:t>
            </w:r>
          </w:p>
          <w:p w14:paraId="5FE87CC9" w14:textId="77777777" w:rsidR="00EA30EA" w:rsidRPr="00EA30EA" w:rsidRDefault="00EA30EA" w:rsidP="00EA30EA">
            <w:pPr>
              <w:rPr>
                <w:rFonts w:ascii="Lucida Console" w:hAnsi="Lucida Console" w:cs="Lucida Console"/>
                <w:sz w:val="17"/>
                <w:szCs w:val="17"/>
                <w:lang w:eastAsia="ja-JP"/>
              </w:rPr>
            </w:pPr>
            <w:r w:rsidRPr="00EA30EA">
              <w:rPr>
                <w:rFonts w:ascii="Lucida Console" w:hAnsi="Lucida Console" w:cs="Lucida Console"/>
                <w:sz w:val="17"/>
                <w:szCs w:val="17"/>
                <w:lang w:eastAsia="ja-JP"/>
              </w:rPr>
              <w:t xml:space="preserve">                                    &lt;RelationType&gt;1&lt;/RelationType&gt;</w:t>
            </w:r>
          </w:p>
          <w:p w14:paraId="750808AD" w14:textId="77777777" w:rsidR="00EA30EA" w:rsidRPr="00EA30EA" w:rsidRDefault="00EA30EA" w:rsidP="00EA30EA">
            <w:pPr>
              <w:rPr>
                <w:rFonts w:ascii="Lucida Console" w:hAnsi="Lucida Console" w:cs="Lucida Console"/>
                <w:sz w:val="17"/>
                <w:szCs w:val="17"/>
                <w:lang w:eastAsia="ja-JP"/>
              </w:rPr>
            </w:pPr>
            <w:r w:rsidRPr="00EA30EA">
              <w:rPr>
                <w:rFonts w:ascii="Lucida Console" w:hAnsi="Lucida Console" w:cs="Lucida Console"/>
                <w:sz w:val="17"/>
                <w:szCs w:val="17"/>
                <w:lang w:eastAsia="ja-JP"/>
              </w:rPr>
              <w:t xml:space="preserve">                                &lt;/TaskEngineerDependency&gt;</w:t>
            </w:r>
          </w:p>
          <w:p w14:paraId="5041D6FF" w14:textId="77777777" w:rsidR="00EA30EA" w:rsidRPr="00EA30EA" w:rsidRDefault="00EA30EA" w:rsidP="00EA30EA">
            <w:pPr>
              <w:rPr>
                <w:rFonts w:ascii="Lucida Console" w:hAnsi="Lucida Console" w:cs="Lucida Console"/>
                <w:sz w:val="17"/>
                <w:szCs w:val="17"/>
                <w:lang w:eastAsia="ja-JP"/>
              </w:rPr>
            </w:pPr>
            <w:r w:rsidRPr="00EA30EA">
              <w:rPr>
                <w:rFonts w:ascii="Lucida Console" w:hAnsi="Lucida Console" w:cs="Lucida Console"/>
                <w:sz w:val="17"/>
                <w:szCs w:val="17"/>
                <w:lang w:eastAsia="ja-JP"/>
              </w:rPr>
              <w:t xml:space="preserve">                            &lt;/EngineerDependencies&gt;</w:t>
            </w:r>
          </w:p>
          <w:p w14:paraId="08E1E21C" w14:textId="77777777" w:rsidR="00EA30EA" w:rsidRPr="00EA30EA" w:rsidRDefault="00EA30EA" w:rsidP="00EA30EA">
            <w:pPr>
              <w:rPr>
                <w:rFonts w:ascii="Lucida Console" w:hAnsi="Lucida Console" w:cs="Lucida Console"/>
                <w:sz w:val="17"/>
                <w:szCs w:val="17"/>
                <w:lang w:eastAsia="ja-JP"/>
              </w:rPr>
            </w:pPr>
            <w:r w:rsidRPr="00EA30EA">
              <w:rPr>
                <w:rFonts w:ascii="Lucida Console" w:hAnsi="Lucida Console" w:cs="Lucida Console"/>
                <w:sz w:val="17"/>
                <w:szCs w:val="17"/>
                <w:lang w:eastAsia="ja-JP"/>
              </w:rPr>
              <w:t xml:space="preserve">                            &lt;JobComments&gt;</w:t>
            </w:r>
          </w:p>
          <w:p w14:paraId="5CAC0E1B" w14:textId="77777777" w:rsidR="00EA30EA" w:rsidRPr="00EA30EA" w:rsidRDefault="00EA30EA" w:rsidP="00EA30EA">
            <w:pPr>
              <w:rPr>
                <w:rFonts w:ascii="Lucida Console" w:hAnsi="Lucida Console" w:cs="Lucida Console"/>
                <w:sz w:val="17"/>
                <w:szCs w:val="17"/>
                <w:lang w:eastAsia="ja-JP"/>
              </w:rPr>
            </w:pPr>
            <w:r w:rsidRPr="00EA30EA">
              <w:rPr>
                <w:rFonts w:ascii="Lucida Console" w:hAnsi="Lucida Console" w:cs="Lucida Console"/>
                <w:sz w:val="17"/>
                <w:szCs w:val="17"/>
                <w:lang w:eastAsia="ja-JP"/>
              </w:rPr>
              <w:t xml:space="preserve">                                &lt;MUSTJobNumber&gt;A1234568&lt;/MUSTJobNumber&gt;</w:t>
            </w:r>
          </w:p>
          <w:p w14:paraId="4FA61C04" w14:textId="77777777" w:rsidR="00EA30EA" w:rsidRPr="00EA30EA" w:rsidRDefault="00EA30EA" w:rsidP="00EA30EA">
            <w:pPr>
              <w:rPr>
                <w:rFonts w:ascii="Lucida Console" w:hAnsi="Lucida Console" w:cs="Lucida Console"/>
                <w:sz w:val="17"/>
                <w:szCs w:val="17"/>
                <w:lang w:eastAsia="ja-JP"/>
              </w:rPr>
            </w:pPr>
            <w:r w:rsidRPr="00EA30EA">
              <w:rPr>
                <w:rFonts w:ascii="Lucida Console" w:hAnsi="Lucida Console" w:cs="Lucida Console"/>
                <w:sz w:val="17"/>
                <w:szCs w:val="17"/>
                <w:lang w:eastAsia="ja-JP"/>
              </w:rPr>
              <w:t xml:space="preserve">                            &lt;/JobComments&gt;</w:t>
            </w:r>
          </w:p>
          <w:p w14:paraId="328DA91C" w14:textId="77777777" w:rsidR="00EA30EA" w:rsidRPr="00EA30EA" w:rsidRDefault="00EA30EA" w:rsidP="00EA30EA">
            <w:pPr>
              <w:rPr>
                <w:rFonts w:ascii="Lucida Console" w:hAnsi="Lucida Console" w:cs="Lucida Console"/>
                <w:sz w:val="17"/>
                <w:szCs w:val="17"/>
                <w:lang w:eastAsia="ja-JP"/>
              </w:rPr>
            </w:pPr>
            <w:r w:rsidRPr="00EA30EA">
              <w:rPr>
                <w:rFonts w:ascii="Lucida Console" w:hAnsi="Lucida Console" w:cs="Lucida Console"/>
                <w:sz w:val="17"/>
                <w:szCs w:val="17"/>
                <w:lang w:eastAsia="ja-JP"/>
              </w:rPr>
              <w:t xml:space="preserve">                        &lt;/Object&gt;</w:t>
            </w:r>
          </w:p>
          <w:p w14:paraId="7F9D60F9" w14:textId="77777777" w:rsidR="00EA30EA" w:rsidRPr="00EA30EA" w:rsidRDefault="00EA30EA" w:rsidP="00EA30EA">
            <w:pPr>
              <w:rPr>
                <w:rFonts w:ascii="Lucida Console" w:hAnsi="Lucida Console" w:cs="Lucida Console"/>
                <w:sz w:val="17"/>
                <w:szCs w:val="17"/>
                <w:lang w:eastAsia="ja-JP"/>
              </w:rPr>
            </w:pPr>
            <w:r w:rsidRPr="00EA30EA">
              <w:rPr>
                <w:rFonts w:ascii="Lucida Console" w:hAnsi="Lucida Console" w:cs="Lucida Console"/>
                <w:sz w:val="17"/>
                <w:szCs w:val="17"/>
                <w:lang w:eastAsia="ja-JP"/>
              </w:rPr>
              <w:t xml:space="preserve">                    &lt;/Object&gt;</w:t>
            </w:r>
          </w:p>
          <w:p w14:paraId="539E2D70" w14:textId="77777777" w:rsidR="00EA30EA" w:rsidRPr="00EA30EA" w:rsidRDefault="00EA30EA" w:rsidP="00EA30EA">
            <w:pPr>
              <w:rPr>
                <w:rFonts w:ascii="Lucida Console" w:hAnsi="Lucida Console" w:cs="Lucida Console"/>
                <w:sz w:val="17"/>
                <w:szCs w:val="17"/>
                <w:lang w:eastAsia="ja-JP"/>
              </w:rPr>
            </w:pPr>
            <w:r w:rsidRPr="00EA30EA">
              <w:rPr>
                <w:rFonts w:ascii="Lucida Console" w:hAnsi="Lucida Console" w:cs="Lucida Console"/>
                <w:sz w:val="17"/>
                <w:szCs w:val="17"/>
                <w:lang w:eastAsia="ja-JP"/>
              </w:rPr>
              <w:t xml:space="preserve">                &lt;/Operation&gt;</w:t>
            </w:r>
          </w:p>
          <w:p w14:paraId="7641FAA0" w14:textId="77777777" w:rsidR="00EA30EA" w:rsidRPr="00EA30EA" w:rsidRDefault="00EA30EA" w:rsidP="00EA30EA">
            <w:pPr>
              <w:rPr>
                <w:rFonts w:ascii="Lucida Console" w:hAnsi="Lucida Console" w:cs="Lucida Console"/>
                <w:sz w:val="17"/>
                <w:szCs w:val="17"/>
                <w:lang w:eastAsia="ja-JP"/>
              </w:rPr>
            </w:pPr>
            <w:r w:rsidRPr="00EA30EA">
              <w:rPr>
                <w:rFonts w:ascii="Lucida Console" w:hAnsi="Lucida Console" w:cs="Lucida Console"/>
                <w:sz w:val="17"/>
                <w:szCs w:val="17"/>
                <w:lang w:eastAsia="ja-JP"/>
              </w:rPr>
              <w:t xml:space="preserve">            &lt;/Operations&gt;</w:t>
            </w:r>
          </w:p>
          <w:p w14:paraId="5C38BD44" w14:textId="77777777" w:rsidR="00EA30EA" w:rsidRPr="00EA30EA" w:rsidRDefault="00EA30EA" w:rsidP="00EA30EA">
            <w:pPr>
              <w:rPr>
                <w:rFonts w:ascii="Lucida Console" w:hAnsi="Lucida Console" w:cs="Lucida Console"/>
                <w:sz w:val="17"/>
                <w:szCs w:val="17"/>
                <w:lang w:eastAsia="ja-JP"/>
              </w:rPr>
            </w:pPr>
            <w:r w:rsidRPr="00EA30EA">
              <w:rPr>
                <w:rFonts w:ascii="Lucida Console" w:hAnsi="Lucida Console" w:cs="Lucida Console"/>
                <w:sz w:val="17"/>
                <w:szCs w:val="17"/>
                <w:lang w:eastAsia="ja-JP"/>
              </w:rPr>
              <w:t xml:space="preserve">            &lt;OneTransaction&gt;false&lt;/OneTransaction&gt;</w:t>
            </w:r>
          </w:p>
          <w:p w14:paraId="07C1BE30" w14:textId="77777777" w:rsidR="00EA30EA" w:rsidRPr="00EA30EA" w:rsidRDefault="00EA30EA" w:rsidP="00EA30EA">
            <w:pPr>
              <w:rPr>
                <w:rFonts w:ascii="Lucida Console" w:hAnsi="Lucida Console" w:cs="Lucida Console"/>
                <w:sz w:val="17"/>
                <w:szCs w:val="17"/>
                <w:lang w:eastAsia="ja-JP"/>
              </w:rPr>
            </w:pPr>
            <w:r w:rsidRPr="00EA30EA">
              <w:rPr>
                <w:rFonts w:ascii="Lucida Console" w:hAnsi="Lucida Console" w:cs="Lucida Console"/>
                <w:sz w:val="17"/>
                <w:szCs w:val="17"/>
                <w:lang w:eastAsia="ja-JP"/>
              </w:rPr>
              <w:t xml:space="preserve">            &lt;ContinueOnError&gt;false&lt;/ContinueOnError&gt;</w:t>
            </w:r>
          </w:p>
          <w:p w14:paraId="2EA9DACE" w14:textId="77777777" w:rsidR="00EA30EA" w:rsidRPr="00EA30EA" w:rsidRDefault="00EA30EA" w:rsidP="00EA30EA">
            <w:pPr>
              <w:rPr>
                <w:rFonts w:ascii="Lucida Console" w:hAnsi="Lucida Console" w:cs="Lucida Console"/>
                <w:sz w:val="17"/>
                <w:szCs w:val="17"/>
                <w:lang w:eastAsia="ja-JP"/>
              </w:rPr>
            </w:pPr>
            <w:r w:rsidRPr="00EA30EA">
              <w:rPr>
                <w:rFonts w:ascii="Lucida Console" w:hAnsi="Lucida Console" w:cs="Lucida Console"/>
                <w:sz w:val="17"/>
                <w:szCs w:val="17"/>
                <w:lang w:eastAsia="ja-JP"/>
              </w:rPr>
              <w:t xml:space="preserve">        &lt;/ExecuteMultipleOperations&gt;</w:t>
            </w:r>
          </w:p>
          <w:p w14:paraId="453BE07C" w14:textId="77777777" w:rsidR="00EA30EA" w:rsidRPr="00EA30EA" w:rsidRDefault="00EA30EA" w:rsidP="00EA30EA">
            <w:pPr>
              <w:rPr>
                <w:rFonts w:ascii="Lucida Console" w:hAnsi="Lucida Console" w:cs="Lucida Console"/>
                <w:sz w:val="17"/>
                <w:szCs w:val="17"/>
                <w:lang w:eastAsia="ja-JP"/>
              </w:rPr>
            </w:pPr>
            <w:r w:rsidRPr="00EA30EA">
              <w:rPr>
                <w:rFonts w:ascii="Lucida Console" w:hAnsi="Lucida Console" w:cs="Lucida Console"/>
                <w:sz w:val="17"/>
                <w:szCs w:val="17"/>
                <w:lang w:eastAsia="ja-JP"/>
              </w:rPr>
              <w:t xml:space="preserve">    &lt;/s:Body&gt;</w:t>
            </w:r>
          </w:p>
          <w:p w14:paraId="1225567C" w14:textId="21FD84D1" w:rsidR="00E0188C" w:rsidRPr="003A41C1" w:rsidRDefault="00EA30EA" w:rsidP="000E5CD1">
            <w:pPr>
              <w:rPr>
                <w:rFonts w:ascii="Lucida Console" w:hAnsi="Lucida Console" w:cs="Lucida Console"/>
                <w:sz w:val="17"/>
                <w:szCs w:val="17"/>
                <w:lang w:eastAsia="ja-JP"/>
              </w:rPr>
            </w:pPr>
            <w:r w:rsidRPr="00EA30EA">
              <w:rPr>
                <w:rFonts w:ascii="Lucida Console" w:hAnsi="Lucida Console" w:cs="Lucida Console"/>
                <w:sz w:val="17"/>
                <w:szCs w:val="17"/>
                <w:lang w:eastAsia="ja-JP"/>
              </w:rPr>
              <w:t>&lt;/s:Envelope&gt;</w:t>
            </w:r>
          </w:p>
        </w:tc>
      </w:tr>
    </w:tbl>
    <w:p w14:paraId="08341146" w14:textId="13B0F19F" w:rsidR="00E0188C" w:rsidRPr="000E5CD1" w:rsidRDefault="00A4085C" w:rsidP="003A41C1">
      <w:r w:rsidRPr="000E5CD1">
        <w:lastRenderedPageBreak/>
        <w:t>Note: The TimeDependencies in bold is the optional same day dependency, exclude ethis should a pickup be required on a different day than the main task</w:t>
      </w:r>
    </w:p>
    <w:p w14:paraId="46C2D824" w14:textId="70754B67" w:rsidR="0077330B" w:rsidRDefault="0077330B" w:rsidP="0077330B">
      <w:pPr>
        <w:pStyle w:val="Heading4"/>
      </w:pPr>
      <w:r>
        <w:t>Additional Pickups</w:t>
      </w:r>
    </w:p>
    <w:p w14:paraId="3BEAA71C" w14:textId="0E783D81" w:rsidR="0077330B" w:rsidRDefault="0077330B" w:rsidP="0077330B">
      <w:pPr>
        <w:pStyle w:val="BodyText"/>
        <w:ind w:left="0"/>
        <w:rPr>
          <w:lang w:val="en-US" w:bidi="he-IL"/>
        </w:rPr>
      </w:pPr>
      <w:r>
        <w:rPr>
          <w:lang w:val="en-US" w:bidi="he-IL"/>
        </w:rPr>
        <w:t xml:space="preserve">To add more pickups additional </w:t>
      </w:r>
      <w:r w:rsidRPr="008208BA">
        <w:rPr>
          <w:lang w:val="en-US" w:bidi="he-IL"/>
        </w:rPr>
        <w:t>ProcessTaskEx</w:t>
      </w:r>
      <w:r>
        <w:rPr>
          <w:lang w:val="en-US" w:bidi="he-IL"/>
        </w:rPr>
        <w:t xml:space="preserve"> calls would be made.  The rules for the Pickup tasks would follow those specified in </w:t>
      </w:r>
      <w:r>
        <w:rPr>
          <w:lang w:val="en-US" w:bidi="he-IL"/>
        </w:rPr>
        <w:fldChar w:fldCharType="begin"/>
      </w:r>
      <w:r>
        <w:rPr>
          <w:lang w:val="en-US" w:bidi="he-IL"/>
        </w:rPr>
        <w:instrText xml:space="preserve"> REF _Ref368404321 \r \h </w:instrText>
      </w:r>
      <w:r>
        <w:rPr>
          <w:lang w:val="en-US" w:bidi="he-IL"/>
        </w:rPr>
      </w:r>
      <w:r>
        <w:rPr>
          <w:lang w:val="en-US" w:bidi="he-IL"/>
        </w:rPr>
        <w:fldChar w:fldCharType="separate"/>
      </w:r>
      <w:r w:rsidR="006E49E1">
        <w:rPr>
          <w:lang w:val="en-US" w:bidi="he-IL"/>
        </w:rPr>
        <w:t>3.5.6</w:t>
      </w:r>
      <w:r>
        <w:rPr>
          <w:lang w:val="en-US" w:bidi="he-IL"/>
        </w:rPr>
        <w:fldChar w:fldCharType="end"/>
      </w:r>
    </w:p>
    <w:p w14:paraId="3419A255" w14:textId="56A1F8E9" w:rsidR="0077330B" w:rsidRPr="008F7BA8" w:rsidRDefault="0077330B" w:rsidP="0077330B">
      <w:pPr>
        <w:pStyle w:val="BodyText"/>
        <w:ind w:left="0"/>
        <w:rPr>
          <w:lang w:val="en-US" w:bidi="he-IL"/>
        </w:rPr>
      </w:pPr>
      <w:r>
        <w:rPr>
          <w:lang w:val="en-US" w:bidi="he-IL"/>
        </w:rPr>
        <w:t xml:space="preserve">The Task.Number would differ from the Numbers of the other tasks in this job and the </w:t>
      </w:r>
      <w:r w:rsidRPr="008208BA">
        <w:rPr>
          <w:lang w:val="en-US" w:bidi="he-IL"/>
        </w:rPr>
        <w:t>ExecuteMultipleOperations</w:t>
      </w:r>
      <w:r>
        <w:rPr>
          <w:lang w:val="en-US" w:bidi="he-IL"/>
        </w:rPr>
        <w:t xml:space="preserve"> would contain the relevant dependancies on the main Task.</w:t>
      </w:r>
    </w:p>
    <w:p w14:paraId="1F76CED9" w14:textId="6375A4F7" w:rsidR="004E2394" w:rsidRDefault="00006799" w:rsidP="004E2394">
      <w:pPr>
        <w:pStyle w:val="Heading4"/>
        <w:numPr>
          <w:ilvl w:val="2"/>
          <w:numId w:val="2"/>
        </w:numPr>
      </w:pPr>
      <w:r>
        <w:br w:type="page"/>
      </w:r>
      <w:r w:rsidR="004E2394">
        <w:lastRenderedPageBreak/>
        <w:t>Task Cancellation</w:t>
      </w:r>
    </w:p>
    <w:p w14:paraId="0CCF03C9" w14:textId="26BD315A" w:rsidR="00CD7EE2" w:rsidRPr="001E0008" w:rsidRDefault="00C94BDF">
      <w:pPr>
        <w:pStyle w:val="BodyText"/>
        <w:ind w:left="0"/>
        <w:rPr>
          <w:rPrChange w:id="1032" w:author="Duncan Hardie" w:date="2014-04-14T16:25:00Z">
            <w:rPr>
              <w:rFonts w:ascii="Lucida Console" w:hAnsi="Lucida Console" w:cs="Lucida Console"/>
              <w:sz w:val="17"/>
              <w:szCs w:val="17"/>
              <w:lang w:eastAsia="ja-JP"/>
            </w:rPr>
          </w:rPrChange>
        </w:rPr>
        <w:pPrChange w:id="1033" w:author="Duncan Hardie" w:date="2014-04-14T16:25:00Z">
          <w:pPr/>
        </w:pPrChange>
      </w:pPr>
      <w:r w:rsidRPr="007D34CC">
        <w:t xml:space="preserve">Only </w:t>
      </w:r>
      <w:r>
        <w:t>Tasks with s</w:t>
      </w:r>
      <w:r w:rsidRPr="00C94BDF">
        <w:t>tatuses that can be Cancelled</w:t>
      </w:r>
      <w:r>
        <w:t xml:space="preserve"> should be </w:t>
      </w:r>
      <w:r w:rsidRPr="001E0008">
        <w:rPr>
          <w:rPrChange w:id="1034" w:author="Duncan Hardie" w:date="2014-04-14T16:25:00Z">
            <w:rPr>
              <w:rFonts w:ascii="Lucida Console" w:hAnsi="Lucida Console" w:cs="Lucida Console"/>
              <w:sz w:val="17"/>
              <w:szCs w:val="17"/>
              <w:lang w:eastAsia="ja-JP"/>
            </w:rPr>
          </w:rPrChange>
        </w:rPr>
        <w:t>ProcessTaskEx</w:t>
      </w:r>
      <w:r w:rsidR="00CD7EE2" w:rsidRPr="001E0008">
        <w:rPr>
          <w:rPrChange w:id="1035" w:author="Duncan Hardie" w:date="2014-04-14T16:25:00Z">
            <w:rPr>
              <w:rFonts w:ascii="Lucida Console" w:hAnsi="Lucida Console" w:cs="Lucida Console"/>
              <w:sz w:val="17"/>
              <w:szCs w:val="17"/>
              <w:lang w:eastAsia="ja-JP"/>
            </w:rPr>
          </w:rPrChange>
        </w:rPr>
        <w:t xml:space="preserve">, the relevant statuses are </w:t>
      </w:r>
      <w:r w:rsidR="00470CE6" w:rsidRPr="001E0008">
        <w:rPr>
          <w:rPrChange w:id="1036" w:author="Duncan Hardie" w:date="2014-04-14T16:25:00Z">
            <w:rPr>
              <w:rFonts w:ascii="Lucida Console" w:hAnsi="Lucida Console" w:cs="Lucida Console"/>
              <w:sz w:val="17"/>
              <w:szCs w:val="17"/>
              <w:lang w:eastAsia="ja-JP"/>
            </w:rPr>
          </w:rPrChange>
        </w:rPr>
        <w:t>“New”, “Tentative”, “Rejected (FSE)”, “Rejected”, “Acknowledged”</w:t>
      </w:r>
      <w:r w:rsidR="00CD7EE2" w:rsidRPr="001E0008">
        <w:rPr>
          <w:rPrChange w:id="1037" w:author="Duncan Hardie" w:date="2014-04-14T16:25:00Z">
            <w:rPr>
              <w:rFonts w:ascii="Lucida Console" w:hAnsi="Lucida Console" w:cs="Lucida Console"/>
              <w:sz w:val="17"/>
              <w:szCs w:val="17"/>
              <w:lang w:eastAsia="ja-JP"/>
            </w:rPr>
          </w:rPrChange>
        </w:rPr>
        <w:t xml:space="preserve">.  To locate tasks for a job the GetTasks action is used, see </w:t>
      </w:r>
      <w:r w:rsidR="00CD7EE2" w:rsidRPr="001E0008">
        <w:rPr>
          <w:rPrChange w:id="1038" w:author="Duncan Hardie" w:date="2014-04-14T16:25:00Z">
            <w:rPr>
              <w:rFonts w:ascii="Lucida Console" w:hAnsi="Lucida Console" w:cs="Lucida Console"/>
              <w:sz w:val="17"/>
              <w:szCs w:val="17"/>
              <w:lang w:eastAsia="ja-JP"/>
            </w:rPr>
          </w:rPrChange>
        </w:rPr>
        <w:fldChar w:fldCharType="begin"/>
      </w:r>
      <w:r w:rsidR="00CD7EE2" w:rsidRPr="001E0008">
        <w:rPr>
          <w:rPrChange w:id="1039" w:author="Duncan Hardie" w:date="2014-04-14T16:25:00Z">
            <w:rPr>
              <w:rFonts w:ascii="Lucida Console" w:hAnsi="Lucida Console" w:cs="Lucida Console"/>
              <w:sz w:val="17"/>
              <w:szCs w:val="17"/>
              <w:lang w:eastAsia="ja-JP"/>
            </w:rPr>
          </w:rPrChange>
        </w:rPr>
        <w:instrText xml:space="preserve"> REF _Ref366244035 \r \h </w:instrText>
      </w:r>
      <w:r w:rsidR="001E0008">
        <w:instrText xml:space="preserve"> \* MERGEFORMAT </w:instrText>
      </w:r>
      <w:r w:rsidR="00CD7EE2" w:rsidRPr="001E0008">
        <w:rPr>
          <w:rPrChange w:id="1040" w:author="Duncan Hardie" w:date="2014-04-14T16:25:00Z">
            <w:rPr/>
          </w:rPrChange>
        </w:rPr>
      </w:r>
      <w:r w:rsidR="00CD7EE2" w:rsidRPr="001E0008">
        <w:rPr>
          <w:rPrChange w:id="1041" w:author="Duncan Hardie" w:date="2014-04-14T16:25:00Z">
            <w:rPr>
              <w:rFonts w:ascii="Lucida Console" w:hAnsi="Lucida Console" w:cs="Lucida Console"/>
              <w:sz w:val="17"/>
              <w:szCs w:val="17"/>
              <w:lang w:eastAsia="ja-JP"/>
            </w:rPr>
          </w:rPrChange>
        </w:rPr>
        <w:fldChar w:fldCharType="separate"/>
      </w:r>
      <w:r w:rsidR="006E49E1" w:rsidRPr="001E0008">
        <w:rPr>
          <w:rPrChange w:id="1042" w:author="Duncan Hardie" w:date="2014-04-14T16:25:00Z">
            <w:rPr>
              <w:rFonts w:ascii="Lucida Console" w:hAnsi="Lucida Console" w:cs="Lucida Console"/>
              <w:sz w:val="17"/>
              <w:szCs w:val="17"/>
              <w:lang w:eastAsia="ja-JP"/>
            </w:rPr>
          </w:rPrChange>
        </w:rPr>
        <w:t>3.7</w:t>
      </w:r>
      <w:r w:rsidR="00CD7EE2" w:rsidRPr="001E0008">
        <w:rPr>
          <w:rPrChange w:id="1043" w:author="Duncan Hardie" w:date="2014-04-14T16:25:00Z">
            <w:rPr>
              <w:rFonts w:ascii="Lucida Console" w:hAnsi="Lucida Console" w:cs="Lucida Console"/>
              <w:sz w:val="17"/>
              <w:szCs w:val="17"/>
              <w:lang w:eastAsia="ja-JP"/>
            </w:rPr>
          </w:rPrChange>
        </w:rPr>
        <w:fldChar w:fldCharType="end"/>
      </w:r>
    </w:p>
    <w:p w14:paraId="08E32960" w14:textId="541B618A" w:rsidR="00CD7EE2" w:rsidRPr="001E0008" w:rsidRDefault="00CD7EE2">
      <w:pPr>
        <w:pStyle w:val="BodyText"/>
        <w:ind w:left="0"/>
        <w:rPr>
          <w:rPrChange w:id="1044" w:author="Duncan Hardie" w:date="2014-04-14T16:25:00Z">
            <w:rPr>
              <w:rFonts w:ascii="Lucida Console" w:hAnsi="Lucida Console" w:cs="Lucida Console"/>
              <w:sz w:val="17"/>
              <w:szCs w:val="17"/>
              <w:lang w:eastAsia="ja-JP"/>
            </w:rPr>
          </w:rPrChange>
        </w:rPr>
        <w:pPrChange w:id="1045" w:author="Duncan Hardie" w:date="2014-04-14T16:25:00Z">
          <w:pPr/>
        </w:pPrChange>
      </w:pPr>
      <w:r w:rsidRPr="001E0008">
        <w:rPr>
          <w:rPrChange w:id="1046" w:author="Duncan Hardie" w:date="2014-04-14T16:25:00Z">
            <w:rPr>
              <w:rFonts w:ascii="Lucida Console" w:hAnsi="Lucida Console" w:cs="Lucida Console"/>
              <w:sz w:val="17"/>
              <w:szCs w:val="17"/>
              <w:lang w:eastAsia="ja-JP"/>
            </w:rPr>
          </w:rPrChange>
        </w:rPr>
        <w:t>Once a Tasklist is returned by GetTasks</w:t>
      </w:r>
      <w:r w:rsidR="00307CEB" w:rsidRPr="001E0008">
        <w:rPr>
          <w:rPrChange w:id="1047" w:author="Duncan Hardie" w:date="2014-04-14T16:25:00Z">
            <w:rPr>
              <w:rFonts w:ascii="Lucida Console" w:hAnsi="Lucida Console" w:cs="Lucida Console"/>
              <w:sz w:val="17"/>
              <w:szCs w:val="17"/>
              <w:lang w:eastAsia="ja-JP"/>
            </w:rPr>
          </w:rPrChange>
        </w:rPr>
        <w:t xml:space="preserve"> </w:t>
      </w:r>
      <w:r w:rsidRPr="001E0008">
        <w:rPr>
          <w:rPrChange w:id="1048" w:author="Duncan Hardie" w:date="2014-04-14T16:25:00Z">
            <w:rPr>
              <w:rFonts w:ascii="Lucida Console" w:hAnsi="Lucida Console" w:cs="Lucida Console"/>
              <w:sz w:val="17"/>
              <w:szCs w:val="17"/>
              <w:lang w:eastAsia="ja-JP"/>
            </w:rPr>
          </w:rPrChange>
        </w:rPr>
        <w:t>the ProcessTaskEx can update the relevant task with a Status value of “Cancelled”.</w:t>
      </w:r>
    </w:p>
    <w:p w14:paraId="15DE1C67" w14:textId="77777777" w:rsidR="00CD7EE2" w:rsidRPr="001E0008" w:rsidRDefault="00CD7EE2">
      <w:pPr>
        <w:pStyle w:val="BodyText"/>
        <w:ind w:left="0"/>
        <w:rPr>
          <w:rPrChange w:id="1049" w:author="Duncan Hardie" w:date="2014-04-14T16:25:00Z">
            <w:rPr>
              <w:rFonts w:ascii="Lucida Console" w:hAnsi="Lucida Console" w:cs="Lucida Console"/>
              <w:sz w:val="17"/>
              <w:szCs w:val="17"/>
              <w:lang w:eastAsia="ja-JP"/>
            </w:rPr>
          </w:rPrChange>
        </w:rPr>
        <w:pPrChange w:id="1050" w:author="Duncan Hardie" w:date="2014-04-14T16:25:00Z">
          <w:pPr/>
        </w:pPrChange>
      </w:pPr>
    </w:p>
    <w:p w14:paraId="55042774" w14:textId="1F983EDB" w:rsidR="00CD7EE2" w:rsidRPr="0066604D" w:rsidRDefault="00CD7EE2">
      <w:pPr>
        <w:pStyle w:val="BodyText"/>
        <w:ind w:left="0"/>
        <w:pPrChange w:id="1051" w:author="Duncan Hardie" w:date="2014-04-14T16:25:00Z">
          <w:pPr/>
        </w:pPrChange>
      </w:pPr>
      <w:r w:rsidRPr="001E0008">
        <w:rPr>
          <w:rPrChange w:id="1052" w:author="Duncan Hardie" w:date="2014-04-14T16:25:00Z">
            <w:rPr>
              <w:rFonts w:ascii="Lucida Console" w:hAnsi="Lucida Console" w:cs="Lucida Console"/>
              <w:sz w:val="17"/>
              <w:szCs w:val="17"/>
              <w:lang w:eastAsia="ja-JP"/>
            </w:rPr>
          </w:rPrChange>
        </w:rPr>
        <w:t>To get the groups of tasks Click Grouping objects are used, by passing the filter parameter to the group in the GetTasks SOAP.  This groups are based off the Click boilerplate “Statuses that can be Cancelled”.</w:t>
      </w:r>
    </w:p>
    <w:p w14:paraId="0E111D34" w14:textId="77777777" w:rsidR="00F03693" w:rsidRDefault="00F03693" w:rsidP="007D34CC">
      <w:pPr>
        <w:pStyle w:val="Heading4"/>
      </w:pPr>
      <w:commentRangeStart w:id="1053"/>
      <w:r w:rsidRPr="00534A8B">
        <w:t>Message Fields</w:t>
      </w:r>
      <w:commentRangeEnd w:id="1053"/>
      <w:r>
        <w:rPr>
          <w:rStyle w:val="CommentReference"/>
          <w:b w:val="0"/>
          <w:i w:val="0"/>
        </w:rPr>
        <w:commentReference w:id="1053"/>
      </w:r>
    </w:p>
    <w:p w14:paraId="419A1BF9" w14:textId="0BF1810E" w:rsidR="00F03693" w:rsidRDefault="00F03693" w:rsidP="00F03693">
      <w:pPr>
        <w:pStyle w:val="BodyText"/>
        <w:ind w:left="0"/>
      </w:pPr>
      <w:r>
        <w:t xml:space="preserve">In order to Cancel a task only a sub set of the Task properties need to be posted.  As part of the workflow the Task Status needs to be queries to ensure that a task cancelation can take place, see </w:t>
      </w:r>
      <w:r>
        <w:fldChar w:fldCharType="begin"/>
      </w:r>
      <w:r>
        <w:instrText xml:space="preserve"> REF _Ref366244013 \r \h  \* MERGEFORMAT </w:instrText>
      </w:r>
      <w:r>
        <w:fldChar w:fldCharType="separate"/>
      </w:r>
      <w:r w:rsidR="006E49E1">
        <w:t>2.6.3.3</w:t>
      </w:r>
      <w:r>
        <w:fldChar w:fldCharType="end"/>
      </w:r>
      <w:r>
        <w:t xml:space="preserve"> &amp; </w:t>
      </w:r>
      <w:r>
        <w:fldChar w:fldCharType="begin"/>
      </w:r>
      <w:r>
        <w:instrText xml:space="preserve"> REF _Ref366244035 \r \h  \* MERGEFORMAT </w:instrText>
      </w:r>
      <w:r>
        <w:fldChar w:fldCharType="separate"/>
      </w:r>
      <w:r w:rsidR="006E49E1">
        <w:t>3.7</w:t>
      </w:r>
      <w:r>
        <w:fldChar w:fldCharType="end"/>
      </w:r>
      <w:r>
        <w:t>.</w:t>
      </w:r>
    </w:p>
    <w:p w14:paraId="502FEF41" w14:textId="77777777" w:rsidR="00F03693" w:rsidRDefault="00F03693" w:rsidP="00F03693">
      <w:pPr>
        <w:pStyle w:val="BodyText"/>
        <w:ind w:left="0"/>
      </w:pPr>
      <w:r>
        <w:t>Below are the task fields required for cancelling a task:</w:t>
      </w:r>
    </w:p>
    <w:tbl>
      <w:tblPr>
        <w:tblW w:w="4206" w:type="pct"/>
        <w:tblInd w:w="108"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1802"/>
        <w:gridCol w:w="1405"/>
        <w:gridCol w:w="2323"/>
        <w:gridCol w:w="1180"/>
        <w:gridCol w:w="1142"/>
        <w:gridCol w:w="795"/>
        <w:gridCol w:w="14"/>
        <w:tblGridChange w:id="1054">
          <w:tblGrid>
            <w:gridCol w:w="108"/>
            <w:gridCol w:w="1696"/>
            <w:gridCol w:w="106"/>
            <w:gridCol w:w="1299"/>
            <w:gridCol w:w="106"/>
            <w:gridCol w:w="2217"/>
            <w:gridCol w:w="106"/>
            <w:gridCol w:w="1074"/>
            <w:gridCol w:w="106"/>
            <w:gridCol w:w="1036"/>
            <w:gridCol w:w="106"/>
            <w:gridCol w:w="701"/>
            <w:gridCol w:w="94"/>
            <w:gridCol w:w="14"/>
          </w:tblGrid>
        </w:tblGridChange>
      </w:tblGrid>
      <w:tr w:rsidR="00F03693" w:rsidRPr="004517E7" w14:paraId="4A323159" w14:textId="77777777" w:rsidTr="001E0008">
        <w:trPr>
          <w:cantSplit/>
          <w:tblHeader/>
        </w:trPr>
        <w:tc>
          <w:tcPr>
            <w:tcW w:w="1041" w:type="pct"/>
            <w:shd w:val="clear" w:color="auto" w:fill="1F497D" w:themeFill="text2"/>
          </w:tcPr>
          <w:p w14:paraId="59FA7B9C" w14:textId="77777777" w:rsidR="00F03693" w:rsidRPr="004517E7" w:rsidRDefault="00F03693" w:rsidP="005E134B">
            <w:pPr>
              <w:pStyle w:val="TableHeading"/>
              <w:tabs>
                <w:tab w:val="left" w:pos="1305"/>
              </w:tabs>
              <w:spacing w:line="360" w:lineRule="auto"/>
              <w:rPr>
                <w:bCs/>
                <w:szCs w:val="21"/>
              </w:rPr>
            </w:pPr>
            <w:r w:rsidRPr="004517E7">
              <w:rPr>
                <w:bCs/>
                <w:szCs w:val="21"/>
              </w:rPr>
              <w:t>Property</w:t>
            </w:r>
            <w:r w:rsidRPr="004517E7">
              <w:rPr>
                <w:bCs/>
                <w:szCs w:val="21"/>
              </w:rPr>
              <w:tab/>
            </w:r>
          </w:p>
        </w:tc>
        <w:tc>
          <w:tcPr>
            <w:tcW w:w="811" w:type="pct"/>
            <w:shd w:val="clear" w:color="auto" w:fill="1F497D" w:themeFill="text2"/>
          </w:tcPr>
          <w:p w14:paraId="7964F832" w14:textId="77777777" w:rsidR="00F03693" w:rsidRPr="004517E7" w:rsidRDefault="00F03693" w:rsidP="005E134B">
            <w:pPr>
              <w:pStyle w:val="TableHeading"/>
              <w:spacing w:line="360" w:lineRule="auto"/>
              <w:rPr>
                <w:bCs/>
                <w:szCs w:val="21"/>
              </w:rPr>
            </w:pPr>
            <w:r w:rsidRPr="004517E7">
              <w:rPr>
                <w:bCs/>
                <w:szCs w:val="21"/>
              </w:rPr>
              <w:t>Visible Name</w:t>
            </w:r>
          </w:p>
        </w:tc>
        <w:tc>
          <w:tcPr>
            <w:tcW w:w="1341" w:type="pct"/>
            <w:shd w:val="clear" w:color="auto" w:fill="1F497D" w:themeFill="text2"/>
          </w:tcPr>
          <w:p w14:paraId="31927EEA" w14:textId="77777777" w:rsidR="00F03693" w:rsidRPr="004517E7" w:rsidRDefault="00F03693" w:rsidP="005E134B">
            <w:pPr>
              <w:pStyle w:val="TableHeading"/>
              <w:spacing w:line="360" w:lineRule="auto"/>
              <w:rPr>
                <w:bCs/>
                <w:szCs w:val="21"/>
              </w:rPr>
            </w:pPr>
            <w:r w:rsidRPr="004517E7">
              <w:rPr>
                <w:bCs/>
                <w:szCs w:val="21"/>
              </w:rPr>
              <w:t>Description</w:t>
            </w:r>
          </w:p>
        </w:tc>
        <w:tc>
          <w:tcPr>
            <w:tcW w:w="681" w:type="pct"/>
            <w:shd w:val="clear" w:color="auto" w:fill="1F497D" w:themeFill="text2"/>
          </w:tcPr>
          <w:p w14:paraId="5C1BAE73" w14:textId="77777777" w:rsidR="00F03693" w:rsidRPr="004517E7" w:rsidRDefault="00F03693" w:rsidP="005E134B">
            <w:pPr>
              <w:pStyle w:val="TableHeading"/>
              <w:spacing w:line="360" w:lineRule="auto"/>
              <w:rPr>
                <w:bCs/>
                <w:szCs w:val="21"/>
              </w:rPr>
            </w:pPr>
            <w:r w:rsidRPr="004517E7">
              <w:rPr>
                <w:bCs/>
                <w:szCs w:val="21"/>
              </w:rPr>
              <w:t>Type</w:t>
            </w:r>
          </w:p>
        </w:tc>
        <w:tc>
          <w:tcPr>
            <w:tcW w:w="659" w:type="pct"/>
            <w:shd w:val="clear" w:color="auto" w:fill="1F497D" w:themeFill="text2"/>
          </w:tcPr>
          <w:p w14:paraId="2D004AA5" w14:textId="77777777" w:rsidR="00F03693" w:rsidRPr="004517E7" w:rsidRDefault="00F03693" w:rsidP="005E134B">
            <w:pPr>
              <w:pStyle w:val="TableHeading"/>
              <w:spacing w:line="360" w:lineRule="auto"/>
              <w:rPr>
                <w:bCs/>
                <w:szCs w:val="21"/>
              </w:rPr>
            </w:pPr>
            <w:r w:rsidRPr="004517E7">
              <w:rPr>
                <w:bCs/>
                <w:szCs w:val="21"/>
              </w:rPr>
              <w:t>Access</w:t>
            </w:r>
          </w:p>
        </w:tc>
        <w:tc>
          <w:tcPr>
            <w:tcW w:w="466" w:type="pct"/>
            <w:gridSpan w:val="2"/>
            <w:shd w:val="clear" w:color="auto" w:fill="1F497D" w:themeFill="text2"/>
          </w:tcPr>
          <w:p w14:paraId="7F3C5FBF" w14:textId="77777777" w:rsidR="00F03693" w:rsidRPr="004517E7" w:rsidRDefault="00F03693" w:rsidP="005E134B">
            <w:pPr>
              <w:pStyle w:val="TableHeading"/>
              <w:spacing w:line="360" w:lineRule="auto"/>
              <w:rPr>
                <w:bCs/>
                <w:szCs w:val="21"/>
              </w:rPr>
            </w:pPr>
            <w:r w:rsidRPr="004517E7">
              <w:rPr>
                <w:bCs/>
                <w:szCs w:val="21"/>
              </w:rPr>
              <w:t>Owner</w:t>
            </w:r>
          </w:p>
        </w:tc>
      </w:tr>
      <w:tr w:rsidR="00F03693" w:rsidRPr="004517E7" w14:paraId="3893ACE5" w14:textId="77777777" w:rsidTr="005E134B">
        <w:trPr>
          <w:gridAfter w:val="1"/>
          <w:wAfter w:w="8" w:type="pct"/>
          <w:cantSplit/>
        </w:trPr>
        <w:tc>
          <w:tcPr>
            <w:tcW w:w="4992" w:type="pct"/>
            <w:gridSpan w:val="6"/>
          </w:tcPr>
          <w:p w14:paraId="029C130E" w14:textId="77777777" w:rsidR="00F03693" w:rsidRPr="004517E7" w:rsidRDefault="00F03693" w:rsidP="005E134B">
            <w:pPr>
              <w:pStyle w:val="TableText"/>
              <w:spacing w:line="360" w:lineRule="auto"/>
              <w:rPr>
                <w:rFonts w:cs="Arial"/>
                <w:b/>
                <w:bCs/>
                <w:color w:val="FF0000"/>
                <w:szCs w:val="21"/>
              </w:rPr>
            </w:pPr>
            <w:r w:rsidRPr="004517E7">
              <w:rPr>
                <w:rFonts w:cs="Arial"/>
                <w:b/>
                <w:bCs/>
                <w:szCs w:val="21"/>
              </w:rPr>
              <w:t>General</w:t>
            </w:r>
          </w:p>
        </w:tc>
      </w:tr>
      <w:tr w:rsidR="00F03693" w:rsidRPr="004517E7" w14:paraId="12ECE03C" w14:textId="77777777" w:rsidTr="001E0008">
        <w:trPr>
          <w:cantSplit/>
        </w:trPr>
        <w:tc>
          <w:tcPr>
            <w:tcW w:w="1041" w:type="pct"/>
          </w:tcPr>
          <w:p w14:paraId="145C9880" w14:textId="77777777" w:rsidR="00F03693" w:rsidRPr="004517E7" w:rsidRDefault="00F03693" w:rsidP="005E134B">
            <w:pPr>
              <w:pStyle w:val="TableText"/>
              <w:spacing w:line="360" w:lineRule="auto"/>
              <w:rPr>
                <w:rFonts w:cs="Arial"/>
                <w:szCs w:val="21"/>
              </w:rPr>
            </w:pPr>
            <w:r>
              <w:rPr>
                <w:rFonts w:cs="Arial"/>
                <w:szCs w:val="21"/>
              </w:rPr>
              <w:t>Call</w:t>
            </w:r>
            <w:r w:rsidRPr="004517E7">
              <w:rPr>
                <w:rFonts w:cs="Arial"/>
                <w:szCs w:val="21"/>
              </w:rPr>
              <w:t xml:space="preserve">ID </w:t>
            </w:r>
          </w:p>
        </w:tc>
        <w:tc>
          <w:tcPr>
            <w:tcW w:w="811" w:type="pct"/>
          </w:tcPr>
          <w:p w14:paraId="3F531FAC" w14:textId="77777777" w:rsidR="00F03693" w:rsidRPr="004517E7" w:rsidRDefault="00F03693" w:rsidP="005E134B">
            <w:pPr>
              <w:pStyle w:val="TableText"/>
              <w:spacing w:line="360" w:lineRule="auto"/>
              <w:rPr>
                <w:rFonts w:cs="Arial"/>
                <w:szCs w:val="21"/>
              </w:rPr>
            </w:pPr>
            <w:r>
              <w:rPr>
                <w:rFonts w:cs="Arial"/>
                <w:szCs w:val="21"/>
              </w:rPr>
              <w:t>Call ID</w:t>
            </w:r>
          </w:p>
        </w:tc>
        <w:tc>
          <w:tcPr>
            <w:tcW w:w="1341" w:type="pct"/>
            <w:vMerge w:val="restart"/>
          </w:tcPr>
          <w:p w14:paraId="72F2D3A9" w14:textId="77777777" w:rsidR="00F03693" w:rsidRPr="004517E7" w:rsidRDefault="00F03693" w:rsidP="005E134B">
            <w:pPr>
              <w:pStyle w:val="TableText"/>
              <w:spacing w:line="360" w:lineRule="auto"/>
              <w:rPr>
                <w:rFonts w:cs="Arial"/>
                <w:szCs w:val="21"/>
              </w:rPr>
            </w:pPr>
            <w:r>
              <w:rPr>
                <w:rFonts w:cs="Arial"/>
                <w:szCs w:val="21"/>
              </w:rPr>
              <w:t xml:space="preserve">These values form </w:t>
            </w:r>
            <w:r w:rsidRPr="004517E7">
              <w:rPr>
                <w:rFonts w:cs="Arial"/>
                <w:szCs w:val="21"/>
              </w:rPr>
              <w:t xml:space="preserve">the unique identifier </w:t>
            </w:r>
            <w:r>
              <w:rPr>
                <w:rFonts w:cs="Arial"/>
                <w:szCs w:val="21"/>
              </w:rPr>
              <w:lastRenderedPageBreak/>
              <w:t>for</w:t>
            </w:r>
            <w:r w:rsidRPr="004517E7">
              <w:rPr>
                <w:rFonts w:cs="Arial"/>
                <w:szCs w:val="21"/>
              </w:rPr>
              <w:t xml:space="preserve"> the task in ClickSchedule</w:t>
            </w:r>
            <w:r>
              <w:rPr>
                <w:rFonts w:cs="Arial"/>
                <w:szCs w:val="21"/>
              </w:rPr>
              <w:t>. The CallID is defaulted to the MUST Job Number, while the Number is defaulted to 1, but can be different (e.g. when creating dependencies between “primary” and associated “training” or pickup tasks).</w:t>
            </w:r>
          </w:p>
        </w:tc>
        <w:tc>
          <w:tcPr>
            <w:tcW w:w="681" w:type="pct"/>
          </w:tcPr>
          <w:p w14:paraId="68AEF3DA" w14:textId="77777777" w:rsidR="00F03693" w:rsidRPr="004517E7" w:rsidRDefault="00F03693" w:rsidP="005E134B">
            <w:pPr>
              <w:pStyle w:val="TableText"/>
              <w:spacing w:line="360" w:lineRule="auto"/>
              <w:rPr>
                <w:rFonts w:cs="Arial"/>
                <w:szCs w:val="21"/>
              </w:rPr>
            </w:pPr>
            <w:r w:rsidRPr="004517E7">
              <w:rPr>
                <w:rFonts w:cs="Arial"/>
                <w:szCs w:val="21"/>
              </w:rPr>
              <w:lastRenderedPageBreak/>
              <w:t>String (64)</w:t>
            </w:r>
          </w:p>
        </w:tc>
        <w:tc>
          <w:tcPr>
            <w:tcW w:w="659" w:type="pct"/>
          </w:tcPr>
          <w:p w14:paraId="1ACDDCF9" w14:textId="77777777" w:rsidR="00F03693" w:rsidRPr="004517E7" w:rsidRDefault="00F03693" w:rsidP="005E134B">
            <w:pPr>
              <w:pStyle w:val="TableText"/>
              <w:spacing w:line="360" w:lineRule="auto"/>
              <w:rPr>
                <w:rFonts w:cs="Arial"/>
                <w:szCs w:val="21"/>
              </w:rPr>
            </w:pPr>
            <w:r w:rsidRPr="004517E7">
              <w:rPr>
                <w:rFonts w:cs="Arial"/>
                <w:szCs w:val="21"/>
              </w:rPr>
              <w:t xml:space="preserve"> Editable</w:t>
            </w:r>
          </w:p>
        </w:tc>
        <w:tc>
          <w:tcPr>
            <w:tcW w:w="466" w:type="pct"/>
            <w:gridSpan w:val="2"/>
          </w:tcPr>
          <w:p w14:paraId="66A2E9B6" w14:textId="77777777" w:rsidR="00F03693" w:rsidRPr="004517E7" w:rsidRDefault="00F03693" w:rsidP="005E134B">
            <w:pPr>
              <w:pStyle w:val="TableText"/>
              <w:spacing w:line="360" w:lineRule="auto"/>
              <w:rPr>
                <w:rFonts w:cs="Arial"/>
                <w:szCs w:val="21"/>
              </w:rPr>
            </w:pPr>
            <w:r>
              <w:rPr>
                <w:rFonts w:cs="Arial"/>
                <w:szCs w:val="21"/>
              </w:rPr>
              <w:t>GEHC</w:t>
            </w:r>
          </w:p>
        </w:tc>
      </w:tr>
      <w:tr w:rsidR="00F03693" w14:paraId="69EDD083" w14:textId="77777777" w:rsidTr="001E0008">
        <w:trPr>
          <w:cantSplit/>
        </w:trPr>
        <w:tc>
          <w:tcPr>
            <w:tcW w:w="1041" w:type="pct"/>
          </w:tcPr>
          <w:p w14:paraId="24630D9A" w14:textId="77777777" w:rsidR="00F03693" w:rsidRDefault="00F03693" w:rsidP="005E134B">
            <w:pPr>
              <w:pStyle w:val="TableText"/>
              <w:spacing w:line="360" w:lineRule="auto"/>
              <w:rPr>
                <w:rFonts w:cs="Arial"/>
                <w:szCs w:val="21"/>
              </w:rPr>
            </w:pPr>
            <w:r>
              <w:rPr>
                <w:rFonts w:cs="Arial"/>
                <w:szCs w:val="21"/>
              </w:rPr>
              <w:lastRenderedPageBreak/>
              <w:t>Number</w:t>
            </w:r>
          </w:p>
        </w:tc>
        <w:tc>
          <w:tcPr>
            <w:tcW w:w="811" w:type="pct"/>
          </w:tcPr>
          <w:p w14:paraId="070DA271" w14:textId="77777777" w:rsidR="00F03693" w:rsidRDefault="00F03693" w:rsidP="005E134B">
            <w:pPr>
              <w:pStyle w:val="TableText"/>
              <w:spacing w:line="360" w:lineRule="auto"/>
              <w:rPr>
                <w:rFonts w:cs="Arial"/>
                <w:szCs w:val="21"/>
              </w:rPr>
            </w:pPr>
            <w:r>
              <w:rPr>
                <w:rFonts w:cs="Arial"/>
                <w:szCs w:val="21"/>
              </w:rPr>
              <w:t>Number</w:t>
            </w:r>
          </w:p>
        </w:tc>
        <w:tc>
          <w:tcPr>
            <w:tcW w:w="1341" w:type="pct"/>
            <w:vMerge/>
            <w:tcBorders>
              <w:bottom w:val="single" w:sz="4" w:space="0" w:color="auto"/>
            </w:tcBorders>
          </w:tcPr>
          <w:p w14:paraId="311D8632" w14:textId="77777777" w:rsidR="00F03693" w:rsidRDefault="00F03693" w:rsidP="005E134B">
            <w:pPr>
              <w:pStyle w:val="TableText"/>
              <w:spacing w:line="360" w:lineRule="auto"/>
              <w:rPr>
                <w:rFonts w:cs="Arial"/>
                <w:szCs w:val="21"/>
              </w:rPr>
            </w:pPr>
          </w:p>
        </w:tc>
        <w:tc>
          <w:tcPr>
            <w:tcW w:w="681" w:type="pct"/>
            <w:tcBorders>
              <w:bottom w:val="single" w:sz="4" w:space="0" w:color="auto"/>
            </w:tcBorders>
          </w:tcPr>
          <w:p w14:paraId="54B1E808" w14:textId="77777777" w:rsidR="00F03693" w:rsidRPr="004517E7" w:rsidRDefault="00F03693" w:rsidP="005E134B">
            <w:pPr>
              <w:pStyle w:val="TableText"/>
              <w:spacing w:line="360" w:lineRule="auto"/>
              <w:rPr>
                <w:rFonts w:cs="Arial"/>
                <w:szCs w:val="21"/>
              </w:rPr>
            </w:pPr>
            <w:r>
              <w:rPr>
                <w:rFonts w:cs="Arial"/>
                <w:szCs w:val="21"/>
              </w:rPr>
              <w:t>Number</w:t>
            </w:r>
          </w:p>
        </w:tc>
        <w:tc>
          <w:tcPr>
            <w:tcW w:w="659" w:type="pct"/>
          </w:tcPr>
          <w:p w14:paraId="481F59C4" w14:textId="77777777" w:rsidR="00F03693" w:rsidRPr="004517E7" w:rsidDel="00A93A24" w:rsidRDefault="00F03693" w:rsidP="005E134B">
            <w:pPr>
              <w:pStyle w:val="TableText"/>
              <w:spacing w:line="360" w:lineRule="auto"/>
              <w:rPr>
                <w:rFonts w:cs="Arial"/>
                <w:szCs w:val="21"/>
              </w:rPr>
            </w:pPr>
            <w:r>
              <w:rPr>
                <w:rFonts w:cs="Arial"/>
                <w:szCs w:val="21"/>
              </w:rPr>
              <w:t>Editable</w:t>
            </w:r>
          </w:p>
        </w:tc>
        <w:tc>
          <w:tcPr>
            <w:tcW w:w="466" w:type="pct"/>
            <w:gridSpan w:val="2"/>
          </w:tcPr>
          <w:p w14:paraId="75C38C64" w14:textId="77777777" w:rsidR="00F03693" w:rsidRDefault="00F03693" w:rsidP="005E134B">
            <w:pPr>
              <w:pStyle w:val="TableText"/>
              <w:spacing w:line="360" w:lineRule="auto"/>
              <w:rPr>
                <w:rFonts w:cs="Arial"/>
                <w:szCs w:val="21"/>
              </w:rPr>
            </w:pPr>
            <w:r>
              <w:rPr>
                <w:rFonts w:cs="Arial"/>
                <w:szCs w:val="21"/>
              </w:rPr>
              <w:t>GEHC</w:t>
            </w:r>
          </w:p>
        </w:tc>
      </w:tr>
      <w:tr w:rsidR="00F03693" w:rsidRPr="004517E7" w14:paraId="1CB7A1CB" w14:textId="77777777" w:rsidTr="001E0008">
        <w:tblPrEx>
          <w:tblW w:w="4206" w:type="pct"/>
          <w:tblInd w:w="108"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ExChange w:id="1055" w:author="Duncan Hardie" w:date="2014-02-24T09:57:00Z">
            <w:tblPrEx>
              <w:tblW w:w="4206" w:type="pct"/>
              <w:tblInd w:w="108"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Ex>
          </w:tblPrExChange>
        </w:tblPrEx>
        <w:trPr>
          <w:cantSplit/>
          <w:trPrChange w:id="1056" w:author="Duncan Hardie" w:date="2014-02-24T09:57:00Z">
            <w:trPr>
              <w:gridAfter w:val="0"/>
              <w:cantSplit/>
            </w:trPr>
          </w:trPrChange>
        </w:trPr>
        <w:tc>
          <w:tcPr>
            <w:tcW w:w="1041" w:type="pct"/>
            <w:tcPrChange w:id="1057" w:author="Duncan Hardie" w:date="2014-02-24T09:57:00Z">
              <w:tcPr>
                <w:tcW w:w="1042" w:type="pct"/>
                <w:gridSpan w:val="2"/>
              </w:tcPr>
            </w:tcPrChange>
          </w:tcPr>
          <w:p w14:paraId="636518EA" w14:textId="77777777" w:rsidR="00F03693" w:rsidRDefault="00F03693" w:rsidP="005E134B">
            <w:pPr>
              <w:pStyle w:val="TableText"/>
              <w:spacing w:line="360" w:lineRule="auto"/>
              <w:rPr>
                <w:rFonts w:cs="Arial"/>
                <w:szCs w:val="21"/>
              </w:rPr>
            </w:pPr>
            <w:r>
              <w:rPr>
                <w:rFonts w:cs="Arial"/>
                <w:szCs w:val="21"/>
              </w:rPr>
              <w:lastRenderedPageBreak/>
              <w:t>Task Status</w:t>
            </w:r>
          </w:p>
        </w:tc>
        <w:tc>
          <w:tcPr>
            <w:tcW w:w="811" w:type="pct"/>
            <w:tcPrChange w:id="1058" w:author="Duncan Hardie" w:date="2014-02-24T09:57:00Z">
              <w:tcPr>
                <w:tcW w:w="811" w:type="pct"/>
                <w:gridSpan w:val="2"/>
              </w:tcPr>
            </w:tcPrChange>
          </w:tcPr>
          <w:p w14:paraId="3879B55B" w14:textId="6C3B5451" w:rsidR="00F03693" w:rsidRDefault="00F03693" w:rsidP="005E134B">
            <w:pPr>
              <w:pStyle w:val="TableText"/>
              <w:spacing w:line="360" w:lineRule="auto"/>
              <w:rPr>
                <w:rFonts w:cs="Arial"/>
                <w:szCs w:val="21"/>
              </w:rPr>
            </w:pPr>
            <w:r>
              <w:rPr>
                <w:rFonts w:cs="Arial"/>
                <w:szCs w:val="21"/>
              </w:rPr>
              <w:t xml:space="preserve">Task </w:t>
            </w:r>
            <w:r w:rsidR="00C670C5">
              <w:rPr>
                <w:rFonts w:cs="Arial"/>
                <w:szCs w:val="21"/>
              </w:rPr>
              <w:t>Status</w:t>
            </w:r>
          </w:p>
        </w:tc>
        <w:tc>
          <w:tcPr>
            <w:tcW w:w="1341" w:type="pct"/>
            <w:tcBorders>
              <w:top w:val="single" w:sz="4" w:space="0" w:color="auto"/>
              <w:bottom w:val="single" w:sz="4" w:space="0" w:color="auto"/>
            </w:tcBorders>
            <w:tcPrChange w:id="1059" w:author="Duncan Hardie" w:date="2014-02-24T09:57:00Z">
              <w:tcPr>
                <w:tcW w:w="1341" w:type="pct"/>
                <w:gridSpan w:val="2"/>
                <w:tcBorders>
                  <w:top w:val="single" w:sz="4" w:space="0" w:color="auto"/>
                </w:tcBorders>
              </w:tcPr>
            </w:tcPrChange>
          </w:tcPr>
          <w:p w14:paraId="302F3090" w14:textId="77777777" w:rsidR="00F03693" w:rsidRDefault="00F03693" w:rsidP="005E134B">
            <w:pPr>
              <w:pStyle w:val="TableText"/>
              <w:spacing w:line="360" w:lineRule="auto"/>
              <w:rPr>
                <w:rFonts w:cs="Arial"/>
                <w:szCs w:val="21"/>
              </w:rPr>
            </w:pPr>
            <w:r>
              <w:rPr>
                <w:rFonts w:cs="Arial"/>
                <w:szCs w:val="21"/>
              </w:rPr>
              <w:t>Cancellation</w:t>
            </w:r>
          </w:p>
        </w:tc>
        <w:tc>
          <w:tcPr>
            <w:tcW w:w="681" w:type="pct"/>
            <w:tcBorders>
              <w:top w:val="single" w:sz="4" w:space="0" w:color="auto"/>
              <w:bottom w:val="single" w:sz="4" w:space="0" w:color="auto"/>
            </w:tcBorders>
            <w:tcPrChange w:id="1060" w:author="Duncan Hardie" w:date="2014-02-24T09:57:00Z">
              <w:tcPr>
                <w:tcW w:w="681" w:type="pct"/>
                <w:gridSpan w:val="2"/>
                <w:tcBorders>
                  <w:top w:val="single" w:sz="4" w:space="0" w:color="auto"/>
                </w:tcBorders>
              </w:tcPr>
            </w:tcPrChange>
          </w:tcPr>
          <w:p w14:paraId="1D66C940" w14:textId="77777777" w:rsidR="00F03693" w:rsidRPr="004517E7" w:rsidRDefault="00F03693" w:rsidP="005E134B">
            <w:pPr>
              <w:pStyle w:val="TableText"/>
              <w:spacing w:line="360" w:lineRule="auto"/>
              <w:rPr>
                <w:rFonts w:cs="Arial"/>
                <w:szCs w:val="21"/>
              </w:rPr>
            </w:pPr>
            <w:r>
              <w:rPr>
                <w:rFonts w:cs="Arial"/>
                <w:szCs w:val="21"/>
              </w:rPr>
              <w:t>String (64)</w:t>
            </w:r>
          </w:p>
        </w:tc>
        <w:tc>
          <w:tcPr>
            <w:tcW w:w="659" w:type="pct"/>
            <w:tcPrChange w:id="1061" w:author="Duncan Hardie" w:date="2014-02-24T09:57:00Z">
              <w:tcPr>
                <w:tcW w:w="659" w:type="pct"/>
                <w:gridSpan w:val="2"/>
              </w:tcPr>
            </w:tcPrChange>
          </w:tcPr>
          <w:p w14:paraId="0B4353ED" w14:textId="77777777" w:rsidR="00F03693" w:rsidRPr="004517E7" w:rsidRDefault="00F03693" w:rsidP="005E134B">
            <w:pPr>
              <w:pStyle w:val="TableText"/>
              <w:spacing w:line="360" w:lineRule="auto"/>
              <w:rPr>
                <w:rFonts w:cs="Arial"/>
                <w:szCs w:val="21"/>
              </w:rPr>
            </w:pPr>
            <w:r>
              <w:rPr>
                <w:rFonts w:cs="Arial"/>
                <w:szCs w:val="21"/>
              </w:rPr>
              <w:t>Editable</w:t>
            </w:r>
          </w:p>
        </w:tc>
        <w:tc>
          <w:tcPr>
            <w:tcW w:w="466" w:type="pct"/>
            <w:gridSpan w:val="2"/>
            <w:tcPrChange w:id="1062" w:author="Duncan Hardie" w:date="2014-02-24T09:57:00Z">
              <w:tcPr>
                <w:tcW w:w="465" w:type="pct"/>
                <w:gridSpan w:val="2"/>
              </w:tcPr>
            </w:tcPrChange>
          </w:tcPr>
          <w:p w14:paraId="30F75D00" w14:textId="77777777" w:rsidR="00F03693" w:rsidRPr="004517E7" w:rsidRDefault="00F03693" w:rsidP="005E134B">
            <w:pPr>
              <w:pStyle w:val="TableText"/>
              <w:spacing w:line="360" w:lineRule="auto"/>
              <w:rPr>
                <w:rFonts w:cs="Arial"/>
                <w:szCs w:val="21"/>
              </w:rPr>
            </w:pPr>
            <w:r>
              <w:rPr>
                <w:rFonts w:cs="Arial"/>
                <w:szCs w:val="21"/>
              </w:rPr>
              <w:t>GEHC</w:t>
            </w:r>
          </w:p>
        </w:tc>
      </w:tr>
      <w:tr w:rsidR="001E0008" w:rsidRPr="004517E7" w14:paraId="448DE7D9" w14:textId="77777777" w:rsidTr="001E0008">
        <w:trPr>
          <w:cantSplit/>
          <w:ins w:id="1063" w:author="Duncan Hardie" w:date="2014-02-24T09:57:00Z"/>
        </w:trPr>
        <w:tc>
          <w:tcPr>
            <w:tcW w:w="1041" w:type="pct"/>
          </w:tcPr>
          <w:p w14:paraId="1BC50A9F" w14:textId="1E15C8A1" w:rsidR="001E0008" w:rsidRDefault="001E0008" w:rsidP="005E134B">
            <w:pPr>
              <w:pStyle w:val="TableText"/>
              <w:spacing w:line="360" w:lineRule="auto"/>
              <w:rPr>
                <w:ins w:id="1064" w:author="Duncan Hardie" w:date="2014-02-24T09:57:00Z"/>
                <w:rFonts w:cs="Arial"/>
                <w:szCs w:val="21"/>
              </w:rPr>
            </w:pPr>
            <w:ins w:id="1065" w:author="Duncan Hardie" w:date="2014-04-14T16:26:00Z">
              <w:r>
                <w:rPr>
                  <w:rFonts w:cs="Arial"/>
                  <w:szCs w:val="21"/>
                </w:rPr>
                <w:t>CancellationReason</w:t>
              </w:r>
            </w:ins>
          </w:p>
        </w:tc>
        <w:tc>
          <w:tcPr>
            <w:tcW w:w="811" w:type="pct"/>
          </w:tcPr>
          <w:p w14:paraId="7135402A" w14:textId="44BE810F" w:rsidR="001E0008" w:rsidRDefault="001E0008" w:rsidP="005E134B">
            <w:pPr>
              <w:pStyle w:val="TableText"/>
              <w:spacing w:line="360" w:lineRule="auto"/>
              <w:rPr>
                <w:ins w:id="1066" w:author="Duncan Hardie" w:date="2014-02-24T09:57:00Z"/>
                <w:rFonts w:cs="Arial"/>
                <w:szCs w:val="21"/>
              </w:rPr>
            </w:pPr>
            <w:ins w:id="1067" w:author="Duncan Hardie" w:date="2014-04-14T16:26:00Z">
              <w:r>
                <w:rPr>
                  <w:rFonts w:cs="Arial"/>
                  <w:szCs w:val="21"/>
                </w:rPr>
                <w:t>Cancellation Reason</w:t>
              </w:r>
            </w:ins>
          </w:p>
        </w:tc>
        <w:tc>
          <w:tcPr>
            <w:tcW w:w="1341" w:type="pct"/>
            <w:tcBorders>
              <w:top w:val="single" w:sz="4" w:space="0" w:color="auto"/>
            </w:tcBorders>
          </w:tcPr>
          <w:p w14:paraId="22EB7343" w14:textId="5B69FB9B" w:rsidR="001E0008" w:rsidRDefault="001E0008" w:rsidP="005E134B">
            <w:pPr>
              <w:pStyle w:val="TableText"/>
              <w:spacing w:line="360" w:lineRule="auto"/>
              <w:rPr>
                <w:ins w:id="1068" w:author="Duncan Hardie" w:date="2014-02-24T09:57:00Z"/>
                <w:rFonts w:cs="Arial"/>
                <w:szCs w:val="21"/>
              </w:rPr>
            </w:pPr>
            <w:ins w:id="1069" w:author="Duncan Hardie" w:date="2014-04-14T16:26:00Z">
              <w:r>
                <w:rPr>
                  <w:rFonts w:cs="Arial"/>
                  <w:szCs w:val="21"/>
                </w:rPr>
                <w:t>The reason stated when the task is cancelled.</w:t>
              </w:r>
            </w:ins>
          </w:p>
        </w:tc>
        <w:tc>
          <w:tcPr>
            <w:tcW w:w="681" w:type="pct"/>
            <w:tcBorders>
              <w:top w:val="single" w:sz="4" w:space="0" w:color="auto"/>
            </w:tcBorders>
          </w:tcPr>
          <w:p w14:paraId="3DB18950" w14:textId="0BE65D60" w:rsidR="001E0008" w:rsidRDefault="001E0008" w:rsidP="005E134B">
            <w:pPr>
              <w:pStyle w:val="TableText"/>
              <w:spacing w:line="360" w:lineRule="auto"/>
              <w:rPr>
                <w:ins w:id="1070" w:author="Duncan Hardie" w:date="2014-02-24T09:57:00Z"/>
                <w:rFonts w:cs="Arial"/>
                <w:szCs w:val="21"/>
              </w:rPr>
            </w:pPr>
            <w:ins w:id="1071" w:author="Duncan Hardie" w:date="2014-04-14T16:26:00Z">
              <w:r>
                <w:rPr>
                  <w:rFonts w:cs="Arial"/>
                  <w:szCs w:val="21"/>
                </w:rPr>
                <w:t>Dictionary (CancellationReason)</w:t>
              </w:r>
            </w:ins>
          </w:p>
        </w:tc>
        <w:tc>
          <w:tcPr>
            <w:tcW w:w="659" w:type="pct"/>
          </w:tcPr>
          <w:p w14:paraId="5EED8FD6" w14:textId="1F98ED37" w:rsidR="001E0008" w:rsidRDefault="001E0008" w:rsidP="005E134B">
            <w:pPr>
              <w:pStyle w:val="TableText"/>
              <w:spacing w:line="360" w:lineRule="auto"/>
              <w:rPr>
                <w:ins w:id="1072" w:author="Duncan Hardie" w:date="2014-02-24T09:57:00Z"/>
                <w:rFonts w:cs="Arial"/>
                <w:szCs w:val="21"/>
              </w:rPr>
            </w:pPr>
            <w:ins w:id="1073" w:author="Duncan Hardie" w:date="2014-04-14T16:26:00Z">
              <w:r>
                <w:rPr>
                  <w:rFonts w:cs="Arial"/>
                  <w:szCs w:val="21"/>
                </w:rPr>
                <w:t>Editable when status is cancelled</w:t>
              </w:r>
            </w:ins>
          </w:p>
        </w:tc>
        <w:tc>
          <w:tcPr>
            <w:tcW w:w="466" w:type="pct"/>
            <w:gridSpan w:val="2"/>
          </w:tcPr>
          <w:p w14:paraId="5AB3F369" w14:textId="48D11971" w:rsidR="001E0008" w:rsidRDefault="001E0008" w:rsidP="005E134B">
            <w:pPr>
              <w:pStyle w:val="TableText"/>
              <w:spacing w:line="360" w:lineRule="auto"/>
              <w:rPr>
                <w:ins w:id="1074" w:author="Duncan Hardie" w:date="2014-02-24T09:57:00Z"/>
                <w:rFonts w:cs="Arial"/>
                <w:szCs w:val="21"/>
              </w:rPr>
            </w:pPr>
            <w:ins w:id="1075" w:author="Duncan Hardie" w:date="2014-04-14T16:26:00Z">
              <w:r>
                <w:rPr>
                  <w:rFonts w:cs="Arial"/>
                  <w:szCs w:val="21"/>
                </w:rPr>
                <w:t>CS</w:t>
              </w:r>
            </w:ins>
          </w:p>
        </w:tc>
      </w:tr>
    </w:tbl>
    <w:p w14:paraId="1ECB5837" w14:textId="77777777" w:rsidR="00F03693" w:rsidRDefault="00F03693" w:rsidP="00F03693">
      <w:pPr>
        <w:spacing w:line="360" w:lineRule="auto"/>
        <w:rPr>
          <w:b/>
          <w:i/>
          <w:szCs w:val="20"/>
          <w:lang w:bidi="ar-SA"/>
        </w:rPr>
      </w:pPr>
      <w:r>
        <w:br w:type="page"/>
      </w:r>
    </w:p>
    <w:p w14:paraId="7FE947CB" w14:textId="07BECC56" w:rsidR="00CD7EE2" w:rsidRDefault="00CD7EE2" w:rsidP="00CD7EE2">
      <w:pPr>
        <w:pStyle w:val="Heading4"/>
      </w:pPr>
      <w:r>
        <w:lastRenderedPageBreak/>
        <w:t>Single Task</w:t>
      </w:r>
    </w:p>
    <w:p w14:paraId="5F13CD27" w14:textId="77777777" w:rsidR="006113D7" w:rsidRDefault="006113D7" w:rsidP="006113D7">
      <w:pPr>
        <w:spacing w:line="360" w:lineRule="auto"/>
      </w:pPr>
      <w:r>
        <w:t xml:space="preserve">By way of example for the Business scenarios </w:t>
      </w:r>
      <w:r>
        <w:fldChar w:fldCharType="begin"/>
      </w:r>
      <w:r>
        <w:instrText xml:space="preserve"> REF _Ref367962781 \r \h </w:instrText>
      </w:r>
      <w:r>
        <w:fldChar w:fldCharType="separate"/>
      </w:r>
      <w:r w:rsidR="006E49E1">
        <w:t>2.6.2.5</w:t>
      </w:r>
      <w:r>
        <w:fldChar w:fldCharType="end"/>
      </w:r>
      <w:r>
        <w:t xml:space="preserve"> the</w:t>
      </w:r>
      <w:r w:rsidRPr="008F7BA8">
        <w:t xml:space="preserve"> SOAP stack for </w:t>
      </w:r>
      <w:r>
        <w:t>canceling</w:t>
      </w:r>
      <w:r w:rsidRPr="008F7BA8">
        <w:t xml:space="preserve"> </w:t>
      </w:r>
      <w:r>
        <w:t>a Training Task follows the following pattern:</w:t>
      </w:r>
    </w:p>
    <w:p w14:paraId="15B23F51" w14:textId="77777777" w:rsidR="006113D7" w:rsidRPr="00CB584C" w:rsidRDefault="006113D7" w:rsidP="006113D7">
      <w:pPr>
        <w:pStyle w:val="BodyText"/>
        <w:numPr>
          <w:ilvl w:val="0"/>
          <w:numId w:val="140"/>
        </w:numPr>
        <w:rPr>
          <w:lang w:val="en-US" w:bidi="he-IL"/>
        </w:rPr>
      </w:pPr>
      <w:r>
        <w:t>GetTasks</w:t>
      </w:r>
    </w:p>
    <w:p w14:paraId="4580E3D0" w14:textId="4A37C48A" w:rsidR="006113D7" w:rsidRPr="008F7BA8" w:rsidRDefault="006113D7" w:rsidP="006113D7">
      <w:pPr>
        <w:pStyle w:val="BodyText"/>
        <w:numPr>
          <w:ilvl w:val="1"/>
          <w:numId w:val="140"/>
        </w:numPr>
        <w:rPr>
          <w:lang w:val="en-US" w:bidi="he-IL"/>
        </w:rPr>
      </w:pPr>
      <w:r>
        <w:t>Using the “</w:t>
      </w:r>
      <w:r w:rsidRPr="005E134B">
        <w:t>Statuses that can be Cancelled by CallID</w:t>
      </w:r>
      <w:r>
        <w:t xml:space="preserve">” group to return </w:t>
      </w:r>
      <w:r w:rsidR="00025394">
        <w:t>the</w:t>
      </w:r>
      <w:r>
        <w:t xml:space="preserve"> relevant tasks;</w:t>
      </w:r>
    </w:p>
    <w:p w14:paraId="7CB08996" w14:textId="77777777" w:rsidR="006113D7" w:rsidRPr="00CB584C" w:rsidRDefault="006113D7" w:rsidP="006113D7">
      <w:pPr>
        <w:pStyle w:val="BodyText"/>
        <w:numPr>
          <w:ilvl w:val="0"/>
          <w:numId w:val="140"/>
        </w:numPr>
        <w:rPr>
          <w:lang w:val="en-US" w:bidi="he-IL"/>
        </w:rPr>
      </w:pPr>
      <w:r>
        <w:t>ProcessTaskEx – for returned Tasks;</w:t>
      </w:r>
    </w:p>
    <w:p w14:paraId="1B9B3655" w14:textId="77777777" w:rsidR="006113D7" w:rsidRPr="00CB584C" w:rsidRDefault="006113D7" w:rsidP="006113D7">
      <w:pPr>
        <w:pStyle w:val="ListParagraph"/>
        <w:numPr>
          <w:ilvl w:val="1"/>
          <w:numId w:val="140"/>
        </w:numPr>
      </w:pPr>
      <w:r>
        <w:t xml:space="preserve">Each Task returned by </w:t>
      </w:r>
      <w:r w:rsidRPr="005E134B">
        <w:rPr>
          <w:rFonts w:cs="Arial"/>
          <w:color w:val="000000"/>
          <w:szCs w:val="20"/>
          <w:lang w:bidi="ar-SA"/>
        </w:rPr>
        <w:t>GetTasks</w:t>
      </w:r>
      <w:r>
        <w:rPr>
          <w:rFonts w:cs="Arial"/>
          <w:color w:val="000000"/>
          <w:szCs w:val="20"/>
          <w:lang w:bidi="ar-SA"/>
        </w:rPr>
        <w:t xml:space="preserve"> needs cancelling;</w:t>
      </w:r>
    </w:p>
    <w:p w14:paraId="2C8011A7" w14:textId="77777777" w:rsidR="006113D7" w:rsidRDefault="006113D7" w:rsidP="006113D7"/>
    <w:p w14:paraId="41F83483" w14:textId="77777777" w:rsidR="006113D7" w:rsidRDefault="006113D7" w:rsidP="006113D7">
      <w:pPr>
        <w:pStyle w:val="BodyText"/>
        <w:ind w:left="0"/>
      </w:pPr>
      <w:r w:rsidRPr="005E134B">
        <w:t xml:space="preserve">GetTasks </w:t>
      </w:r>
      <w:r>
        <w:t>Request:</w:t>
      </w:r>
    </w:p>
    <w:tbl>
      <w:tblPr>
        <w:tblW w:w="0" w:type="auto"/>
        <w:tblLook w:val="04A0" w:firstRow="1" w:lastRow="0" w:firstColumn="1" w:lastColumn="0" w:noHBand="0" w:noVBand="1"/>
      </w:tblPr>
      <w:tblGrid>
        <w:gridCol w:w="10296"/>
      </w:tblGrid>
      <w:tr w:rsidR="006113D7" w:rsidRPr="00CB584C" w14:paraId="6F9D49FC" w14:textId="77777777" w:rsidTr="00125C85">
        <w:tc>
          <w:tcPr>
            <w:tcW w:w="10296" w:type="dxa"/>
          </w:tcPr>
          <w:p w14:paraId="03774B8E" w14:textId="77777777" w:rsidR="006113D7" w:rsidRPr="006113D7" w:rsidRDefault="006113D7" w:rsidP="006113D7">
            <w:pPr>
              <w:rPr>
                <w:rFonts w:ascii="Microsoft Sans Serif" w:hAnsi="Microsoft Sans Serif" w:cs="Microsoft Sans Serif"/>
                <w:sz w:val="17"/>
                <w:szCs w:val="17"/>
                <w:lang w:eastAsia="ja-JP" w:bidi="ar-SA"/>
              </w:rPr>
            </w:pPr>
            <w:r w:rsidRPr="006113D7">
              <w:rPr>
                <w:rFonts w:ascii="Microsoft Sans Serif" w:hAnsi="Microsoft Sans Serif" w:cs="Microsoft Sans Serif"/>
                <w:sz w:val="17"/>
                <w:szCs w:val="17"/>
                <w:lang w:eastAsia="ja-JP" w:bidi="ar-SA"/>
              </w:rPr>
              <w:t>&lt;s:Envelope xmlns:s = "http://schemas.xmlsoap.org/soap/envelope/"&gt;</w:t>
            </w:r>
          </w:p>
          <w:p w14:paraId="129A3B43" w14:textId="77777777" w:rsidR="006113D7" w:rsidRPr="006113D7" w:rsidRDefault="006113D7" w:rsidP="006113D7">
            <w:pPr>
              <w:rPr>
                <w:rFonts w:ascii="Microsoft Sans Serif" w:hAnsi="Microsoft Sans Serif" w:cs="Microsoft Sans Serif"/>
                <w:sz w:val="17"/>
                <w:szCs w:val="17"/>
                <w:lang w:eastAsia="ja-JP" w:bidi="ar-SA"/>
              </w:rPr>
            </w:pPr>
            <w:r w:rsidRPr="006113D7">
              <w:rPr>
                <w:rFonts w:ascii="Microsoft Sans Serif" w:hAnsi="Microsoft Sans Serif" w:cs="Microsoft Sans Serif"/>
                <w:sz w:val="17"/>
                <w:szCs w:val="17"/>
                <w:lang w:eastAsia="ja-JP" w:bidi="ar-SA"/>
              </w:rPr>
              <w:t xml:space="preserve">    &lt;s:Header&gt;</w:t>
            </w:r>
          </w:p>
          <w:p w14:paraId="41E0476A" w14:textId="77777777" w:rsidR="006113D7" w:rsidRPr="006113D7" w:rsidRDefault="006113D7" w:rsidP="006113D7">
            <w:pPr>
              <w:rPr>
                <w:rFonts w:ascii="Microsoft Sans Serif" w:hAnsi="Microsoft Sans Serif" w:cs="Microsoft Sans Serif"/>
                <w:sz w:val="17"/>
                <w:szCs w:val="17"/>
                <w:lang w:eastAsia="ja-JP" w:bidi="ar-SA"/>
              </w:rPr>
            </w:pPr>
            <w:r w:rsidRPr="006113D7">
              <w:rPr>
                <w:rFonts w:ascii="Microsoft Sans Serif" w:hAnsi="Microsoft Sans Serif" w:cs="Microsoft Sans Serif"/>
                <w:sz w:val="17"/>
                <w:szCs w:val="17"/>
                <w:lang w:eastAsia="ja-JP" w:bidi="ar-SA"/>
              </w:rPr>
              <w:t xml:space="preserve">        &lt;h:OptionalParameters</w:t>
            </w:r>
          </w:p>
          <w:p w14:paraId="542091B0" w14:textId="77777777" w:rsidR="006113D7" w:rsidRPr="006113D7" w:rsidRDefault="006113D7" w:rsidP="006113D7">
            <w:pPr>
              <w:rPr>
                <w:rFonts w:ascii="Microsoft Sans Serif" w:hAnsi="Microsoft Sans Serif" w:cs="Microsoft Sans Serif"/>
                <w:sz w:val="17"/>
                <w:szCs w:val="17"/>
                <w:lang w:eastAsia="ja-JP" w:bidi="ar-SA"/>
              </w:rPr>
            </w:pPr>
            <w:r w:rsidRPr="006113D7">
              <w:rPr>
                <w:rFonts w:ascii="Microsoft Sans Serif" w:hAnsi="Microsoft Sans Serif" w:cs="Microsoft Sans Serif"/>
                <w:sz w:val="17"/>
                <w:szCs w:val="17"/>
                <w:lang w:eastAsia="ja-JP" w:bidi="ar-SA"/>
              </w:rPr>
              <w:t xml:space="preserve">            xmlns:h = "http://www.clicksoftware.com/OptionalParameters"</w:t>
            </w:r>
          </w:p>
          <w:p w14:paraId="0081E129" w14:textId="77777777" w:rsidR="006113D7" w:rsidRPr="006113D7" w:rsidRDefault="006113D7" w:rsidP="006113D7">
            <w:pPr>
              <w:rPr>
                <w:rFonts w:ascii="Microsoft Sans Serif" w:hAnsi="Microsoft Sans Serif" w:cs="Microsoft Sans Serif"/>
                <w:sz w:val="17"/>
                <w:szCs w:val="17"/>
                <w:lang w:eastAsia="ja-JP" w:bidi="ar-SA"/>
              </w:rPr>
            </w:pPr>
            <w:r w:rsidRPr="006113D7">
              <w:rPr>
                <w:rFonts w:ascii="Microsoft Sans Serif" w:hAnsi="Microsoft Sans Serif" w:cs="Microsoft Sans Serif"/>
                <w:sz w:val="17"/>
                <w:szCs w:val="17"/>
                <w:lang w:eastAsia="ja-JP" w:bidi="ar-SA"/>
              </w:rPr>
              <w:t xml:space="preserve">            xmlns = "http://www.clicksoftware.com/OptionalParameters"</w:t>
            </w:r>
          </w:p>
          <w:p w14:paraId="11A79BAB" w14:textId="77777777" w:rsidR="006113D7" w:rsidRPr="006113D7" w:rsidRDefault="006113D7" w:rsidP="006113D7">
            <w:pPr>
              <w:rPr>
                <w:rFonts w:ascii="Microsoft Sans Serif" w:hAnsi="Microsoft Sans Serif" w:cs="Microsoft Sans Serif"/>
                <w:sz w:val="17"/>
                <w:szCs w:val="17"/>
                <w:lang w:eastAsia="ja-JP" w:bidi="ar-SA"/>
              </w:rPr>
            </w:pPr>
            <w:r w:rsidRPr="006113D7">
              <w:rPr>
                <w:rFonts w:ascii="Microsoft Sans Serif" w:hAnsi="Microsoft Sans Serif" w:cs="Microsoft Sans Serif"/>
                <w:sz w:val="17"/>
                <w:szCs w:val="17"/>
                <w:lang w:eastAsia="ja-JP" w:bidi="ar-SA"/>
              </w:rPr>
              <w:t xml:space="preserve">            xmlns:xsi = "http://www.w3.org/2001/XMLSchema-instance"</w:t>
            </w:r>
          </w:p>
          <w:p w14:paraId="660BA452" w14:textId="77777777" w:rsidR="006113D7" w:rsidRPr="006113D7" w:rsidRDefault="006113D7" w:rsidP="006113D7">
            <w:pPr>
              <w:rPr>
                <w:rFonts w:ascii="Microsoft Sans Serif" w:hAnsi="Microsoft Sans Serif" w:cs="Microsoft Sans Serif"/>
                <w:sz w:val="17"/>
                <w:szCs w:val="17"/>
                <w:lang w:eastAsia="ja-JP" w:bidi="ar-SA"/>
              </w:rPr>
            </w:pPr>
            <w:r w:rsidRPr="006113D7">
              <w:rPr>
                <w:rFonts w:ascii="Microsoft Sans Serif" w:hAnsi="Microsoft Sans Serif" w:cs="Microsoft Sans Serif"/>
                <w:sz w:val="17"/>
                <w:szCs w:val="17"/>
                <w:lang w:eastAsia="ja-JP" w:bidi="ar-SA"/>
              </w:rPr>
              <w:t xml:space="preserve">            xmlns:xsd = "http://www.w3.org/2001/XMLSchema"&gt;</w:t>
            </w:r>
          </w:p>
          <w:p w14:paraId="67ABC1C7" w14:textId="77777777" w:rsidR="006113D7" w:rsidRPr="006113D7" w:rsidRDefault="006113D7" w:rsidP="006113D7">
            <w:pPr>
              <w:rPr>
                <w:rFonts w:ascii="Microsoft Sans Serif" w:hAnsi="Microsoft Sans Serif" w:cs="Microsoft Sans Serif"/>
                <w:sz w:val="17"/>
                <w:szCs w:val="17"/>
                <w:lang w:eastAsia="ja-JP" w:bidi="ar-SA"/>
              </w:rPr>
            </w:pPr>
            <w:r w:rsidRPr="006113D7">
              <w:rPr>
                <w:rFonts w:ascii="Microsoft Sans Serif" w:hAnsi="Microsoft Sans Serif" w:cs="Microsoft Sans Serif"/>
                <w:sz w:val="17"/>
                <w:szCs w:val="17"/>
                <w:lang w:eastAsia="ja-JP" w:bidi="ar-SA"/>
              </w:rPr>
              <w:t xml:space="preserve">            &lt;CallerIdentity&gt;MUST&lt;/CallerIdentity&gt;</w:t>
            </w:r>
          </w:p>
          <w:p w14:paraId="4335EBAD" w14:textId="77777777" w:rsidR="006113D7" w:rsidRPr="006113D7" w:rsidRDefault="006113D7" w:rsidP="006113D7">
            <w:pPr>
              <w:rPr>
                <w:rFonts w:ascii="Microsoft Sans Serif" w:hAnsi="Microsoft Sans Serif" w:cs="Microsoft Sans Serif"/>
                <w:sz w:val="17"/>
                <w:szCs w:val="17"/>
                <w:lang w:eastAsia="ja-JP" w:bidi="ar-SA"/>
              </w:rPr>
            </w:pPr>
            <w:r w:rsidRPr="006113D7">
              <w:rPr>
                <w:rFonts w:ascii="Microsoft Sans Serif" w:hAnsi="Microsoft Sans Serif" w:cs="Microsoft Sans Serif"/>
                <w:sz w:val="17"/>
                <w:szCs w:val="17"/>
                <w:lang w:eastAsia="ja-JP" w:bidi="ar-SA"/>
              </w:rPr>
              <w:t xml:space="preserve">            &lt;ErrorOnNonExistingDictionaries&gt;false&lt;/ErrorOnNonExistingDictionaries&gt;</w:t>
            </w:r>
          </w:p>
          <w:p w14:paraId="069F1368" w14:textId="77777777" w:rsidR="006113D7" w:rsidRPr="006113D7" w:rsidRDefault="006113D7" w:rsidP="006113D7">
            <w:pPr>
              <w:rPr>
                <w:rFonts w:ascii="Microsoft Sans Serif" w:hAnsi="Microsoft Sans Serif" w:cs="Microsoft Sans Serif"/>
                <w:sz w:val="17"/>
                <w:szCs w:val="17"/>
                <w:lang w:eastAsia="ja-JP" w:bidi="ar-SA"/>
              </w:rPr>
            </w:pPr>
            <w:r w:rsidRPr="006113D7">
              <w:rPr>
                <w:rFonts w:ascii="Microsoft Sans Serif" w:hAnsi="Microsoft Sans Serif" w:cs="Microsoft Sans Serif"/>
                <w:sz w:val="17"/>
                <w:szCs w:val="17"/>
                <w:lang w:eastAsia="ja-JP" w:bidi="ar-SA"/>
              </w:rPr>
              <w:t xml:space="preserve">        &lt;/h:OptionalParameters&gt;</w:t>
            </w:r>
          </w:p>
          <w:p w14:paraId="1FB8422B" w14:textId="77777777" w:rsidR="006113D7" w:rsidRPr="006113D7" w:rsidRDefault="006113D7" w:rsidP="006113D7">
            <w:pPr>
              <w:rPr>
                <w:rFonts w:ascii="Microsoft Sans Serif" w:hAnsi="Microsoft Sans Serif" w:cs="Microsoft Sans Serif"/>
                <w:sz w:val="17"/>
                <w:szCs w:val="17"/>
                <w:lang w:eastAsia="ja-JP" w:bidi="ar-SA"/>
              </w:rPr>
            </w:pPr>
            <w:r w:rsidRPr="006113D7">
              <w:rPr>
                <w:rFonts w:ascii="Microsoft Sans Serif" w:hAnsi="Microsoft Sans Serif" w:cs="Microsoft Sans Serif"/>
                <w:sz w:val="17"/>
                <w:szCs w:val="17"/>
                <w:lang w:eastAsia="ja-JP" w:bidi="ar-SA"/>
              </w:rPr>
              <w:t xml:space="preserve">    &lt;/s:Header&gt;</w:t>
            </w:r>
          </w:p>
          <w:p w14:paraId="7ACF26BC" w14:textId="77777777" w:rsidR="006113D7" w:rsidRPr="006113D7" w:rsidRDefault="006113D7" w:rsidP="006113D7">
            <w:pPr>
              <w:rPr>
                <w:rFonts w:ascii="Microsoft Sans Serif" w:hAnsi="Microsoft Sans Serif" w:cs="Microsoft Sans Serif"/>
                <w:sz w:val="17"/>
                <w:szCs w:val="17"/>
                <w:lang w:eastAsia="ja-JP" w:bidi="ar-SA"/>
              </w:rPr>
            </w:pPr>
            <w:r w:rsidRPr="006113D7">
              <w:rPr>
                <w:rFonts w:ascii="Microsoft Sans Serif" w:hAnsi="Microsoft Sans Serif" w:cs="Microsoft Sans Serif"/>
                <w:sz w:val="17"/>
                <w:szCs w:val="17"/>
                <w:lang w:eastAsia="ja-JP" w:bidi="ar-SA"/>
              </w:rPr>
              <w:t xml:space="preserve">    &lt;s:Body xmlns:xsi = "http://www.w3.org/2001/XMLSchema-instance" xmlns:xsd = "http://www.w3.org/2001/XMLSchema"&gt;</w:t>
            </w:r>
          </w:p>
          <w:p w14:paraId="780E068F" w14:textId="77777777" w:rsidR="006113D7" w:rsidRPr="006113D7" w:rsidRDefault="006113D7" w:rsidP="006113D7">
            <w:pPr>
              <w:rPr>
                <w:rFonts w:ascii="Microsoft Sans Serif" w:hAnsi="Microsoft Sans Serif" w:cs="Microsoft Sans Serif"/>
                <w:sz w:val="17"/>
                <w:szCs w:val="17"/>
                <w:lang w:eastAsia="ja-JP" w:bidi="ar-SA"/>
              </w:rPr>
            </w:pPr>
            <w:r w:rsidRPr="006113D7">
              <w:rPr>
                <w:rFonts w:ascii="Microsoft Sans Serif" w:hAnsi="Microsoft Sans Serif" w:cs="Microsoft Sans Serif"/>
                <w:sz w:val="17"/>
                <w:szCs w:val="17"/>
                <w:lang w:eastAsia="ja-JP" w:bidi="ar-SA"/>
              </w:rPr>
              <w:t xml:space="preserve">        &lt;GetTasks xmlns = "http://www.clicksoftware.com"&gt;</w:t>
            </w:r>
          </w:p>
          <w:p w14:paraId="4D1E9D5A" w14:textId="77777777" w:rsidR="006113D7" w:rsidRPr="006113D7" w:rsidRDefault="006113D7" w:rsidP="006113D7">
            <w:pPr>
              <w:rPr>
                <w:rFonts w:ascii="Microsoft Sans Serif" w:hAnsi="Microsoft Sans Serif" w:cs="Microsoft Sans Serif"/>
                <w:sz w:val="17"/>
                <w:szCs w:val="17"/>
                <w:lang w:eastAsia="ja-JP" w:bidi="ar-SA"/>
              </w:rPr>
            </w:pPr>
            <w:r w:rsidRPr="006113D7">
              <w:rPr>
                <w:rFonts w:ascii="Microsoft Sans Serif" w:hAnsi="Microsoft Sans Serif" w:cs="Microsoft Sans Serif"/>
                <w:sz w:val="17"/>
                <w:szCs w:val="17"/>
                <w:lang w:eastAsia="ja-JP" w:bidi="ar-SA"/>
              </w:rPr>
              <w:t xml:space="preserve">            &lt;Group&gt;</w:t>
            </w:r>
          </w:p>
          <w:p w14:paraId="2A8753D9" w14:textId="77777777" w:rsidR="006113D7" w:rsidRPr="006113D7" w:rsidRDefault="006113D7" w:rsidP="006113D7">
            <w:pPr>
              <w:rPr>
                <w:rFonts w:ascii="Microsoft Sans Serif" w:hAnsi="Microsoft Sans Serif" w:cs="Microsoft Sans Serif"/>
                <w:sz w:val="17"/>
                <w:szCs w:val="17"/>
                <w:lang w:eastAsia="ja-JP" w:bidi="ar-SA"/>
              </w:rPr>
            </w:pPr>
            <w:r w:rsidRPr="006113D7">
              <w:rPr>
                <w:rFonts w:ascii="Microsoft Sans Serif" w:hAnsi="Microsoft Sans Serif" w:cs="Microsoft Sans Serif"/>
                <w:sz w:val="17"/>
                <w:szCs w:val="17"/>
                <w:lang w:eastAsia="ja-JP" w:bidi="ar-SA"/>
              </w:rPr>
              <w:t xml:space="preserve">                &lt;Name&gt;Statuses that can be Cancelled by CallID&lt;/Name&gt;</w:t>
            </w:r>
          </w:p>
          <w:p w14:paraId="24A8709E" w14:textId="77777777" w:rsidR="006113D7" w:rsidRPr="006113D7" w:rsidRDefault="006113D7" w:rsidP="006113D7">
            <w:pPr>
              <w:rPr>
                <w:rFonts w:ascii="Microsoft Sans Serif" w:hAnsi="Microsoft Sans Serif" w:cs="Microsoft Sans Serif"/>
                <w:sz w:val="17"/>
                <w:szCs w:val="17"/>
                <w:lang w:eastAsia="ja-JP" w:bidi="ar-SA"/>
              </w:rPr>
            </w:pPr>
            <w:r w:rsidRPr="006113D7">
              <w:rPr>
                <w:rFonts w:ascii="Microsoft Sans Serif" w:hAnsi="Microsoft Sans Serif" w:cs="Microsoft Sans Serif"/>
                <w:sz w:val="17"/>
                <w:szCs w:val="17"/>
                <w:lang w:eastAsia="ja-JP" w:bidi="ar-SA"/>
              </w:rPr>
              <w:t xml:space="preserve">                &lt;GroupParameters&gt;</w:t>
            </w:r>
          </w:p>
          <w:p w14:paraId="6CF52D7F" w14:textId="77777777" w:rsidR="006113D7" w:rsidRPr="006113D7" w:rsidRDefault="006113D7" w:rsidP="006113D7">
            <w:pPr>
              <w:rPr>
                <w:rFonts w:ascii="Microsoft Sans Serif" w:hAnsi="Microsoft Sans Serif" w:cs="Microsoft Sans Serif"/>
                <w:sz w:val="17"/>
                <w:szCs w:val="17"/>
                <w:lang w:eastAsia="ja-JP" w:bidi="ar-SA"/>
              </w:rPr>
            </w:pPr>
            <w:r w:rsidRPr="006113D7">
              <w:rPr>
                <w:rFonts w:ascii="Microsoft Sans Serif" w:hAnsi="Microsoft Sans Serif" w:cs="Microsoft Sans Serif"/>
                <w:sz w:val="17"/>
                <w:szCs w:val="17"/>
                <w:lang w:eastAsia="ja-JP" w:bidi="ar-SA"/>
              </w:rPr>
              <w:t xml:space="preserve">                    &lt;GroupParameter&gt;A1234567&lt;/GroupParameter&gt;</w:t>
            </w:r>
          </w:p>
          <w:p w14:paraId="14DF41A6" w14:textId="77777777" w:rsidR="006113D7" w:rsidRPr="006113D7" w:rsidRDefault="006113D7" w:rsidP="006113D7">
            <w:pPr>
              <w:rPr>
                <w:rFonts w:ascii="Microsoft Sans Serif" w:hAnsi="Microsoft Sans Serif" w:cs="Microsoft Sans Serif"/>
                <w:sz w:val="17"/>
                <w:szCs w:val="17"/>
                <w:lang w:eastAsia="ja-JP" w:bidi="ar-SA"/>
              </w:rPr>
            </w:pPr>
            <w:r w:rsidRPr="006113D7">
              <w:rPr>
                <w:rFonts w:ascii="Microsoft Sans Serif" w:hAnsi="Microsoft Sans Serif" w:cs="Microsoft Sans Serif"/>
                <w:sz w:val="17"/>
                <w:szCs w:val="17"/>
                <w:lang w:eastAsia="ja-JP" w:bidi="ar-SA"/>
              </w:rPr>
              <w:t xml:space="preserve">                &lt;/GroupParameters&gt;</w:t>
            </w:r>
          </w:p>
          <w:p w14:paraId="53E62EFB" w14:textId="77777777" w:rsidR="006113D7" w:rsidRPr="006113D7" w:rsidRDefault="006113D7" w:rsidP="006113D7">
            <w:pPr>
              <w:rPr>
                <w:rFonts w:ascii="Microsoft Sans Serif" w:hAnsi="Microsoft Sans Serif" w:cs="Microsoft Sans Serif"/>
                <w:sz w:val="17"/>
                <w:szCs w:val="17"/>
                <w:lang w:eastAsia="ja-JP" w:bidi="ar-SA"/>
              </w:rPr>
            </w:pPr>
            <w:r w:rsidRPr="006113D7">
              <w:rPr>
                <w:rFonts w:ascii="Microsoft Sans Serif" w:hAnsi="Microsoft Sans Serif" w:cs="Microsoft Sans Serif"/>
                <w:sz w:val="17"/>
                <w:szCs w:val="17"/>
                <w:lang w:eastAsia="ja-JP" w:bidi="ar-SA"/>
              </w:rPr>
              <w:t xml:space="preserve">                &lt;GroupType&gt;2&lt;/GroupType&gt;</w:t>
            </w:r>
          </w:p>
          <w:p w14:paraId="40A53D6F" w14:textId="77777777" w:rsidR="006113D7" w:rsidRPr="006113D7" w:rsidRDefault="006113D7" w:rsidP="006113D7">
            <w:pPr>
              <w:rPr>
                <w:rFonts w:ascii="Microsoft Sans Serif" w:hAnsi="Microsoft Sans Serif" w:cs="Microsoft Sans Serif"/>
                <w:sz w:val="17"/>
                <w:szCs w:val="17"/>
                <w:lang w:eastAsia="ja-JP" w:bidi="ar-SA"/>
              </w:rPr>
            </w:pPr>
            <w:r w:rsidRPr="006113D7">
              <w:rPr>
                <w:rFonts w:ascii="Microsoft Sans Serif" w:hAnsi="Microsoft Sans Serif" w:cs="Microsoft Sans Serif"/>
                <w:sz w:val="17"/>
                <w:szCs w:val="17"/>
                <w:lang w:eastAsia="ja-JP" w:bidi="ar-SA"/>
              </w:rPr>
              <w:t xml:space="preserve">            &lt;/Group&gt;</w:t>
            </w:r>
          </w:p>
          <w:p w14:paraId="1E329488" w14:textId="77777777" w:rsidR="006113D7" w:rsidRPr="006113D7" w:rsidRDefault="006113D7" w:rsidP="006113D7">
            <w:pPr>
              <w:rPr>
                <w:rFonts w:ascii="Microsoft Sans Serif" w:hAnsi="Microsoft Sans Serif" w:cs="Microsoft Sans Serif"/>
                <w:sz w:val="17"/>
                <w:szCs w:val="17"/>
                <w:lang w:eastAsia="ja-JP" w:bidi="ar-SA"/>
              </w:rPr>
            </w:pPr>
            <w:r w:rsidRPr="006113D7">
              <w:rPr>
                <w:rFonts w:ascii="Microsoft Sans Serif" w:hAnsi="Microsoft Sans Serif" w:cs="Microsoft Sans Serif"/>
                <w:sz w:val="17"/>
                <w:szCs w:val="17"/>
                <w:lang w:eastAsia="ja-JP" w:bidi="ar-SA"/>
              </w:rPr>
              <w:t xml:space="preserve">            &lt;EnableGroupOnTheFly&gt;true&lt;/EnableGroupOnTheFly&gt;</w:t>
            </w:r>
          </w:p>
          <w:p w14:paraId="1578EAA5" w14:textId="77777777" w:rsidR="006113D7" w:rsidRPr="006113D7" w:rsidRDefault="006113D7" w:rsidP="006113D7">
            <w:pPr>
              <w:rPr>
                <w:rFonts w:ascii="Microsoft Sans Serif" w:hAnsi="Microsoft Sans Serif" w:cs="Microsoft Sans Serif"/>
                <w:sz w:val="17"/>
                <w:szCs w:val="17"/>
                <w:lang w:eastAsia="ja-JP" w:bidi="ar-SA"/>
              </w:rPr>
            </w:pPr>
            <w:r w:rsidRPr="006113D7">
              <w:rPr>
                <w:rFonts w:ascii="Microsoft Sans Serif" w:hAnsi="Microsoft Sans Serif" w:cs="Microsoft Sans Serif"/>
                <w:sz w:val="17"/>
                <w:szCs w:val="17"/>
                <w:lang w:eastAsia="ja-JP" w:bidi="ar-SA"/>
              </w:rPr>
              <w:t xml:space="preserve">            &lt;RequestedProperties&gt;</w:t>
            </w:r>
          </w:p>
          <w:p w14:paraId="5ACE691F" w14:textId="77777777" w:rsidR="006113D7" w:rsidRPr="006113D7" w:rsidRDefault="006113D7" w:rsidP="006113D7">
            <w:pPr>
              <w:rPr>
                <w:rFonts w:ascii="Microsoft Sans Serif" w:hAnsi="Microsoft Sans Serif" w:cs="Microsoft Sans Serif"/>
                <w:sz w:val="17"/>
                <w:szCs w:val="17"/>
                <w:lang w:eastAsia="ja-JP" w:bidi="ar-SA"/>
              </w:rPr>
            </w:pPr>
            <w:r w:rsidRPr="006113D7">
              <w:rPr>
                <w:rFonts w:ascii="Microsoft Sans Serif" w:hAnsi="Microsoft Sans Serif" w:cs="Microsoft Sans Serif"/>
                <w:sz w:val="17"/>
                <w:szCs w:val="17"/>
                <w:lang w:eastAsia="ja-JP" w:bidi="ar-SA"/>
              </w:rPr>
              <w:t xml:space="preserve">                &lt;Item&gt;Key&lt;/Item&gt;</w:t>
            </w:r>
          </w:p>
          <w:p w14:paraId="3BA3B868" w14:textId="77777777" w:rsidR="006113D7" w:rsidRPr="006113D7" w:rsidRDefault="006113D7" w:rsidP="006113D7">
            <w:pPr>
              <w:rPr>
                <w:rFonts w:ascii="Microsoft Sans Serif" w:hAnsi="Microsoft Sans Serif" w:cs="Microsoft Sans Serif"/>
                <w:sz w:val="17"/>
                <w:szCs w:val="17"/>
                <w:lang w:eastAsia="ja-JP" w:bidi="ar-SA"/>
              </w:rPr>
            </w:pPr>
            <w:r w:rsidRPr="006113D7">
              <w:rPr>
                <w:rFonts w:ascii="Microsoft Sans Serif" w:hAnsi="Microsoft Sans Serif" w:cs="Microsoft Sans Serif"/>
                <w:sz w:val="17"/>
                <w:szCs w:val="17"/>
                <w:lang w:eastAsia="ja-JP" w:bidi="ar-SA"/>
              </w:rPr>
              <w:t xml:space="preserve">                &lt;Item&gt;CallID&lt;/Item&gt;</w:t>
            </w:r>
          </w:p>
          <w:p w14:paraId="12E64813" w14:textId="77777777" w:rsidR="006113D7" w:rsidRPr="006113D7" w:rsidRDefault="006113D7" w:rsidP="006113D7">
            <w:pPr>
              <w:rPr>
                <w:rFonts w:ascii="Microsoft Sans Serif" w:hAnsi="Microsoft Sans Serif" w:cs="Microsoft Sans Serif"/>
                <w:sz w:val="17"/>
                <w:szCs w:val="17"/>
                <w:lang w:eastAsia="ja-JP" w:bidi="ar-SA"/>
              </w:rPr>
            </w:pPr>
            <w:r w:rsidRPr="006113D7">
              <w:rPr>
                <w:rFonts w:ascii="Microsoft Sans Serif" w:hAnsi="Microsoft Sans Serif" w:cs="Microsoft Sans Serif"/>
                <w:sz w:val="17"/>
                <w:szCs w:val="17"/>
                <w:lang w:eastAsia="ja-JP" w:bidi="ar-SA"/>
              </w:rPr>
              <w:t xml:space="preserve">                &lt;Item&gt;Number&lt;/Item&gt;</w:t>
            </w:r>
          </w:p>
          <w:p w14:paraId="2767AFA9" w14:textId="77777777" w:rsidR="006113D7" w:rsidRPr="006113D7" w:rsidRDefault="006113D7" w:rsidP="006113D7">
            <w:pPr>
              <w:rPr>
                <w:rFonts w:ascii="Microsoft Sans Serif" w:hAnsi="Microsoft Sans Serif" w:cs="Microsoft Sans Serif"/>
                <w:sz w:val="17"/>
                <w:szCs w:val="17"/>
                <w:lang w:eastAsia="ja-JP" w:bidi="ar-SA"/>
              </w:rPr>
            </w:pPr>
            <w:r w:rsidRPr="006113D7">
              <w:rPr>
                <w:rFonts w:ascii="Microsoft Sans Serif" w:hAnsi="Microsoft Sans Serif" w:cs="Microsoft Sans Serif"/>
                <w:sz w:val="17"/>
                <w:szCs w:val="17"/>
                <w:lang w:eastAsia="ja-JP" w:bidi="ar-SA"/>
              </w:rPr>
              <w:t xml:space="preserve">                &lt;Item&gt;TaskID&lt;/Item&gt;</w:t>
            </w:r>
          </w:p>
          <w:p w14:paraId="4FCAA70F" w14:textId="77777777" w:rsidR="006113D7" w:rsidRPr="006113D7" w:rsidRDefault="006113D7" w:rsidP="006113D7">
            <w:pPr>
              <w:rPr>
                <w:rFonts w:ascii="Microsoft Sans Serif" w:hAnsi="Microsoft Sans Serif" w:cs="Microsoft Sans Serif"/>
                <w:sz w:val="17"/>
                <w:szCs w:val="17"/>
                <w:lang w:eastAsia="ja-JP" w:bidi="ar-SA"/>
              </w:rPr>
            </w:pPr>
            <w:r w:rsidRPr="006113D7">
              <w:rPr>
                <w:rFonts w:ascii="Microsoft Sans Serif" w:hAnsi="Microsoft Sans Serif" w:cs="Microsoft Sans Serif"/>
                <w:sz w:val="17"/>
                <w:szCs w:val="17"/>
                <w:lang w:eastAsia="ja-JP" w:bidi="ar-SA"/>
              </w:rPr>
              <w:t xml:space="preserve">                &lt;Item&gt;MUSTJobNumber&lt;/Item&gt;</w:t>
            </w:r>
          </w:p>
          <w:p w14:paraId="2C77BAEC" w14:textId="77777777" w:rsidR="006113D7" w:rsidRPr="006113D7" w:rsidRDefault="006113D7" w:rsidP="006113D7">
            <w:pPr>
              <w:rPr>
                <w:rFonts w:ascii="Microsoft Sans Serif" w:hAnsi="Microsoft Sans Serif" w:cs="Microsoft Sans Serif"/>
                <w:sz w:val="17"/>
                <w:szCs w:val="17"/>
                <w:lang w:eastAsia="ja-JP" w:bidi="ar-SA"/>
              </w:rPr>
            </w:pPr>
            <w:r w:rsidRPr="006113D7">
              <w:rPr>
                <w:rFonts w:ascii="Microsoft Sans Serif" w:hAnsi="Microsoft Sans Serif" w:cs="Microsoft Sans Serif"/>
                <w:sz w:val="17"/>
                <w:szCs w:val="17"/>
                <w:lang w:eastAsia="ja-JP" w:bidi="ar-SA"/>
              </w:rPr>
              <w:t xml:space="preserve">            &lt;/RequestedProperties&gt;</w:t>
            </w:r>
          </w:p>
          <w:p w14:paraId="084ACCB9" w14:textId="77777777" w:rsidR="006113D7" w:rsidRPr="006113D7" w:rsidRDefault="006113D7" w:rsidP="006113D7">
            <w:pPr>
              <w:rPr>
                <w:rFonts w:ascii="Microsoft Sans Serif" w:hAnsi="Microsoft Sans Serif" w:cs="Microsoft Sans Serif"/>
                <w:sz w:val="17"/>
                <w:szCs w:val="17"/>
                <w:lang w:eastAsia="ja-JP" w:bidi="ar-SA"/>
              </w:rPr>
            </w:pPr>
            <w:r w:rsidRPr="006113D7">
              <w:rPr>
                <w:rFonts w:ascii="Microsoft Sans Serif" w:hAnsi="Microsoft Sans Serif" w:cs="Microsoft Sans Serif"/>
                <w:sz w:val="17"/>
                <w:szCs w:val="17"/>
                <w:lang w:eastAsia="ja-JP" w:bidi="ar-SA"/>
              </w:rPr>
              <w:t xml:space="preserve">            &lt;GetAssignments&gt;false&lt;/GetAssignments&gt;</w:t>
            </w:r>
          </w:p>
          <w:p w14:paraId="389C98A5" w14:textId="77777777" w:rsidR="006113D7" w:rsidRPr="006113D7" w:rsidRDefault="006113D7" w:rsidP="006113D7">
            <w:pPr>
              <w:rPr>
                <w:rFonts w:ascii="Microsoft Sans Serif" w:hAnsi="Microsoft Sans Serif" w:cs="Microsoft Sans Serif"/>
                <w:sz w:val="17"/>
                <w:szCs w:val="17"/>
                <w:lang w:eastAsia="ja-JP" w:bidi="ar-SA"/>
              </w:rPr>
            </w:pPr>
            <w:r w:rsidRPr="006113D7">
              <w:rPr>
                <w:rFonts w:ascii="Microsoft Sans Serif" w:hAnsi="Microsoft Sans Serif" w:cs="Microsoft Sans Serif"/>
                <w:sz w:val="17"/>
                <w:szCs w:val="17"/>
                <w:lang w:eastAsia="ja-JP" w:bidi="ar-SA"/>
              </w:rPr>
              <w:t xml:space="preserve">        &lt;/GetTasks&gt;</w:t>
            </w:r>
          </w:p>
          <w:p w14:paraId="6A98B7B3" w14:textId="77777777" w:rsidR="006113D7" w:rsidRPr="006113D7" w:rsidRDefault="006113D7" w:rsidP="006113D7">
            <w:pPr>
              <w:rPr>
                <w:rFonts w:ascii="Microsoft Sans Serif" w:hAnsi="Microsoft Sans Serif" w:cs="Microsoft Sans Serif"/>
                <w:sz w:val="17"/>
                <w:szCs w:val="17"/>
                <w:lang w:eastAsia="ja-JP" w:bidi="ar-SA"/>
              </w:rPr>
            </w:pPr>
            <w:r w:rsidRPr="006113D7">
              <w:rPr>
                <w:rFonts w:ascii="Microsoft Sans Serif" w:hAnsi="Microsoft Sans Serif" w:cs="Microsoft Sans Serif"/>
                <w:sz w:val="17"/>
                <w:szCs w:val="17"/>
                <w:lang w:eastAsia="ja-JP" w:bidi="ar-SA"/>
              </w:rPr>
              <w:t xml:space="preserve">    &lt;/s:Body&gt;</w:t>
            </w:r>
          </w:p>
          <w:p w14:paraId="2E04221C" w14:textId="7FCC2BFC" w:rsidR="006113D7" w:rsidRPr="00CB584C" w:rsidRDefault="006113D7" w:rsidP="006113D7">
            <w:pPr>
              <w:rPr>
                <w:rFonts w:ascii="Lucida Console" w:hAnsi="Lucida Console" w:cs="Lucida Console"/>
                <w:sz w:val="17"/>
                <w:szCs w:val="17"/>
                <w:lang w:eastAsia="ja-JP"/>
              </w:rPr>
            </w:pPr>
            <w:r w:rsidRPr="006113D7">
              <w:rPr>
                <w:rFonts w:ascii="Microsoft Sans Serif" w:hAnsi="Microsoft Sans Serif" w:cs="Microsoft Sans Serif"/>
                <w:sz w:val="17"/>
                <w:szCs w:val="17"/>
                <w:lang w:eastAsia="ja-JP" w:bidi="ar-SA"/>
              </w:rPr>
              <w:t>&lt;/s:Envelope&gt;</w:t>
            </w:r>
          </w:p>
        </w:tc>
      </w:tr>
    </w:tbl>
    <w:p w14:paraId="002C4322" w14:textId="77777777" w:rsidR="006113D7" w:rsidRDefault="006113D7" w:rsidP="006113D7">
      <w:pPr>
        <w:pStyle w:val="BodyText"/>
        <w:ind w:left="0"/>
      </w:pPr>
      <w:r w:rsidRPr="005E134B">
        <w:t xml:space="preserve">GetTasks </w:t>
      </w:r>
      <w:r>
        <w:t>Response:</w:t>
      </w:r>
    </w:p>
    <w:tbl>
      <w:tblPr>
        <w:tblW w:w="0" w:type="auto"/>
        <w:tblLook w:val="04A0" w:firstRow="1" w:lastRow="0" w:firstColumn="1" w:lastColumn="0" w:noHBand="0" w:noVBand="1"/>
      </w:tblPr>
      <w:tblGrid>
        <w:gridCol w:w="10296"/>
      </w:tblGrid>
      <w:tr w:rsidR="006113D7" w:rsidRPr="00CB584C" w14:paraId="64BB3A1A" w14:textId="77777777" w:rsidTr="00125C85">
        <w:tc>
          <w:tcPr>
            <w:tcW w:w="10296" w:type="dxa"/>
          </w:tcPr>
          <w:p w14:paraId="5A0781F8" w14:textId="77777777" w:rsidR="006113D7" w:rsidRPr="006113D7" w:rsidRDefault="006113D7" w:rsidP="006113D7">
            <w:pPr>
              <w:rPr>
                <w:rFonts w:ascii="Lucida Console" w:hAnsi="Lucida Console" w:cs="Lucida Console"/>
                <w:noProof/>
                <w:sz w:val="17"/>
                <w:szCs w:val="17"/>
                <w:lang w:eastAsia="ja-JP"/>
              </w:rPr>
            </w:pPr>
            <w:r w:rsidRPr="006113D7">
              <w:rPr>
                <w:rFonts w:ascii="Lucida Console" w:hAnsi="Lucida Console" w:cs="Lucida Console"/>
                <w:noProof/>
                <w:sz w:val="17"/>
                <w:szCs w:val="17"/>
                <w:lang w:eastAsia="ja-JP"/>
              </w:rPr>
              <w:t>&lt;s:Envelope xmlns:s = "http://schemas.xmlsoap.org/soap/envelope/"&gt;</w:t>
            </w:r>
          </w:p>
          <w:p w14:paraId="6D11F11D" w14:textId="77777777" w:rsidR="006113D7" w:rsidRPr="006113D7" w:rsidRDefault="006113D7" w:rsidP="006113D7">
            <w:pPr>
              <w:rPr>
                <w:rFonts w:ascii="Lucida Console" w:hAnsi="Lucida Console" w:cs="Lucida Console"/>
                <w:noProof/>
                <w:sz w:val="17"/>
                <w:szCs w:val="17"/>
                <w:lang w:eastAsia="ja-JP"/>
              </w:rPr>
            </w:pPr>
            <w:r w:rsidRPr="006113D7">
              <w:rPr>
                <w:rFonts w:ascii="Lucida Console" w:hAnsi="Lucida Console" w:cs="Lucida Console"/>
                <w:noProof/>
                <w:sz w:val="17"/>
                <w:szCs w:val="17"/>
                <w:lang w:eastAsia="ja-JP"/>
              </w:rPr>
              <w:t xml:space="preserve">    &lt;s:Body&gt;</w:t>
            </w:r>
          </w:p>
          <w:p w14:paraId="645BE68F" w14:textId="77777777" w:rsidR="006113D7" w:rsidRPr="006113D7" w:rsidRDefault="006113D7" w:rsidP="006113D7">
            <w:pPr>
              <w:rPr>
                <w:rFonts w:ascii="Lucida Console" w:hAnsi="Lucida Console" w:cs="Lucida Console"/>
                <w:noProof/>
                <w:sz w:val="17"/>
                <w:szCs w:val="17"/>
                <w:lang w:eastAsia="ja-JP"/>
              </w:rPr>
            </w:pPr>
            <w:r w:rsidRPr="006113D7">
              <w:rPr>
                <w:rFonts w:ascii="Lucida Console" w:hAnsi="Lucida Console" w:cs="Lucida Console"/>
                <w:noProof/>
                <w:sz w:val="17"/>
                <w:szCs w:val="17"/>
                <w:lang w:eastAsia="ja-JP"/>
              </w:rPr>
              <w:t xml:space="preserve">        &lt;GetTasksResponse xmlns = "http://www.clicksoftware.com"&gt;</w:t>
            </w:r>
          </w:p>
          <w:p w14:paraId="34A8F40F" w14:textId="77777777" w:rsidR="006113D7" w:rsidRPr="006113D7" w:rsidRDefault="006113D7" w:rsidP="006113D7">
            <w:pPr>
              <w:rPr>
                <w:rFonts w:ascii="Lucida Console" w:hAnsi="Lucida Console" w:cs="Lucida Console"/>
                <w:noProof/>
                <w:sz w:val="17"/>
                <w:szCs w:val="17"/>
                <w:lang w:eastAsia="ja-JP"/>
              </w:rPr>
            </w:pPr>
            <w:r w:rsidRPr="006113D7">
              <w:rPr>
                <w:rFonts w:ascii="Lucida Console" w:hAnsi="Lucida Console" w:cs="Lucida Console"/>
                <w:noProof/>
                <w:sz w:val="17"/>
                <w:szCs w:val="17"/>
                <w:lang w:eastAsia="ja-JP"/>
              </w:rPr>
              <w:t xml:space="preserve">            &lt;Tasks&gt;&lt;/Tasks&gt;</w:t>
            </w:r>
          </w:p>
          <w:p w14:paraId="50A7C3CE" w14:textId="77777777" w:rsidR="006113D7" w:rsidRPr="006113D7" w:rsidRDefault="006113D7" w:rsidP="006113D7">
            <w:pPr>
              <w:rPr>
                <w:rFonts w:ascii="Lucida Console" w:hAnsi="Lucida Console" w:cs="Lucida Console"/>
                <w:noProof/>
                <w:sz w:val="17"/>
                <w:szCs w:val="17"/>
                <w:lang w:eastAsia="ja-JP"/>
              </w:rPr>
            </w:pPr>
            <w:r w:rsidRPr="006113D7">
              <w:rPr>
                <w:rFonts w:ascii="Lucida Console" w:hAnsi="Lucida Console" w:cs="Lucida Console"/>
                <w:noProof/>
                <w:sz w:val="17"/>
                <w:szCs w:val="17"/>
                <w:lang w:eastAsia="ja-JP"/>
              </w:rPr>
              <w:t xml:space="preserve">        &lt;/GetTasksResponse&gt;</w:t>
            </w:r>
          </w:p>
          <w:p w14:paraId="4F0FA64D" w14:textId="77777777" w:rsidR="006113D7" w:rsidRPr="006113D7" w:rsidRDefault="006113D7" w:rsidP="006113D7">
            <w:pPr>
              <w:rPr>
                <w:rFonts w:ascii="Lucida Console" w:hAnsi="Lucida Console" w:cs="Lucida Console"/>
                <w:noProof/>
                <w:sz w:val="17"/>
                <w:szCs w:val="17"/>
                <w:lang w:eastAsia="ja-JP"/>
              </w:rPr>
            </w:pPr>
            <w:r w:rsidRPr="006113D7">
              <w:rPr>
                <w:rFonts w:ascii="Lucida Console" w:hAnsi="Lucida Console" w:cs="Lucida Console"/>
                <w:noProof/>
                <w:sz w:val="17"/>
                <w:szCs w:val="17"/>
                <w:lang w:eastAsia="ja-JP"/>
              </w:rPr>
              <w:t xml:space="preserve">    &lt;/s:Body&gt;</w:t>
            </w:r>
          </w:p>
          <w:p w14:paraId="26D56CCA" w14:textId="266BCA77" w:rsidR="006113D7" w:rsidRPr="00CB584C" w:rsidRDefault="006113D7">
            <w:pPr>
              <w:rPr>
                <w:rFonts w:ascii="Lucida Console" w:hAnsi="Lucida Console" w:cs="Lucida Console"/>
                <w:noProof/>
                <w:sz w:val="17"/>
                <w:szCs w:val="17"/>
                <w:lang w:eastAsia="ja-JP"/>
              </w:rPr>
            </w:pPr>
            <w:r w:rsidRPr="006113D7">
              <w:rPr>
                <w:rFonts w:ascii="Lucida Console" w:hAnsi="Lucida Console" w:cs="Lucida Console"/>
                <w:noProof/>
                <w:sz w:val="17"/>
                <w:szCs w:val="17"/>
                <w:lang w:eastAsia="ja-JP"/>
              </w:rPr>
              <w:t>&lt;/s:Envelope&gt;</w:t>
            </w:r>
          </w:p>
        </w:tc>
      </w:tr>
    </w:tbl>
    <w:p w14:paraId="7DB0E48A" w14:textId="77777777" w:rsidR="006113D7" w:rsidRDefault="006113D7" w:rsidP="006113D7">
      <w:pPr>
        <w:pStyle w:val="BodyText"/>
        <w:ind w:left="0"/>
      </w:pPr>
    </w:p>
    <w:p w14:paraId="16448E4D" w14:textId="50501C59" w:rsidR="006113D7" w:rsidRPr="00507DB3" w:rsidRDefault="006113D7" w:rsidP="007D34CC">
      <w:pPr>
        <w:pStyle w:val="BodyText"/>
        <w:ind w:left="0"/>
      </w:pPr>
      <w:r>
        <w:lastRenderedPageBreak/>
        <w:t xml:space="preserve">Note: This example </w:t>
      </w:r>
      <w:r w:rsidR="00025394">
        <w:t>returned</w:t>
      </w:r>
      <w:r>
        <w:t xml:space="preserve"> no tasks, this is </w:t>
      </w:r>
      <w:r w:rsidR="00025394">
        <w:t>because</w:t>
      </w:r>
      <w:r>
        <w:t xml:space="preserve"> the task was On Site and was not cancellable.  The following MST examples will show more complex results, the same processes should be applied to single Tasks.</w:t>
      </w:r>
    </w:p>
    <w:p w14:paraId="6A7AC368" w14:textId="4A05567A" w:rsidR="00CD7EE2" w:rsidRDefault="00CD7EE2" w:rsidP="00CD7EE2">
      <w:pPr>
        <w:pStyle w:val="Heading4"/>
      </w:pPr>
      <w:r>
        <w:t>Training Task</w:t>
      </w:r>
    </w:p>
    <w:p w14:paraId="63AEE49F" w14:textId="277342CC" w:rsidR="006F7D46" w:rsidRDefault="006F7D46" w:rsidP="006F7D46">
      <w:pPr>
        <w:spacing w:line="360" w:lineRule="auto"/>
      </w:pPr>
      <w:r>
        <w:t xml:space="preserve">By way of example for the Business scenarios </w:t>
      </w:r>
      <w:r>
        <w:fldChar w:fldCharType="begin"/>
      </w:r>
      <w:r>
        <w:instrText xml:space="preserve"> REF _Ref367962781 \r \h </w:instrText>
      </w:r>
      <w:r>
        <w:fldChar w:fldCharType="separate"/>
      </w:r>
      <w:r w:rsidR="006E49E1">
        <w:t>2.6.2.5</w:t>
      </w:r>
      <w:r>
        <w:fldChar w:fldCharType="end"/>
      </w:r>
      <w:r>
        <w:t xml:space="preserve"> the</w:t>
      </w:r>
      <w:r w:rsidRPr="008F7BA8">
        <w:t xml:space="preserve"> SOAP stack for </w:t>
      </w:r>
      <w:r>
        <w:t>canceling</w:t>
      </w:r>
      <w:r w:rsidRPr="008F7BA8">
        <w:t xml:space="preserve"> </w:t>
      </w:r>
      <w:r>
        <w:t>a Training Task follows the following pattern:</w:t>
      </w:r>
    </w:p>
    <w:p w14:paraId="4785A15F" w14:textId="77777777" w:rsidR="006F7D46" w:rsidRPr="00CB584C" w:rsidRDefault="006F7D46" w:rsidP="006F7D46">
      <w:pPr>
        <w:pStyle w:val="BodyText"/>
        <w:numPr>
          <w:ilvl w:val="0"/>
          <w:numId w:val="140"/>
        </w:numPr>
        <w:rPr>
          <w:lang w:val="en-US" w:bidi="he-IL"/>
        </w:rPr>
      </w:pPr>
      <w:r>
        <w:t>GetTasks</w:t>
      </w:r>
    </w:p>
    <w:p w14:paraId="6C8C8BC8" w14:textId="47D09754" w:rsidR="006F7D46" w:rsidRPr="007D34CC" w:rsidRDefault="006F7D46" w:rsidP="006F7D46">
      <w:pPr>
        <w:pStyle w:val="BodyText"/>
        <w:numPr>
          <w:ilvl w:val="1"/>
          <w:numId w:val="140"/>
        </w:numPr>
        <w:rPr>
          <w:lang w:val="en-US" w:bidi="he-IL"/>
        </w:rPr>
      </w:pPr>
      <w:r>
        <w:t>Using the “</w:t>
      </w:r>
      <w:r w:rsidRPr="005E134B">
        <w:t xml:space="preserve">Statuses that can be Cancelled by </w:t>
      </w:r>
      <w:r w:rsidRPr="006F7D46">
        <w:t>TrainingJobNumber</w:t>
      </w:r>
      <w:r>
        <w:t>” group to teturn te relevant tasks;</w:t>
      </w:r>
    </w:p>
    <w:p w14:paraId="1016409C" w14:textId="5754ADDB" w:rsidR="00025394" w:rsidRPr="007D34CC" w:rsidRDefault="00025394" w:rsidP="007D34CC">
      <w:pPr>
        <w:pStyle w:val="BodyText"/>
        <w:numPr>
          <w:ilvl w:val="2"/>
          <w:numId w:val="140"/>
        </w:numPr>
        <w:rPr>
          <w:lang w:val="en-US" w:bidi="he-IL"/>
        </w:rPr>
      </w:pPr>
      <w:r w:rsidRPr="006F7D46">
        <w:t>TrainingJobNumber</w:t>
      </w:r>
      <w:r>
        <w:t xml:space="preserve"> will return the Main Task</w:t>
      </w:r>
    </w:p>
    <w:p w14:paraId="030AF3E2" w14:textId="20211FC2" w:rsidR="006F7D46" w:rsidRPr="007D34CC" w:rsidRDefault="006F7D46" w:rsidP="006F7D46">
      <w:pPr>
        <w:pStyle w:val="BodyText"/>
        <w:numPr>
          <w:ilvl w:val="1"/>
          <w:numId w:val="140"/>
        </w:numPr>
        <w:rPr>
          <w:lang w:val="en-US" w:bidi="he-IL"/>
        </w:rPr>
      </w:pPr>
      <w:r>
        <w:t>Or</w:t>
      </w:r>
      <w:r w:rsidRPr="006F7D46">
        <w:t xml:space="preserve"> </w:t>
      </w:r>
      <w:r>
        <w:t>Using the “</w:t>
      </w:r>
      <w:r w:rsidRPr="005E134B">
        <w:t>Statuses that can be Cancelled by CallID</w:t>
      </w:r>
      <w:r>
        <w:t xml:space="preserve">” group to </w:t>
      </w:r>
      <w:r w:rsidR="00523C8D">
        <w:t>return</w:t>
      </w:r>
      <w:r>
        <w:t xml:space="preserve"> te relevant tasks;</w:t>
      </w:r>
    </w:p>
    <w:p w14:paraId="669E999A" w14:textId="6D778A20" w:rsidR="00025394" w:rsidRPr="008F7BA8" w:rsidRDefault="00025394" w:rsidP="007D34CC">
      <w:pPr>
        <w:pStyle w:val="BodyText"/>
        <w:numPr>
          <w:ilvl w:val="2"/>
          <w:numId w:val="140"/>
        </w:numPr>
        <w:rPr>
          <w:lang w:val="en-US" w:bidi="he-IL"/>
        </w:rPr>
      </w:pPr>
      <w:r>
        <w:t>CallID should be used to return the Training task;</w:t>
      </w:r>
    </w:p>
    <w:p w14:paraId="66DB626D" w14:textId="77777777" w:rsidR="006F7D46" w:rsidRPr="00CB584C" w:rsidRDefault="006F7D46" w:rsidP="006F7D46">
      <w:pPr>
        <w:pStyle w:val="BodyText"/>
        <w:numPr>
          <w:ilvl w:val="0"/>
          <w:numId w:val="140"/>
        </w:numPr>
        <w:rPr>
          <w:lang w:val="en-US" w:bidi="he-IL"/>
        </w:rPr>
      </w:pPr>
      <w:r>
        <w:t>ProcessTaskEx – for returned Tasks;</w:t>
      </w:r>
    </w:p>
    <w:p w14:paraId="095BE9A9" w14:textId="284A41B1" w:rsidR="006F7D46" w:rsidRPr="007D34CC" w:rsidRDefault="006F7D46" w:rsidP="006F7D46">
      <w:pPr>
        <w:pStyle w:val="ListParagraph"/>
        <w:numPr>
          <w:ilvl w:val="1"/>
          <w:numId w:val="140"/>
        </w:numPr>
      </w:pPr>
      <w:r>
        <w:t xml:space="preserve">Each Task returned by </w:t>
      </w:r>
      <w:r w:rsidRPr="005E134B">
        <w:rPr>
          <w:rFonts w:cs="Arial"/>
          <w:color w:val="000000"/>
          <w:szCs w:val="20"/>
          <w:lang w:bidi="ar-SA"/>
        </w:rPr>
        <w:t>GetTasks</w:t>
      </w:r>
      <w:r>
        <w:rPr>
          <w:rFonts w:cs="Arial"/>
          <w:color w:val="000000"/>
          <w:szCs w:val="20"/>
          <w:lang w:bidi="ar-SA"/>
        </w:rPr>
        <w:t xml:space="preserve"> needs cancelling;</w:t>
      </w:r>
    </w:p>
    <w:p w14:paraId="256E41D5" w14:textId="77777777" w:rsidR="006F7D46" w:rsidRDefault="006F7D46" w:rsidP="007D34CC"/>
    <w:p w14:paraId="67874297" w14:textId="2274D725" w:rsidR="006F7D46" w:rsidRDefault="006F7D46" w:rsidP="007D34CC">
      <w:r>
        <w:t xml:space="preserve">Note: It may be more convenient to gather training tasks from MUST using the </w:t>
      </w:r>
      <w:r w:rsidRPr="006F7D46">
        <w:t>TrainingJobNumber</w:t>
      </w:r>
      <w:r>
        <w:t xml:space="preserve">, so the </w:t>
      </w:r>
      <w:r w:rsidRPr="006F7D46">
        <w:t>TrainingJobNumber</w:t>
      </w:r>
      <w:r>
        <w:t xml:space="preserve"> has been set as a group and included in these examples.</w:t>
      </w:r>
    </w:p>
    <w:p w14:paraId="24FDD35D" w14:textId="77777777" w:rsidR="006F7D46" w:rsidRDefault="006F7D46" w:rsidP="006F7D46">
      <w:pPr>
        <w:pStyle w:val="BodyText"/>
        <w:ind w:left="0"/>
      </w:pPr>
      <w:r w:rsidRPr="005E134B">
        <w:t xml:space="preserve">GetTasks </w:t>
      </w:r>
      <w:r>
        <w:t>Request:</w:t>
      </w:r>
    </w:p>
    <w:tbl>
      <w:tblPr>
        <w:tblW w:w="0" w:type="auto"/>
        <w:tblLook w:val="04A0" w:firstRow="1" w:lastRow="0" w:firstColumn="1" w:lastColumn="0" w:noHBand="0" w:noVBand="1"/>
      </w:tblPr>
      <w:tblGrid>
        <w:gridCol w:w="10296"/>
      </w:tblGrid>
      <w:tr w:rsidR="006F7D46" w:rsidRPr="00CB584C" w14:paraId="5553D8D1" w14:textId="77777777" w:rsidTr="00125C85">
        <w:tc>
          <w:tcPr>
            <w:tcW w:w="10296" w:type="dxa"/>
          </w:tcPr>
          <w:p w14:paraId="15AB84C2" w14:textId="77777777" w:rsidR="006F7D46" w:rsidRPr="006F7D46" w:rsidRDefault="006F7D46" w:rsidP="006F7D46">
            <w:pPr>
              <w:rPr>
                <w:rFonts w:ascii="Lucida Console" w:hAnsi="Lucida Console" w:cs="Lucida Console"/>
                <w:sz w:val="17"/>
                <w:szCs w:val="17"/>
                <w:lang w:eastAsia="ja-JP"/>
              </w:rPr>
            </w:pPr>
            <w:r w:rsidRPr="006F7D46">
              <w:rPr>
                <w:rFonts w:ascii="Lucida Console" w:hAnsi="Lucida Console" w:cs="Lucida Console"/>
                <w:sz w:val="17"/>
                <w:szCs w:val="17"/>
                <w:lang w:eastAsia="ja-JP"/>
              </w:rPr>
              <w:t>&lt;s:Envelope xmlns:s = "http://schemas.xmlsoap.org/soap/envelope/"&gt;</w:t>
            </w:r>
          </w:p>
          <w:p w14:paraId="7010C856" w14:textId="77777777" w:rsidR="006F7D46" w:rsidRPr="006F7D46" w:rsidRDefault="006F7D46" w:rsidP="006F7D46">
            <w:pPr>
              <w:rPr>
                <w:rFonts w:ascii="Lucida Console" w:hAnsi="Lucida Console" w:cs="Lucida Console"/>
                <w:sz w:val="17"/>
                <w:szCs w:val="17"/>
                <w:lang w:eastAsia="ja-JP"/>
              </w:rPr>
            </w:pPr>
            <w:r w:rsidRPr="006F7D46">
              <w:rPr>
                <w:rFonts w:ascii="Lucida Console" w:hAnsi="Lucida Console" w:cs="Lucida Console"/>
                <w:sz w:val="17"/>
                <w:szCs w:val="17"/>
                <w:lang w:eastAsia="ja-JP"/>
              </w:rPr>
              <w:t xml:space="preserve">    &lt;s:Header&gt;</w:t>
            </w:r>
          </w:p>
          <w:p w14:paraId="4EE27E7B" w14:textId="77777777" w:rsidR="006F7D46" w:rsidRPr="006F7D46" w:rsidRDefault="006F7D46" w:rsidP="006F7D46">
            <w:pPr>
              <w:rPr>
                <w:rFonts w:ascii="Lucida Console" w:hAnsi="Lucida Console" w:cs="Lucida Console"/>
                <w:sz w:val="17"/>
                <w:szCs w:val="17"/>
                <w:lang w:eastAsia="ja-JP"/>
              </w:rPr>
            </w:pPr>
            <w:r w:rsidRPr="006F7D46">
              <w:rPr>
                <w:rFonts w:ascii="Lucida Console" w:hAnsi="Lucida Console" w:cs="Lucida Console"/>
                <w:sz w:val="17"/>
                <w:szCs w:val="17"/>
                <w:lang w:eastAsia="ja-JP"/>
              </w:rPr>
              <w:t xml:space="preserve">        &lt;h:OptionalParameters</w:t>
            </w:r>
          </w:p>
          <w:p w14:paraId="621B1C9B" w14:textId="77777777" w:rsidR="006F7D46" w:rsidRPr="006F7D46" w:rsidRDefault="006F7D46" w:rsidP="006F7D46">
            <w:pPr>
              <w:rPr>
                <w:rFonts w:ascii="Lucida Console" w:hAnsi="Lucida Console" w:cs="Lucida Console"/>
                <w:sz w:val="17"/>
                <w:szCs w:val="17"/>
                <w:lang w:eastAsia="ja-JP"/>
              </w:rPr>
            </w:pPr>
            <w:r w:rsidRPr="006F7D46">
              <w:rPr>
                <w:rFonts w:ascii="Lucida Console" w:hAnsi="Lucida Console" w:cs="Lucida Console"/>
                <w:sz w:val="17"/>
                <w:szCs w:val="17"/>
                <w:lang w:eastAsia="ja-JP"/>
              </w:rPr>
              <w:t xml:space="preserve">            xmlns:h = "http://www.clicksoftware.com/OptionalParameters"</w:t>
            </w:r>
          </w:p>
          <w:p w14:paraId="4525640A" w14:textId="77777777" w:rsidR="006F7D46" w:rsidRPr="006F7D46" w:rsidRDefault="006F7D46" w:rsidP="006F7D46">
            <w:pPr>
              <w:rPr>
                <w:rFonts w:ascii="Lucida Console" w:hAnsi="Lucida Console" w:cs="Lucida Console"/>
                <w:sz w:val="17"/>
                <w:szCs w:val="17"/>
                <w:lang w:eastAsia="ja-JP"/>
              </w:rPr>
            </w:pPr>
            <w:r w:rsidRPr="006F7D46">
              <w:rPr>
                <w:rFonts w:ascii="Lucida Console" w:hAnsi="Lucida Console" w:cs="Lucida Console"/>
                <w:sz w:val="17"/>
                <w:szCs w:val="17"/>
                <w:lang w:eastAsia="ja-JP"/>
              </w:rPr>
              <w:t xml:space="preserve">            xmlns = "http://www.clicksoftware.com/OptionalParameters"</w:t>
            </w:r>
          </w:p>
          <w:p w14:paraId="467BA588" w14:textId="77777777" w:rsidR="006F7D46" w:rsidRPr="006F7D46" w:rsidRDefault="006F7D46" w:rsidP="006F7D46">
            <w:pPr>
              <w:rPr>
                <w:rFonts w:ascii="Lucida Console" w:hAnsi="Lucida Console" w:cs="Lucida Console"/>
                <w:sz w:val="17"/>
                <w:szCs w:val="17"/>
                <w:lang w:eastAsia="ja-JP"/>
              </w:rPr>
            </w:pPr>
            <w:r w:rsidRPr="006F7D46">
              <w:rPr>
                <w:rFonts w:ascii="Lucida Console" w:hAnsi="Lucida Console" w:cs="Lucida Console"/>
                <w:sz w:val="17"/>
                <w:szCs w:val="17"/>
                <w:lang w:eastAsia="ja-JP"/>
              </w:rPr>
              <w:t xml:space="preserve">            xmlns:xsi = "http://www.w3.org/2001/XMLSchema-instance"</w:t>
            </w:r>
          </w:p>
          <w:p w14:paraId="108A1A57" w14:textId="77777777" w:rsidR="006F7D46" w:rsidRPr="006F7D46" w:rsidRDefault="006F7D46" w:rsidP="006F7D46">
            <w:pPr>
              <w:rPr>
                <w:rFonts w:ascii="Lucida Console" w:hAnsi="Lucida Console" w:cs="Lucida Console"/>
                <w:sz w:val="17"/>
                <w:szCs w:val="17"/>
                <w:lang w:eastAsia="ja-JP"/>
              </w:rPr>
            </w:pPr>
            <w:r w:rsidRPr="006F7D46">
              <w:rPr>
                <w:rFonts w:ascii="Lucida Console" w:hAnsi="Lucida Console" w:cs="Lucida Console"/>
                <w:sz w:val="17"/>
                <w:szCs w:val="17"/>
                <w:lang w:eastAsia="ja-JP"/>
              </w:rPr>
              <w:t xml:space="preserve">            xmlns:xsd = "http://www.w3.org/2001/XMLSchema"&gt;</w:t>
            </w:r>
          </w:p>
          <w:p w14:paraId="1D213D78" w14:textId="77777777" w:rsidR="006F7D46" w:rsidRPr="006F7D46" w:rsidRDefault="006F7D46" w:rsidP="006F7D46">
            <w:pPr>
              <w:rPr>
                <w:rFonts w:ascii="Lucida Console" w:hAnsi="Lucida Console" w:cs="Lucida Console"/>
                <w:sz w:val="17"/>
                <w:szCs w:val="17"/>
                <w:lang w:eastAsia="ja-JP"/>
              </w:rPr>
            </w:pPr>
            <w:r w:rsidRPr="006F7D46">
              <w:rPr>
                <w:rFonts w:ascii="Lucida Console" w:hAnsi="Lucida Console" w:cs="Lucida Console"/>
                <w:sz w:val="17"/>
                <w:szCs w:val="17"/>
                <w:lang w:eastAsia="ja-JP"/>
              </w:rPr>
              <w:t xml:space="preserve">            &lt;CallerIdentity&gt;MUST&lt;/CallerIdentity&gt;</w:t>
            </w:r>
          </w:p>
          <w:p w14:paraId="1F3FF179" w14:textId="77777777" w:rsidR="006F7D46" w:rsidRPr="006F7D46" w:rsidRDefault="006F7D46" w:rsidP="006F7D46">
            <w:pPr>
              <w:rPr>
                <w:rFonts w:ascii="Lucida Console" w:hAnsi="Lucida Console" w:cs="Lucida Console"/>
                <w:sz w:val="17"/>
                <w:szCs w:val="17"/>
                <w:lang w:eastAsia="ja-JP"/>
              </w:rPr>
            </w:pPr>
            <w:r w:rsidRPr="006F7D46">
              <w:rPr>
                <w:rFonts w:ascii="Lucida Console" w:hAnsi="Lucida Console" w:cs="Lucida Console"/>
                <w:sz w:val="17"/>
                <w:szCs w:val="17"/>
                <w:lang w:eastAsia="ja-JP"/>
              </w:rPr>
              <w:t xml:space="preserve">            &lt;ErrorOnNonExistingDictionaries&gt;false&lt;/ErrorOnNonExistingDictionaries&gt;</w:t>
            </w:r>
          </w:p>
          <w:p w14:paraId="731F705E" w14:textId="77777777" w:rsidR="006F7D46" w:rsidRPr="006F7D46" w:rsidRDefault="006F7D46" w:rsidP="006F7D46">
            <w:pPr>
              <w:rPr>
                <w:rFonts w:ascii="Lucida Console" w:hAnsi="Lucida Console" w:cs="Lucida Console"/>
                <w:sz w:val="17"/>
                <w:szCs w:val="17"/>
                <w:lang w:eastAsia="ja-JP"/>
              </w:rPr>
            </w:pPr>
            <w:r w:rsidRPr="006F7D46">
              <w:rPr>
                <w:rFonts w:ascii="Lucida Console" w:hAnsi="Lucida Console" w:cs="Lucida Console"/>
                <w:sz w:val="17"/>
                <w:szCs w:val="17"/>
                <w:lang w:eastAsia="ja-JP"/>
              </w:rPr>
              <w:t xml:space="preserve">        &lt;/h:OptionalParameters&gt;</w:t>
            </w:r>
          </w:p>
          <w:p w14:paraId="1826B5F2" w14:textId="77777777" w:rsidR="006F7D46" w:rsidRPr="006F7D46" w:rsidRDefault="006F7D46" w:rsidP="006F7D46">
            <w:pPr>
              <w:rPr>
                <w:rFonts w:ascii="Lucida Console" w:hAnsi="Lucida Console" w:cs="Lucida Console"/>
                <w:sz w:val="17"/>
                <w:szCs w:val="17"/>
                <w:lang w:eastAsia="ja-JP"/>
              </w:rPr>
            </w:pPr>
            <w:r w:rsidRPr="006F7D46">
              <w:rPr>
                <w:rFonts w:ascii="Lucida Console" w:hAnsi="Lucida Console" w:cs="Lucida Console"/>
                <w:sz w:val="17"/>
                <w:szCs w:val="17"/>
                <w:lang w:eastAsia="ja-JP"/>
              </w:rPr>
              <w:t xml:space="preserve">    &lt;/s:Header&gt;</w:t>
            </w:r>
          </w:p>
          <w:p w14:paraId="201EB8B1" w14:textId="77777777" w:rsidR="006F7D46" w:rsidRPr="006F7D46" w:rsidRDefault="006F7D46" w:rsidP="006F7D46">
            <w:pPr>
              <w:rPr>
                <w:rFonts w:ascii="Lucida Console" w:hAnsi="Lucida Console" w:cs="Lucida Console"/>
                <w:sz w:val="17"/>
                <w:szCs w:val="17"/>
                <w:lang w:eastAsia="ja-JP"/>
              </w:rPr>
            </w:pPr>
            <w:r w:rsidRPr="006F7D46">
              <w:rPr>
                <w:rFonts w:ascii="Lucida Console" w:hAnsi="Lucida Console" w:cs="Lucida Console"/>
                <w:sz w:val="17"/>
                <w:szCs w:val="17"/>
                <w:lang w:eastAsia="ja-JP"/>
              </w:rPr>
              <w:t xml:space="preserve">    &lt;s:Body xmlns:xsi = "http://www.w3.org/2001/XMLSchema-instance" xmlns:xsd = "http://www.w3.org/2001/XMLSchema"&gt;</w:t>
            </w:r>
          </w:p>
          <w:p w14:paraId="55A0257B" w14:textId="77777777" w:rsidR="006F7D46" w:rsidRPr="006F7D46" w:rsidRDefault="006F7D46" w:rsidP="006F7D46">
            <w:pPr>
              <w:rPr>
                <w:rFonts w:ascii="Lucida Console" w:hAnsi="Lucida Console" w:cs="Lucida Console"/>
                <w:sz w:val="17"/>
                <w:szCs w:val="17"/>
                <w:lang w:eastAsia="ja-JP"/>
              </w:rPr>
            </w:pPr>
            <w:r w:rsidRPr="006F7D46">
              <w:rPr>
                <w:rFonts w:ascii="Lucida Console" w:hAnsi="Lucida Console" w:cs="Lucida Console"/>
                <w:sz w:val="17"/>
                <w:szCs w:val="17"/>
                <w:lang w:eastAsia="ja-JP"/>
              </w:rPr>
              <w:t xml:space="preserve">        &lt;GetTasks xmlns = "http://www.clicksoftware.com"&gt;</w:t>
            </w:r>
          </w:p>
          <w:p w14:paraId="7BCACEF3" w14:textId="77777777" w:rsidR="006F7D46" w:rsidRPr="007D34CC" w:rsidRDefault="006F7D46" w:rsidP="006F7D46">
            <w:pPr>
              <w:rPr>
                <w:rFonts w:ascii="Lucida Console" w:hAnsi="Lucida Console" w:cs="Lucida Console"/>
                <w:b/>
                <w:sz w:val="17"/>
                <w:szCs w:val="17"/>
                <w:lang w:eastAsia="ja-JP"/>
              </w:rPr>
            </w:pPr>
            <w:r w:rsidRPr="006F7D46">
              <w:rPr>
                <w:rFonts w:ascii="Lucida Console" w:hAnsi="Lucida Console" w:cs="Lucida Console"/>
                <w:sz w:val="17"/>
                <w:szCs w:val="17"/>
                <w:lang w:eastAsia="ja-JP"/>
              </w:rPr>
              <w:t xml:space="preserve">            </w:t>
            </w:r>
            <w:r w:rsidRPr="007D34CC">
              <w:rPr>
                <w:rFonts w:ascii="Lucida Console" w:hAnsi="Lucida Console" w:cs="Lucida Console"/>
                <w:b/>
                <w:sz w:val="17"/>
                <w:szCs w:val="17"/>
                <w:lang w:eastAsia="ja-JP"/>
              </w:rPr>
              <w:t>&lt;Group&gt;</w:t>
            </w:r>
          </w:p>
          <w:p w14:paraId="2E72365E" w14:textId="77777777" w:rsidR="006F7D46" w:rsidRPr="007D34CC" w:rsidRDefault="006F7D46" w:rsidP="006F7D46">
            <w:pPr>
              <w:rPr>
                <w:rFonts w:ascii="Lucida Console" w:hAnsi="Lucida Console" w:cs="Lucida Console"/>
                <w:b/>
                <w:sz w:val="17"/>
                <w:szCs w:val="17"/>
                <w:lang w:eastAsia="ja-JP"/>
              </w:rPr>
            </w:pPr>
            <w:r w:rsidRPr="007D34CC">
              <w:rPr>
                <w:rFonts w:ascii="Lucida Console" w:hAnsi="Lucida Console" w:cs="Lucida Console"/>
                <w:b/>
                <w:sz w:val="17"/>
                <w:szCs w:val="17"/>
                <w:lang w:eastAsia="ja-JP"/>
              </w:rPr>
              <w:t xml:space="preserve">                &lt;Name&gt;Statuses that can be Cancelled by TrainingJobNumber&lt;/Name&gt;</w:t>
            </w:r>
          </w:p>
          <w:p w14:paraId="6E9C71D0" w14:textId="77777777" w:rsidR="006F7D46" w:rsidRPr="007D34CC" w:rsidRDefault="006F7D46" w:rsidP="006F7D46">
            <w:pPr>
              <w:rPr>
                <w:rFonts w:ascii="Lucida Console" w:hAnsi="Lucida Console" w:cs="Lucida Console"/>
                <w:b/>
                <w:sz w:val="17"/>
                <w:szCs w:val="17"/>
                <w:lang w:eastAsia="ja-JP"/>
              </w:rPr>
            </w:pPr>
            <w:r w:rsidRPr="007D34CC">
              <w:rPr>
                <w:rFonts w:ascii="Lucida Console" w:hAnsi="Lucida Console" w:cs="Lucida Console"/>
                <w:b/>
                <w:sz w:val="17"/>
                <w:szCs w:val="17"/>
                <w:lang w:eastAsia="ja-JP"/>
              </w:rPr>
              <w:t xml:space="preserve">                &lt;GroupParameters&gt;</w:t>
            </w:r>
          </w:p>
          <w:p w14:paraId="02C72536" w14:textId="77777777" w:rsidR="006F7D46" w:rsidRPr="007D34CC" w:rsidRDefault="006F7D46" w:rsidP="006F7D46">
            <w:pPr>
              <w:rPr>
                <w:rFonts w:ascii="Lucida Console" w:hAnsi="Lucida Console" w:cs="Lucida Console"/>
                <w:b/>
                <w:sz w:val="17"/>
                <w:szCs w:val="17"/>
                <w:lang w:eastAsia="ja-JP"/>
              </w:rPr>
            </w:pPr>
            <w:r w:rsidRPr="007D34CC">
              <w:rPr>
                <w:rFonts w:ascii="Lucida Console" w:hAnsi="Lucida Console" w:cs="Lucida Console"/>
                <w:b/>
                <w:sz w:val="17"/>
                <w:szCs w:val="17"/>
                <w:lang w:eastAsia="ja-JP"/>
              </w:rPr>
              <w:t xml:space="preserve">                    &lt;GroupParameter&gt;A1111111&lt;/GroupParameter&gt;</w:t>
            </w:r>
          </w:p>
          <w:p w14:paraId="2CEB4AC8" w14:textId="77777777" w:rsidR="006F7D46" w:rsidRPr="007D34CC" w:rsidRDefault="006F7D46" w:rsidP="006F7D46">
            <w:pPr>
              <w:rPr>
                <w:rFonts w:ascii="Lucida Console" w:hAnsi="Lucida Console" w:cs="Lucida Console"/>
                <w:b/>
                <w:sz w:val="17"/>
                <w:szCs w:val="17"/>
                <w:lang w:eastAsia="ja-JP"/>
              </w:rPr>
            </w:pPr>
            <w:r w:rsidRPr="007D34CC">
              <w:rPr>
                <w:rFonts w:ascii="Lucida Console" w:hAnsi="Lucida Console" w:cs="Lucida Console"/>
                <w:b/>
                <w:sz w:val="17"/>
                <w:szCs w:val="17"/>
                <w:lang w:eastAsia="ja-JP"/>
              </w:rPr>
              <w:t xml:space="preserve">                &lt;/GroupParameters&gt;</w:t>
            </w:r>
          </w:p>
          <w:p w14:paraId="27FC8C63" w14:textId="77777777" w:rsidR="0066604D" w:rsidRPr="007D34CC" w:rsidRDefault="006F7D46" w:rsidP="0066604D">
            <w:pPr>
              <w:rPr>
                <w:ins w:id="1076" w:author="Duncan Hardie" w:date="2014-04-15T10:20:00Z"/>
                <w:rFonts w:ascii="Lucida Console" w:hAnsi="Lucida Console" w:cs="Lucida Console"/>
                <w:b/>
                <w:sz w:val="17"/>
                <w:szCs w:val="17"/>
                <w:lang w:eastAsia="ja-JP"/>
              </w:rPr>
            </w:pPr>
            <w:r w:rsidRPr="007D34CC">
              <w:rPr>
                <w:rFonts w:ascii="Lucida Console" w:hAnsi="Lucida Console" w:cs="Lucida Console"/>
                <w:b/>
                <w:sz w:val="17"/>
                <w:szCs w:val="17"/>
                <w:lang w:eastAsia="ja-JP"/>
              </w:rPr>
              <w:t xml:space="preserve">                &lt;GroupType&gt;2&lt;/GroupType&gt;</w:t>
            </w:r>
          </w:p>
          <w:p w14:paraId="1EA269A4" w14:textId="5CF80DFE" w:rsidR="0066604D" w:rsidRDefault="0066604D" w:rsidP="0066604D">
            <w:pPr>
              <w:rPr>
                <w:ins w:id="1077" w:author="Duncan Hardie" w:date="2014-04-15T10:20:00Z"/>
                <w:rFonts w:ascii="Lucida Console" w:hAnsi="Lucida Console" w:cs="Lucida Console"/>
                <w:b/>
                <w:sz w:val="17"/>
                <w:szCs w:val="17"/>
                <w:lang w:eastAsia="ja-JP"/>
              </w:rPr>
            </w:pPr>
            <w:ins w:id="1078" w:author="Duncan Hardie" w:date="2014-04-15T10:20:00Z">
              <w:r w:rsidRPr="007D34CC">
                <w:rPr>
                  <w:rFonts w:ascii="Lucida Console" w:hAnsi="Lucida Console" w:cs="Lucida Console"/>
                  <w:b/>
                  <w:sz w:val="17"/>
                  <w:szCs w:val="17"/>
                  <w:lang w:eastAsia="ja-JP"/>
                </w:rPr>
                <w:t xml:space="preserve">                &lt;</w:t>
              </w:r>
              <w:r>
                <w:rPr>
                  <w:rFonts w:ascii="Lucida Console" w:hAnsi="Lucida Console" w:cs="Lucida Console"/>
                  <w:b/>
                  <w:sz w:val="17"/>
                  <w:szCs w:val="17"/>
                  <w:lang w:eastAsia="ja-JP"/>
                </w:rPr>
                <w:t>Body&gt;</w:t>
              </w:r>
            </w:ins>
            <w:ins w:id="1079" w:author="Duncan Hardie" w:date="2014-04-15T10:21:00Z">
              <w:r w:rsidRPr="0066604D">
                <w:rPr>
                  <w:rFonts w:ascii="Lucida Console" w:hAnsi="Lucida Console" w:cs="Lucida Console"/>
                  <w:b/>
                  <w:sz w:val="17"/>
                  <w:szCs w:val="17"/>
                  <w:lang w:eastAsia="ja-JP"/>
                </w:rPr>
                <w:t xml:space="preserve">&lt;CONDITION TYPE=""100"" TYPE_TEXT=""Logic Condition""&gt;&lt;OPERATION TYPE=""500"" TYPE_TEXT=""And"" /&gt;&lt;CONDITION TYPE=""100"" TYPE_TEXT=""Logic Condition""&gt;&lt;OPERATION TYPE=""501"" TYPE_TEXT=""Or"" /&gt;&lt;CONDITION TYPE=""101"" TYPE_TEXT=""Arithmetic Condition""&gt;&lt;VALUE TYPE=""200"" TYPE_TEXT=""Property Value""&gt;&lt;ID&gt;9&lt;/ID&gt;&lt;/VALUE&gt;&lt;OPERATION TYPE=""600"" TYPE_TEXT=""="" /&gt;&lt;VALUE TYPE=""201"" TYPE_TEXT=""Const Value""&gt;124135424&lt;/VALUE&gt;&lt;/CONDITION&gt;&lt;CONDITION TYPE=""101"" TYPE_TEXT=""Arithmetic Condition""&gt;&lt;VALUE TYPE=""200"" TYPE_TEXT=""Property Value""&gt;&lt;ID&gt;9&lt;/ID&gt;&lt;/VALUE&gt;&lt;OPERATION TYPE=""600"" TYPE_TEXT=""="" /&gt;&lt;VALUE TYPE=""201"" TYPE_TEXT=""Const </w:t>
              </w:r>
              <w:r w:rsidRPr="0066604D">
                <w:rPr>
                  <w:rFonts w:ascii="Lucida Console" w:hAnsi="Lucida Console" w:cs="Lucida Console"/>
                  <w:b/>
                  <w:sz w:val="17"/>
                  <w:szCs w:val="17"/>
                  <w:lang w:eastAsia="ja-JP"/>
                </w:rPr>
                <w:lastRenderedPageBreak/>
                <w:t>Value""&gt;124135426&lt;/VALUE&gt;&lt;/CONDITION&gt;&lt;CONDITION TYPE=""101"" TYPE_TEXT=""Arithmetic Condition""&gt;&lt;VALUE TYPE=""200"" TYPE_TEXT=""Property Value""&gt;&lt;ID&gt;9&lt;/ID&gt;&lt;/VALUE&gt;&lt;OPERATION TYPE=""600"" TYPE_TEXT=""="" /&gt;&lt;VALUE TYPE=""201"" TYPE_TEXT=""Const Value""&gt;124149760&lt;/VALUE&gt;&lt;/CONDITION&gt;&lt;CONDITION TYPE=""101"" TYPE_TEXT=""Arithmetic Condition""&gt;&lt;VALUE TYPE=""200"" TYPE_TEXT=""Property Value""&gt;&lt;ID&gt;9&lt;/ID&gt;&lt;/VALUE&gt;&lt;OPERATION TYPE=""600"" TYPE_TEXT=""="" /&gt;&lt;VALUE TYPE=""201"" TYPE_TEXT=""Const Value""&gt;124149763&lt;/VALUE&gt;&lt;/CONDITION&gt;&lt;CONDITION TYPE=""101"" TYPE_TEXT=""Arithmetic Condition""&gt;&lt;VALUE TYPE=""200"" TYPE_TEXT=""Property Value""&gt;&lt;ID&gt;9&lt;/ID&gt;&lt;/VALUE&gt;&lt;OPERATION TYPE=""600"" TYPE_TEXT=""="" /&gt;&lt;VALUE TYPE=""201"" TYPE_TEXT=""Const Value""&gt;124149762&lt;/VALUE&gt;&lt;/CONDITION&gt;&lt;/CONDITION&gt;&lt;CONDITION TYPE=""101"" TYPE_TEXT=""Arithmetic Condition""&gt;&lt;VALUE TYPE=""200"" TYPE_TEXT=""Property Value""&gt;&lt;ID&gt;128&lt;/ID&gt;&lt;/VALUE&gt;&lt;OPERATION TYPE=""600"" TYPE_TEXT=""="" /&gt;&lt;VALUE TYPE=""201"" TYPE_TEXT=""Const Value""&gt;%1&lt;/VALUE&gt;&lt;/CONDITION&gt;&lt;/CONDITION&gt;</w:t>
              </w:r>
            </w:ins>
            <w:ins w:id="1080" w:author="Duncan Hardie" w:date="2014-04-15T10:20:00Z">
              <w:r w:rsidRPr="007D34CC">
                <w:rPr>
                  <w:rFonts w:ascii="Lucida Console" w:hAnsi="Lucida Console" w:cs="Lucida Console"/>
                  <w:b/>
                  <w:sz w:val="17"/>
                  <w:szCs w:val="17"/>
                  <w:lang w:eastAsia="ja-JP"/>
                </w:rPr>
                <w:t>&lt;/</w:t>
              </w:r>
              <w:r>
                <w:rPr>
                  <w:rFonts w:ascii="Lucida Console" w:hAnsi="Lucida Console" w:cs="Lucida Console"/>
                  <w:b/>
                  <w:sz w:val="17"/>
                  <w:szCs w:val="17"/>
                  <w:lang w:eastAsia="ja-JP"/>
                </w:rPr>
                <w:t>Body</w:t>
              </w:r>
              <w:r w:rsidRPr="007D34CC">
                <w:rPr>
                  <w:rFonts w:ascii="Lucida Console" w:hAnsi="Lucida Console" w:cs="Lucida Console"/>
                  <w:b/>
                  <w:sz w:val="17"/>
                  <w:szCs w:val="17"/>
                  <w:lang w:eastAsia="ja-JP"/>
                </w:rPr>
                <w:t>&gt;</w:t>
              </w:r>
            </w:ins>
          </w:p>
          <w:p w14:paraId="5AB0F774" w14:textId="57BB6A7B" w:rsidR="0066604D" w:rsidRPr="007D34CC" w:rsidDel="0066604D" w:rsidRDefault="0066604D" w:rsidP="006F7D46">
            <w:pPr>
              <w:rPr>
                <w:del w:id="1081" w:author="Duncan Hardie" w:date="2014-04-15T10:20:00Z"/>
                <w:rFonts w:ascii="Lucida Console" w:hAnsi="Lucida Console" w:cs="Lucida Console"/>
                <w:b/>
                <w:sz w:val="17"/>
                <w:szCs w:val="17"/>
                <w:lang w:eastAsia="ja-JP"/>
              </w:rPr>
            </w:pPr>
          </w:p>
          <w:p w14:paraId="01B59D4B" w14:textId="77777777" w:rsidR="006F7D46" w:rsidRPr="007D34CC" w:rsidRDefault="006F7D46" w:rsidP="006F7D46">
            <w:pPr>
              <w:rPr>
                <w:rFonts w:ascii="Lucida Console" w:hAnsi="Lucida Console" w:cs="Lucida Console"/>
                <w:b/>
                <w:sz w:val="17"/>
                <w:szCs w:val="17"/>
                <w:lang w:eastAsia="ja-JP"/>
              </w:rPr>
            </w:pPr>
            <w:r w:rsidRPr="007D34CC">
              <w:rPr>
                <w:rFonts w:ascii="Lucida Console" w:hAnsi="Lucida Console" w:cs="Lucida Console"/>
                <w:b/>
                <w:sz w:val="17"/>
                <w:szCs w:val="17"/>
                <w:lang w:eastAsia="ja-JP"/>
              </w:rPr>
              <w:t xml:space="preserve">            &lt;/Group&gt;</w:t>
            </w:r>
          </w:p>
          <w:p w14:paraId="2F60081C" w14:textId="77777777" w:rsidR="006F7D46" w:rsidRPr="006F7D46" w:rsidRDefault="006F7D46" w:rsidP="006F7D46">
            <w:pPr>
              <w:rPr>
                <w:rFonts w:ascii="Lucida Console" w:hAnsi="Lucida Console" w:cs="Lucida Console"/>
                <w:sz w:val="17"/>
                <w:szCs w:val="17"/>
                <w:lang w:eastAsia="ja-JP"/>
              </w:rPr>
            </w:pPr>
            <w:r w:rsidRPr="006F7D46">
              <w:rPr>
                <w:rFonts w:ascii="Lucida Console" w:hAnsi="Lucida Console" w:cs="Lucida Console"/>
                <w:sz w:val="17"/>
                <w:szCs w:val="17"/>
                <w:lang w:eastAsia="ja-JP"/>
              </w:rPr>
              <w:t xml:space="preserve">            &lt;EnableGroupOnTheFly&gt;true&lt;/EnableGroupOnTheFly&gt;</w:t>
            </w:r>
          </w:p>
          <w:p w14:paraId="1223E70E" w14:textId="77777777" w:rsidR="006F7D46" w:rsidRPr="006F7D46" w:rsidRDefault="006F7D46" w:rsidP="006F7D46">
            <w:pPr>
              <w:rPr>
                <w:rFonts w:ascii="Lucida Console" w:hAnsi="Lucida Console" w:cs="Lucida Console"/>
                <w:sz w:val="17"/>
                <w:szCs w:val="17"/>
                <w:lang w:eastAsia="ja-JP"/>
              </w:rPr>
            </w:pPr>
            <w:r w:rsidRPr="006F7D46">
              <w:rPr>
                <w:rFonts w:ascii="Lucida Console" w:hAnsi="Lucida Console" w:cs="Lucida Console"/>
                <w:sz w:val="17"/>
                <w:szCs w:val="17"/>
                <w:lang w:eastAsia="ja-JP"/>
              </w:rPr>
              <w:t xml:space="preserve">            &lt;RequestedProperties&gt;</w:t>
            </w:r>
          </w:p>
          <w:p w14:paraId="0663B624" w14:textId="77777777" w:rsidR="006F7D46" w:rsidRPr="006F7D46" w:rsidRDefault="006F7D46" w:rsidP="006F7D46">
            <w:pPr>
              <w:rPr>
                <w:rFonts w:ascii="Lucida Console" w:hAnsi="Lucida Console" w:cs="Lucida Console"/>
                <w:sz w:val="17"/>
                <w:szCs w:val="17"/>
                <w:lang w:eastAsia="ja-JP"/>
              </w:rPr>
            </w:pPr>
            <w:r w:rsidRPr="006F7D46">
              <w:rPr>
                <w:rFonts w:ascii="Lucida Console" w:hAnsi="Lucida Console" w:cs="Lucida Console"/>
                <w:sz w:val="17"/>
                <w:szCs w:val="17"/>
                <w:lang w:eastAsia="ja-JP"/>
              </w:rPr>
              <w:t xml:space="preserve">                &lt;Item&gt;Key&lt;/Item&gt;</w:t>
            </w:r>
          </w:p>
          <w:p w14:paraId="3A4F4371" w14:textId="77777777" w:rsidR="006F7D46" w:rsidRPr="006F7D46" w:rsidRDefault="006F7D46" w:rsidP="006F7D46">
            <w:pPr>
              <w:rPr>
                <w:rFonts w:ascii="Lucida Console" w:hAnsi="Lucida Console" w:cs="Lucida Console"/>
                <w:sz w:val="17"/>
                <w:szCs w:val="17"/>
                <w:lang w:eastAsia="ja-JP"/>
              </w:rPr>
            </w:pPr>
            <w:r w:rsidRPr="006F7D46">
              <w:rPr>
                <w:rFonts w:ascii="Lucida Console" w:hAnsi="Lucida Console" w:cs="Lucida Console"/>
                <w:sz w:val="17"/>
                <w:szCs w:val="17"/>
                <w:lang w:eastAsia="ja-JP"/>
              </w:rPr>
              <w:t xml:space="preserve">                &lt;Item&gt;CallID&lt;/Item&gt;</w:t>
            </w:r>
          </w:p>
          <w:p w14:paraId="0DDB2104" w14:textId="77777777" w:rsidR="006F7D46" w:rsidRPr="006F7D46" w:rsidRDefault="006F7D46" w:rsidP="006F7D46">
            <w:pPr>
              <w:rPr>
                <w:rFonts w:ascii="Lucida Console" w:hAnsi="Lucida Console" w:cs="Lucida Console"/>
                <w:sz w:val="17"/>
                <w:szCs w:val="17"/>
                <w:lang w:eastAsia="ja-JP"/>
              </w:rPr>
            </w:pPr>
            <w:r w:rsidRPr="006F7D46">
              <w:rPr>
                <w:rFonts w:ascii="Lucida Console" w:hAnsi="Lucida Console" w:cs="Lucida Console"/>
                <w:sz w:val="17"/>
                <w:szCs w:val="17"/>
                <w:lang w:eastAsia="ja-JP"/>
              </w:rPr>
              <w:t xml:space="preserve">                &lt;Item&gt;Number&lt;/Item&gt;</w:t>
            </w:r>
          </w:p>
          <w:p w14:paraId="2A8E5D90" w14:textId="77777777" w:rsidR="006F7D46" w:rsidRPr="006F7D46" w:rsidRDefault="006F7D46" w:rsidP="006F7D46">
            <w:pPr>
              <w:rPr>
                <w:rFonts w:ascii="Lucida Console" w:hAnsi="Lucida Console" w:cs="Lucida Console"/>
                <w:sz w:val="17"/>
                <w:szCs w:val="17"/>
                <w:lang w:eastAsia="ja-JP"/>
              </w:rPr>
            </w:pPr>
            <w:r w:rsidRPr="006F7D46">
              <w:rPr>
                <w:rFonts w:ascii="Lucida Console" w:hAnsi="Lucida Console" w:cs="Lucida Console"/>
                <w:sz w:val="17"/>
                <w:szCs w:val="17"/>
                <w:lang w:eastAsia="ja-JP"/>
              </w:rPr>
              <w:t xml:space="preserve">                &lt;Item&gt;TaskID&lt;/Item&gt;</w:t>
            </w:r>
          </w:p>
          <w:p w14:paraId="32A81F40" w14:textId="77777777" w:rsidR="006F7D46" w:rsidRPr="006F7D46" w:rsidRDefault="006F7D46" w:rsidP="006F7D46">
            <w:pPr>
              <w:rPr>
                <w:rFonts w:ascii="Lucida Console" w:hAnsi="Lucida Console" w:cs="Lucida Console"/>
                <w:sz w:val="17"/>
                <w:szCs w:val="17"/>
                <w:lang w:eastAsia="ja-JP"/>
              </w:rPr>
            </w:pPr>
            <w:r w:rsidRPr="006F7D46">
              <w:rPr>
                <w:rFonts w:ascii="Lucida Console" w:hAnsi="Lucida Console" w:cs="Lucida Console"/>
                <w:sz w:val="17"/>
                <w:szCs w:val="17"/>
                <w:lang w:eastAsia="ja-JP"/>
              </w:rPr>
              <w:t xml:space="preserve">                &lt;Item&gt;MUSTJobNumber&lt;/Item&gt;</w:t>
            </w:r>
          </w:p>
          <w:p w14:paraId="76C3AE17" w14:textId="77777777" w:rsidR="006F7D46" w:rsidRPr="006F7D46" w:rsidRDefault="006F7D46" w:rsidP="006F7D46">
            <w:pPr>
              <w:rPr>
                <w:rFonts w:ascii="Lucida Console" w:hAnsi="Lucida Console" w:cs="Lucida Console"/>
                <w:sz w:val="17"/>
                <w:szCs w:val="17"/>
                <w:lang w:eastAsia="ja-JP"/>
              </w:rPr>
            </w:pPr>
            <w:r w:rsidRPr="006F7D46">
              <w:rPr>
                <w:rFonts w:ascii="Lucida Console" w:hAnsi="Lucida Console" w:cs="Lucida Console"/>
                <w:sz w:val="17"/>
                <w:szCs w:val="17"/>
                <w:lang w:eastAsia="ja-JP"/>
              </w:rPr>
              <w:t xml:space="preserve">            &lt;/RequestedProperties&gt;</w:t>
            </w:r>
          </w:p>
          <w:p w14:paraId="4BFAB25F" w14:textId="77777777" w:rsidR="006F7D46" w:rsidRPr="006F7D46" w:rsidRDefault="006F7D46" w:rsidP="006F7D46">
            <w:pPr>
              <w:rPr>
                <w:rFonts w:ascii="Lucida Console" w:hAnsi="Lucida Console" w:cs="Lucida Console"/>
                <w:sz w:val="17"/>
                <w:szCs w:val="17"/>
                <w:lang w:eastAsia="ja-JP"/>
              </w:rPr>
            </w:pPr>
            <w:r w:rsidRPr="006F7D46">
              <w:rPr>
                <w:rFonts w:ascii="Lucida Console" w:hAnsi="Lucida Console" w:cs="Lucida Console"/>
                <w:sz w:val="17"/>
                <w:szCs w:val="17"/>
                <w:lang w:eastAsia="ja-JP"/>
              </w:rPr>
              <w:t xml:space="preserve">            &lt;GetAssignments&gt;false&lt;/GetAssignments&gt;</w:t>
            </w:r>
          </w:p>
          <w:p w14:paraId="6B99D6D4" w14:textId="77777777" w:rsidR="006F7D46" w:rsidRPr="006F7D46" w:rsidRDefault="006F7D46" w:rsidP="006F7D46">
            <w:pPr>
              <w:rPr>
                <w:rFonts w:ascii="Lucida Console" w:hAnsi="Lucida Console" w:cs="Lucida Console"/>
                <w:sz w:val="17"/>
                <w:szCs w:val="17"/>
                <w:lang w:eastAsia="ja-JP"/>
              </w:rPr>
            </w:pPr>
            <w:r w:rsidRPr="006F7D46">
              <w:rPr>
                <w:rFonts w:ascii="Lucida Console" w:hAnsi="Lucida Console" w:cs="Lucida Console"/>
                <w:sz w:val="17"/>
                <w:szCs w:val="17"/>
                <w:lang w:eastAsia="ja-JP"/>
              </w:rPr>
              <w:t xml:space="preserve">        &lt;/GetTasks&gt;</w:t>
            </w:r>
          </w:p>
          <w:p w14:paraId="07D36793" w14:textId="77777777" w:rsidR="006F7D46" w:rsidRPr="006F7D46" w:rsidRDefault="006F7D46" w:rsidP="006F7D46">
            <w:pPr>
              <w:rPr>
                <w:rFonts w:ascii="Lucida Console" w:hAnsi="Lucida Console" w:cs="Lucida Console"/>
                <w:sz w:val="17"/>
                <w:szCs w:val="17"/>
                <w:lang w:eastAsia="ja-JP"/>
              </w:rPr>
            </w:pPr>
            <w:r w:rsidRPr="006F7D46">
              <w:rPr>
                <w:rFonts w:ascii="Lucida Console" w:hAnsi="Lucida Console" w:cs="Lucida Console"/>
                <w:sz w:val="17"/>
                <w:szCs w:val="17"/>
                <w:lang w:eastAsia="ja-JP"/>
              </w:rPr>
              <w:t xml:space="preserve">    &lt;/s:Body&gt;</w:t>
            </w:r>
          </w:p>
          <w:p w14:paraId="64596A67" w14:textId="54391CE3" w:rsidR="006F7D46" w:rsidRPr="00CB584C" w:rsidRDefault="006F7D46" w:rsidP="006F7D46">
            <w:pPr>
              <w:rPr>
                <w:rFonts w:ascii="Lucida Console" w:hAnsi="Lucida Console" w:cs="Lucida Console"/>
                <w:sz w:val="17"/>
                <w:szCs w:val="17"/>
                <w:lang w:eastAsia="ja-JP"/>
              </w:rPr>
            </w:pPr>
            <w:r w:rsidRPr="006F7D46">
              <w:rPr>
                <w:rFonts w:ascii="Lucida Console" w:hAnsi="Lucida Console" w:cs="Lucida Console"/>
                <w:sz w:val="17"/>
                <w:szCs w:val="17"/>
                <w:lang w:eastAsia="ja-JP"/>
              </w:rPr>
              <w:t>&lt;/s:Envelope&gt;</w:t>
            </w:r>
          </w:p>
        </w:tc>
      </w:tr>
    </w:tbl>
    <w:p w14:paraId="0CB1BD3E" w14:textId="77777777" w:rsidR="006F7D46" w:rsidRDefault="006F7D46" w:rsidP="006F7D46">
      <w:pPr>
        <w:pStyle w:val="BodyText"/>
        <w:ind w:left="0"/>
      </w:pPr>
      <w:r w:rsidRPr="005E134B">
        <w:lastRenderedPageBreak/>
        <w:t xml:space="preserve">GetTasks </w:t>
      </w:r>
      <w:r>
        <w:t>Response:</w:t>
      </w:r>
    </w:p>
    <w:tbl>
      <w:tblPr>
        <w:tblW w:w="0" w:type="auto"/>
        <w:tblLook w:val="04A0" w:firstRow="1" w:lastRow="0" w:firstColumn="1" w:lastColumn="0" w:noHBand="0" w:noVBand="1"/>
      </w:tblPr>
      <w:tblGrid>
        <w:gridCol w:w="10296"/>
      </w:tblGrid>
      <w:tr w:rsidR="006F7D46" w:rsidRPr="006F7D46" w14:paraId="106A81D1" w14:textId="77777777" w:rsidTr="00125C85">
        <w:tc>
          <w:tcPr>
            <w:tcW w:w="10296" w:type="dxa"/>
          </w:tcPr>
          <w:p w14:paraId="4229ACE1" w14:textId="77777777" w:rsidR="006F7D46" w:rsidRPr="007D34CC" w:rsidRDefault="006F7D46" w:rsidP="006F7D46">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&lt;s:Envelope xmlns:s = "http://schemas.xmlsoap.org/soap/envelope/"&gt;</w:t>
            </w:r>
          </w:p>
          <w:p w14:paraId="53DA1884" w14:textId="77777777" w:rsidR="006F7D46" w:rsidRPr="007D34CC" w:rsidRDefault="006F7D46" w:rsidP="006F7D46">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&lt;s:Body&gt;</w:t>
            </w:r>
          </w:p>
          <w:p w14:paraId="70EB658E" w14:textId="77777777" w:rsidR="006F7D46" w:rsidRPr="007D34CC" w:rsidRDefault="006F7D46" w:rsidP="006F7D46">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&lt;GetTasksResponse xmlns = "http://www.clicksoftware.com"&gt;</w:t>
            </w:r>
          </w:p>
          <w:p w14:paraId="11A3DE1E" w14:textId="77777777" w:rsidR="006F7D46" w:rsidRPr="007D34CC" w:rsidRDefault="006F7D46" w:rsidP="006F7D46">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&lt;Tasks&gt;</w:t>
            </w:r>
          </w:p>
          <w:p w14:paraId="568CDD2B" w14:textId="77777777" w:rsidR="006F7D46" w:rsidRPr="007D34CC" w:rsidRDefault="006F7D46" w:rsidP="006F7D46">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&lt;Task d3p1:type = "Task" xmlns:d3p1 = "http://www.w3.org/2001/XMLSchema-instance"&gt;</w:t>
            </w:r>
          </w:p>
          <w:p w14:paraId="750DA444" w14:textId="77777777" w:rsidR="006F7D46" w:rsidRPr="007D34CC" w:rsidRDefault="006F7D46" w:rsidP="006F7D46">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&lt;Key&gt;39516374&lt;/Key&gt;</w:t>
            </w:r>
          </w:p>
          <w:p w14:paraId="2763C941" w14:textId="0339EB08" w:rsidR="006F7D46" w:rsidRPr="007D34CC" w:rsidRDefault="006F7D46" w:rsidP="006F7D46">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w:t>
            </w:r>
            <w:del w:id="1082" w:author="Duncan Hardie" w:date="2014-04-15T10:26:00Z">
              <w:r w:rsidRPr="007D34CC" w:rsidDel="00AA61B2">
                <w:rPr>
                  <w:rFonts w:ascii="Lucida Console" w:hAnsi="Lucida Console" w:cs="Lucida Console"/>
                  <w:noProof/>
                  <w:sz w:val="17"/>
                  <w:szCs w:val="17"/>
                  <w:lang w:eastAsia="ja-JP"/>
                </w:rPr>
                <w:delText>&lt;CallID&gt;</w:delText>
              </w:r>
            </w:del>
            <w:ins w:id="1083" w:author="Duncan Hardie" w:date="2014-04-15T10:26:00Z">
              <w:r w:rsidR="00AA61B2">
                <w:rPr>
                  <w:rFonts w:ascii="Lucida Console" w:hAnsi="Lucida Console" w:cs="Lucida Console"/>
                  <w:noProof/>
                  <w:sz w:val="17"/>
                  <w:szCs w:val="17"/>
                  <w:lang w:eastAsia="ja-JP"/>
                </w:rPr>
                <w:t>&lt;CallID&gt;GB-</w:t>
              </w:r>
            </w:ins>
            <w:r w:rsidRPr="007D34CC">
              <w:rPr>
                <w:rFonts w:ascii="Lucida Console" w:hAnsi="Lucida Console" w:cs="Lucida Console"/>
                <w:noProof/>
                <w:sz w:val="17"/>
                <w:szCs w:val="17"/>
                <w:lang w:eastAsia="ja-JP"/>
              </w:rPr>
              <w:t>A1234570</w:t>
            </w:r>
            <w:del w:id="1084" w:author="Duncan Hardie" w:date="2014-04-15T10:26:00Z">
              <w:r w:rsidRPr="007D34CC" w:rsidDel="00AA61B2">
                <w:rPr>
                  <w:rFonts w:ascii="Lucida Console" w:hAnsi="Lucida Console" w:cs="Lucida Console"/>
                  <w:noProof/>
                  <w:sz w:val="17"/>
                  <w:szCs w:val="17"/>
                  <w:lang w:eastAsia="ja-JP"/>
                </w:rPr>
                <w:delText>&lt;/CallID&gt;</w:delText>
              </w:r>
            </w:del>
            <w:ins w:id="1085" w:author="Duncan Hardie" w:date="2014-04-15T10:26:00Z">
              <w:r w:rsidR="00AA61B2">
                <w:rPr>
                  <w:rFonts w:ascii="Lucida Console" w:hAnsi="Lucida Console" w:cs="Lucida Console"/>
                  <w:noProof/>
                  <w:sz w:val="17"/>
                  <w:szCs w:val="17"/>
                  <w:lang w:eastAsia="ja-JP"/>
                </w:rPr>
                <w:t>-1&lt;/CallID&gt;</w:t>
              </w:r>
            </w:ins>
          </w:p>
          <w:p w14:paraId="3A2C8287" w14:textId="77777777" w:rsidR="006F7D46" w:rsidRPr="007D34CC" w:rsidRDefault="006F7D46" w:rsidP="006F7D46">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&lt;Number&gt;2&lt;/Number&gt;</w:t>
            </w:r>
          </w:p>
          <w:p w14:paraId="58984C8F" w14:textId="3334B62C" w:rsidR="006F7D46" w:rsidRPr="007D34CC" w:rsidRDefault="006F7D46" w:rsidP="006F7D46">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w:t>
            </w:r>
            <w:del w:id="1086" w:author="Duncan Hardie" w:date="2014-04-15T10:32:00Z">
              <w:r w:rsidRPr="007D34CC" w:rsidDel="00AA61B2">
                <w:rPr>
                  <w:rFonts w:ascii="Lucida Console" w:hAnsi="Lucida Console" w:cs="Lucida Console"/>
                  <w:noProof/>
                  <w:sz w:val="17"/>
                  <w:szCs w:val="17"/>
                  <w:lang w:eastAsia="ja-JP"/>
                </w:rPr>
                <w:delText>&lt;TaskID&gt;FR-A1111111_</w:delText>
              </w:r>
            </w:del>
            <w:ins w:id="1087" w:author="Duncan Hardie" w:date="2014-04-15T10:32:00Z">
              <w:r w:rsidR="00AA61B2">
                <w:rPr>
                  <w:rFonts w:ascii="Lucida Console" w:hAnsi="Lucida Console" w:cs="Lucida Console"/>
                  <w:noProof/>
                  <w:sz w:val="17"/>
                  <w:szCs w:val="17"/>
                  <w:lang w:eastAsia="ja-JP"/>
                </w:rPr>
                <w:t>&lt;TaskID&gt;FR-A1111111-1_</w:t>
              </w:r>
            </w:ins>
            <w:r w:rsidRPr="007D34CC">
              <w:rPr>
                <w:rFonts w:ascii="Lucida Console" w:hAnsi="Lucida Console" w:cs="Lucida Console"/>
                <w:noProof/>
                <w:sz w:val="17"/>
                <w:szCs w:val="17"/>
                <w:lang w:eastAsia="ja-JP"/>
              </w:rPr>
              <w:t>D4_20130926T073852&lt;/TaskID&gt;</w:t>
            </w:r>
          </w:p>
          <w:p w14:paraId="65BDE9C8" w14:textId="77777777" w:rsidR="006F7D46" w:rsidRPr="007D34CC" w:rsidRDefault="006F7D46" w:rsidP="006F7D46">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&lt;MUSTJobNumber&gt;A1111111&lt;/MUSTJobNumber&gt;</w:t>
            </w:r>
          </w:p>
          <w:p w14:paraId="41BE83B5" w14:textId="77777777" w:rsidR="006F7D46" w:rsidRPr="007D34CC" w:rsidRDefault="006F7D46" w:rsidP="006F7D46">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&lt;/Task&gt;</w:t>
            </w:r>
          </w:p>
          <w:p w14:paraId="44CF9FBA" w14:textId="77777777" w:rsidR="006F7D46" w:rsidRPr="007D34CC" w:rsidRDefault="006F7D46" w:rsidP="006F7D46">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&lt;/Tasks&gt;</w:t>
            </w:r>
          </w:p>
          <w:p w14:paraId="6C2F8EC4" w14:textId="77777777" w:rsidR="006F7D46" w:rsidRPr="007D34CC" w:rsidRDefault="006F7D46" w:rsidP="006F7D46">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&lt;/GetTasksResponse&gt;</w:t>
            </w:r>
          </w:p>
          <w:p w14:paraId="7784DA21" w14:textId="77777777" w:rsidR="006F7D46" w:rsidRPr="007D34CC" w:rsidRDefault="006F7D46" w:rsidP="006F7D46">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&lt;/s:Body&gt;</w:t>
            </w:r>
          </w:p>
          <w:p w14:paraId="30A04B03" w14:textId="3EB1179A" w:rsidR="006F7D46" w:rsidRPr="007D34CC" w:rsidRDefault="006F7D46" w:rsidP="006F7D46">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&lt;/s:Envelope&gt;</w:t>
            </w:r>
          </w:p>
        </w:tc>
      </w:tr>
    </w:tbl>
    <w:p w14:paraId="776E5A4A" w14:textId="77777777" w:rsidR="006F7D46" w:rsidRDefault="006F7D46" w:rsidP="006F7D46">
      <w:pPr>
        <w:pStyle w:val="BodyText"/>
        <w:ind w:left="0"/>
      </w:pPr>
    </w:p>
    <w:p w14:paraId="483B4980" w14:textId="77777777" w:rsidR="006F7D46" w:rsidRDefault="006F7D46" w:rsidP="006F7D46">
      <w:pPr>
        <w:pStyle w:val="BodyText"/>
        <w:ind w:left="0"/>
      </w:pPr>
      <w:r>
        <w:t xml:space="preserve">The following series of </w:t>
      </w:r>
      <w:r w:rsidRPr="00CB584C">
        <w:t xml:space="preserve">ProcessTaskEx </w:t>
      </w:r>
      <w:r>
        <w:t xml:space="preserve">requests pass the task.Stats </w:t>
      </w:r>
      <w:r w:rsidRPr="00CB584C">
        <w:t xml:space="preserve">Cancelled to the </w:t>
      </w:r>
      <w:r>
        <w:t xml:space="preserve">Tasks retured in the response of the prior </w:t>
      </w:r>
      <w:r w:rsidRPr="005E134B">
        <w:t>GetTasks</w:t>
      </w:r>
      <w:r>
        <w:t xml:space="preserve"> request:</w:t>
      </w:r>
    </w:p>
    <w:p w14:paraId="257F9BE1" w14:textId="2AE35347" w:rsidR="006F7D46" w:rsidRDefault="006F7D46" w:rsidP="006F7D46">
      <w:pPr>
        <w:pStyle w:val="BodyText"/>
        <w:ind w:left="0"/>
      </w:pPr>
      <w:r>
        <w:t xml:space="preserve">Note: Any Tasks with a non canciable status will not be returned by the </w:t>
      </w:r>
      <w:r w:rsidRPr="005E134B">
        <w:t>GetTasks</w:t>
      </w:r>
      <w:r>
        <w:t xml:space="preserve"> &amp; therfore wont be cacnclled.</w:t>
      </w:r>
    </w:p>
    <w:tbl>
      <w:tblPr>
        <w:tblW w:w="0" w:type="auto"/>
        <w:tblLook w:val="04A0" w:firstRow="1" w:lastRow="0" w:firstColumn="1" w:lastColumn="0" w:noHBand="0" w:noVBand="1"/>
      </w:tblPr>
      <w:tblGrid>
        <w:gridCol w:w="10296"/>
      </w:tblGrid>
      <w:tr w:rsidR="006F7D46" w:rsidRPr="00CB584C" w14:paraId="758D34D4" w14:textId="77777777" w:rsidTr="00125C85">
        <w:tc>
          <w:tcPr>
            <w:tcW w:w="10296" w:type="dxa"/>
          </w:tcPr>
          <w:p w14:paraId="2D34A725" w14:textId="77777777" w:rsidR="006F7D46" w:rsidRPr="006F7D46" w:rsidRDefault="006F7D46" w:rsidP="006F7D46">
            <w:pPr>
              <w:rPr>
                <w:rFonts w:ascii="Lucida Console" w:hAnsi="Lucida Console" w:cs="Lucida Console"/>
                <w:noProof/>
                <w:sz w:val="17"/>
                <w:szCs w:val="17"/>
                <w:lang w:eastAsia="ja-JP"/>
              </w:rPr>
            </w:pPr>
            <w:r w:rsidRPr="006F7D46">
              <w:rPr>
                <w:rFonts w:ascii="Lucida Console" w:hAnsi="Lucida Console" w:cs="Lucida Console"/>
                <w:noProof/>
                <w:sz w:val="17"/>
                <w:szCs w:val="17"/>
                <w:lang w:eastAsia="ja-JP"/>
              </w:rPr>
              <w:t>&lt;s:Envelope xmlns:s = "http://schemas.xmlsoap.org/soap/envelope/"&gt;</w:t>
            </w:r>
          </w:p>
          <w:p w14:paraId="57FCF2E8" w14:textId="77777777" w:rsidR="006F7D46" w:rsidRPr="006F7D46" w:rsidRDefault="006F7D46" w:rsidP="006F7D46">
            <w:pPr>
              <w:rPr>
                <w:rFonts w:ascii="Lucida Console" w:hAnsi="Lucida Console" w:cs="Lucida Console"/>
                <w:noProof/>
                <w:sz w:val="17"/>
                <w:szCs w:val="17"/>
                <w:lang w:eastAsia="ja-JP"/>
              </w:rPr>
            </w:pPr>
            <w:r w:rsidRPr="006F7D46">
              <w:rPr>
                <w:rFonts w:ascii="Lucida Console" w:hAnsi="Lucida Console" w:cs="Lucida Console"/>
                <w:noProof/>
                <w:sz w:val="17"/>
                <w:szCs w:val="17"/>
                <w:lang w:eastAsia="ja-JP"/>
              </w:rPr>
              <w:t xml:space="preserve">    &lt;s:Header&gt;</w:t>
            </w:r>
          </w:p>
          <w:p w14:paraId="1DFF9E87" w14:textId="77777777" w:rsidR="006F7D46" w:rsidRPr="006F7D46" w:rsidRDefault="006F7D46" w:rsidP="006F7D46">
            <w:pPr>
              <w:rPr>
                <w:rFonts w:ascii="Lucida Console" w:hAnsi="Lucida Console" w:cs="Lucida Console"/>
                <w:noProof/>
                <w:sz w:val="17"/>
                <w:szCs w:val="17"/>
                <w:lang w:eastAsia="ja-JP"/>
              </w:rPr>
            </w:pPr>
            <w:r w:rsidRPr="006F7D46">
              <w:rPr>
                <w:rFonts w:ascii="Lucida Console" w:hAnsi="Lucida Console" w:cs="Lucida Console"/>
                <w:noProof/>
                <w:sz w:val="17"/>
                <w:szCs w:val="17"/>
                <w:lang w:eastAsia="ja-JP"/>
              </w:rPr>
              <w:t xml:space="preserve">        &lt;h:OptionalParameters</w:t>
            </w:r>
          </w:p>
          <w:p w14:paraId="72715843" w14:textId="77777777" w:rsidR="006F7D46" w:rsidRPr="006F7D46" w:rsidRDefault="006F7D46" w:rsidP="006F7D46">
            <w:pPr>
              <w:rPr>
                <w:rFonts w:ascii="Lucida Console" w:hAnsi="Lucida Console" w:cs="Lucida Console"/>
                <w:noProof/>
                <w:sz w:val="17"/>
                <w:szCs w:val="17"/>
                <w:lang w:eastAsia="ja-JP"/>
              </w:rPr>
            </w:pPr>
            <w:r w:rsidRPr="006F7D46">
              <w:rPr>
                <w:rFonts w:ascii="Lucida Console" w:hAnsi="Lucida Console" w:cs="Lucida Console"/>
                <w:noProof/>
                <w:sz w:val="17"/>
                <w:szCs w:val="17"/>
                <w:lang w:eastAsia="ja-JP"/>
              </w:rPr>
              <w:t xml:space="preserve">            xmlns:h = "http://www.clicksoftware.com/OptionalParameters"</w:t>
            </w:r>
          </w:p>
          <w:p w14:paraId="0153FD87" w14:textId="77777777" w:rsidR="006F7D46" w:rsidRPr="006F7D46" w:rsidRDefault="006F7D46" w:rsidP="006F7D46">
            <w:pPr>
              <w:rPr>
                <w:rFonts w:ascii="Lucida Console" w:hAnsi="Lucida Console" w:cs="Lucida Console"/>
                <w:noProof/>
                <w:sz w:val="17"/>
                <w:szCs w:val="17"/>
                <w:lang w:eastAsia="ja-JP"/>
              </w:rPr>
            </w:pPr>
            <w:r w:rsidRPr="006F7D46">
              <w:rPr>
                <w:rFonts w:ascii="Lucida Console" w:hAnsi="Lucida Console" w:cs="Lucida Console"/>
                <w:noProof/>
                <w:sz w:val="17"/>
                <w:szCs w:val="17"/>
                <w:lang w:eastAsia="ja-JP"/>
              </w:rPr>
              <w:t xml:space="preserve">            xmlns = "http://www.clicksoftware.com/OptionalParameters"</w:t>
            </w:r>
          </w:p>
          <w:p w14:paraId="0E31C8D6" w14:textId="77777777" w:rsidR="006F7D46" w:rsidRPr="006F7D46" w:rsidRDefault="006F7D46" w:rsidP="006F7D46">
            <w:pPr>
              <w:rPr>
                <w:rFonts w:ascii="Lucida Console" w:hAnsi="Lucida Console" w:cs="Lucida Console"/>
                <w:noProof/>
                <w:sz w:val="17"/>
                <w:szCs w:val="17"/>
                <w:lang w:eastAsia="ja-JP"/>
              </w:rPr>
            </w:pPr>
            <w:r w:rsidRPr="006F7D46">
              <w:rPr>
                <w:rFonts w:ascii="Lucida Console" w:hAnsi="Lucida Console" w:cs="Lucida Console"/>
                <w:noProof/>
                <w:sz w:val="17"/>
                <w:szCs w:val="17"/>
                <w:lang w:eastAsia="ja-JP"/>
              </w:rPr>
              <w:t xml:space="preserve">            xmlns:xsi = "http://www.w3.org/2001/XMLSchema-instance"</w:t>
            </w:r>
          </w:p>
          <w:p w14:paraId="26F27457" w14:textId="77777777" w:rsidR="006F7D46" w:rsidRPr="006F7D46" w:rsidRDefault="006F7D46" w:rsidP="006F7D46">
            <w:pPr>
              <w:rPr>
                <w:rFonts w:ascii="Lucida Console" w:hAnsi="Lucida Console" w:cs="Lucida Console"/>
                <w:noProof/>
                <w:sz w:val="17"/>
                <w:szCs w:val="17"/>
                <w:lang w:eastAsia="ja-JP"/>
              </w:rPr>
            </w:pPr>
            <w:r w:rsidRPr="006F7D46">
              <w:rPr>
                <w:rFonts w:ascii="Lucida Console" w:hAnsi="Lucida Console" w:cs="Lucida Console"/>
                <w:noProof/>
                <w:sz w:val="17"/>
                <w:szCs w:val="17"/>
                <w:lang w:eastAsia="ja-JP"/>
              </w:rPr>
              <w:t xml:space="preserve">            xmlns:xsd = "http://www.w3.org/2001/XMLSchema"&gt;</w:t>
            </w:r>
          </w:p>
          <w:p w14:paraId="3E65EE3B" w14:textId="77777777" w:rsidR="006F7D46" w:rsidRPr="006F7D46" w:rsidRDefault="006F7D46" w:rsidP="006F7D46">
            <w:pPr>
              <w:rPr>
                <w:rFonts w:ascii="Lucida Console" w:hAnsi="Lucida Console" w:cs="Lucida Console"/>
                <w:noProof/>
                <w:sz w:val="17"/>
                <w:szCs w:val="17"/>
                <w:lang w:eastAsia="ja-JP"/>
              </w:rPr>
            </w:pPr>
            <w:r w:rsidRPr="006F7D46">
              <w:rPr>
                <w:rFonts w:ascii="Lucida Console" w:hAnsi="Lucida Console" w:cs="Lucida Console"/>
                <w:noProof/>
                <w:sz w:val="17"/>
                <w:szCs w:val="17"/>
                <w:lang w:eastAsia="ja-JP"/>
              </w:rPr>
              <w:t xml:space="preserve">            &lt;CallerIdentity&gt;MUST&lt;/CallerIdentity&gt;</w:t>
            </w:r>
          </w:p>
          <w:p w14:paraId="67712D9A" w14:textId="77777777" w:rsidR="006F7D46" w:rsidRPr="006F7D46" w:rsidRDefault="006F7D46" w:rsidP="006F7D46">
            <w:pPr>
              <w:rPr>
                <w:rFonts w:ascii="Lucida Console" w:hAnsi="Lucida Console" w:cs="Lucida Console"/>
                <w:noProof/>
                <w:sz w:val="17"/>
                <w:szCs w:val="17"/>
                <w:lang w:eastAsia="ja-JP"/>
              </w:rPr>
            </w:pPr>
            <w:r w:rsidRPr="006F7D46">
              <w:rPr>
                <w:rFonts w:ascii="Lucida Console" w:hAnsi="Lucida Console" w:cs="Lucida Console"/>
                <w:noProof/>
                <w:sz w:val="17"/>
                <w:szCs w:val="17"/>
                <w:lang w:eastAsia="ja-JP"/>
              </w:rPr>
              <w:t xml:space="preserve">            &lt;ErrorOnNonExistingDictionaries&gt;false&lt;/ErrorOnNonExistingDictionaries&gt;</w:t>
            </w:r>
          </w:p>
          <w:p w14:paraId="7BEF5F22" w14:textId="77777777" w:rsidR="006F7D46" w:rsidRPr="006F7D46" w:rsidRDefault="006F7D46" w:rsidP="006F7D46">
            <w:pPr>
              <w:rPr>
                <w:rFonts w:ascii="Lucida Console" w:hAnsi="Lucida Console" w:cs="Lucida Console"/>
                <w:noProof/>
                <w:sz w:val="17"/>
                <w:szCs w:val="17"/>
                <w:lang w:eastAsia="ja-JP"/>
              </w:rPr>
            </w:pPr>
            <w:r w:rsidRPr="006F7D46">
              <w:rPr>
                <w:rFonts w:ascii="Lucida Console" w:hAnsi="Lucida Console" w:cs="Lucida Console"/>
                <w:noProof/>
                <w:sz w:val="17"/>
                <w:szCs w:val="17"/>
                <w:lang w:eastAsia="ja-JP"/>
              </w:rPr>
              <w:t xml:space="preserve">        &lt;/h:OptionalParameters&gt;</w:t>
            </w:r>
          </w:p>
          <w:p w14:paraId="292194AA" w14:textId="77777777" w:rsidR="006F7D46" w:rsidRPr="006F7D46" w:rsidRDefault="006F7D46" w:rsidP="006F7D46">
            <w:pPr>
              <w:rPr>
                <w:rFonts w:ascii="Lucida Console" w:hAnsi="Lucida Console" w:cs="Lucida Console"/>
                <w:noProof/>
                <w:sz w:val="17"/>
                <w:szCs w:val="17"/>
                <w:lang w:eastAsia="ja-JP"/>
              </w:rPr>
            </w:pPr>
            <w:r w:rsidRPr="006F7D46">
              <w:rPr>
                <w:rFonts w:ascii="Lucida Console" w:hAnsi="Lucida Console" w:cs="Lucida Console"/>
                <w:noProof/>
                <w:sz w:val="17"/>
                <w:szCs w:val="17"/>
                <w:lang w:eastAsia="ja-JP"/>
              </w:rPr>
              <w:t xml:space="preserve">    &lt;/s:Header&gt;</w:t>
            </w:r>
          </w:p>
          <w:p w14:paraId="0850F43C" w14:textId="77777777" w:rsidR="006F7D46" w:rsidRPr="006F7D46" w:rsidRDefault="006F7D46" w:rsidP="006F7D46">
            <w:pPr>
              <w:rPr>
                <w:rFonts w:ascii="Lucida Console" w:hAnsi="Lucida Console" w:cs="Lucida Console"/>
                <w:noProof/>
                <w:sz w:val="17"/>
                <w:szCs w:val="17"/>
                <w:lang w:eastAsia="ja-JP"/>
              </w:rPr>
            </w:pPr>
            <w:r w:rsidRPr="006F7D46">
              <w:rPr>
                <w:rFonts w:ascii="Lucida Console" w:hAnsi="Lucida Console" w:cs="Lucida Console"/>
                <w:noProof/>
                <w:sz w:val="17"/>
                <w:szCs w:val="17"/>
                <w:lang w:eastAsia="ja-JP"/>
              </w:rPr>
              <w:t xml:space="preserve">    &lt;s:Body xmlns:xsi = "http://www.w3.org/2001/XMLSchema-instance" xmlns:xsd = "http://www.w3.org/2001/XMLSchema"&gt;</w:t>
            </w:r>
          </w:p>
          <w:p w14:paraId="24B6574C" w14:textId="77777777" w:rsidR="006F7D46" w:rsidRPr="006F7D46" w:rsidRDefault="006F7D46" w:rsidP="006F7D46">
            <w:pPr>
              <w:rPr>
                <w:rFonts w:ascii="Lucida Console" w:hAnsi="Lucida Console" w:cs="Lucida Console"/>
                <w:noProof/>
                <w:sz w:val="17"/>
                <w:szCs w:val="17"/>
                <w:lang w:eastAsia="ja-JP"/>
              </w:rPr>
            </w:pPr>
            <w:r w:rsidRPr="006F7D46">
              <w:rPr>
                <w:rFonts w:ascii="Lucida Console" w:hAnsi="Lucida Console" w:cs="Lucida Console"/>
                <w:noProof/>
                <w:sz w:val="17"/>
                <w:szCs w:val="17"/>
                <w:lang w:eastAsia="ja-JP"/>
              </w:rPr>
              <w:t xml:space="preserve">        &lt;ProcessTaskEx xmlns = "http://www.clicksoftware.com"&gt;</w:t>
            </w:r>
          </w:p>
          <w:p w14:paraId="023FCC9D" w14:textId="77777777" w:rsidR="006F7D46" w:rsidRPr="006F7D46" w:rsidRDefault="006F7D46" w:rsidP="006F7D46">
            <w:pPr>
              <w:rPr>
                <w:rFonts w:ascii="Lucida Console" w:hAnsi="Lucida Console" w:cs="Lucida Console"/>
                <w:noProof/>
                <w:sz w:val="17"/>
                <w:szCs w:val="17"/>
                <w:lang w:eastAsia="ja-JP"/>
              </w:rPr>
            </w:pPr>
            <w:r w:rsidRPr="006F7D46">
              <w:rPr>
                <w:rFonts w:ascii="Lucida Console" w:hAnsi="Lucida Console" w:cs="Lucida Console"/>
                <w:noProof/>
                <w:sz w:val="17"/>
                <w:szCs w:val="17"/>
                <w:lang w:eastAsia="ja-JP"/>
              </w:rPr>
              <w:t xml:space="preserve">            &lt;Task&gt;</w:t>
            </w:r>
          </w:p>
          <w:p w14:paraId="649959E1" w14:textId="77777777" w:rsidR="006F7D46" w:rsidRPr="006F7D46" w:rsidRDefault="006F7D46" w:rsidP="006F7D46">
            <w:pPr>
              <w:rPr>
                <w:rFonts w:ascii="Lucida Console" w:hAnsi="Lucida Console" w:cs="Lucida Console"/>
                <w:noProof/>
                <w:sz w:val="17"/>
                <w:szCs w:val="17"/>
                <w:lang w:eastAsia="ja-JP"/>
              </w:rPr>
            </w:pPr>
            <w:r w:rsidRPr="006F7D46">
              <w:rPr>
                <w:rFonts w:ascii="Lucida Console" w:hAnsi="Lucida Console" w:cs="Lucida Console"/>
                <w:noProof/>
                <w:sz w:val="17"/>
                <w:szCs w:val="17"/>
                <w:lang w:eastAsia="ja-JP"/>
              </w:rPr>
              <w:t xml:space="preserve">                &lt;Key&gt;39516374&lt;/Key&gt;</w:t>
            </w:r>
          </w:p>
          <w:p w14:paraId="6A1A0B71" w14:textId="6CA06983" w:rsidR="006F7D46" w:rsidRPr="006F7D46" w:rsidRDefault="006F7D46" w:rsidP="006F7D46">
            <w:pPr>
              <w:rPr>
                <w:rFonts w:ascii="Lucida Console" w:hAnsi="Lucida Console" w:cs="Lucida Console"/>
                <w:noProof/>
                <w:sz w:val="17"/>
                <w:szCs w:val="17"/>
                <w:lang w:eastAsia="ja-JP"/>
              </w:rPr>
            </w:pPr>
            <w:r w:rsidRPr="006F7D46">
              <w:rPr>
                <w:rFonts w:ascii="Lucida Console" w:hAnsi="Lucida Console" w:cs="Lucida Console"/>
                <w:noProof/>
                <w:sz w:val="17"/>
                <w:szCs w:val="17"/>
                <w:lang w:eastAsia="ja-JP"/>
              </w:rPr>
              <w:lastRenderedPageBreak/>
              <w:t xml:space="preserve">                </w:t>
            </w:r>
            <w:del w:id="1088" w:author="Duncan Hardie" w:date="2014-04-15T10:26:00Z">
              <w:r w:rsidRPr="006F7D46" w:rsidDel="00AA61B2">
                <w:rPr>
                  <w:rFonts w:ascii="Lucida Console" w:hAnsi="Lucida Console" w:cs="Lucida Console"/>
                  <w:noProof/>
                  <w:sz w:val="17"/>
                  <w:szCs w:val="17"/>
                  <w:lang w:eastAsia="ja-JP"/>
                </w:rPr>
                <w:delText>&lt;CallID&gt;</w:delText>
              </w:r>
            </w:del>
            <w:ins w:id="1089" w:author="Duncan Hardie" w:date="2014-04-15T10:26:00Z">
              <w:r w:rsidR="00AA61B2">
                <w:rPr>
                  <w:rFonts w:ascii="Lucida Console" w:hAnsi="Lucida Console" w:cs="Lucida Console"/>
                  <w:noProof/>
                  <w:sz w:val="17"/>
                  <w:szCs w:val="17"/>
                  <w:lang w:eastAsia="ja-JP"/>
                </w:rPr>
                <w:t>&lt;CallID&gt;GB-</w:t>
              </w:r>
            </w:ins>
            <w:r w:rsidRPr="006F7D46">
              <w:rPr>
                <w:rFonts w:ascii="Lucida Console" w:hAnsi="Lucida Console" w:cs="Lucida Console"/>
                <w:noProof/>
                <w:sz w:val="17"/>
                <w:szCs w:val="17"/>
                <w:lang w:eastAsia="ja-JP"/>
              </w:rPr>
              <w:t>A1234570</w:t>
            </w:r>
            <w:del w:id="1090" w:author="Duncan Hardie" w:date="2014-04-15T10:26:00Z">
              <w:r w:rsidRPr="006F7D46" w:rsidDel="00AA61B2">
                <w:rPr>
                  <w:rFonts w:ascii="Lucida Console" w:hAnsi="Lucida Console" w:cs="Lucida Console"/>
                  <w:noProof/>
                  <w:sz w:val="17"/>
                  <w:szCs w:val="17"/>
                  <w:lang w:eastAsia="ja-JP"/>
                </w:rPr>
                <w:delText>&lt;/CallID&gt;</w:delText>
              </w:r>
            </w:del>
            <w:ins w:id="1091" w:author="Duncan Hardie" w:date="2014-04-15T10:26:00Z">
              <w:r w:rsidR="00AA61B2">
                <w:rPr>
                  <w:rFonts w:ascii="Lucida Console" w:hAnsi="Lucida Console" w:cs="Lucida Console"/>
                  <w:noProof/>
                  <w:sz w:val="17"/>
                  <w:szCs w:val="17"/>
                  <w:lang w:eastAsia="ja-JP"/>
                </w:rPr>
                <w:t>-1&lt;/CallID&gt;</w:t>
              </w:r>
            </w:ins>
          </w:p>
          <w:p w14:paraId="0435E4D1" w14:textId="77777777" w:rsidR="006F7D46" w:rsidRPr="006F7D46" w:rsidRDefault="006F7D46" w:rsidP="006F7D46">
            <w:pPr>
              <w:rPr>
                <w:rFonts w:ascii="Lucida Console" w:hAnsi="Lucida Console" w:cs="Lucida Console"/>
                <w:noProof/>
                <w:sz w:val="17"/>
                <w:szCs w:val="17"/>
                <w:lang w:eastAsia="ja-JP"/>
              </w:rPr>
            </w:pPr>
            <w:r w:rsidRPr="006F7D46">
              <w:rPr>
                <w:rFonts w:ascii="Lucida Console" w:hAnsi="Lucida Console" w:cs="Lucida Console"/>
                <w:noProof/>
                <w:sz w:val="17"/>
                <w:szCs w:val="17"/>
                <w:lang w:eastAsia="ja-JP"/>
              </w:rPr>
              <w:t xml:space="preserve">                &lt;Number&gt;2&lt;/Number&gt;</w:t>
            </w:r>
          </w:p>
          <w:p w14:paraId="2297D595" w14:textId="77777777" w:rsidR="006F7D46" w:rsidRPr="006F7D46" w:rsidRDefault="006F7D46" w:rsidP="006F7D46">
            <w:pPr>
              <w:rPr>
                <w:rFonts w:ascii="Lucida Console" w:hAnsi="Lucida Console" w:cs="Lucida Console"/>
                <w:noProof/>
                <w:sz w:val="17"/>
                <w:szCs w:val="17"/>
                <w:lang w:eastAsia="ja-JP"/>
              </w:rPr>
            </w:pPr>
            <w:r w:rsidRPr="006F7D46">
              <w:rPr>
                <w:rFonts w:ascii="Lucida Console" w:hAnsi="Lucida Console" w:cs="Lucida Console"/>
                <w:noProof/>
                <w:sz w:val="17"/>
                <w:szCs w:val="17"/>
                <w:lang w:eastAsia="ja-JP"/>
              </w:rPr>
              <w:t xml:space="preserve">                &lt;Status&gt;</w:t>
            </w:r>
          </w:p>
          <w:p w14:paraId="35E97CB0" w14:textId="77777777" w:rsidR="006F7D46" w:rsidRPr="006F7D46" w:rsidRDefault="006F7D46" w:rsidP="006F7D46">
            <w:pPr>
              <w:rPr>
                <w:rFonts w:ascii="Lucida Console" w:hAnsi="Lucida Console" w:cs="Lucida Console"/>
                <w:noProof/>
                <w:sz w:val="17"/>
                <w:szCs w:val="17"/>
                <w:lang w:eastAsia="ja-JP"/>
              </w:rPr>
            </w:pPr>
            <w:r w:rsidRPr="006F7D46">
              <w:rPr>
                <w:rFonts w:ascii="Lucida Console" w:hAnsi="Lucida Console" w:cs="Lucida Console"/>
                <w:noProof/>
                <w:sz w:val="17"/>
                <w:szCs w:val="17"/>
                <w:lang w:eastAsia="ja-JP"/>
              </w:rPr>
              <w:t xml:space="preserve">                    &lt;Name&gt;Cancelled&lt;/Name&gt;</w:t>
            </w:r>
          </w:p>
          <w:p w14:paraId="59613152" w14:textId="77777777" w:rsidR="006F7D46" w:rsidRDefault="006F7D46" w:rsidP="006F7D46">
            <w:pPr>
              <w:rPr>
                <w:ins w:id="1092" w:author="Duncan Hardie" w:date="2014-04-14T16:31:00Z"/>
                <w:rFonts w:ascii="Lucida Console" w:hAnsi="Lucida Console" w:cs="Lucida Console"/>
                <w:noProof/>
                <w:sz w:val="17"/>
                <w:szCs w:val="17"/>
                <w:lang w:eastAsia="ja-JP"/>
              </w:rPr>
            </w:pPr>
            <w:r w:rsidRPr="006F7D46">
              <w:rPr>
                <w:rFonts w:ascii="Lucida Console" w:hAnsi="Lucida Console" w:cs="Lucida Console"/>
                <w:noProof/>
                <w:sz w:val="17"/>
                <w:szCs w:val="17"/>
                <w:lang w:eastAsia="ja-JP"/>
              </w:rPr>
              <w:t xml:space="preserve">                &lt;/Status&gt;</w:t>
            </w:r>
          </w:p>
          <w:p w14:paraId="6C417A12" w14:textId="12FFC165" w:rsidR="001E0008" w:rsidRPr="006F7D46" w:rsidRDefault="001E0008" w:rsidP="001E0008">
            <w:pPr>
              <w:rPr>
                <w:ins w:id="1093" w:author="Duncan Hardie" w:date="2014-04-14T16:34:00Z"/>
                <w:rFonts w:ascii="Lucida Console" w:hAnsi="Lucida Console" w:cs="Lucida Console"/>
                <w:noProof/>
                <w:sz w:val="17"/>
                <w:szCs w:val="17"/>
                <w:lang w:eastAsia="ja-JP"/>
              </w:rPr>
            </w:pPr>
            <w:ins w:id="1094" w:author="Duncan Hardie" w:date="2014-04-14T16:34:00Z">
              <w:r w:rsidRPr="006F7D46">
                <w:rPr>
                  <w:rFonts w:ascii="Lucida Console" w:hAnsi="Lucida Console" w:cs="Lucida Console"/>
                  <w:noProof/>
                  <w:sz w:val="17"/>
                  <w:szCs w:val="17"/>
                  <w:lang w:eastAsia="ja-JP"/>
                </w:rPr>
                <w:t xml:space="preserve">                &lt;</w:t>
              </w:r>
              <w:r>
                <w:rPr>
                  <w:rFonts w:ascii="Consolas" w:hAnsi="Consolas" w:cs="Consolas"/>
                  <w:sz w:val="19"/>
                  <w:szCs w:val="19"/>
                  <w:lang w:eastAsia="ja-JP" w:bidi="ar-SA"/>
                </w:rPr>
                <w:t>CancellationReason&gt;</w:t>
              </w:r>
            </w:ins>
          </w:p>
          <w:p w14:paraId="26F4EF17" w14:textId="0AB077FB" w:rsidR="001E0008" w:rsidRPr="006F7D46" w:rsidRDefault="001E0008" w:rsidP="001E0008">
            <w:pPr>
              <w:rPr>
                <w:ins w:id="1095" w:author="Duncan Hardie" w:date="2014-04-14T16:34:00Z"/>
                <w:rFonts w:ascii="Lucida Console" w:hAnsi="Lucida Console" w:cs="Lucida Console"/>
                <w:noProof/>
                <w:sz w:val="17"/>
                <w:szCs w:val="17"/>
                <w:lang w:eastAsia="ja-JP"/>
              </w:rPr>
            </w:pPr>
            <w:ins w:id="1096" w:author="Duncan Hardie" w:date="2014-04-14T16:34:00Z">
              <w:r w:rsidRPr="006F7D46">
                <w:rPr>
                  <w:rFonts w:ascii="Lucida Console" w:hAnsi="Lucida Console" w:cs="Lucida Console"/>
                  <w:noProof/>
                  <w:sz w:val="17"/>
                  <w:szCs w:val="17"/>
                  <w:lang w:eastAsia="ja-JP"/>
                </w:rPr>
                <w:t xml:space="preserve">                    &lt;Name&gt;</w:t>
              </w:r>
              <w:r>
                <w:rPr>
                  <w:rFonts w:ascii="Lucida Console" w:hAnsi="Lucida Console" w:cs="Lucida Console"/>
                  <w:noProof/>
                  <w:sz w:val="17"/>
                  <w:szCs w:val="17"/>
                  <w:lang w:eastAsia="ja-JP"/>
                </w:rPr>
                <w:t>Other</w:t>
              </w:r>
              <w:r w:rsidRPr="006F7D46">
                <w:rPr>
                  <w:rFonts w:ascii="Lucida Console" w:hAnsi="Lucida Console" w:cs="Lucida Console"/>
                  <w:noProof/>
                  <w:sz w:val="17"/>
                  <w:szCs w:val="17"/>
                  <w:lang w:eastAsia="ja-JP"/>
                </w:rPr>
                <w:t>&lt;/Name&gt;</w:t>
              </w:r>
            </w:ins>
          </w:p>
          <w:p w14:paraId="1FE60D00" w14:textId="550B1E94" w:rsidR="001E0008" w:rsidRPr="001E0008" w:rsidRDefault="001E0008">
            <w:pPr>
              <w:autoSpaceDE w:val="0"/>
              <w:autoSpaceDN w:val="0"/>
              <w:adjustRightInd w:val="0"/>
              <w:rPr>
                <w:rFonts w:ascii="Consolas" w:hAnsi="Consolas" w:cs="Consolas"/>
                <w:sz w:val="19"/>
                <w:szCs w:val="19"/>
                <w:lang w:eastAsia="ja-JP" w:bidi="ar-SA"/>
                <w:rPrChange w:id="1097" w:author="Duncan Hardie" w:date="2014-04-14T16:34:00Z">
                  <w:rPr>
                    <w:rFonts w:ascii="Lucida Console" w:hAnsi="Lucida Console" w:cs="Lucida Console"/>
                    <w:noProof/>
                    <w:sz w:val="17"/>
                    <w:szCs w:val="17"/>
                    <w:lang w:eastAsia="ja-JP"/>
                  </w:rPr>
                </w:rPrChange>
              </w:rPr>
              <w:pPrChange w:id="1098" w:author="Duncan Hardie" w:date="2014-04-14T16:34:00Z">
                <w:pPr/>
              </w:pPrChange>
            </w:pPr>
            <w:ins w:id="1099" w:author="Duncan Hardie" w:date="2014-04-14T16:34:00Z">
              <w:r w:rsidRPr="006F7D46">
                <w:rPr>
                  <w:rFonts w:ascii="Lucida Console" w:hAnsi="Lucida Console" w:cs="Lucida Console"/>
                  <w:noProof/>
                  <w:sz w:val="17"/>
                  <w:szCs w:val="17"/>
                  <w:lang w:eastAsia="ja-JP"/>
                </w:rPr>
                <w:t xml:space="preserve">                &lt;</w:t>
              </w:r>
              <w:r>
                <w:rPr>
                  <w:rFonts w:ascii="Consolas" w:hAnsi="Consolas" w:cs="Consolas"/>
                  <w:sz w:val="19"/>
                  <w:szCs w:val="19"/>
                  <w:lang w:eastAsia="ja-JP" w:bidi="ar-SA"/>
                </w:rPr>
                <w:t>/CancellationReason&gt;</w:t>
              </w:r>
            </w:ins>
          </w:p>
          <w:p w14:paraId="00ADF846" w14:textId="77777777" w:rsidR="006F7D46" w:rsidRPr="006F7D46" w:rsidRDefault="006F7D46" w:rsidP="006F7D46">
            <w:pPr>
              <w:rPr>
                <w:rFonts w:ascii="Lucida Console" w:hAnsi="Lucida Console" w:cs="Lucida Console"/>
                <w:noProof/>
                <w:sz w:val="17"/>
                <w:szCs w:val="17"/>
                <w:lang w:eastAsia="ja-JP"/>
              </w:rPr>
            </w:pPr>
            <w:r w:rsidRPr="006F7D46">
              <w:rPr>
                <w:rFonts w:ascii="Lucida Console" w:hAnsi="Lucida Console" w:cs="Lucida Console"/>
                <w:noProof/>
                <w:sz w:val="17"/>
                <w:szCs w:val="17"/>
                <w:lang w:eastAsia="ja-JP"/>
              </w:rPr>
              <w:t xml:space="preserve">            &lt;/Task&gt;</w:t>
            </w:r>
          </w:p>
          <w:p w14:paraId="2D1A54F8" w14:textId="77777777" w:rsidR="006F7D46" w:rsidRPr="006F7D46" w:rsidRDefault="006F7D46" w:rsidP="006F7D46">
            <w:pPr>
              <w:rPr>
                <w:rFonts w:ascii="Lucida Console" w:hAnsi="Lucida Console" w:cs="Lucida Console"/>
                <w:noProof/>
                <w:sz w:val="17"/>
                <w:szCs w:val="17"/>
                <w:lang w:eastAsia="ja-JP"/>
              </w:rPr>
            </w:pPr>
            <w:r w:rsidRPr="006F7D46">
              <w:rPr>
                <w:rFonts w:ascii="Lucida Console" w:hAnsi="Lucida Console" w:cs="Lucida Console"/>
                <w:noProof/>
                <w:sz w:val="17"/>
                <w:szCs w:val="17"/>
                <w:lang w:eastAsia="ja-JP"/>
              </w:rPr>
              <w:t xml:space="preserve">            &lt;ReturnAssignment&gt;false&lt;/ReturnAssignment&gt;</w:t>
            </w:r>
          </w:p>
          <w:p w14:paraId="663A8921" w14:textId="77777777" w:rsidR="006F7D46" w:rsidRPr="006F7D46" w:rsidRDefault="006F7D46" w:rsidP="006F7D46">
            <w:pPr>
              <w:rPr>
                <w:rFonts w:ascii="Lucida Console" w:hAnsi="Lucida Console" w:cs="Lucida Console"/>
                <w:noProof/>
                <w:sz w:val="17"/>
                <w:szCs w:val="17"/>
                <w:lang w:eastAsia="ja-JP"/>
              </w:rPr>
            </w:pPr>
            <w:r w:rsidRPr="006F7D46">
              <w:rPr>
                <w:rFonts w:ascii="Lucida Console" w:hAnsi="Lucida Console" w:cs="Lucida Console"/>
                <w:noProof/>
                <w:sz w:val="17"/>
                <w:szCs w:val="17"/>
                <w:lang w:eastAsia="ja-JP"/>
              </w:rPr>
              <w:t xml:space="preserve">            &lt;TaskRequestedProperties&gt;</w:t>
            </w:r>
          </w:p>
          <w:p w14:paraId="6EABB6ED" w14:textId="77777777" w:rsidR="006F7D46" w:rsidRPr="006F7D46" w:rsidRDefault="006F7D46" w:rsidP="006F7D46">
            <w:pPr>
              <w:rPr>
                <w:rFonts w:ascii="Lucida Console" w:hAnsi="Lucida Console" w:cs="Lucida Console"/>
                <w:noProof/>
                <w:sz w:val="17"/>
                <w:szCs w:val="17"/>
                <w:lang w:eastAsia="ja-JP"/>
              </w:rPr>
            </w:pPr>
            <w:r w:rsidRPr="006F7D46">
              <w:rPr>
                <w:rFonts w:ascii="Lucida Console" w:hAnsi="Lucida Console" w:cs="Lucida Console"/>
                <w:noProof/>
                <w:sz w:val="17"/>
                <w:szCs w:val="17"/>
                <w:lang w:eastAsia="ja-JP"/>
              </w:rPr>
              <w:t xml:space="preserve">                &lt;Item&gt;Key&lt;/Item&gt;</w:t>
            </w:r>
          </w:p>
          <w:p w14:paraId="4C9594E3" w14:textId="77777777" w:rsidR="006F7D46" w:rsidRPr="006F7D46" w:rsidRDefault="006F7D46" w:rsidP="006F7D46">
            <w:pPr>
              <w:rPr>
                <w:rFonts w:ascii="Lucida Console" w:hAnsi="Lucida Console" w:cs="Lucida Console"/>
                <w:noProof/>
                <w:sz w:val="17"/>
                <w:szCs w:val="17"/>
                <w:lang w:eastAsia="ja-JP"/>
              </w:rPr>
            </w:pPr>
            <w:r w:rsidRPr="006F7D46">
              <w:rPr>
                <w:rFonts w:ascii="Lucida Console" w:hAnsi="Lucida Console" w:cs="Lucida Console"/>
                <w:noProof/>
                <w:sz w:val="17"/>
                <w:szCs w:val="17"/>
                <w:lang w:eastAsia="ja-JP"/>
              </w:rPr>
              <w:t xml:space="preserve">                &lt;Item&gt;CallID&lt;/Item&gt;</w:t>
            </w:r>
          </w:p>
          <w:p w14:paraId="217DACCC" w14:textId="77777777" w:rsidR="006F7D46" w:rsidRPr="006F7D46" w:rsidRDefault="006F7D46" w:rsidP="006F7D46">
            <w:pPr>
              <w:rPr>
                <w:rFonts w:ascii="Lucida Console" w:hAnsi="Lucida Console" w:cs="Lucida Console"/>
                <w:noProof/>
                <w:sz w:val="17"/>
                <w:szCs w:val="17"/>
                <w:lang w:eastAsia="ja-JP"/>
              </w:rPr>
            </w:pPr>
            <w:r w:rsidRPr="006F7D46">
              <w:rPr>
                <w:rFonts w:ascii="Lucida Console" w:hAnsi="Lucida Console" w:cs="Lucida Console"/>
                <w:noProof/>
                <w:sz w:val="17"/>
                <w:szCs w:val="17"/>
                <w:lang w:eastAsia="ja-JP"/>
              </w:rPr>
              <w:t xml:space="preserve">                &lt;Item&gt;Number&lt;/Item&gt;</w:t>
            </w:r>
          </w:p>
          <w:p w14:paraId="6D5AC9E6" w14:textId="77777777" w:rsidR="006F7D46" w:rsidRPr="006F7D46" w:rsidRDefault="006F7D46" w:rsidP="006F7D46">
            <w:pPr>
              <w:rPr>
                <w:rFonts w:ascii="Lucida Console" w:hAnsi="Lucida Console" w:cs="Lucida Console"/>
                <w:noProof/>
                <w:sz w:val="17"/>
                <w:szCs w:val="17"/>
                <w:lang w:eastAsia="ja-JP"/>
              </w:rPr>
            </w:pPr>
            <w:r w:rsidRPr="006F7D46">
              <w:rPr>
                <w:rFonts w:ascii="Lucida Console" w:hAnsi="Lucida Console" w:cs="Lucida Console"/>
                <w:noProof/>
                <w:sz w:val="17"/>
                <w:szCs w:val="17"/>
                <w:lang w:eastAsia="ja-JP"/>
              </w:rPr>
              <w:t xml:space="preserve">                &lt;Item&gt;TaskID&lt;/Item&gt;</w:t>
            </w:r>
          </w:p>
          <w:p w14:paraId="4F007ACF" w14:textId="77777777" w:rsidR="006F7D46" w:rsidRPr="006F7D46" w:rsidRDefault="006F7D46" w:rsidP="006F7D46">
            <w:pPr>
              <w:rPr>
                <w:rFonts w:ascii="Lucida Console" w:hAnsi="Lucida Console" w:cs="Lucida Console"/>
                <w:noProof/>
                <w:sz w:val="17"/>
                <w:szCs w:val="17"/>
                <w:lang w:eastAsia="ja-JP"/>
              </w:rPr>
            </w:pPr>
            <w:r w:rsidRPr="006F7D46">
              <w:rPr>
                <w:rFonts w:ascii="Lucida Console" w:hAnsi="Lucida Console" w:cs="Lucida Console"/>
                <w:noProof/>
                <w:sz w:val="17"/>
                <w:szCs w:val="17"/>
                <w:lang w:eastAsia="ja-JP"/>
              </w:rPr>
              <w:t xml:space="preserve">                &lt;Item&gt;MUSTJobNumber&lt;/Item&gt;</w:t>
            </w:r>
          </w:p>
          <w:p w14:paraId="60743396" w14:textId="77777777" w:rsidR="006F7D46" w:rsidRPr="006F7D46" w:rsidRDefault="006F7D46" w:rsidP="006F7D46">
            <w:pPr>
              <w:rPr>
                <w:rFonts w:ascii="Lucida Console" w:hAnsi="Lucida Console" w:cs="Lucida Console"/>
                <w:noProof/>
                <w:sz w:val="17"/>
                <w:szCs w:val="17"/>
                <w:lang w:eastAsia="ja-JP"/>
              </w:rPr>
            </w:pPr>
            <w:r w:rsidRPr="006F7D46">
              <w:rPr>
                <w:rFonts w:ascii="Lucida Console" w:hAnsi="Lucida Console" w:cs="Lucida Console"/>
                <w:noProof/>
                <w:sz w:val="17"/>
                <w:szCs w:val="17"/>
                <w:lang w:eastAsia="ja-JP"/>
              </w:rPr>
              <w:t xml:space="preserve">            &lt;/TaskRequestedProperties&gt;</w:t>
            </w:r>
          </w:p>
          <w:p w14:paraId="64EBD9E8" w14:textId="77777777" w:rsidR="006F7D46" w:rsidRPr="006F7D46" w:rsidRDefault="006F7D46" w:rsidP="006F7D46">
            <w:pPr>
              <w:rPr>
                <w:rFonts w:ascii="Lucida Console" w:hAnsi="Lucida Console" w:cs="Lucida Console"/>
                <w:noProof/>
                <w:sz w:val="17"/>
                <w:szCs w:val="17"/>
                <w:lang w:eastAsia="ja-JP"/>
              </w:rPr>
            </w:pPr>
            <w:r w:rsidRPr="006F7D46">
              <w:rPr>
                <w:rFonts w:ascii="Lucida Console" w:hAnsi="Lucida Console" w:cs="Lucida Console"/>
                <w:noProof/>
                <w:sz w:val="17"/>
                <w:szCs w:val="17"/>
                <w:lang w:eastAsia="ja-JP"/>
              </w:rPr>
              <w:t xml:space="preserve">            &lt;ReturnSchedulingError&gt;false&lt;/ReturnSchedulingError&gt;</w:t>
            </w:r>
          </w:p>
          <w:p w14:paraId="47138002" w14:textId="77777777" w:rsidR="006F7D46" w:rsidRPr="006F7D46" w:rsidRDefault="006F7D46" w:rsidP="006F7D46">
            <w:pPr>
              <w:rPr>
                <w:rFonts w:ascii="Lucida Console" w:hAnsi="Lucida Console" w:cs="Lucida Console"/>
                <w:noProof/>
                <w:sz w:val="17"/>
                <w:szCs w:val="17"/>
                <w:lang w:eastAsia="ja-JP"/>
              </w:rPr>
            </w:pPr>
            <w:r w:rsidRPr="006F7D46">
              <w:rPr>
                <w:rFonts w:ascii="Lucida Console" w:hAnsi="Lucida Console" w:cs="Lucida Console"/>
                <w:noProof/>
                <w:sz w:val="17"/>
                <w:szCs w:val="17"/>
                <w:lang w:eastAsia="ja-JP"/>
              </w:rPr>
              <w:t xml:space="preserve">        &lt;/ProcessTaskEx&gt;</w:t>
            </w:r>
          </w:p>
          <w:p w14:paraId="5222A7B0" w14:textId="77777777" w:rsidR="006F7D46" w:rsidRPr="006F7D46" w:rsidRDefault="006F7D46" w:rsidP="006F7D46">
            <w:pPr>
              <w:rPr>
                <w:rFonts w:ascii="Lucida Console" w:hAnsi="Lucida Console" w:cs="Lucida Console"/>
                <w:noProof/>
                <w:sz w:val="17"/>
                <w:szCs w:val="17"/>
                <w:lang w:eastAsia="ja-JP"/>
              </w:rPr>
            </w:pPr>
            <w:r w:rsidRPr="006F7D46">
              <w:rPr>
                <w:rFonts w:ascii="Lucida Console" w:hAnsi="Lucida Console" w:cs="Lucida Console"/>
                <w:noProof/>
                <w:sz w:val="17"/>
                <w:szCs w:val="17"/>
                <w:lang w:eastAsia="ja-JP"/>
              </w:rPr>
              <w:t xml:space="preserve">    &lt;/s:Body&gt;</w:t>
            </w:r>
          </w:p>
          <w:p w14:paraId="0EE80179" w14:textId="1687F869" w:rsidR="006F7D46" w:rsidRPr="00CB584C" w:rsidRDefault="006F7D46" w:rsidP="006F7D46">
            <w:pPr>
              <w:rPr>
                <w:rFonts w:ascii="Lucida Console" w:hAnsi="Lucida Console" w:cs="Lucida Console"/>
                <w:noProof/>
                <w:sz w:val="17"/>
                <w:szCs w:val="17"/>
                <w:lang w:eastAsia="ja-JP"/>
              </w:rPr>
            </w:pPr>
            <w:r w:rsidRPr="006F7D46">
              <w:rPr>
                <w:rFonts w:ascii="Lucida Console" w:hAnsi="Lucida Console" w:cs="Lucida Console"/>
                <w:noProof/>
                <w:sz w:val="17"/>
                <w:szCs w:val="17"/>
                <w:lang w:eastAsia="ja-JP"/>
              </w:rPr>
              <w:t>&lt;/s:Envelope&gt;</w:t>
            </w:r>
          </w:p>
        </w:tc>
      </w:tr>
    </w:tbl>
    <w:p w14:paraId="1725327D" w14:textId="05ECE410" w:rsidR="006F7D46" w:rsidRDefault="006F7D46" w:rsidP="007D34CC">
      <w:pPr>
        <w:pStyle w:val="BodyText"/>
        <w:ind w:left="0"/>
      </w:pPr>
    </w:p>
    <w:p w14:paraId="34871894" w14:textId="0EAAE38B" w:rsidR="00CD7EE2" w:rsidRDefault="00CD7EE2" w:rsidP="00CD7EE2">
      <w:pPr>
        <w:pStyle w:val="Heading4"/>
      </w:pPr>
      <w:bookmarkStart w:id="1100" w:name="_Ref367966915"/>
      <w:r>
        <w:t>Multi Manning Task</w:t>
      </w:r>
      <w:bookmarkEnd w:id="1100"/>
    </w:p>
    <w:p w14:paraId="6F33CD48" w14:textId="2761BD6C" w:rsidR="005E134B" w:rsidRDefault="006F7D46" w:rsidP="005E134B">
      <w:pPr>
        <w:spacing w:line="360" w:lineRule="auto"/>
      </w:pPr>
      <w:r>
        <w:t>By</w:t>
      </w:r>
      <w:r w:rsidR="005E134B">
        <w:t xml:space="preserve"> way of example for the Business scenarios </w:t>
      </w:r>
      <w:r w:rsidR="005E134B">
        <w:fldChar w:fldCharType="begin"/>
      </w:r>
      <w:r w:rsidR="005E134B">
        <w:instrText xml:space="preserve"> REF _Ref367962781 \r \h </w:instrText>
      </w:r>
      <w:r w:rsidR="005E134B">
        <w:fldChar w:fldCharType="separate"/>
      </w:r>
      <w:r w:rsidR="006E49E1">
        <w:t>2.6.2.5</w:t>
      </w:r>
      <w:r w:rsidR="005E134B">
        <w:fldChar w:fldCharType="end"/>
      </w:r>
      <w:r w:rsidR="005E134B">
        <w:t xml:space="preserve"> the</w:t>
      </w:r>
      <w:r w:rsidR="005E134B" w:rsidRPr="008F7BA8">
        <w:t xml:space="preserve"> SOAP stack for </w:t>
      </w:r>
      <w:r w:rsidR="005E134B">
        <w:t>canceling</w:t>
      </w:r>
      <w:r w:rsidR="005E134B" w:rsidRPr="008F7BA8">
        <w:t xml:space="preserve"> </w:t>
      </w:r>
      <w:r w:rsidR="005E134B">
        <w:t>a multi man follows the following pattern:</w:t>
      </w:r>
    </w:p>
    <w:p w14:paraId="315728FC" w14:textId="1E1F7231" w:rsidR="005E134B" w:rsidRPr="007D34CC" w:rsidRDefault="005E134B" w:rsidP="005E134B">
      <w:pPr>
        <w:pStyle w:val="BodyText"/>
        <w:numPr>
          <w:ilvl w:val="0"/>
          <w:numId w:val="140"/>
        </w:numPr>
        <w:rPr>
          <w:lang w:val="en-US" w:bidi="he-IL"/>
        </w:rPr>
      </w:pPr>
      <w:r>
        <w:t>GetTasks</w:t>
      </w:r>
    </w:p>
    <w:p w14:paraId="376C71E8" w14:textId="7FE9F77C" w:rsidR="005E134B" w:rsidRPr="008F7BA8" w:rsidRDefault="005E134B" w:rsidP="007D34CC">
      <w:pPr>
        <w:pStyle w:val="BodyText"/>
        <w:numPr>
          <w:ilvl w:val="1"/>
          <w:numId w:val="140"/>
        </w:numPr>
        <w:rPr>
          <w:lang w:val="en-US" w:bidi="he-IL"/>
        </w:rPr>
      </w:pPr>
      <w:r>
        <w:t>Using the “</w:t>
      </w:r>
      <w:r w:rsidRPr="005E134B">
        <w:t>Statuses that can be Cancelled by CallID</w:t>
      </w:r>
      <w:r>
        <w:t xml:space="preserve">” group to </w:t>
      </w:r>
      <w:r w:rsidR="00523C8D">
        <w:t>return</w:t>
      </w:r>
      <w:r>
        <w:t xml:space="preserve"> te relevant tasks;</w:t>
      </w:r>
    </w:p>
    <w:p w14:paraId="77CC1FB0" w14:textId="744CE4DF" w:rsidR="005E134B" w:rsidRPr="007D34CC" w:rsidRDefault="005E134B" w:rsidP="005E134B">
      <w:pPr>
        <w:pStyle w:val="BodyText"/>
        <w:numPr>
          <w:ilvl w:val="0"/>
          <w:numId w:val="140"/>
        </w:numPr>
        <w:rPr>
          <w:lang w:val="en-US" w:bidi="he-IL"/>
        </w:rPr>
      </w:pPr>
      <w:r>
        <w:t xml:space="preserve">ProcessTaskEx – for returned </w:t>
      </w:r>
      <w:r w:rsidR="006F7D46">
        <w:t>Tasks</w:t>
      </w:r>
      <w:r>
        <w:t>;</w:t>
      </w:r>
    </w:p>
    <w:p w14:paraId="13479196" w14:textId="08CB06BE" w:rsidR="005E134B" w:rsidRPr="00507DB3" w:rsidRDefault="005E134B" w:rsidP="007D34CC">
      <w:pPr>
        <w:pStyle w:val="ListParagraph"/>
        <w:numPr>
          <w:ilvl w:val="1"/>
          <w:numId w:val="140"/>
        </w:numPr>
      </w:pPr>
      <w:r>
        <w:t xml:space="preserve">Each Task returned by </w:t>
      </w:r>
      <w:r w:rsidRPr="005E134B">
        <w:rPr>
          <w:rFonts w:cs="Arial"/>
          <w:color w:val="000000"/>
          <w:szCs w:val="20"/>
          <w:lang w:bidi="ar-SA"/>
        </w:rPr>
        <w:t>GetTasks</w:t>
      </w:r>
      <w:r>
        <w:rPr>
          <w:rFonts w:cs="Arial"/>
          <w:color w:val="000000"/>
          <w:szCs w:val="20"/>
          <w:lang w:bidi="ar-SA"/>
        </w:rPr>
        <w:t xml:space="preserve"> needs cancelling</w:t>
      </w:r>
    </w:p>
    <w:p w14:paraId="1ABA6000" w14:textId="77777777" w:rsidR="005E134B" w:rsidRPr="007D34CC" w:rsidRDefault="005E134B" w:rsidP="007D34CC">
      <w:pPr>
        <w:pStyle w:val="ListParagraph"/>
        <w:ind w:left="1872"/>
      </w:pPr>
    </w:p>
    <w:p w14:paraId="37033FD4" w14:textId="77777777" w:rsidR="006F7D46" w:rsidRDefault="006F7D46" w:rsidP="007D34CC">
      <w:pPr>
        <w:pStyle w:val="BodyText"/>
        <w:ind w:left="0"/>
      </w:pPr>
    </w:p>
    <w:p w14:paraId="5E01B82D" w14:textId="54A93861" w:rsidR="00115E58" w:rsidRDefault="005E134B" w:rsidP="007D34CC">
      <w:pPr>
        <w:pStyle w:val="BodyText"/>
        <w:ind w:left="0"/>
      </w:pPr>
      <w:r w:rsidRPr="005E134B">
        <w:t xml:space="preserve">GetTasks </w:t>
      </w:r>
      <w:r>
        <w:t>Request:</w:t>
      </w:r>
    </w:p>
    <w:tbl>
      <w:tblPr>
        <w:tblW w:w="0" w:type="auto"/>
        <w:tblLook w:val="04A0" w:firstRow="1" w:lastRow="0" w:firstColumn="1" w:lastColumn="0" w:noHBand="0" w:noVBand="1"/>
      </w:tblPr>
      <w:tblGrid>
        <w:gridCol w:w="10296"/>
      </w:tblGrid>
      <w:tr w:rsidR="00115E58" w:rsidRPr="005E134B" w14:paraId="7F7EF805" w14:textId="77777777" w:rsidTr="00115E58">
        <w:tc>
          <w:tcPr>
            <w:tcW w:w="10296" w:type="dxa"/>
          </w:tcPr>
          <w:p w14:paraId="047D2FA7" w14:textId="77777777" w:rsidR="005E134B" w:rsidRPr="007D34CC" w:rsidRDefault="005E134B" w:rsidP="007D34CC">
            <w:pPr>
              <w:rPr>
                <w:rFonts w:ascii="Lucida Console" w:hAnsi="Lucida Console" w:cs="Lucida Console"/>
                <w:sz w:val="17"/>
                <w:szCs w:val="17"/>
                <w:lang w:eastAsia="ja-JP"/>
              </w:rPr>
            </w:pPr>
            <w:r w:rsidRPr="007D34CC">
              <w:rPr>
                <w:rFonts w:ascii="Lucida Console" w:hAnsi="Lucida Console" w:cs="Lucida Console"/>
                <w:sz w:val="17"/>
                <w:szCs w:val="17"/>
                <w:lang w:eastAsia="ja-JP"/>
              </w:rPr>
              <w:t>&lt;s:Envelope xmlns:s = "http://schemas.xmlsoap.org/soap/envelope/"&gt;</w:t>
            </w:r>
          </w:p>
          <w:p w14:paraId="5199D589" w14:textId="77777777" w:rsidR="005E134B" w:rsidRPr="007D34CC" w:rsidRDefault="005E134B" w:rsidP="007D34CC">
            <w:pPr>
              <w:rPr>
                <w:rFonts w:ascii="Lucida Console" w:hAnsi="Lucida Console" w:cs="Lucida Console"/>
                <w:sz w:val="17"/>
                <w:szCs w:val="17"/>
                <w:lang w:eastAsia="ja-JP"/>
              </w:rPr>
            </w:pPr>
            <w:r w:rsidRPr="007D34CC">
              <w:rPr>
                <w:rFonts w:ascii="Lucida Console" w:hAnsi="Lucida Console" w:cs="Lucida Console"/>
                <w:sz w:val="17"/>
                <w:szCs w:val="17"/>
                <w:lang w:eastAsia="ja-JP"/>
              </w:rPr>
              <w:t xml:space="preserve">    &lt;s:Header&gt;</w:t>
            </w:r>
          </w:p>
          <w:p w14:paraId="15A1C7A2" w14:textId="77777777" w:rsidR="005E134B" w:rsidRPr="007D34CC" w:rsidRDefault="005E134B" w:rsidP="007D34CC">
            <w:pPr>
              <w:rPr>
                <w:rFonts w:ascii="Lucida Console" w:hAnsi="Lucida Console" w:cs="Lucida Console"/>
                <w:sz w:val="17"/>
                <w:szCs w:val="17"/>
                <w:lang w:eastAsia="ja-JP"/>
              </w:rPr>
            </w:pPr>
            <w:r w:rsidRPr="007D34CC">
              <w:rPr>
                <w:rFonts w:ascii="Lucida Console" w:hAnsi="Lucida Console" w:cs="Lucida Console"/>
                <w:sz w:val="17"/>
                <w:szCs w:val="17"/>
                <w:lang w:eastAsia="ja-JP"/>
              </w:rPr>
              <w:t xml:space="preserve">        &lt;h:OptionalParameters</w:t>
            </w:r>
          </w:p>
          <w:p w14:paraId="7A7443AD" w14:textId="77777777" w:rsidR="005E134B" w:rsidRPr="007D34CC" w:rsidRDefault="005E134B" w:rsidP="007D34CC">
            <w:pPr>
              <w:rPr>
                <w:rFonts w:ascii="Lucida Console" w:hAnsi="Lucida Console" w:cs="Lucida Console"/>
                <w:sz w:val="17"/>
                <w:szCs w:val="17"/>
                <w:lang w:eastAsia="ja-JP"/>
              </w:rPr>
            </w:pPr>
            <w:r w:rsidRPr="007D34CC">
              <w:rPr>
                <w:rFonts w:ascii="Lucida Console" w:hAnsi="Lucida Console" w:cs="Lucida Console"/>
                <w:sz w:val="17"/>
                <w:szCs w:val="17"/>
                <w:lang w:eastAsia="ja-JP"/>
              </w:rPr>
              <w:t xml:space="preserve">            xmlns:h = "http://www.clicksoftware.com/OptionalParameters"</w:t>
            </w:r>
          </w:p>
          <w:p w14:paraId="59553C08" w14:textId="77777777" w:rsidR="005E134B" w:rsidRPr="007D34CC" w:rsidRDefault="005E134B" w:rsidP="007D34CC">
            <w:pPr>
              <w:rPr>
                <w:rFonts w:ascii="Lucida Console" w:hAnsi="Lucida Console" w:cs="Lucida Console"/>
                <w:sz w:val="17"/>
                <w:szCs w:val="17"/>
                <w:lang w:eastAsia="ja-JP"/>
              </w:rPr>
            </w:pPr>
            <w:r w:rsidRPr="007D34CC">
              <w:rPr>
                <w:rFonts w:ascii="Lucida Console" w:hAnsi="Lucida Console" w:cs="Lucida Console"/>
                <w:sz w:val="17"/>
                <w:szCs w:val="17"/>
                <w:lang w:eastAsia="ja-JP"/>
              </w:rPr>
              <w:t xml:space="preserve">            xmlns = "http://www.clicksoftware.com/OptionalParameters"</w:t>
            </w:r>
          </w:p>
          <w:p w14:paraId="35ECE63C" w14:textId="77777777" w:rsidR="005E134B" w:rsidRPr="007D34CC" w:rsidRDefault="005E134B" w:rsidP="007D34CC">
            <w:pPr>
              <w:rPr>
                <w:rFonts w:ascii="Lucida Console" w:hAnsi="Lucida Console" w:cs="Lucida Console"/>
                <w:sz w:val="17"/>
                <w:szCs w:val="17"/>
                <w:lang w:eastAsia="ja-JP"/>
              </w:rPr>
            </w:pPr>
            <w:r w:rsidRPr="007D34CC">
              <w:rPr>
                <w:rFonts w:ascii="Lucida Console" w:hAnsi="Lucida Console" w:cs="Lucida Console"/>
                <w:sz w:val="17"/>
                <w:szCs w:val="17"/>
                <w:lang w:eastAsia="ja-JP"/>
              </w:rPr>
              <w:t xml:space="preserve">            xmlns:xsi = "http://www.w3.org/2001/XMLSchema-instance"</w:t>
            </w:r>
          </w:p>
          <w:p w14:paraId="5C4951C7" w14:textId="77777777" w:rsidR="005E134B" w:rsidRPr="007D34CC" w:rsidRDefault="005E134B" w:rsidP="007D34CC">
            <w:pPr>
              <w:rPr>
                <w:rFonts w:ascii="Lucida Console" w:hAnsi="Lucida Console" w:cs="Lucida Console"/>
                <w:sz w:val="17"/>
                <w:szCs w:val="17"/>
                <w:lang w:eastAsia="ja-JP"/>
              </w:rPr>
            </w:pPr>
            <w:r w:rsidRPr="007D34CC">
              <w:rPr>
                <w:rFonts w:ascii="Lucida Console" w:hAnsi="Lucida Console" w:cs="Lucida Console"/>
                <w:sz w:val="17"/>
                <w:szCs w:val="17"/>
                <w:lang w:eastAsia="ja-JP"/>
              </w:rPr>
              <w:t xml:space="preserve">            xmlns:xsd = "http://www.w3.org/2001/XMLSchema"&gt;</w:t>
            </w:r>
          </w:p>
          <w:p w14:paraId="03D33229" w14:textId="77777777" w:rsidR="005E134B" w:rsidRPr="007D34CC" w:rsidRDefault="005E134B" w:rsidP="007D34CC">
            <w:pPr>
              <w:rPr>
                <w:rFonts w:ascii="Lucida Console" w:hAnsi="Lucida Console" w:cs="Lucida Console"/>
                <w:sz w:val="17"/>
                <w:szCs w:val="17"/>
                <w:lang w:eastAsia="ja-JP"/>
              </w:rPr>
            </w:pPr>
            <w:r w:rsidRPr="007D34CC">
              <w:rPr>
                <w:rFonts w:ascii="Lucida Console" w:hAnsi="Lucida Console" w:cs="Lucida Console"/>
                <w:sz w:val="17"/>
                <w:szCs w:val="17"/>
                <w:lang w:eastAsia="ja-JP"/>
              </w:rPr>
              <w:t xml:space="preserve">            &lt;CallerIdentity&gt;MUST&lt;/CallerIdentity&gt;</w:t>
            </w:r>
          </w:p>
          <w:p w14:paraId="583813D4" w14:textId="77777777" w:rsidR="005E134B" w:rsidRPr="007D34CC" w:rsidRDefault="005E134B" w:rsidP="007D34CC">
            <w:pPr>
              <w:rPr>
                <w:rFonts w:ascii="Lucida Console" w:hAnsi="Lucida Console" w:cs="Lucida Console"/>
                <w:sz w:val="17"/>
                <w:szCs w:val="17"/>
                <w:lang w:eastAsia="ja-JP"/>
              </w:rPr>
            </w:pPr>
            <w:r w:rsidRPr="007D34CC">
              <w:rPr>
                <w:rFonts w:ascii="Lucida Console" w:hAnsi="Lucida Console" w:cs="Lucida Console"/>
                <w:sz w:val="17"/>
                <w:szCs w:val="17"/>
                <w:lang w:eastAsia="ja-JP"/>
              </w:rPr>
              <w:t xml:space="preserve">            &lt;ErrorOnNonExistingDictionaries&gt;false&lt;/ErrorOnNonExistingDictionaries&gt;</w:t>
            </w:r>
          </w:p>
          <w:p w14:paraId="7A5D8A0C" w14:textId="77777777" w:rsidR="005E134B" w:rsidRPr="007D34CC" w:rsidRDefault="005E134B" w:rsidP="007D34CC">
            <w:pPr>
              <w:rPr>
                <w:rFonts w:ascii="Lucida Console" w:hAnsi="Lucida Console" w:cs="Lucida Console"/>
                <w:sz w:val="17"/>
                <w:szCs w:val="17"/>
                <w:lang w:eastAsia="ja-JP"/>
              </w:rPr>
            </w:pPr>
            <w:r w:rsidRPr="007D34CC">
              <w:rPr>
                <w:rFonts w:ascii="Lucida Console" w:hAnsi="Lucida Console" w:cs="Lucida Console"/>
                <w:sz w:val="17"/>
                <w:szCs w:val="17"/>
                <w:lang w:eastAsia="ja-JP"/>
              </w:rPr>
              <w:t xml:space="preserve">        &lt;/h:OptionalParameters&gt;</w:t>
            </w:r>
          </w:p>
          <w:p w14:paraId="7185ECFC" w14:textId="77777777" w:rsidR="005E134B" w:rsidRPr="007D34CC" w:rsidRDefault="005E134B" w:rsidP="007D34CC">
            <w:pPr>
              <w:rPr>
                <w:rFonts w:ascii="Lucida Console" w:hAnsi="Lucida Console" w:cs="Lucida Console"/>
                <w:sz w:val="17"/>
                <w:szCs w:val="17"/>
                <w:lang w:eastAsia="ja-JP"/>
              </w:rPr>
            </w:pPr>
            <w:r w:rsidRPr="007D34CC">
              <w:rPr>
                <w:rFonts w:ascii="Lucida Console" w:hAnsi="Lucida Console" w:cs="Lucida Console"/>
                <w:sz w:val="17"/>
                <w:szCs w:val="17"/>
                <w:lang w:eastAsia="ja-JP"/>
              </w:rPr>
              <w:t xml:space="preserve">    &lt;/s:Header&gt;</w:t>
            </w:r>
          </w:p>
          <w:p w14:paraId="39E17EDA" w14:textId="77777777" w:rsidR="005E134B" w:rsidRPr="007D34CC" w:rsidRDefault="005E134B" w:rsidP="007D34CC">
            <w:pPr>
              <w:rPr>
                <w:rFonts w:ascii="Lucida Console" w:hAnsi="Lucida Console" w:cs="Lucida Console"/>
                <w:sz w:val="17"/>
                <w:szCs w:val="17"/>
                <w:lang w:eastAsia="ja-JP"/>
              </w:rPr>
            </w:pPr>
            <w:r w:rsidRPr="007D34CC">
              <w:rPr>
                <w:rFonts w:ascii="Lucida Console" w:hAnsi="Lucida Console" w:cs="Lucida Console"/>
                <w:sz w:val="17"/>
                <w:szCs w:val="17"/>
                <w:lang w:eastAsia="ja-JP"/>
              </w:rPr>
              <w:t xml:space="preserve">    &lt;s:Body xmlns:xsi = "http://www.w3.org/2001/XMLSchema-instance" xmlns:xsd = "http://www.w3.org/2001/XMLSchema"&gt;</w:t>
            </w:r>
          </w:p>
          <w:p w14:paraId="1ACC3C0D" w14:textId="77777777" w:rsidR="005E134B" w:rsidRPr="007D34CC" w:rsidRDefault="005E134B" w:rsidP="007D34CC">
            <w:pPr>
              <w:rPr>
                <w:rFonts w:ascii="Lucida Console" w:hAnsi="Lucida Console" w:cs="Lucida Console"/>
                <w:sz w:val="17"/>
                <w:szCs w:val="17"/>
                <w:lang w:eastAsia="ja-JP"/>
              </w:rPr>
            </w:pPr>
            <w:r w:rsidRPr="007D34CC">
              <w:rPr>
                <w:rFonts w:ascii="Lucida Console" w:hAnsi="Lucida Console" w:cs="Lucida Console"/>
                <w:sz w:val="17"/>
                <w:szCs w:val="17"/>
                <w:lang w:eastAsia="ja-JP"/>
              </w:rPr>
              <w:t xml:space="preserve">        &lt;GetTasks xmlns = "http://www.clicksoftware.com"&gt;</w:t>
            </w:r>
          </w:p>
          <w:p w14:paraId="282883CF" w14:textId="77777777" w:rsidR="005E134B" w:rsidRPr="007D34CC" w:rsidRDefault="005E134B" w:rsidP="007D34CC">
            <w:pPr>
              <w:rPr>
                <w:rFonts w:ascii="Lucida Console" w:hAnsi="Lucida Console" w:cs="Lucida Console"/>
                <w:b/>
                <w:sz w:val="17"/>
                <w:szCs w:val="17"/>
                <w:lang w:eastAsia="ja-JP"/>
              </w:rPr>
            </w:pPr>
            <w:r w:rsidRPr="007D34CC">
              <w:rPr>
                <w:rFonts w:ascii="Lucida Console" w:hAnsi="Lucida Console" w:cs="Lucida Console"/>
                <w:b/>
                <w:sz w:val="17"/>
                <w:szCs w:val="17"/>
                <w:lang w:eastAsia="ja-JP"/>
              </w:rPr>
              <w:t xml:space="preserve">            &lt;Group&gt;</w:t>
            </w:r>
          </w:p>
          <w:p w14:paraId="355561CF" w14:textId="77777777" w:rsidR="005E134B" w:rsidRPr="007D34CC" w:rsidRDefault="005E134B" w:rsidP="007D34CC">
            <w:pPr>
              <w:rPr>
                <w:rFonts w:ascii="Lucida Console" w:hAnsi="Lucida Console" w:cs="Lucida Console"/>
                <w:b/>
                <w:sz w:val="17"/>
                <w:szCs w:val="17"/>
                <w:lang w:eastAsia="ja-JP"/>
              </w:rPr>
            </w:pPr>
            <w:r w:rsidRPr="007D34CC">
              <w:rPr>
                <w:rFonts w:ascii="Lucida Console" w:hAnsi="Lucida Console" w:cs="Lucida Console"/>
                <w:b/>
                <w:sz w:val="17"/>
                <w:szCs w:val="17"/>
                <w:lang w:eastAsia="ja-JP"/>
              </w:rPr>
              <w:t xml:space="preserve">                &lt;Name&gt;Statuses that can be Cancelled by CallID&lt;/Name&gt;</w:t>
            </w:r>
          </w:p>
          <w:p w14:paraId="27961239" w14:textId="77777777" w:rsidR="005E134B" w:rsidRPr="007D34CC" w:rsidRDefault="005E134B" w:rsidP="007D34CC">
            <w:pPr>
              <w:rPr>
                <w:rFonts w:ascii="Lucida Console" w:hAnsi="Lucida Console" w:cs="Lucida Console"/>
                <w:b/>
                <w:sz w:val="17"/>
                <w:szCs w:val="17"/>
                <w:lang w:eastAsia="ja-JP"/>
              </w:rPr>
            </w:pPr>
            <w:r w:rsidRPr="007D34CC">
              <w:rPr>
                <w:rFonts w:ascii="Lucida Console" w:hAnsi="Lucida Console" w:cs="Lucida Console"/>
                <w:b/>
                <w:sz w:val="17"/>
                <w:szCs w:val="17"/>
                <w:lang w:eastAsia="ja-JP"/>
              </w:rPr>
              <w:t xml:space="preserve">                &lt;GroupParameters&gt;</w:t>
            </w:r>
          </w:p>
          <w:p w14:paraId="4345EE3F" w14:textId="77777777" w:rsidR="005E134B" w:rsidRPr="007D34CC" w:rsidRDefault="005E134B" w:rsidP="007D34CC">
            <w:pPr>
              <w:rPr>
                <w:rFonts w:ascii="Lucida Console" w:hAnsi="Lucida Console" w:cs="Lucida Console"/>
                <w:b/>
                <w:sz w:val="17"/>
                <w:szCs w:val="17"/>
                <w:lang w:eastAsia="ja-JP"/>
              </w:rPr>
            </w:pPr>
            <w:r w:rsidRPr="007D34CC">
              <w:rPr>
                <w:rFonts w:ascii="Lucida Console" w:hAnsi="Lucida Console" w:cs="Lucida Console"/>
                <w:b/>
                <w:sz w:val="17"/>
                <w:szCs w:val="17"/>
                <w:lang w:eastAsia="ja-JP"/>
              </w:rPr>
              <w:t xml:space="preserve">                    &lt;GroupParameter&gt;A1234569&lt;/GroupParameter&gt;</w:t>
            </w:r>
          </w:p>
          <w:p w14:paraId="6CD1C30C" w14:textId="77777777" w:rsidR="005E134B" w:rsidRPr="007D34CC" w:rsidRDefault="005E134B" w:rsidP="007D34CC">
            <w:pPr>
              <w:rPr>
                <w:rFonts w:ascii="Lucida Console" w:hAnsi="Lucida Console" w:cs="Lucida Console"/>
                <w:b/>
                <w:sz w:val="17"/>
                <w:szCs w:val="17"/>
                <w:lang w:eastAsia="ja-JP"/>
              </w:rPr>
            </w:pPr>
            <w:r w:rsidRPr="007D34CC">
              <w:rPr>
                <w:rFonts w:ascii="Lucida Console" w:hAnsi="Lucida Console" w:cs="Lucida Console"/>
                <w:b/>
                <w:sz w:val="17"/>
                <w:szCs w:val="17"/>
                <w:lang w:eastAsia="ja-JP"/>
              </w:rPr>
              <w:t xml:space="preserve">                &lt;/GroupParameters&gt;</w:t>
            </w:r>
          </w:p>
          <w:p w14:paraId="3BDA9FA0" w14:textId="77777777" w:rsidR="0066604D" w:rsidRPr="007D34CC" w:rsidRDefault="005E134B" w:rsidP="0066604D">
            <w:pPr>
              <w:rPr>
                <w:ins w:id="1101" w:author="Duncan Hardie" w:date="2014-04-15T10:22:00Z"/>
                <w:rFonts w:ascii="Lucida Console" w:hAnsi="Lucida Console" w:cs="Lucida Console"/>
                <w:b/>
                <w:sz w:val="17"/>
                <w:szCs w:val="17"/>
                <w:lang w:eastAsia="ja-JP"/>
              </w:rPr>
            </w:pPr>
            <w:r w:rsidRPr="007D34CC">
              <w:rPr>
                <w:rFonts w:ascii="Lucida Console" w:hAnsi="Lucida Console" w:cs="Lucida Console"/>
                <w:b/>
                <w:sz w:val="17"/>
                <w:szCs w:val="17"/>
                <w:lang w:eastAsia="ja-JP"/>
              </w:rPr>
              <w:t xml:space="preserve">                &lt;GroupType&gt;2&lt;/GroupType&gt;</w:t>
            </w:r>
          </w:p>
          <w:p w14:paraId="46348D3C" w14:textId="4748BCB3" w:rsidR="005E134B" w:rsidRPr="007D34CC" w:rsidRDefault="0066604D" w:rsidP="007D34CC">
            <w:pPr>
              <w:rPr>
                <w:rFonts w:ascii="Lucida Console" w:hAnsi="Lucida Console" w:cs="Lucida Console"/>
                <w:b/>
                <w:sz w:val="17"/>
                <w:szCs w:val="17"/>
                <w:lang w:eastAsia="ja-JP"/>
              </w:rPr>
            </w:pPr>
            <w:ins w:id="1102" w:author="Duncan Hardie" w:date="2014-04-15T10:22:00Z">
              <w:r w:rsidRPr="007D34CC">
                <w:rPr>
                  <w:rFonts w:ascii="Lucida Console" w:hAnsi="Lucida Console" w:cs="Lucida Console"/>
                  <w:b/>
                  <w:sz w:val="17"/>
                  <w:szCs w:val="17"/>
                  <w:lang w:eastAsia="ja-JP"/>
                </w:rPr>
                <w:t xml:space="preserve">                &lt;</w:t>
              </w:r>
              <w:r>
                <w:rPr>
                  <w:rFonts w:ascii="Lucida Console" w:hAnsi="Lucida Console" w:cs="Lucida Console"/>
                  <w:b/>
                  <w:sz w:val="17"/>
                  <w:szCs w:val="17"/>
                  <w:lang w:eastAsia="ja-JP"/>
                </w:rPr>
                <w:t>Body&gt;</w:t>
              </w:r>
              <w:r w:rsidRPr="0066604D">
                <w:rPr>
                  <w:rFonts w:ascii="Lucida Console" w:hAnsi="Lucida Console" w:cs="Lucida Console"/>
                  <w:b/>
                  <w:sz w:val="17"/>
                  <w:szCs w:val="17"/>
                  <w:lang w:eastAsia="ja-JP"/>
                </w:rPr>
                <w:t xml:space="preserve">&lt;CONDITION TYPE=""100"" TYPE_TEXT=""Logic Condition""&gt;&lt;OPERATION TYPE=""500"" TYPE_TEXT=""And"" /&gt;&lt;CONDITION TYPE=""100"" TYPE_TEXT=""Logic Condition""&gt;&lt;OPERATION </w:t>
              </w:r>
              <w:r w:rsidRPr="0066604D">
                <w:rPr>
                  <w:rFonts w:ascii="Lucida Console" w:hAnsi="Lucida Console" w:cs="Lucida Console"/>
                  <w:b/>
                  <w:sz w:val="17"/>
                  <w:szCs w:val="17"/>
                  <w:lang w:eastAsia="ja-JP"/>
                </w:rPr>
                <w:lastRenderedPageBreak/>
                <w:t>TYPE=""501"" TYPE_TEXT=""Or"" /&gt;&lt;CONDITION TYPE=""101"" TYPE_TEXT=""Arithmetic Condition""&gt;&lt;VALUE TYPE=""200"" TYPE_TEXT=""Property Value""&gt;&lt;ID&gt;9&lt;/ID&gt;&lt;/VALUE&gt;&lt;OPERATION TYPE=""600"" TYPE_TEXT=""="" /&gt;&lt;VALUE TYPE=""201"" TYPE_TEXT=""Const Value""&gt;124135424&lt;/VALUE&gt;&lt;/CONDITION&gt;&lt;CONDITION TYPE=""101"" TYPE_TEXT=""Arithmetic Condition""&gt;&lt;VALUE TYPE=""200"" TYPE_TEXT=""Property Value""&gt;&lt;ID&gt;9&lt;/ID&gt;&lt;/VALUE&gt;&lt;OPERATION TYPE=""600"" TYPE_TEXT=""="" /&gt;&lt;VALUE TYPE=""201"" TYPE_TEXT=""Const Value""&gt;124135426&lt;/VALUE&gt;&lt;/CONDITION&gt;&lt;CONDITION TYPE=""101"" TYPE_TEXT=""Arithmetic Condition""&gt;&lt;VALUE TYPE=""200"" TYPE_TEXT=""Property Value""&gt;&lt;ID&gt;9&lt;/ID&gt;&lt;/VALUE&gt;&lt;OPERATION TYPE=""600"" TYPE_TEXT=""="" /&gt;&lt;VALUE TYPE=""201"" TYPE_TEXT=""Const Value""&gt;124149760&lt;/VALUE&gt;&lt;/CONDITION&gt;&lt;CONDITION TYPE=""101"" TYPE_TEXT=""Arithmetic Condition""&gt;&lt;VALUE TYPE=""200"" TYPE_TEXT=""Property Value""&gt;&lt;ID&gt;9&lt;/ID&gt;&lt;/VALUE&gt;&lt;OPERATION TYPE=""600"" TYPE_TEXT=""="" /&gt;&lt;VALUE TYPE=""201"" TYPE_TEXT=""Const Value""&gt;124149763&lt;/VALUE&gt;&lt;/CONDITION&gt;&lt;CONDITION TYPE=""101"" TYPE_TEXT=""Arithmetic Condition""&gt;&lt;VALUE TYPE=""200"" TYPE_TEXT=""Property Value""&gt;&lt;ID&gt;9&lt;/ID&gt;&lt;/VALUE&gt;&lt;OPERATION TYPE=""600"" TYPE_TEXT=""="" /&gt;&lt;VALUE TYPE=""201"" TYPE_TEXT=""Const Value""&gt;124149762&lt;/VALUE&gt;&lt;/CONDITION&gt;&lt;/CONDITION&gt;&lt;CONDITION TYPE=""101"" TYPE_TEXT=""Arithmetic Condition""&gt;&lt;VALUE TYPE=""200"" TYPE_TEXT=""Property Value""&gt;&lt;ID&gt;3&lt;/ID&gt;&lt;/VALUE&gt;&lt;OPERATION TYPE=""600"" TYPE_TEXT=""="" /&gt;&lt;VALUE TYPE=""201"" TYPE_TEXT=""Const Value""&gt;%1&lt;/VALUE&gt;&lt;/CONDITION&gt;&lt;/CONDITION&gt;</w:t>
              </w:r>
              <w:r w:rsidRPr="007D34CC">
                <w:rPr>
                  <w:rFonts w:ascii="Lucida Console" w:hAnsi="Lucida Console" w:cs="Lucida Console"/>
                  <w:b/>
                  <w:sz w:val="17"/>
                  <w:szCs w:val="17"/>
                  <w:lang w:eastAsia="ja-JP"/>
                </w:rPr>
                <w:t>&lt;/</w:t>
              </w:r>
              <w:r>
                <w:rPr>
                  <w:rFonts w:ascii="Lucida Console" w:hAnsi="Lucida Console" w:cs="Lucida Console"/>
                  <w:b/>
                  <w:sz w:val="17"/>
                  <w:szCs w:val="17"/>
                  <w:lang w:eastAsia="ja-JP"/>
                </w:rPr>
                <w:t>Body</w:t>
              </w:r>
              <w:r w:rsidRPr="007D34CC">
                <w:rPr>
                  <w:rFonts w:ascii="Lucida Console" w:hAnsi="Lucida Console" w:cs="Lucida Console"/>
                  <w:b/>
                  <w:sz w:val="17"/>
                  <w:szCs w:val="17"/>
                  <w:lang w:eastAsia="ja-JP"/>
                </w:rPr>
                <w:t>&gt;</w:t>
              </w:r>
            </w:ins>
          </w:p>
          <w:p w14:paraId="691B0399" w14:textId="77777777" w:rsidR="005E134B" w:rsidRPr="007D34CC" w:rsidRDefault="005E134B" w:rsidP="007D34CC">
            <w:pPr>
              <w:rPr>
                <w:rFonts w:ascii="Lucida Console" w:hAnsi="Lucida Console" w:cs="Lucida Console"/>
                <w:b/>
                <w:sz w:val="17"/>
                <w:szCs w:val="17"/>
                <w:lang w:eastAsia="ja-JP"/>
              </w:rPr>
            </w:pPr>
            <w:r w:rsidRPr="007D34CC">
              <w:rPr>
                <w:rFonts w:ascii="Lucida Console" w:hAnsi="Lucida Console" w:cs="Lucida Console"/>
                <w:b/>
                <w:sz w:val="17"/>
                <w:szCs w:val="17"/>
                <w:lang w:eastAsia="ja-JP"/>
              </w:rPr>
              <w:t xml:space="preserve">            &lt;/Group&gt;</w:t>
            </w:r>
          </w:p>
          <w:p w14:paraId="4C65E564" w14:textId="77777777" w:rsidR="005E134B" w:rsidRPr="007D34CC" w:rsidRDefault="005E134B" w:rsidP="007D34CC">
            <w:pPr>
              <w:rPr>
                <w:rFonts w:ascii="Lucida Console" w:hAnsi="Lucida Console" w:cs="Lucida Console"/>
                <w:sz w:val="17"/>
                <w:szCs w:val="17"/>
                <w:lang w:eastAsia="ja-JP"/>
              </w:rPr>
            </w:pPr>
            <w:r w:rsidRPr="007D34CC">
              <w:rPr>
                <w:rFonts w:ascii="Lucida Console" w:hAnsi="Lucida Console" w:cs="Lucida Console"/>
                <w:sz w:val="17"/>
                <w:szCs w:val="17"/>
                <w:lang w:eastAsia="ja-JP"/>
              </w:rPr>
              <w:t xml:space="preserve">            &lt;EnableGroupOnTheFly&gt;true&lt;/EnableGroupOnTheFly&gt;</w:t>
            </w:r>
          </w:p>
          <w:p w14:paraId="7C1DFAE0" w14:textId="77777777" w:rsidR="005E134B" w:rsidRPr="007D34CC" w:rsidRDefault="005E134B" w:rsidP="007D34CC">
            <w:pPr>
              <w:rPr>
                <w:rFonts w:ascii="Lucida Console" w:hAnsi="Lucida Console" w:cs="Lucida Console"/>
                <w:sz w:val="17"/>
                <w:szCs w:val="17"/>
                <w:lang w:eastAsia="ja-JP"/>
              </w:rPr>
            </w:pPr>
            <w:r w:rsidRPr="007D34CC">
              <w:rPr>
                <w:rFonts w:ascii="Lucida Console" w:hAnsi="Lucida Console" w:cs="Lucida Console"/>
                <w:sz w:val="17"/>
                <w:szCs w:val="17"/>
                <w:lang w:eastAsia="ja-JP"/>
              </w:rPr>
              <w:t xml:space="preserve">            &lt;RequestedProperties&gt;</w:t>
            </w:r>
          </w:p>
          <w:p w14:paraId="252E6381" w14:textId="77777777" w:rsidR="005E134B" w:rsidRPr="007D34CC" w:rsidRDefault="005E134B" w:rsidP="007D34CC">
            <w:pPr>
              <w:rPr>
                <w:rFonts w:ascii="Lucida Console" w:hAnsi="Lucida Console" w:cs="Lucida Console"/>
                <w:sz w:val="17"/>
                <w:szCs w:val="17"/>
                <w:lang w:eastAsia="ja-JP"/>
              </w:rPr>
            </w:pPr>
            <w:r w:rsidRPr="007D34CC">
              <w:rPr>
                <w:rFonts w:ascii="Lucida Console" w:hAnsi="Lucida Console" w:cs="Lucida Console"/>
                <w:sz w:val="17"/>
                <w:szCs w:val="17"/>
                <w:lang w:eastAsia="ja-JP"/>
              </w:rPr>
              <w:t xml:space="preserve">                &lt;Item&gt;Key&lt;/Item&gt;</w:t>
            </w:r>
          </w:p>
          <w:p w14:paraId="7FAC16B7" w14:textId="77777777" w:rsidR="005E134B" w:rsidRPr="007D34CC" w:rsidRDefault="005E134B" w:rsidP="007D34CC">
            <w:pPr>
              <w:rPr>
                <w:rFonts w:ascii="Lucida Console" w:hAnsi="Lucida Console" w:cs="Lucida Console"/>
                <w:sz w:val="17"/>
                <w:szCs w:val="17"/>
                <w:lang w:eastAsia="ja-JP"/>
              </w:rPr>
            </w:pPr>
            <w:r w:rsidRPr="007D34CC">
              <w:rPr>
                <w:rFonts w:ascii="Lucida Console" w:hAnsi="Lucida Console" w:cs="Lucida Console"/>
                <w:sz w:val="17"/>
                <w:szCs w:val="17"/>
                <w:lang w:eastAsia="ja-JP"/>
              </w:rPr>
              <w:t xml:space="preserve">                &lt;Item&gt;CallID&lt;/Item&gt;</w:t>
            </w:r>
          </w:p>
          <w:p w14:paraId="07F055EE" w14:textId="77777777" w:rsidR="005E134B" w:rsidRPr="007D34CC" w:rsidRDefault="005E134B" w:rsidP="007D34CC">
            <w:pPr>
              <w:rPr>
                <w:rFonts w:ascii="Lucida Console" w:hAnsi="Lucida Console" w:cs="Lucida Console"/>
                <w:sz w:val="17"/>
                <w:szCs w:val="17"/>
                <w:lang w:eastAsia="ja-JP"/>
              </w:rPr>
            </w:pPr>
            <w:r w:rsidRPr="007D34CC">
              <w:rPr>
                <w:rFonts w:ascii="Lucida Console" w:hAnsi="Lucida Console" w:cs="Lucida Console"/>
                <w:sz w:val="17"/>
                <w:szCs w:val="17"/>
                <w:lang w:eastAsia="ja-JP"/>
              </w:rPr>
              <w:t xml:space="preserve">                &lt;Item&gt;Number&lt;/Item&gt;</w:t>
            </w:r>
          </w:p>
          <w:p w14:paraId="2A1D5139" w14:textId="77777777" w:rsidR="005E134B" w:rsidRPr="007D34CC" w:rsidRDefault="005E134B" w:rsidP="007D34CC">
            <w:pPr>
              <w:rPr>
                <w:rFonts w:ascii="Lucida Console" w:hAnsi="Lucida Console" w:cs="Lucida Console"/>
                <w:sz w:val="17"/>
                <w:szCs w:val="17"/>
                <w:lang w:eastAsia="ja-JP"/>
              </w:rPr>
            </w:pPr>
            <w:r w:rsidRPr="007D34CC">
              <w:rPr>
                <w:rFonts w:ascii="Lucida Console" w:hAnsi="Lucida Console" w:cs="Lucida Console"/>
                <w:sz w:val="17"/>
                <w:szCs w:val="17"/>
                <w:lang w:eastAsia="ja-JP"/>
              </w:rPr>
              <w:t xml:space="preserve">                &lt;Item&gt;TaskID&lt;/Item&gt;</w:t>
            </w:r>
          </w:p>
          <w:p w14:paraId="41C1AF4E" w14:textId="77777777" w:rsidR="005E134B" w:rsidRPr="007D34CC" w:rsidRDefault="005E134B" w:rsidP="007D34CC">
            <w:pPr>
              <w:rPr>
                <w:rFonts w:ascii="Lucida Console" w:hAnsi="Lucida Console" w:cs="Lucida Console"/>
                <w:sz w:val="17"/>
                <w:szCs w:val="17"/>
                <w:lang w:eastAsia="ja-JP"/>
              </w:rPr>
            </w:pPr>
            <w:r w:rsidRPr="007D34CC">
              <w:rPr>
                <w:rFonts w:ascii="Lucida Console" w:hAnsi="Lucida Console" w:cs="Lucida Console"/>
                <w:sz w:val="17"/>
                <w:szCs w:val="17"/>
                <w:lang w:eastAsia="ja-JP"/>
              </w:rPr>
              <w:t xml:space="preserve">                &lt;Item&gt;MUSTJobNumber&lt;/Item&gt;</w:t>
            </w:r>
          </w:p>
          <w:p w14:paraId="3E6F14A2" w14:textId="77777777" w:rsidR="005E134B" w:rsidRPr="007D34CC" w:rsidRDefault="005E134B" w:rsidP="007D34CC">
            <w:pPr>
              <w:rPr>
                <w:rFonts w:ascii="Lucida Console" w:hAnsi="Lucida Console" w:cs="Lucida Console"/>
                <w:sz w:val="17"/>
                <w:szCs w:val="17"/>
                <w:lang w:eastAsia="ja-JP"/>
              </w:rPr>
            </w:pPr>
            <w:r w:rsidRPr="007D34CC">
              <w:rPr>
                <w:rFonts w:ascii="Lucida Console" w:hAnsi="Lucida Console" w:cs="Lucida Console"/>
                <w:sz w:val="17"/>
                <w:szCs w:val="17"/>
                <w:lang w:eastAsia="ja-JP"/>
              </w:rPr>
              <w:t xml:space="preserve">            &lt;/RequestedProperties&gt;</w:t>
            </w:r>
          </w:p>
          <w:p w14:paraId="467767C3" w14:textId="77777777" w:rsidR="005E134B" w:rsidRPr="007D34CC" w:rsidRDefault="005E134B" w:rsidP="007D34CC">
            <w:pPr>
              <w:rPr>
                <w:rFonts w:ascii="Lucida Console" w:hAnsi="Lucida Console" w:cs="Lucida Console"/>
                <w:sz w:val="17"/>
                <w:szCs w:val="17"/>
                <w:lang w:eastAsia="ja-JP"/>
              </w:rPr>
            </w:pPr>
            <w:r w:rsidRPr="007D34CC">
              <w:rPr>
                <w:rFonts w:ascii="Lucida Console" w:hAnsi="Lucida Console" w:cs="Lucida Console"/>
                <w:sz w:val="17"/>
                <w:szCs w:val="17"/>
                <w:lang w:eastAsia="ja-JP"/>
              </w:rPr>
              <w:t xml:space="preserve">            &lt;GetAssignments&gt;false&lt;/GetAssignments&gt;</w:t>
            </w:r>
          </w:p>
          <w:p w14:paraId="6DD486AB" w14:textId="77777777" w:rsidR="005E134B" w:rsidRPr="007D34CC" w:rsidRDefault="005E134B" w:rsidP="007D34CC">
            <w:pPr>
              <w:rPr>
                <w:rFonts w:ascii="Lucida Console" w:hAnsi="Lucida Console" w:cs="Lucida Console"/>
                <w:sz w:val="17"/>
                <w:szCs w:val="17"/>
                <w:lang w:eastAsia="ja-JP"/>
              </w:rPr>
            </w:pPr>
            <w:r w:rsidRPr="007D34CC">
              <w:rPr>
                <w:rFonts w:ascii="Lucida Console" w:hAnsi="Lucida Console" w:cs="Lucida Console"/>
                <w:sz w:val="17"/>
                <w:szCs w:val="17"/>
                <w:lang w:eastAsia="ja-JP"/>
              </w:rPr>
              <w:t xml:space="preserve">        &lt;/GetTasks&gt;</w:t>
            </w:r>
          </w:p>
          <w:p w14:paraId="0D3F3E5E" w14:textId="77777777" w:rsidR="005E134B" w:rsidRPr="007D34CC" w:rsidRDefault="005E134B" w:rsidP="007D34CC">
            <w:pPr>
              <w:rPr>
                <w:rFonts w:ascii="Lucida Console" w:hAnsi="Lucida Console" w:cs="Lucida Console"/>
                <w:sz w:val="17"/>
                <w:szCs w:val="17"/>
                <w:lang w:eastAsia="ja-JP"/>
              </w:rPr>
            </w:pPr>
            <w:r w:rsidRPr="007D34CC">
              <w:rPr>
                <w:rFonts w:ascii="Lucida Console" w:hAnsi="Lucida Console" w:cs="Lucida Console"/>
                <w:sz w:val="17"/>
                <w:szCs w:val="17"/>
                <w:lang w:eastAsia="ja-JP"/>
              </w:rPr>
              <w:t xml:space="preserve">    &lt;/s:Body&gt;</w:t>
            </w:r>
          </w:p>
          <w:p w14:paraId="705B7406" w14:textId="4E485385" w:rsidR="00115E58" w:rsidRPr="007D34CC" w:rsidRDefault="005E134B" w:rsidP="007D34CC">
            <w:pPr>
              <w:rPr>
                <w:rFonts w:ascii="Lucida Console" w:hAnsi="Lucida Console" w:cs="Lucida Console"/>
                <w:sz w:val="17"/>
                <w:szCs w:val="17"/>
                <w:lang w:eastAsia="ja-JP"/>
              </w:rPr>
            </w:pPr>
            <w:r w:rsidRPr="007D34CC">
              <w:rPr>
                <w:rFonts w:ascii="Lucida Console" w:hAnsi="Lucida Console" w:cs="Lucida Console"/>
                <w:sz w:val="17"/>
                <w:szCs w:val="17"/>
                <w:lang w:eastAsia="ja-JP"/>
              </w:rPr>
              <w:t>&lt;/s:Envelope&gt;</w:t>
            </w:r>
          </w:p>
        </w:tc>
      </w:tr>
    </w:tbl>
    <w:p w14:paraId="79FD1D83" w14:textId="16D9E1E1" w:rsidR="005E134B" w:rsidRDefault="005E134B" w:rsidP="005E134B">
      <w:pPr>
        <w:pStyle w:val="BodyText"/>
        <w:ind w:left="0"/>
      </w:pPr>
      <w:r w:rsidRPr="005E134B">
        <w:lastRenderedPageBreak/>
        <w:t xml:space="preserve">GetTasks </w:t>
      </w:r>
      <w:r>
        <w:t>Response:</w:t>
      </w:r>
    </w:p>
    <w:tbl>
      <w:tblPr>
        <w:tblW w:w="0" w:type="auto"/>
        <w:tblLook w:val="04A0" w:firstRow="1" w:lastRow="0" w:firstColumn="1" w:lastColumn="0" w:noHBand="0" w:noVBand="1"/>
      </w:tblPr>
      <w:tblGrid>
        <w:gridCol w:w="10296"/>
      </w:tblGrid>
      <w:tr w:rsidR="005E134B" w:rsidRPr="005E134B" w14:paraId="712E41AF" w14:textId="77777777" w:rsidTr="005E134B">
        <w:tc>
          <w:tcPr>
            <w:tcW w:w="10296" w:type="dxa"/>
          </w:tcPr>
          <w:p w14:paraId="7EAE7CDD" w14:textId="77777777" w:rsidR="005E134B" w:rsidRPr="007D34CC" w:rsidRDefault="005E134B"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&lt;s:Envelope xmlns:s = "http://schemas.xmlsoap.org/soap/envelope/"&gt;</w:t>
            </w:r>
          </w:p>
          <w:p w14:paraId="06F9368E" w14:textId="77777777" w:rsidR="005E134B" w:rsidRPr="007D34CC" w:rsidRDefault="005E134B"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&lt;s:Body&gt;</w:t>
            </w:r>
          </w:p>
          <w:p w14:paraId="21AE9A43" w14:textId="77777777" w:rsidR="005E134B" w:rsidRPr="007D34CC" w:rsidRDefault="005E134B"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&lt;GetTasksResponse xmlns = "http://www.clicksoftware.com"&gt;</w:t>
            </w:r>
          </w:p>
          <w:p w14:paraId="4260CA6A" w14:textId="77777777" w:rsidR="005E134B" w:rsidRPr="007D34CC" w:rsidRDefault="005E134B"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&lt;Tasks&gt;</w:t>
            </w:r>
          </w:p>
          <w:p w14:paraId="164228B1" w14:textId="77777777" w:rsidR="005E134B" w:rsidRPr="007D34CC" w:rsidRDefault="005E134B"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&lt;Task d3p1:type = "Task" xmlns:d3p1 = "http://www.w3.org/2001/XMLSchema-instance"&gt;</w:t>
            </w:r>
          </w:p>
          <w:p w14:paraId="031FBC29" w14:textId="77777777" w:rsidR="005E134B" w:rsidRPr="007D34CC" w:rsidRDefault="005E134B"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&lt;Key&gt;39516370&lt;/Key&gt;</w:t>
            </w:r>
          </w:p>
          <w:p w14:paraId="73822AA9" w14:textId="60FCA6CC" w:rsidR="005E134B" w:rsidRPr="007D34CC" w:rsidRDefault="005E134B"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w:t>
            </w:r>
            <w:del w:id="1103" w:author="Duncan Hardie" w:date="2014-04-15T10:26:00Z">
              <w:r w:rsidRPr="007D34CC" w:rsidDel="00AA61B2">
                <w:rPr>
                  <w:rFonts w:ascii="Lucida Console" w:hAnsi="Lucida Console" w:cs="Lucida Console"/>
                  <w:noProof/>
                  <w:sz w:val="17"/>
                  <w:szCs w:val="17"/>
                  <w:lang w:eastAsia="ja-JP"/>
                </w:rPr>
                <w:delText>&lt;CallID&gt;</w:delText>
              </w:r>
            </w:del>
            <w:ins w:id="1104" w:author="Duncan Hardie" w:date="2014-04-15T10:26:00Z">
              <w:r w:rsidR="00AA61B2">
                <w:rPr>
                  <w:rFonts w:ascii="Lucida Console" w:hAnsi="Lucida Console" w:cs="Lucida Console"/>
                  <w:noProof/>
                  <w:sz w:val="17"/>
                  <w:szCs w:val="17"/>
                  <w:lang w:eastAsia="ja-JP"/>
                </w:rPr>
                <w:t>&lt;CallID&gt;GB-</w:t>
              </w:r>
            </w:ins>
            <w:r w:rsidRPr="007D34CC">
              <w:rPr>
                <w:rFonts w:ascii="Lucida Console" w:hAnsi="Lucida Console" w:cs="Lucida Console"/>
                <w:noProof/>
                <w:sz w:val="17"/>
                <w:szCs w:val="17"/>
                <w:lang w:eastAsia="ja-JP"/>
              </w:rPr>
              <w:t>A1234569</w:t>
            </w:r>
            <w:del w:id="1105" w:author="Duncan Hardie" w:date="2014-04-15T10:26:00Z">
              <w:r w:rsidRPr="007D34CC" w:rsidDel="00AA61B2">
                <w:rPr>
                  <w:rFonts w:ascii="Lucida Console" w:hAnsi="Lucida Console" w:cs="Lucida Console"/>
                  <w:noProof/>
                  <w:sz w:val="17"/>
                  <w:szCs w:val="17"/>
                  <w:lang w:eastAsia="ja-JP"/>
                </w:rPr>
                <w:delText>&lt;/CallID&gt;</w:delText>
              </w:r>
            </w:del>
            <w:ins w:id="1106" w:author="Duncan Hardie" w:date="2014-04-15T10:26:00Z">
              <w:r w:rsidR="00AA61B2">
                <w:rPr>
                  <w:rFonts w:ascii="Lucida Console" w:hAnsi="Lucida Console" w:cs="Lucida Console"/>
                  <w:noProof/>
                  <w:sz w:val="17"/>
                  <w:szCs w:val="17"/>
                  <w:lang w:eastAsia="ja-JP"/>
                </w:rPr>
                <w:t>-1&lt;/CallID&gt;</w:t>
              </w:r>
            </w:ins>
          </w:p>
          <w:p w14:paraId="63AB9752" w14:textId="77777777" w:rsidR="005E134B" w:rsidRPr="007D34CC" w:rsidRDefault="005E134B"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&lt;Number&gt;1&lt;/Number&gt;</w:t>
            </w:r>
          </w:p>
          <w:p w14:paraId="48D9145B" w14:textId="1523DEDF" w:rsidR="005E134B" w:rsidRPr="007D34CC" w:rsidRDefault="005E134B"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w:t>
            </w:r>
            <w:del w:id="1107" w:author="Duncan Hardie" w:date="2014-04-15T10:28:00Z">
              <w:r w:rsidRPr="007D34CC" w:rsidDel="00AA61B2">
                <w:rPr>
                  <w:rFonts w:ascii="Lucida Console" w:hAnsi="Lucida Console" w:cs="Lucida Console"/>
                  <w:noProof/>
                  <w:sz w:val="17"/>
                  <w:szCs w:val="17"/>
                  <w:lang w:eastAsia="ja-JP"/>
                </w:rPr>
                <w:delText>&lt;TaskID&gt;FR-A1234569_D4</w:delText>
              </w:r>
            </w:del>
            <w:ins w:id="1108" w:author="Duncan Hardie" w:date="2014-04-15T10:28:00Z">
              <w:r w:rsidR="00AA61B2">
                <w:rPr>
                  <w:rFonts w:ascii="Lucida Console" w:hAnsi="Lucida Console" w:cs="Lucida Console"/>
                  <w:noProof/>
                  <w:sz w:val="17"/>
                  <w:szCs w:val="17"/>
                  <w:lang w:eastAsia="ja-JP"/>
                </w:rPr>
                <w:t>&lt;TaskID&gt;FR-A1234569-1_D4</w:t>
              </w:r>
            </w:ins>
            <w:r w:rsidRPr="007D34CC">
              <w:rPr>
                <w:rFonts w:ascii="Lucida Console" w:hAnsi="Lucida Console" w:cs="Lucida Console"/>
                <w:noProof/>
                <w:sz w:val="17"/>
                <w:szCs w:val="17"/>
                <w:lang w:eastAsia="ja-JP"/>
              </w:rPr>
              <w:t>_20130926T073730&lt;/TaskID&gt;</w:t>
            </w:r>
          </w:p>
          <w:p w14:paraId="4AEED2A8" w14:textId="77777777" w:rsidR="005E134B" w:rsidRPr="007D34CC" w:rsidRDefault="005E134B"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&lt;MUSTJobNumber&gt;A1234569&lt;/MUSTJobNumber&gt;</w:t>
            </w:r>
          </w:p>
          <w:p w14:paraId="47144A94" w14:textId="77777777" w:rsidR="005E134B" w:rsidRPr="007D34CC" w:rsidRDefault="005E134B"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&lt;/Task&gt;</w:t>
            </w:r>
          </w:p>
          <w:p w14:paraId="707DD78B" w14:textId="77777777" w:rsidR="005E134B" w:rsidRPr="007D34CC" w:rsidRDefault="005E134B"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&lt;Task d3p1:type = "Task" xmlns:d3p1 = "http://www.w3.org/2001/XMLSchema-instance"&gt;</w:t>
            </w:r>
          </w:p>
          <w:p w14:paraId="26C2F026" w14:textId="77777777" w:rsidR="005E134B" w:rsidRPr="007D34CC" w:rsidRDefault="005E134B"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&lt;Key&gt;39516371&lt;/Key&gt;</w:t>
            </w:r>
          </w:p>
          <w:p w14:paraId="1F83B700" w14:textId="5797C2A4" w:rsidR="005E134B" w:rsidRPr="007D34CC" w:rsidRDefault="005E134B"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w:t>
            </w:r>
            <w:del w:id="1109" w:author="Duncan Hardie" w:date="2014-04-15T10:26:00Z">
              <w:r w:rsidRPr="007D34CC" w:rsidDel="00AA61B2">
                <w:rPr>
                  <w:rFonts w:ascii="Lucida Console" w:hAnsi="Lucida Console" w:cs="Lucida Console"/>
                  <w:noProof/>
                  <w:sz w:val="17"/>
                  <w:szCs w:val="17"/>
                  <w:lang w:eastAsia="ja-JP"/>
                </w:rPr>
                <w:delText>&lt;CallID&gt;</w:delText>
              </w:r>
            </w:del>
            <w:ins w:id="1110" w:author="Duncan Hardie" w:date="2014-04-15T10:26:00Z">
              <w:r w:rsidR="00AA61B2">
                <w:rPr>
                  <w:rFonts w:ascii="Lucida Console" w:hAnsi="Lucida Console" w:cs="Lucida Console"/>
                  <w:noProof/>
                  <w:sz w:val="17"/>
                  <w:szCs w:val="17"/>
                  <w:lang w:eastAsia="ja-JP"/>
                </w:rPr>
                <w:t>&lt;CallID&gt;GB-</w:t>
              </w:r>
            </w:ins>
            <w:r w:rsidRPr="007D34CC">
              <w:rPr>
                <w:rFonts w:ascii="Lucida Console" w:hAnsi="Lucida Console" w:cs="Lucida Console"/>
                <w:noProof/>
                <w:sz w:val="17"/>
                <w:szCs w:val="17"/>
                <w:lang w:eastAsia="ja-JP"/>
              </w:rPr>
              <w:t>A1234569</w:t>
            </w:r>
            <w:del w:id="1111" w:author="Duncan Hardie" w:date="2014-04-15T10:26:00Z">
              <w:r w:rsidRPr="007D34CC" w:rsidDel="00AA61B2">
                <w:rPr>
                  <w:rFonts w:ascii="Lucida Console" w:hAnsi="Lucida Console" w:cs="Lucida Console"/>
                  <w:noProof/>
                  <w:sz w:val="17"/>
                  <w:szCs w:val="17"/>
                  <w:lang w:eastAsia="ja-JP"/>
                </w:rPr>
                <w:delText>&lt;/CallID&gt;</w:delText>
              </w:r>
            </w:del>
            <w:ins w:id="1112" w:author="Duncan Hardie" w:date="2014-04-15T10:26:00Z">
              <w:r w:rsidR="00AA61B2">
                <w:rPr>
                  <w:rFonts w:ascii="Lucida Console" w:hAnsi="Lucida Console" w:cs="Lucida Console"/>
                  <w:noProof/>
                  <w:sz w:val="17"/>
                  <w:szCs w:val="17"/>
                  <w:lang w:eastAsia="ja-JP"/>
                </w:rPr>
                <w:t>-1&lt;/CallID&gt;</w:t>
              </w:r>
            </w:ins>
          </w:p>
          <w:p w14:paraId="1B1042A2" w14:textId="77777777" w:rsidR="005E134B" w:rsidRPr="007D34CC" w:rsidRDefault="005E134B"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&lt;Number&gt;2&lt;/Number&gt;</w:t>
            </w:r>
          </w:p>
          <w:p w14:paraId="59D90D34" w14:textId="1C29C098" w:rsidR="005E134B" w:rsidRPr="007D34CC" w:rsidRDefault="005E134B"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w:t>
            </w:r>
            <w:del w:id="1113" w:author="Duncan Hardie" w:date="2014-04-15T10:28:00Z">
              <w:r w:rsidRPr="007D34CC" w:rsidDel="00AA61B2">
                <w:rPr>
                  <w:rFonts w:ascii="Lucida Console" w:hAnsi="Lucida Console" w:cs="Lucida Console"/>
                  <w:noProof/>
                  <w:sz w:val="17"/>
                  <w:szCs w:val="17"/>
                  <w:lang w:eastAsia="ja-JP"/>
                </w:rPr>
                <w:delText>&lt;TaskID&gt;FR-A1234569_D4</w:delText>
              </w:r>
            </w:del>
            <w:ins w:id="1114" w:author="Duncan Hardie" w:date="2014-04-15T10:28:00Z">
              <w:r w:rsidR="00AA61B2">
                <w:rPr>
                  <w:rFonts w:ascii="Lucida Console" w:hAnsi="Lucida Console" w:cs="Lucida Console"/>
                  <w:noProof/>
                  <w:sz w:val="17"/>
                  <w:szCs w:val="17"/>
                  <w:lang w:eastAsia="ja-JP"/>
                </w:rPr>
                <w:t>&lt;TaskID&gt;FR-A1234569-1_D4</w:t>
              </w:r>
            </w:ins>
            <w:r w:rsidRPr="007D34CC">
              <w:rPr>
                <w:rFonts w:ascii="Lucida Console" w:hAnsi="Lucida Console" w:cs="Lucida Console"/>
                <w:noProof/>
                <w:sz w:val="17"/>
                <w:szCs w:val="17"/>
                <w:lang w:eastAsia="ja-JP"/>
              </w:rPr>
              <w:t>_20130926T073830&lt;/TaskID&gt;</w:t>
            </w:r>
          </w:p>
          <w:p w14:paraId="76DC6140" w14:textId="77777777" w:rsidR="005E134B" w:rsidRPr="007D34CC" w:rsidRDefault="005E134B"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&lt;MUSTJobNumber&gt;A1234569&lt;/MUSTJobNumber&gt;</w:t>
            </w:r>
          </w:p>
          <w:p w14:paraId="7F8BBA86" w14:textId="77777777" w:rsidR="005E134B" w:rsidRPr="007D34CC" w:rsidRDefault="005E134B"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&lt;/Task&gt;</w:t>
            </w:r>
          </w:p>
          <w:p w14:paraId="2E7FA4A3" w14:textId="77777777" w:rsidR="005E134B" w:rsidRPr="007D34CC" w:rsidRDefault="005E134B"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&lt;Task d3p1:type = "Task" xmlns:d3p1 = "http://www.w3.org/2001/XMLSchema-instance"&gt;</w:t>
            </w:r>
          </w:p>
          <w:p w14:paraId="71DBC1BA" w14:textId="77777777" w:rsidR="005E134B" w:rsidRPr="007D34CC" w:rsidRDefault="005E134B"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&lt;Key&gt;39516372&lt;/Key&gt;</w:t>
            </w:r>
          </w:p>
          <w:p w14:paraId="16A3E579" w14:textId="7412E1F2" w:rsidR="005E134B" w:rsidRPr="007D34CC" w:rsidRDefault="005E134B"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w:t>
            </w:r>
            <w:del w:id="1115" w:author="Duncan Hardie" w:date="2014-04-15T10:26:00Z">
              <w:r w:rsidRPr="007D34CC" w:rsidDel="00AA61B2">
                <w:rPr>
                  <w:rFonts w:ascii="Lucida Console" w:hAnsi="Lucida Console" w:cs="Lucida Console"/>
                  <w:noProof/>
                  <w:sz w:val="17"/>
                  <w:szCs w:val="17"/>
                  <w:lang w:eastAsia="ja-JP"/>
                </w:rPr>
                <w:delText>&lt;CallID&gt;</w:delText>
              </w:r>
            </w:del>
            <w:ins w:id="1116" w:author="Duncan Hardie" w:date="2014-04-15T10:26:00Z">
              <w:r w:rsidR="00AA61B2">
                <w:rPr>
                  <w:rFonts w:ascii="Lucida Console" w:hAnsi="Lucida Console" w:cs="Lucida Console"/>
                  <w:noProof/>
                  <w:sz w:val="17"/>
                  <w:szCs w:val="17"/>
                  <w:lang w:eastAsia="ja-JP"/>
                </w:rPr>
                <w:t>&lt;CallID&gt;GB-</w:t>
              </w:r>
            </w:ins>
            <w:r w:rsidRPr="007D34CC">
              <w:rPr>
                <w:rFonts w:ascii="Lucida Console" w:hAnsi="Lucida Console" w:cs="Lucida Console"/>
                <w:noProof/>
                <w:sz w:val="17"/>
                <w:szCs w:val="17"/>
                <w:lang w:eastAsia="ja-JP"/>
              </w:rPr>
              <w:t>A1234569</w:t>
            </w:r>
            <w:del w:id="1117" w:author="Duncan Hardie" w:date="2014-04-15T10:26:00Z">
              <w:r w:rsidRPr="007D34CC" w:rsidDel="00AA61B2">
                <w:rPr>
                  <w:rFonts w:ascii="Lucida Console" w:hAnsi="Lucida Console" w:cs="Lucida Console"/>
                  <w:noProof/>
                  <w:sz w:val="17"/>
                  <w:szCs w:val="17"/>
                  <w:lang w:eastAsia="ja-JP"/>
                </w:rPr>
                <w:delText>&lt;/CallID&gt;</w:delText>
              </w:r>
            </w:del>
            <w:ins w:id="1118" w:author="Duncan Hardie" w:date="2014-04-15T10:26:00Z">
              <w:r w:rsidR="00AA61B2">
                <w:rPr>
                  <w:rFonts w:ascii="Lucida Console" w:hAnsi="Lucida Console" w:cs="Lucida Console"/>
                  <w:noProof/>
                  <w:sz w:val="17"/>
                  <w:szCs w:val="17"/>
                  <w:lang w:eastAsia="ja-JP"/>
                </w:rPr>
                <w:t>-1&lt;/CallID&gt;</w:t>
              </w:r>
            </w:ins>
          </w:p>
          <w:p w14:paraId="28A711D3" w14:textId="77777777" w:rsidR="005E134B" w:rsidRPr="007D34CC" w:rsidRDefault="005E134B"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&lt;Number&gt;3&lt;/Number&gt;</w:t>
            </w:r>
          </w:p>
          <w:p w14:paraId="2C638E57" w14:textId="08CE47D0" w:rsidR="005E134B" w:rsidRPr="007D34CC" w:rsidRDefault="005E134B"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w:t>
            </w:r>
            <w:del w:id="1119" w:author="Duncan Hardie" w:date="2014-04-15T10:28:00Z">
              <w:r w:rsidRPr="007D34CC" w:rsidDel="00AA61B2">
                <w:rPr>
                  <w:rFonts w:ascii="Lucida Console" w:hAnsi="Lucida Console" w:cs="Lucida Console"/>
                  <w:noProof/>
                  <w:sz w:val="17"/>
                  <w:szCs w:val="17"/>
                  <w:lang w:eastAsia="ja-JP"/>
                </w:rPr>
                <w:delText>&lt;TaskID&gt;FR-A1234569_D4</w:delText>
              </w:r>
            </w:del>
            <w:ins w:id="1120" w:author="Duncan Hardie" w:date="2014-04-15T10:28:00Z">
              <w:r w:rsidR="00AA61B2">
                <w:rPr>
                  <w:rFonts w:ascii="Lucida Console" w:hAnsi="Lucida Console" w:cs="Lucida Console"/>
                  <w:noProof/>
                  <w:sz w:val="17"/>
                  <w:szCs w:val="17"/>
                  <w:lang w:eastAsia="ja-JP"/>
                </w:rPr>
                <w:t>&lt;TaskID&gt;FR-A1234569-1_D4</w:t>
              </w:r>
            </w:ins>
            <w:r w:rsidRPr="007D34CC">
              <w:rPr>
                <w:rFonts w:ascii="Lucida Console" w:hAnsi="Lucida Console" w:cs="Lucida Console"/>
                <w:noProof/>
                <w:sz w:val="17"/>
                <w:szCs w:val="17"/>
                <w:lang w:eastAsia="ja-JP"/>
              </w:rPr>
              <w:t>_20130926T073930&lt;/TaskID&gt;</w:t>
            </w:r>
          </w:p>
          <w:p w14:paraId="02586C69" w14:textId="77777777" w:rsidR="005E134B" w:rsidRPr="007D34CC" w:rsidRDefault="005E134B"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&lt;MUSTJobNumber&gt;A1234569&lt;/MUSTJobNumber&gt;</w:t>
            </w:r>
          </w:p>
          <w:p w14:paraId="1543B297" w14:textId="77777777" w:rsidR="005E134B" w:rsidRPr="007D34CC" w:rsidRDefault="005E134B"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&lt;/Task&gt;</w:t>
            </w:r>
          </w:p>
          <w:p w14:paraId="61271868" w14:textId="77777777" w:rsidR="005E134B" w:rsidRPr="007D34CC" w:rsidRDefault="005E134B"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&lt;/Tasks&gt;</w:t>
            </w:r>
          </w:p>
          <w:p w14:paraId="33E03E8D" w14:textId="77777777" w:rsidR="005E134B" w:rsidRPr="007D34CC" w:rsidRDefault="005E134B"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&lt;/GetTasksResponse&gt;</w:t>
            </w:r>
          </w:p>
          <w:p w14:paraId="3CCC68DC" w14:textId="77777777" w:rsidR="005E134B" w:rsidRPr="007D34CC" w:rsidRDefault="005E134B"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&lt;/s:Body&gt;</w:t>
            </w:r>
          </w:p>
          <w:p w14:paraId="5FA5A816" w14:textId="08DF9E43" w:rsidR="005E134B" w:rsidRPr="007D34CC" w:rsidRDefault="005E134B" w:rsidP="007D34CC">
            <w:pPr>
              <w:rPr>
                <w:rFonts w:ascii="Lucida Console" w:hAnsi="Lucida Console" w:cs="Lucida Console"/>
                <w:b/>
                <w:noProof/>
                <w:sz w:val="17"/>
                <w:szCs w:val="17"/>
                <w:lang w:eastAsia="ja-JP"/>
              </w:rPr>
            </w:pPr>
            <w:r w:rsidRPr="007D34CC">
              <w:rPr>
                <w:rFonts w:ascii="Lucida Console" w:hAnsi="Lucida Console" w:cs="Lucida Console"/>
                <w:noProof/>
                <w:sz w:val="17"/>
                <w:szCs w:val="17"/>
                <w:lang w:eastAsia="ja-JP"/>
              </w:rPr>
              <w:t>&lt;/s:Envelope&gt;</w:t>
            </w:r>
          </w:p>
        </w:tc>
      </w:tr>
    </w:tbl>
    <w:p w14:paraId="3FBB296A" w14:textId="77777777" w:rsidR="005E134B" w:rsidRDefault="005E134B" w:rsidP="005E134B">
      <w:pPr>
        <w:pStyle w:val="BodyText"/>
        <w:ind w:left="0"/>
      </w:pPr>
    </w:p>
    <w:p w14:paraId="73F7DBEE" w14:textId="0A564CED" w:rsidR="00C955C2" w:rsidRDefault="00C955C2" w:rsidP="005E134B">
      <w:pPr>
        <w:pStyle w:val="BodyText"/>
        <w:ind w:left="0"/>
      </w:pPr>
      <w:r>
        <w:t xml:space="preserve">The following series of </w:t>
      </w:r>
      <w:r w:rsidRPr="007D34CC">
        <w:t xml:space="preserve">ProcessTaskEx </w:t>
      </w:r>
      <w:r>
        <w:t xml:space="preserve">requests pass the task.Stats </w:t>
      </w:r>
      <w:r w:rsidRPr="007D34CC">
        <w:t xml:space="preserve">Cancelled to the </w:t>
      </w:r>
      <w:r>
        <w:t xml:space="preserve">Tasks </w:t>
      </w:r>
      <w:r w:rsidR="00025394">
        <w:t>returned</w:t>
      </w:r>
      <w:r>
        <w:t xml:space="preserve"> in the response of the prior </w:t>
      </w:r>
      <w:r w:rsidRPr="005E134B">
        <w:t>GetTasks</w:t>
      </w:r>
      <w:r>
        <w:t xml:space="preserve"> request:</w:t>
      </w:r>
    </w:p>
    <w:p w14:paraId="5AB7112E" w14:textId="3B34EA35" w:rsidR="00C955C2" w:rsidRDefault="00C955C2" w:rsidP="005E134B">
      <w:pPr>
        <w:pStyle w:val="BodyText"/>
        <w:ind w:left="0"/>
      </w:pPr>
      <w:r>
        <w:lastRenderedPageBreak/>
        <w:t xml:space="preserve">Note: Any Tasks with a non canciable status will not be returned by the </w:t>
      </w:r>
      <w:r w:rsidRPr="005E134B">
        <w:t>GetTasks</w:t>
      </w:r>
      <w:r>
        <w:t xml:space="preserve"> &amp; </w:t>
      </w:r>
      <w:r w:rsidR="00025394">
        <w:t>therefore</w:t>
      </w:r>
      <w:r>
        <w:t xml:space="preserve"> wont be </w:t>
      </w:r>
      <w:r w:rsidR="00025394">
        <w:t>cancelled</w:t>
      </w:r>
      <w:r>
        <w:t>.</w:t>
      </w:r>
    </w:p>
    <w:tbl>
      <w:tblPr>
        <w:tblW w:w="0" w:type="auto"/>
        <w:tblLook w:val="04A0" w:firstRow="1" w:lastRow="0" w:firstColumn="1" w:lastColumn="0" w:noHBand="0" w:noVBand="1"/>
      </w:tblPr>
      <w:tblGrid>
        <w:gridCol w:w="10296"/>
      </w:tblGrid>
      <w:tr w:rsidR="00C955C2" w:rsidRPr="00C955C2" w14:paraId="06A1C43A" w14:textId="77777777" w:rsidTr="00C955C2">
        <w:tc>
          <w:tcPr>
            <w:tcW w:w="10296" w:type="dxa"/>
          </w:tcPr>
          <w:p w14:paraId="363E10CA" w14:textId="77777777" w:rsidR="00C955C2" w:rsidRPr="007D34CC" w:rsidRDefault="00C955C2"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&lt;s:Envelope xmlns:s = "http://schemas.xmlsoap.org/soap/envelope/"&gt;</w:t>
            </w:r>
          </w:p>
          <w:p w14:paraId="0616DCDE" w14:textId="77777777" w:rsidR="00C955C2" w:rsidRPr="007D34CC" w:rsidRDefault="00C955C2"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&lt;s:Header&gt;</w:t>
            </w:r>
          </w:p>
          <w:p w14:paraId="3623EF11" w14:textId="77777777" w:rsidR="00C955C2" w:rsidRPr="007D34CC" w:rsidRDefault="00C955C2"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&lt;h:OptionalParameters</w:t>
            </w:r>
          </w:p>
          <w:p w14:paraId="1B971E6B" w14:textId="77777777" w:rsidR="00C955C2" w:rsidRPr="007D34CC" w:rsidRDefault="00C955C2"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xmlns:h = "http://www.clicksoftware.com/OptionalParameters"</w:t>
            </w:r>
          </w:p>
          <w:p w14:paraId="0F76AE0A" w14:textId="77777777" w:rsidR="00C955C2" w:rsidRPr="007D34CC" w:rsidRDefault="00C955C2"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xmlns = "http://www.clicksoftware.com/OptionalParameters"</w:t>
            </w:r>
          </w:p>
          <w:p w14:paraId="56FF6DD4" w14:textId="77777777" w:rsidR="00C955C2" w:rsidRPr="007D34CC" w:rsidRDefault="00C955C2"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xmlns:xsi = "http://www.w3.org/2001/XMLSchema-instance"</w:t>
            </w:r>
          </w:p>
          <w:p w14:paraId="202540B3" w14:textId="77777777" w:rsidR="00C955C2" w:rsidRPr="007D34CC" w:rsidRDefault="00C955C2"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xmlns:xsd = "http://www.w3.org/2001/XMLSchema"&gt;</w:t>
            </w:r>
          </w:p>
          <w:p w14:paraId="502FCEF8" w14:textId="77777777" w:rsidR="00C955C2" w:rsidRPr="007D34CC" w:rsidRDefault="00C955C2"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&lt;CallerIdentity&gt;MUST&lt;/CallerIdentity&gt;</w:t>
            </w:r>
          </w:p>
          <w:p w14:paraId="5523E5EC" w14:textId="77777777" w:rsidR="00C955C2" w:rsidRPr="007D34CC" w:rsidRDefault="00C955C2"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&lt;ErrorOnNonExistingDictionaries&gt;false&lt;/ErrorOnNonExistingDictionaries&gt;</w:t>
            </w:r>
          </w:p>
          <w:p w14:paraId="5D3862CD" w14:textId="77777777" w:rsidR="00C955C2" w:rsidRPr="007D34CC" w:rsidRDefault="00C955C2"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&lt;/h:OptionalParameters&gt;</w:t>
            </w:r>
          </w:p>
          <w:p w14:paraId="57334B08" w14:textId="77777777" w:rsidR="00C955C2" w:rsidRPr="007D34CC" w:rsidRDefault="00C955C2"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&lt;/s:Header&gt;</w:t>
            </w:r>
          </w:p>
          <w:p w14:paraId="65D255B5" w14:textId="77777777" w:rsidR="00C955C2" w:rsidRPr="007D34CC" w:rsidRDefault="00C955C2"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&lt;s:Body xmlns:xsi = "http://www.w3.org/2001/XMLSchema-instance" xmlns:xsd = "http://www.w3.org/2001/XMLSchema"&gt;</w:t>
            </w:r>
          </w:p>
          <w:p w14:paraId="512EFEDC" w14:textId="77777777" w:rsidR="00C955C2" w:rsidRPr="007D34CC" w:rsidRDefault="00C955C2"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&lt;ProcessTaskEx xmlns = "http://www.clicksoftware.com"&gt;</w:t>
            </w:r>
          </w:p>
          <w:p w14:paraId="12F40C4D" w14:textId="77777777" w:rsidR="00C955C2" w:rsidRPr="007D34CC" w:rsidRDefault="00C955C2"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&lt;Task&gt;</w:t>
            </w:r>
          </w:p>
          <w:p w14:paraId="3788994D" w14:textId="77777777" w:rsidR="00C955C2" w:rsidRPr="007D34CC" w:rsidRDefault="00C955C2"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&lt;Key&gt;39516370&lt;/Key&gt;</w:t>
            </w:r>
          </w:p>
          <w:p w14:paraId="0E6DE2B6" w14:textId="1372EEFD" w:rsidR="00C955C2" w:rsidRPr="007D34CC" w:rsidRDefault="00C955C2"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w:t>
            </w:r>
            <w:del w:id="1121" w:author="Duncan Hardie" w:date="2014-04-15T10:26:00Z">
              <w:r w:rsidRPr="007D34CC" w:rsidDel="00AA61B2">
                <w:rPr>
                  <w:rFonts w:ascii="Lucida Console" w:hAnsi="Lucida Console" w:cs="Lucida Console"/>
                  <w:noProof/>
                  <w:sz w:val="17"/>
                  <w:szCs w:val="17"/>
                  <w:lang w:eastAsia="ja-JP"/>
                </w:rPr>
                <w:delText>&lt;CallID&gt;</w:delText>
              </w:r>
            </w:del>
            <w:ins w:id="1122" w:author="Duncan Hardie" w:date="2014-04-15T10:26:00Z">
              <w:r w:rsidR="00AA61B2">
                <w:rPr>
                  <w:rFonts w:ascii="Lucida Console" w:hAnsi="Lucida Console" w:cs="Lucida Console"/>
                  <w:noProof/>
                  <w:sz w:val="17"/>
                  <w:szCs w:val="17"/>
                  <w:lang w:eastAsia="ja-JP"/>
                </w:rPr>
                <w:t>&lt;CallID&gt;GB-</w:t>
              </w:r>
            </w:ins>
            <w:r w:rsidRPr="007D34CC">
              <w:rPr>
                <w:rFonts w:ascii="Lucida Console" w:hAnsi="Lucida Console" w:cs="Lucida Console"/>
                <w:noProof/>
                <w:sz w:val="17"/>
                <w:szCs w:val="17"/>
                <w:lang w:eastAsia="ja-JP"/>
              </w:rPr>
              <w:t>A1234569</w:t>
            </w:r>
            <w:del w:id="1123" w:author="Duncan Hardie" w:date="2014-04-15T10:26:00Z">
              <w:r w:rsidRPr="007D34CC" w:rsidDel="00AA61B2">
                <w:rPr>
                  <w:rFonts w:ascii="Lucida Console" w:hAnsi="Lucida Console" w:cs="Lucida Console"/>
                  <w:noProof/>
                  <w:sz w:val="17"/>
                  <w:szCs w:val="17"/>
                  <w:lang w:eastAsia="ja-JP"/>
                </w:rPr>
                <w:delText>&lt;/CallID&gt;</w:delText>
              </w:r>
            </w:del>
            <w:ins w:id="1124" w:author="Duncan Hardie" w:date="2014-04-15T10:26:00Z">
              <w:r w:rsidR="00AA61B2">
                <w:rPr>
                  <w:rFonts w:ascii="Lucida Console" w:hAnsi="Lucida Console" w:cs="Lucida Console"/>
                  <w:noProof/>
                  <w:sz w:val="17"/>
                  <w:szCs w:val="17"/>
                  <w:lang w:eastAsia="ja-JP"/>
                </w:rPr>
                <w:t>-1&lt;/CallID&gt;</w:t>
              </w:r>
            </w:ins>
          </w:p>
          <w:p w14:paraId="289F1B63" w14:textId="77777777" w:rsidR="00C955C2" w:rsidRPr="007D34CC" w:rsidRDefault="00C955C2"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&lt;Number&gt;1&lt;/Number&gt;</w:t>
            </w:r>
          </w:p>
          <w:p w14:paraId="7AEA7270" w14:textId="77777777" w:rsidR="00C955C2" w:rsidRPr="007D34CC" w:rsidRDefault="00C955C2"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&lt;Status&gt;</w:t>
            </w:r>
          </w:p>
          <w:p w14:paraId="0F352BDA" w14:textId="77777777" w:rsidR="00C955C2" w:rsidRPr="007D34CC" w:rsidRDefault="00C955C2"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&lt;Name&gt;Cancelled&lt;/Name&gt;</w:t>
            </w:r>
          </w:p>
          <w:p w14:paraId="584B511A" w14:textId="77777777" w:rsidR="001E0008" w:rsidRDefault="00C955C2" w:rsidP="001E0008">
            <w:pPr>
              <w:rPr>
                <w:ins w:id="1125" w:author="Duncan Hardie" w:date="2014-04-14T16:35:00Z"/>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&lt;/Status&gt;</w:t>
            </w:r>
          </w:p>
          <w:p w14:paraId="5C73307B" w14:textId="77777777" w:rsidR="001E0008" w:rsidRPr="006F7D46" w:rsidRDefault="001E0008" w:rsidP="001E0008">
            <w:pPr>
              <w:rPr>
                <w:ins w:id="1126" w:author="Duncan Hardie" w:date="2014-04-14T16:35:00Z"/>
                <w:rFonts w:ascii="Lucida Console" w:hAnsi="Lucida Console" w:cs="Lucida Console"/>
                <w:noProof/>
                <w:sz w:val="17"/>
                <w:szCs w:val="17"/>
                <w:lang w:eastAsia="ja-JP"/>
              </w:rPr>
            </w:pPr>
            <w:ins w:id="1127" w:author="Duncan Hardie" w:date="2014-04-14T16:35:00Z">
              <w:r w:rsidRPr="006F7D46">
                <w:rPr>
                  <w:rFonts w:ascii="Lucida Console" w:hAnsi="Lucida Console" w:cs="Lucida Console"/>
                  <w:noProof/>
                  <w:sz w:val="17"/>
                  <w:szCs w:val="17"/>
                  <w:lang w:eastAsia="ja-JP"/>
                </w:rPr>
                <w:t xml:space="preserve">                &lt;</w:t>
              </w:r>
              <w:r>
                <w:rPr>
                  <w:rFonts w:ascii="Consolas" w:hAnsi="Consolas" w:cs="Consolas"/>
                  <w:sz w:val="19"/>
                  <w:szCs w:val="19"/>
                  <w:lang w:eastAsia="ja-JP" w:bidi="ar-SA"/>
                </w:rPr>
                <w:t>CancellationReason&gt;</w:t>
              </w:r>
            </w:ins>
          </w:p>
          <w:p w14:paraId="4A17B6F3" w14:textId="77777777" w:rsidR="001E0008" w:rsidRPr="006F7D46" w:rsidRDefault="001E0008" w:rsidP="001E0008">
            <w:pPr>
              <w:rPr>
                <w:ins w:id="1128" w:author="Duncan Hardie" w:date="2014-04-14T16:35:00Z"/>
                <w:rFonts w:ascii="Lucida Console" w:hAnsi="Lucida Console" w:cs="Lucida Console"/>
                <w:noProof/>
                <w:sz w:val="17"/>
                <w:szCs w:val="17"/>
                <w:lang w:eastAsia="ja-JP"/>
              </w:rPr>
            </w:pPr>
            <w:ins w:id="1129" w:author="Duncan Hardie" w:date="2014-04-14T16:35:00Z">
              <w:r w:rsidRPr="006F7D46">
                <w:rPr>
                  <w:rFonts w:ascii="Lucida Console" w:hAnsi="Lucida Console" w:cs="Lucida Console"/>
                  <w:noProof/>
                  <w:sz w:val="17"/>
                  <w:szCs w:val="17"/>
                  <w:lang w:eastAsia="ja-JP"/>
                </w:rPr>
                <w:t xml:space="preserve">                    &lt;Name&gt;</w:t>
              </w:r>
              <w:r>
                <w:rPr>
                  <w:rFonts w:ascii="Lucida Console" w:hAnsi="Lucida Console" w:cs="Lucida Console"/>
                  <w:noProof/>
                  <w:sz w:val="17"/>
                  <w:szCs w:val="17"/>
                  <w:lang w:eastAsia="ja-JP"/>
                </w:rPr>
                <w:t>Other</w:t>
              </w:r>
              <w:r w:rsidRPr="006F7D46">
                <w:rPr>
                  <w:rFonts w:ascii="Lucida Console" w:hAnsi="Lucida Console" w:cs="Lucida Console"/>
                  <w:noProof/>
                  <w:sz w:val="17"/>
                  <w:szCs w:val="17"/>
                  <w:lang w:eastAsia="ja-JP"/>
                </w:rPr>
                <w:t>&lt;/Name&gt;</w:t>
              </w:r>
            </w:ins>
          </w:p>
          <w:p w14:paraId="05DFF2BC" w14:textId="0AD26112" w:rsidR="00C955C2" w:rsidRPr="007D34CC" w:rsidRDefault="001E0008" w:rsidP="001E0008">
            <w:pPr>
              <w:rPr>
                <w:rFonts w:ascii="Lucida Console" w:hAnsi="Lucida Console" w:cs="Lucida Console"/>
                <w:noProof/>
                <w:sz w:val="17"/>
                <w:szCs w:val="17"/>
                <w:lang w:eastAsia="ja-JP"/>
              </w:rPr>
            </w:pPr>
            <w:ins w:id="1130" w:author="Duncan Hardie" w:date="2014-04-14T16:35:00Z">
              <w:r w:rsidRPr="006F7D46">
                <w:rPr>
                  <w:rFonts w:ascii="Lucida Console" w:hAnsi="Lucida Console" w:cs="Lucida Console"/>
                  <w:noProof/>
                  <w:sz w:val="17"/>
                  <w:szCs w:val="17"/>
                  <w:lang w:eastAsia="ja-JP"/>
                </w:rPr>
                <w:t xml:space="preserve">                &lt;</w:t>
              </w:r>
              <w:r>
                <w:rPr>
                  <w:rFonts w:ascii="Consolas" w:hAnsi="Consolas" w:cs="Consolas"/>
                  <w:sz w:val="19"/>
                  <w:szCs w:val="19"/>
                  <w:lang w:eastAsia="ja-JP" w:bidi="ar-SA"/>
                </w:rPr>
                <w:t>/CancellationReason&gt;</w:t>
              </w:r>
            </w:ins>
          </w:p>
          <w:p w14:paraId="7B6FD409" w14:textId="77777777" w:rsidR="00C955C2" w:rsidRPr="007D34CC" w:rsidRDefault="00C955C2"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&lt;/Task&gt;</w:t>
            </w:r>
          </w:p>
          <w:p w14:paraId="0C2650E3" w14:textId="77777777" w:rsidR="00C955C2" w:rsidRPr="007D34CC" w:rsidRDefault="00C955C2"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&lt;ReturnAssignment&gt;false&lt;/ReturnAssignment&gt;</w:t>
            </w:r>
          </w:p>
          <w:p w14:paraId="34F9D26E" w14:textId="77777777" w:rsidR="00C955C2" w:rsidRPr="007D34CC" w:rsidRDefault="00C955C2"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&lt;TaskRequestedProperties&gt;</w:t>
            </w:r>
          </w:p>
          <w:p w14:paraId="6F0AA81D" w14:textId="77777777" w:rsidR="00C955C2" w:rsidRPr="007D34CC" w:rsidRDefault="00C955C2"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&lt;Item&gt;Key&lt;/Item&gt;</w:t>
            </w:r>
          </w:p>
          <w:p w14:paraId="06E05ECB" w14:textId="77777777" w:rsidR="00C955C2" w:rsidRPr="007D34CC" w:rsidRDefault="00C955C2"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&lt;Item&gt;CallID&lt;/Item&gt;</w:t>
            </w:r>
          </w:p>
          <w:p w14:paraId="68A147C4" w14:textId="77777777" w:rsidR="00C955C2" w:rsidRPr="007D34CC" w:rsidRDefault="00C955C2"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&lt;Item&gt;Number&lt;/Item&gt;</w:t>
            </w:r>
          </w:p>
          <w:p w14:paraId="0E4B28FC" w14:textId="77777777" w:rsidR="00C955C2" w:rsidRPr="007D34CC" w:rsidRDefault="00C955C2"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&lt;Item&gt;TaskID&lt;/Item&gt;</w:t>
            </w:r>
          </w:p>
          <w:p w14:paraId="74700BE8" w14:textId="77777777" w:rsidR="00C955C2" w:rsidRPr="007D34CC" w:rsidRDefault="00C955C2"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&lt;Item&gt;MUSTJobNumber&lt;/Item&gt;</w:t>
            </w:r>
          </w:p>
          <w:p w14:paraId="0985C49C" w14:textId="77777777" w:rsidR="00C955C2" w:rsidRPr="007D34CC" w:rsidRDefault="00C955C2"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&lt;/TaskRequestedProperties&gt;</w:t>
            </w:r>
          </w:p>
          <w:p w14:paraId="6BD45BED" w14:textId="77777777" w:rsidR="00C955C2" w:rsidRPr="007D34CC" w:rsidRDefault="00C955C2"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&lt;ReturnSchedulingError&gt;false&lt;/ReturnSchedulingError&gt;</w:t>
            </w:r>
          </w:p>
          <w:p w14:paraId="4CD78956" w14:textId="77777777" w:rsidR="00C955C2" w:rsidRPr="007D34CC" w:rsidRDefault="00C955C2"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&lt;/ProcessTaskEx&gt;</w:t>
            </w:r>
          </w:p>
          <w:p w14:paraId="03BC7400" w14:textId="77777777" w:rsidR="00C955C2" w:rsidRPr="007D34CC" w:rsidRDefault="00C955C2"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&lt;/s:Body&gt;</w:t>
            </w:r>
          </w:p>
          <w:p w14:paraId="30AD6252" w14:textId="6FBAC99D" w:rsidR="00C955C2" w:rsidRPr="007D34CC" w:rsidRDefault="00C955C2"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&lt;/s:Envelope&gt;</w:t>
            </w:r>
          </w:p>
        </w:tc>
      </w:tr>
    </w:tbl>
    <w:p w14:paraId="201E5156" w14:textId="77777777" w:rsidR="00C955C2" w:rsidRDefault="00C955C2" w:rsidP="005E134B">
      <w:pPr>
        <w:pStyle w:val="BodyText"/>
        <w:ind w:left="0"/>
      </w:pPr>
    </w:p>
    <w:tbl>
      <w:tblPr>
        <w:tblW w:w="0" w:type="auto"/>
        <w:tblLook w:val="04A0" w:firstRow="1" w:lastRow="0" w:firstColumn="1" w:lastColumn="0" w:noHBand="0" w:noVBand="1"/>
      </w:tblPr>
      <w:tblGrid>
        <w:gridCol w:w="10296"/>
      </w:tblGrid>
      <w:tr w:rsidR="00C955C2" w:rsidRPr="001A0F2E" w14:paraId="07F4F065" w14:textId="77777777" w:rsidTr="00C955C2">
        <w:tc>
          <w:tcPr>
            <w:tcW w:w="10296" w:type="dxa"/>
          </w:tcPr>
          <w:p w14:paraId="10523C24" w14:textId="77777777" w:rsidR="001A0F2E" w:rsidRPr="007D34CC" w:rsidRDefault="001A0F2E"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&lt;s:Envelope xmlns:s = "http://schemas.xmlsoap.org/soap/envelope/"&gt;</w:t>
            </w:r>
          </w:p>
          <w:p w14:paraId="3DD9DC63" w14:textId="77777777" w:rsidR="001A0F2E" w:rsidRPr="007D34CC" w:rsidRDefault="001A0F2E"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&lt;s:Header&gt;</w:t>
            </w:r>
          </w:p>
          <w:p w14:paraId="69E89B5A" w14:textId="77777777" w:rsidR="001A0F2E" w:rsidRPr="007D34CC" w:rsidRDefault="001A0F2E"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&lt;h:OptionalParameters</w:t>
            </w:r>
          </w:p>
          <w:p w14:paraId="1B9CC049" w14:textId="77777777" w:rsidR="001A0F2E" w:rsidRPr="007D34CC" w:rsidRDefault="001A0F2E"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xmlns:h = "http://www.clicksoftware.com/OptionalParameters"</w:t>
            </w:r>
          </w:p>
          <w:p w14:paraId="67897C45" w14:textId="77777777" w:rsidR="001A0F2E" w:rsidRPr="007D34CC" w:rsidRDefault="001A0F2E"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xmlns = "http://www.clicksoftware.com/OptionalParameters"</w:t>
            </w:r>
          </w:p>
          <w:p w14:paraId="20715569" w14:textId="77777777" w:rsidR="001A0F2E" w:rsidRPr="007D34CC" w:rsidRDefault="001A0F2E"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xmlns:xsi = "http://www.w3.org/2001/XMLSchema-instance"</w:t>
            </w:r>
          </w:p>
          <w:p w14:paraId="36E657AA" w14:textId="77777777" w:rsidR="001A0F2E" w:rsidRPr="007D34CC" w:rsidRDefault="001A0F2E"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xmlns:xsd = "http://www.w3.org/2001/XMLSchema"&gt;</w:t>
            </w:r>
          </w:p>
          <w:p w14:paraId="3DBDE947" w14:textId="77777777" w:rsidR="001A0F2E" w:rsidRPr="007D34CC" w:rsidRDefault="001A0F2E"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&lt;CallerIdentity&gt;MUST&lt;/CallerIdentity&gt;</w:t>
            </w:r>
          </w:p>
          <w:p w14:paraId="39AB1E70" w14:textId="77777777" w:rsidR="001A0F2E" w:rsidRPr="007D34CC" w:rsidRDefault="001A0F2E"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&lt;ErrorOnNonExistingDictionaries&gt;false&lt;/ErrorOnNonExistingDictionaries&gt;</w:t>
            </w:r>
          </w:p>
          <w:p w14:paraId="74BB79C3" w14:textId="77777777" w:rsidR="001A0F2E" w:rsidRPr="007D34CC" w:rsidRDefault="001A0F2E"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&lt;/h:OptionalParameters&gt;</w:t>
            </w:r>
          </w:p>
          <w:p w14:paraId="573B2E31" w14:textId="77777777" w:rsidR="001A0F2E" w:rsidRPr="007D34CC" w:rsidRDefault="001A0F2E"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&lt;/s:Header&gt;</w:t>
            </w:r>
          </w:p>
          <w:p w14:paraId="1467ED7D" w14:textId="77777777" w:rsidR="001A0F2E" w:rsidRPr="007D34CC" w:rsidRDefault="001A0F2E"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&lt;s:Body xmlns:xsi = "http://www.w3.org/2001/XMLSchema-instance" xmlns:xsd = "http://www.w3.org/2001/XMLSchema"&gt;</w:t>
            </w:r>
          </w:p>
          <w:p w14:paraId="720E8629" w14:textId="77777777" w:rsidR="001A0F2E" w:rsidRPr="007D34CC" w:rsidRDefault="001A0F2E"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&lt;ProcessTaskEx xmlns = "http://www.clicksoftware.com"&gt;</w:t>
            </w:r>
          </w:p>
          <w:p w14:paraId="323DC41D" w14:textId="77777777" w:rsidR="001A0F2E" w:rsidRPr="007D34CC" w:rsidRDefault="001A0F2E"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&lt;Task&gt;</w:t>
            </w:r>
          </w:p>
          <w:p w14:paraId="069951B3" w14:textId="77777777" w:rsidR="001A0F2E" w:rsidRPr="007D34CC" w:rsidRDefault="001A0F2E"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&lt;Key&gt;39516371&lt;/Key&gt;</w:t>
            </w:r>
          </w:p>
          <w:p w14:paraId="42DFE63E" w14:textId="3B470CF1" w:rsidR="001A0F2E" w:rsidRPr="007D34CC" w:rsidRDefault="001A0F2E"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w:t>
            </w:r>
            <w:del w:id="1131" w:author="Duncan Hardie" w:date="2014-04-15T10:26:00Z">
              <w:r w:rsidRPr="007D34CC" w:rsidDel="00AA61B2">
                <w:rPr>
                  <w:rFonts w:ascii="Lucida Console" w:hAnsi="Lucida Console" w:cs="Lucida Console"/>
                  <w:noProof/>
                  <w:sz w:val="17"/>
                  <w:szCs w:val="17"/>
                  <w:lang w:eastAsia="ja-JP"/>
                </w:rPr>
                <w:delText>&lt;CallID&gt;</w:delText>
              </w:r>
            </w:del>
            <w:ins w:id="1132" w:author="Duncan Hardie" w:date="2014-04-15T10:26:00Z">
              <w:r w:rsidR="00AA61B2">
                <w:rPr>
                  <w:rFonts w:ascii="Lucida Console" w:hAnsi="Lucida Console" w:cs="Lucida Console"/>
                  <w:noProof/>
                  <w:sz w:val="17"/>
                  <w:szCs w:val="17"/>
                  <w:lang w:eastAsia="ja-JP"/>
                </w:rPr>
                <w:t>&lt;CallID&gt;GB-</w:t>
              </w:r>
            </w:ins>
            <w:r w:rsidRPr="007D34CC">
              <w:rPr>
                <w:rFonts w:ascii="Lucida Console" w:hAnsi="Lucida Console" w:cs="Lucida Console"/>
                <w:noProof/>
                <w:sz w:val="17"/>
                <w:szCs w:val="17"/>
                <w:lang w:eastAsia="ja-JP"/>
              </w:rPr>
              <w:t>A1234569</w:t>
            </w:r>
            <w:del w:id="1133" w:author="Duncan Hardie" w:date="2014-04-15T10:26:00Z">
              <w:r w:rsidRPr="007D34CC" w:rsidDel="00AA61B2">
                <w:rPr>
                  <w:rFonts w:ascii="Lucida Console" w:hAnsi="Lucida Console" w:cs="Lucida Console"/>
                  <w:noProof/>
                  <w:sz w:val="17"/>
                  <w:szCs w:val="17"/>
                  <w:lang w:eastAsia="ja-JP"/>
                </w:rPr>
                <w:delText>&lt;/CallID&gt;</w:delText>
              </w:r>
            </w:del>
            <w:ins w:id="1134" w:author="Duncan Hardie" w:date="2014-04-15T10:26:00Z">
              <w:r w:rsidR="00AA61B2">
                <w:rPr>
                  <w:rFonts w:ascii="Lucida Console" w:hAnsi="Lucida Console" w:cs="Lucida Console"/>
                  <w:noProof/>
                  <w:sz w:val="17"/>
                  <w:szCs w:val="17"/>
                  <w:lang w:eastAsia="ja-JP"/>
                </w:rPr>
                <w:t>-1&lt;/CallID&gt;</w:t>
              </w:r>
            </w:ins>
          </w:p>
          <w:p w14:paraId="2290A46E" w14:textId="77777777" w:rsidR="001A0F2E" w:rsidRPr="007D34CC" w:rsidRDefault="001A0F2E"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&lt;Number&gt;2&lt;/Number&gt;</w:t>
            </w:r>
          </w:p>
          <w:p w14:paraId="2200C384" w14:textId="77777777" w:rsidR="001A0F2E" w:rsidRPr="007D34CC" w:rsidRDefault="001A0F2E"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&lt;Status&gt;</w:t>
            </w:r>
          </w:p>
          <w:p w14:paraId="1259513C" w14:textId="77777777" w:rsidR="001A0F2E" w:rsidRPr="007D34CC" w:rsidRDefault="001A0F2E"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&lt;Name&gt;Cancelled&lt;/Name&gt;</w:t>
            </w:r>
          </w:p>
          <w:p w14:paraId="017E335A" w14:textId="77777777" w:rsidR="00E269FB" w:rsidRDefault="001A0F2E" w:rsidP="00E269FB">
            <w:pPr>
              <w:rPr>
                <w:ins w:id="1135" w:author="Duncan Hardie" w:date="2014-04-14T16:35:00Z"/>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&lt;/Status&gt;</w:t>
            </w:r>
          </w:p>
          <w:p w14:paraId="6184B406" w14:textId="77777777" w:rsidR="00E269FB" w:rsidRPr="006F7D46" w:rsidRDefault="00E269FB" w:rsidP="00E269FB">
            <w:pPr>
              <w:rPr>
                <w:ins w:id="1136" w:author="Duncan Hardie" w:date="2014-04-14T16:35:00Z"/>
                <w:rFonts w:ascii="Lucida Console" w:hAnsi="Lucida Console" w:cs="Lucida Console"/>
                <w:noProof/>
                <w:sz w:val="17"/>
                <w:szCs w:val="17"/>
                <w:lang w:eastAsia="ja-JP"/>
              </w:rPr>
            </w:pPr>
            <w:ins w:id="1137" w:author="Duncan Hardie" w:date="2014-04-14T16:35:00Z">
              <w:r w:rsidRPr="006F7D46">
                <w:rPr>
                  <w:rFonts w:ascii="Lucida Console" w:hAnsi="Lucida Console" w:cs="Lucida Console"/>
                  <w:noProof/>
                  <w:sz w:val="17"/>
                  <w:szCs w:val="17"/>
                  <w:lang w:eastAsia="ja-JP"/>
                </w:rPr>
                <w:t xml:space="preserve">                &lt;</w:t>
              </w:r>
              <w:r>
                <w:rPr>
                  <w:rFonts w:ascii="Consolas" w:hAnsi="Consolas" w:cs="Consolas"/>
                  <w:sz w:val="19"/>
                  <w:szCs w:val="19"/>
                  <w:lang w:eastAsia="ja-JP" w:bidi="ar-SA"/>
                </w:rPr>
                <w:t>CancellationReason&gt;</w:t>
              </w:r>
            </w:ins>
          </w:p>
          <w:p w14:paraId="3AFB2A17" w14:textId="77777777" w:rsidR="00E269FB" w:rsidRPr="006F7D46" w:rsidRDefault="00E269FB" w:rsidP="00E269FB">
            <w:pPr>
              <w:rPr>
                <w:ins w:id="1138" w:author="Duncan Hardie" w:date="2014-04-14T16:35:00Z"/>
                <w:rFonts w:ascii="Lucida Console" w:hAnsi="Lucida Console" w:cs="Lucida Console"/>
                <w:noProof/>
                <w:sz w:val="17"/>
                <w:szCs w:val="17"/>
                <w:lang w:eastAsia="ja-JP"/>
              </w:rPr>
            </w:pPr>
            <w:ins w:id="1139" w:author="Duncan Hardie" w:date="2014-04-14T16:35:00Z">
              <w:r w:rsidRPr="006F7D46">
                <w:rPr>
                  <w:rFonts w:ascii="Lucida Console" w:hAnsi="Lucida Console" w:cs="Lucida Console"/>
                  <w:noProof/>
                  <w:sz w:val="17"/>
                  <w:szCs w:val="17"/>
                  <w:lang w:eastAsia="ja-JP"/>
                </w:rPr>
                <w:t xml:space="preserve">                    &lt;Name&gt;</w:t>
              </w:r>
              <w:r>
                <w:rPr>
                  <w:rFonts w:ascii="Lucida Console" w:hAnsi="Lucida Console" w:cs="Lucida Console"/>
                  <w:noProof/>
                  <w:sz w:val="17"/>
                  <w:szCs w:val="17"/>
                  <w:lang w:eastAsia="ja-JP"/>
                </w:rPr>
                <w:t>Other</w:t>
              </w:r>
              <w:r w:rsidRPr="006F7D46">
                <w:rPr>
                  <w:rFonts w:ascii="Lucida Console" w:hAnsi="Lucida Console" w:cs="Lucida Console"/>
                  <w:noProof/>
                  <w:sz w:val="17"/>
                  <w:szCs w:val="17"/>
                  <w:lang w:eastAsia="ja-JP"/>
                </w:rPr>
                <w:t>&lt;/Name&gt;</w:t>
              </w:r>
            </w:ins>
          </w:p>
          <w:p w14:paraId="078E19B5" w14:textId="508A867A" w:rsidR="001A0F2E" w:rsidRPr="007D34CC" w:rsidRDefault="00E269FB" w:rsidP="00E269FB">
            <w:pPr>
              <w:rPr>
                <w:rFonts w:ascii="Lucida Console" w:hAnsi="Lucida Console" w:cs="Lucida Console"/>
                <w:noProof/>
                <w:sz w:val="17"/>
                <w:szCs w:val="17"/>
                <w:lang w:eastAsia="ja-JP"/>
              </w:rPr>
            </w:pPr>
            <w:ins w:id="1140" w:author="Duncan Hardie" w:date="2014-04-14T16:35:00Z">
              <w:r w:rsidRPr="006F7D46">
                <w:rPr>
                  <w:rFonts w:ascii="Lucida Console" w:hAnsi="Lucida Console" w:cs="Lucida Console"/>
                  <w:noProof/>
                  <w:sz w:val="17"/>
                  <w:szCs w:val="17"/>
                  <w:lang w:eastAsia="ja-JP"/>
                </w:rPr>
                <w:t xml:space="preserve">                &lt;</w:t>
              </w:r>
              <w:r>
                <w:rPr>
                  <w:rFonts w:ascii="Consolas" w:hAnsi="Consolas" w:cs="Consolas"/>
                  <w:sz w:val="19"/>
                  <w:szCs w:val="19"/>
                  <w:lang w:eastAsia="ja-JP" w:bidi="ar-SA"/>
                </w:rPr>
                <w:t>/CancellationReason&gt;</w:t>
              </w:r>
            </w:ins>
          </w:p>
          <w:p w14:paraId="717CDCFD" w14:textId="77777777" w:rsidR="001A0F2E" w:rsidRPr="007D34CC" w:rsidRDefault="001A0F2E"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&lt;/Task&gt;</w:t>
            </w:r>
          </w:p>
          <w:p w14:paraId="5E36C481" w14:textId="77777777" w:rsidR="001A0F2E" w:rsidRPr="007D34CC" w:rsidRDefault="001A0F2E"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&lt;ReturnAssignment&gt;false&lt;/ReturnAssignment&gt;</w:t>
            </w:r>
          </w:p>
          <w:p w14:paraId="761D6698" w14:textId="77777777" w:rsidR="001A0F2E" w:rsidRPr="007D34CC" w:rsidRDefault="001A0F2E"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&lt;TaskRequestedProperties&gt;</w:t>
            </w:r>
          </w:p>
          <w:p w14:paraId="60F5DE56" w14:textId="77777777" w:rsidR="001A0F2E" w:rsidRPr="007D34CC" w:rsidRDefault="001A0F2E"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&lt;Item&gt;Key&lt;/Item&gt;</w:t>
            </w:r>
          </w:p>
          <w:p w14:paraId="535F72AA" w14:textId="77777777" w:rsidR="001A0F2E" w:rsidRPr="007D34CC" w:rsidRDefault="001A0F2E"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lastRenderedPageBreak/>
              <w:t xml:space="preserve">                &lt;Item&gt;CallID&lt;/Item&gt;</w:t>
            </w:r>
          </w:p>
          <w:p w14:paraId="0FBED367" w14:textId="77777777" w:rsidR="001A0F2E" w:rsidRPr="007D34CC" w:rsidRDefault="001A0F2E"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&lt;Item&gt;Number&lt;/Item&gt;</w:t>
            </w:r>
          </w:p>
          <w:p w14:paraId="26C0E29F" w14:textId="77777777" w:rsidR="001A0F2E" w:rsidRPr="007D34CC" w:rsidRDefault="001A0F2E"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&lt;Item&gt;TaskID&lt;/Item&gt;</w:t>
            </w:r>
          </w:p>
          <w:p w14:paraId="50C2BD2F" w14:textId="77777777" w:rsidR="001A0F2E" w:rsidRPr="007D34CC" w:rsidRDefault="001A0F2E"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&lt;Item&gt;MUSTJobNumber&lt;/Item&gt;</w:t>
            </w:r>
          </w:p>
          <w:p w14:paraId="59E0A298" w14:textId="77777777" w:rsidR="001A0F2E" w:rsidRPr="007D34CC" w:rsidRDefault="001A0F2E"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&lt;/TaskRequestedProperties&gt;</w:t>
            </w:r>
          </w:p>
          <w:p w14:paraId="19CA77FD" w14:textId="77777777" w:rsidR="001A0F2E" w:rsidRPr="007D34CC" w:rsidRDefault="001A0F2E"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&lt;ReturnSchedulingError&gt;false&lt;/ReturnSchedulingError&gt;</w:t>
            </w:r>
          </w:p>
          <w:p w14:paraId="0769E56D" w14:textId="77777777" w:rsidR="001A0F2E" w:rsidRPr="007D34CC" w:rsidRDefault="001A0F2E"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&lt;/ProcessTaskEx&gt;</w:t>
            </w:r>
          </w:p>
          <w:p w14:paraId="04934923" w14:textId="77777777" w:rsidR="001A0F2E" w:rsidRPr="007D34CC" w:rsidRDefault="001A0F2E"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&lt;/s:Body&gt;</w:t>
            </w:r>
          </w:p>
          <w:p w14:paraId="48733CEB" w14:textId="21698295" w:rsidR="00C955C2" w:rsidRPr="007D34CC" w:rsidRDefault="001A0F2E"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&lt;/s:Envelope&gt;</w:t>
            </w:r>
          </w:p>
        </w:tc>
      </w:tr>
    </w:tbl>
    <w:p w14:paraId="0248EFF1" w14:textId="77777777" w:rsidR="00115E58" w:rsidRDefault="00115E58" w:rsidP="007D34CC">
      <w:pPr>
        <w:pStyle w:val="BodyText"/>
        <w:ind w:left="0"/>
      </w:pPr>
    </w:p>
    <w:tbl>
      <w:tblPr>
        <w:tblW w:w="0" w:type="auto"/>
        <w:tblLook w:val="04A0" w:firstRow="1" w:lastRow="0" w:firstColumn="1" w:lastColumn="0" w:noHBand="0" w:noVBand="1"/>
      </w:tblPr>
      <w:tblGrid>
        <w:gridCol w:w="10296"/>
      </w:tblGrid>
      <w:tr w:rsidR="009D71D6" w:rsidRPr="009D71D6" w14:paraId="222C0388" w14:textId="77777777" w:rsidTr="009D71D6">
        <w:tc>
          <w:tcPr>
            <w:tcW w:w="10296" w:type="dxa"/>
          </w:tcPr>
          <w:p w14:paraId="0655D14E" w14:textId="77777777" w:rsidR="009D71D6" w:rsidRPr="007D34CC" w:rsidRDefault="009D71D6"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&lt;s:Envelope xmlns:s = "http://schemas.xmlsoap.org/soap/envelope/"&gt;</w:t>
            </w:r>
          </w:p>
          <w:p w14:paraId="254B5635" w14:textId="77777777" w:rsidR="009D71D6" w:rsidRPr="007D34CC" w:rsidRDefault="009D71D6"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&lt;s:Header&gt;</w:t>
            </w:r>
          </w:p>
          <w:p w14:paraId="563703EC" w14:textId="77777777" w:rsidR="009D71D6" w:rsidRPr="007D34CC" w:rsidRDefault="009D71D6"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&lt;h:OptionalParameters</w:t>
            </w:r>
          </w:p>
          <w:p w14:paraId="179E5851" w14:textId="77777777" w:rsidR="009D71D6" w:rsidRPr="007D34CC" w:rsidRDefault="009D71D6"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xmlns:h = "http://www.clicksoftware.com/OptionalParameters"</w:t>
            </w:r>
          </w:p>
          <w:p w14:paraId="30AEDE43" w14:textId="77777777" w:rsidR="009D71D6" w:rsidRPr="007D34CC" w:rsidRDefault="009D71D6"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xmlns = "http://www.clicksoftware.com/OptionalParameters"</w:t>
            </w:r>
          </w:p>
          <w:p w14:paraId="3F918B14" w14:textId="77777777" w:rsidR="009D71D6" w:rsidRPr="007D34CC" w:rsidRDefault="009D71D6"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xmlns:xsi = "http://www.w3.org/2001/XMLSchema-instance"</w:t>
            </w:r>
          </w:p>
          <w:p w14:paraId="4D9156D5" w14:textId="77777777" w:rsidR="009D71D6" w:rsidRPr="007D34CC" w:rsidRDefault="009D71D6"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xmlns:xsd = "http://www.w3.org/2001/XMLSchema"&gt;</w:t>
            </w:r>
          </w:p>
          <w:p w14:paraId="5BBCF7AD" w14:textId="77777777" w:rsidR="009D71D6" w:rsidRPr="007D34CC" w:rsidRDefault="009D71D6"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&lt;CallerIdentity&gt;MUST&lt;/CallerIdentity&gt;</w:t>
            </w:r>
          </w:p>
          <w:p w14:paraId="7B76A0EE" w14:textId="77777777" w:rsidR="009D71D6" w:rsidRPr="007D34CC" w:rsidRDefault="009D71D6"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&lt;ErrorOnNonExistingDictionaries&gt;false&lt;/ErrorOnNonExistingDictionaries&gt;</w:t>
            </w:r>
          </w:p>
          <w:p w14:paraId="1108B8AF" w14:textId="77777777" w:rsidR="009D71D6" w:rsidRPr="007D34CC" w:rsidRDefault="009D71D6"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&lt;/h:OptionalParameters&gt;</w:t>
            </w:r>
          </w:p>
          <w:p w14:paraId="16A1CC8C" w14:textId="77777777" w:rsidR="009D71D6" w:rsidRPr="007D34CC" w:rsidRDefault="009D71D6"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&lt;/s:Header&gt;</w:t>
            </w:r>
          </w:p>
          <w:p w14:paraId="5830C876" w14:textId="77777777" w:rsidR="009D71D6" w:rsidRPr="007D34CC" w:rsidRDefault="009D71D6"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&lt;s:Body xmlns:xsi = "http://www.w3.org/2001/XMLSchema-instance" xmlns:xsd = "http://www.w3.org/2001/XMLSchema"&gt;</w:t>
            </w:r>
          </w:p>
          <w:p w14:paraId="62873A25" w14:textId="77777777" w:rsidR="009D71D6" w:rsidRPr="007D34CC" w:rsidRDefault="009D71D6"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&lt;ProcessTaskEx xmlns = "http://www.clicksoftware.com"&gt;</w:t>
            </w:r>
          </w:p>
          <w:p w14:paraId="78CE9121" w14:textId="77777777" w:rsidR="009D71D6" w:rsidRPr="007D34CC" w:rsidRDefault="009D71D6"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&lt;Task&gt;</w:t>
            </w:r>
          </w:p>
          <w:p w14:paraId="27A28A36" w14:textId="77777777" w:rsidR="009D71D6" w:rsidRPr="007D34CC" w:rsidRDefault="009D71D6"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&lt;Key&gt;39516372&lt;/Key&gt;</w:t>
            </w:r>
          </w:p>
          <w:p w14:paraId="219D10C3" w14:textId="2FC859C3" w:rsidR="009D71D6" w:rsidRPr="007D34CC" w:rsidRDefault="009D71D6"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w:t>
            </w:r>
            <w:del w:id="1141" w:author="Duncan Hardie" w:date="2014-04-15T10:26:00Z">
              <w:r w:rsidRPr="007D34CC" w:rsidDel="00AA61B2">
                <w:rPr>
                  <w:rFonts w:ascii="Lucida Console" w:hAnsi="Lucida Console" w:cs="Lucida Console"/>
                  <w:noProof/>
                  <w:sz w:val="17"/>
                  <w:szCs w:val="17"/>
                  <w:lang w:eastAsia="ja-JP"/>
                </w:rPr>
                <w:delText>&lt;CallID&gt;</w:delText>
              </w:r>
            </w:del>
            <w:ins w:id="1142" w:author="Duncan Hardie" w:date="2014-04-15T10:26:00Z">
              <w:r w:rsidR="00AA61B2">
                <w:rPr>
                  <w:rFonts w:ascii="Lucida Console" w:hAnsi="Lucida Console" w:cs="Lucida Console"/>
                  <w:noProof/>
                  <w:sz w:val="17"/>
                  <w:szCs w:val="17"/>
                  <w:lang w:eastAsia="ja-JP"/>
                </w:rPr>
                <w:t>&lt;CallID&gt;GB-</w:t>
              </w:r>
            </w:ins>
            <w:r w:rsidRPr="007D34CC">
              <w:rPr>
                <w:rFonts w:ascii="Lucida Console" w:hAnsi="Lucida Console" w:cs="Lucida Console"/>
                <w:noProof/>
                <w:sz w:val="17"/>
                <w:szCs w:val="17"/>
                <w:lang w:eastAsia="ja-JP"/>
              </w:rPr>
              <w:t>A1234569</w:t>
            </w:r>
            <w:del w:id="1143" w:author="Duncan Hardie" w:date="2014-04-15T10:26:00Z">
              <w:r w:rsidRPr="007D34CC" w:rsidDel="00AA61B2">
                <w:rPr>
                  <w:rFonts w:ascii="Lucida Console" w:hAnsi="Lucida Console" w:cs="Lucida Console"/>
                  <w:noProof/>
                  <w:sz w:val="17"/>
                  <w:szCs w:val="17"/>
                  <w:lang w:eastAsia="ja-JP"/>
                </w:rPr>
                <w:delText>&lt;/CallID&gt;</w:delText>
              </w:r>
            </w:del>
            <w:ins w:id="1144" w:author="Duncan Hardie" w:date="2014-04-15T10:26:00Z">
              <w:r w:rsidR="00AA61B2">
                <w:rPr>
                  <w:rFonts w:ascii="Lucida Console" w:hAnsi="Lucida Console" w:cs="Lucida Console"/>
                  <w:noProof/>
                  <w:sz w:val="17"/>
                  <w:szCs w:val="17"/>
                  <w:lang w:eastAsia="ja-JP"/>
                </w:rPr>
                <w:t>-1&lt;/CallID&gt;</w:t>
              </w:r>
            </w:ins>
          </w:p>
          <w:p w14:paraId="2198C5D5" w14:textId="77777777" w:rsidR="009D71D6" w:rsidRPr="007D34CC" w:rsidRDefault="009D71D6"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&lt;Number&gt;3&lt;/Number&gt;</w:t>
            </w:r>
          </w:p>
          <w:p w14:paraId="7CEA50AB" w14:textId="77777777" w:rsidR="009D71D6" w:rsidRPr="007D34CC" w:rsidRDefault="009D71D6"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&lt;Status&gt;</w:t>
            </w:r>
          </w:p>
          <w:p w14:paraId="4425BD96" w14:textId="77777777" w:rsidR="009D71D6" w:rsidRPr="007D34CC" w:rsidRDefault="009D71D6"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&lt;Name&gt;Cancelled&lt;/Name&gt;</w:t>
            </w:r>
          </w:p>
          <w:p w14:paraId="6D55D327" w14:textId="77777777" w:rsidR="00E269FB" w:rsidRDefault="009D71D6" w:rsidP="00E269FB">
            <w:pPr>
              <w:rPr>
                <w:ins w:id="1145" w:author="Duncan Hardie" w:date="2014-04-14T16:35:00Z"/>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&lt;/Status&gt;</w:t>
            </w:r>
          </w:p>
          <w:p w14:paraId="10928166" w14:textId="77777777" w:rsidR="00E269FB" w:rsidRPr="006F7D46" w:rsidRDefault="00E269FB" w:rsidP="00E269FB">
            <w:pPr>
              <w:rPr>
                <w:ins w:id="1146" w:author="Duncan Hardie" w:date="2014-04-14T16:35:00Z"/>
                <w:rFonts w:ascii="Lucida Console" w:hAnsi="Lucida Console" w:cs="Lucida Console"/>
                <w:noProof/>
                <w:sz w:val="17"/>
                <w:szCs w:val="17"/>
                <w:lang w:eastAsia="ja-JP"/>
              </w:rPr>
            </w:pPr>
            <w:ins w:id="1147" w:author="Duncan Hardie" w:date="2014-04-14T16:35:00Z">
              <w:r w:rsidRPr="006F7D46">
                <w:rPr>
                  <w:rFonts w:ascii="Lucida Console" w:hAnsi="Lucida Console" w:cs="Lucida Console"/>
                  <w:noProof/>
                  <w:sz w:val="17"/>
                  <w:szCs w:val="17"/>
                  <w:lang w:eastAsia="ja-JP"/>
                </w:rPr>
                <w:t xml:space="preserve">                &lt;</w:t>
              </w:r>
              <w:r>
                <w:rPr>
                  <w:rFonts w:ascii="Consolas" w:hAnsi="Consolas" w:cs="Consolas"/>
                  <w:sz w:val="19"/>
                  <w:szCs w:val="19"/>
                  <w:lang w:eastAsia="ja-JP" w:bidi="ar-SA"/>
                </w:rPr>
                <w:t>CancellationReason&gt;</w:t>
              </w:r>
            </w:ins>
          </w:p>
          <w:p w14:paraId="5F7ACDD7" w14:textId="77777777" w:rsidR="00E269FB" w:rsidRPr="006F7D46" w:rsidRDefault="00E269FB" w:rsidP="00E269FB">
            <w:pPr>
              <w:rPr>
                <w:ins w:id="1148" w:author="Duncan Hardie" w:date="2014-04-14T16:35:00Z"/>
                <w:rFonts w:ascii="Lucida Console" w:hAnsi="Lucida Console" w:cs="Lucida Console"/>
                <w:noProof/>
                <w:sz w:val="17"/>
                <w:szCs w:val="17"/>
                <w:lang w:eastAsia="ja-JP"/>
              </w:rPr>
            </w:pPr>
            <w:ins w:id="1149" w:author="Duncan Hardie" w:date="2014-04-14T16:35:00Z">
              <w:r w:rsidRPr="006F7D46">
                <w:rPr>
                  <w:rFonts w:ascii="Lucida Console" w:hAnsi="Lucida Console" w:cs="Lucida Console"/>
                  <w:noProof/>
                  <w:sz w:val="17"/>
                  <w:szCs w:val="17"/>
                  <w:lang w:eastAsia="ja-JP"/>
                </w:rPr>
                <w:t xml:space="preserve">                    &lt;Name&gt;</w:t>
              </w:r>
              <w:r>
                <w:rPr>
                  <w:rFonts w:ascii="Lucida Console" w:hAnsi="Lucida Console" w:cs="Lucida Console"/>
                  <w:noProof/>
                  <w:sz w:val="17"/>
                  <w:szCs w:val="17"/>
                  <w:lang w:eastAsia="ja-JP"/>
                </w:rPr>
                <w:t>Other</w:t>
              </w:r>
              <w:r w:rsidRPr="006F7D46">
                <w:rPr>
                  <w:rFonts w:ascii="Lucida Console" w:hAnsi="Lucida Console" w:cs="Lucida Console"/>
                  <w:noProof/>
                  <w:sz w:val="17"/>
                  <w:szCs w:val="17"/>
                  <w:lang w:eastAsia="ja-JP"/>
                </w:rPr>
                <w:t>&lt;/Name&gt;</w:t>
              </w:r>
            </w:ins>
          </w:p>
          <w:p w14:paraId="76E6FAEE" w14:textId="05379C42" w:rsidR="009D71D6" w:rsidRPr="007D34CC" w:rsidRDefault="00E269FB" w:rsidP="00E269FB">
            <w:pPr>
              <w:rPr>
                <w:rFonts w:ascii="Lucida Console" w:hAnsi="Lucida Console" w:cs="Lucida Console"/>
                <w:noProof/>
                <w:sz w:val="17"/>
                <w:szCs w:val="17"/>
                <w:lang w:eastAsia="ja-JP"/>
              </w:rPr>
            </w:pPr>
            <w:ins w:id="1150" w:author="Duncan Hardie" w:date="2014-04-14T16:35:00Z">
              <w:r w:rsidRPr="006F7D46">
                <w:rPr>
                  <w:rFonts w:ascii="Lucida Console" w:hAnsi="Lucida Console" w:cs="Lucida Console"/>
                  <w:noProof/>
                  <w:sz w:val="17"/>
                  <w:szCs w:val="17"/>
                  <w:lang w:eastAsia="ja-JP"/>
                </w:rPr>
                <w:t xml:space="preserve">                &lt;</w:t>
              </w:r>
              <w:r>
                <w:rPr>
                  <w:rFonts w:ascii="Consolas" w:hAnsi="Consolas" w:cs="Consolas"/>
                  <w:sz w:val="19"/>
                  <w:szCs w:val="19"/>
                  <w:lang w:eastAsia="ja-JP" w:bidi="ar-SA"/>
                </w:rPr>
                <w:t>/CancellationReason&gt;</w:t>
              </w:r>
            </w:ins>
          </w:p>
          <w:p w14:paraId="16357BB1" w14:textId="77777777" w:rsidR="009D71D6" w:rsidRPr="007D34CC" w:rsidRDefault="009D71D6"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&lt;/Task&gt;</w:t>
            </w:r>
          </w:p>
          <w:p w14:paraId="1CD6F943" w14:textId="77777777" w:rsidR="009D71D6" w:rsidRPr="007D34CC" w:rsidRDefault="009D71D6"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&lt;ReturnAssignment&gt;false&lt;/ReturnAssignment&gt;</w:t>
            </w:r>
          </w:p>
          <w:p w14:paraId="7E254F82" w14:textId="77777777" w:rsidR="009D71D6" w:rsidRPr="007D34CC" w:rsidRDefault="009D71D6"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&lt;TaskRequestedProperties&gt;</w:t>
            </w:r>
          </w:p>
          <w:p w14:paraId="78683C10" w14:textId="77777777" w:rsidR="009D71D6" w:rsidRPr="007D34CC" w:rsidRDefault="009D71D6"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&lt;Item&gt;Key&lt;/Item&gt;</w:t>
            </w:r>
          </w:p>
          <w:p w14:paraId="51D52C2B" w14:textId="77777777" w:rsidR="009D71D6" w:rsidRPr="007D34CC" w:rsidRDefault="009D71D6"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&lt;Item&gt;CallID&lt;/Item&gt;</w:t>
            </w:r>
          </w:p>
          <w:p w14:paraId="7A0C5F49" w14:textId="77777777" w:rsidR="009D71D6" w:rsidRPr="007D34CC" w:rsidRDefault="009D71D6"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&lt;Item&gt;Number&lt;/Item&gt;</w:t>
            </w:r>
          </w:p>
          <w:p w14:paraId="47B0626A" w14:textId="77777777" w:rsidR="009D71D6" w:rsidRPr="007D34CC" w:rsidRDefault="009D71D6"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&lt;Item&gt;TaskID&lt;/Item&gt;</w:t>
            </w:r>
          </w:p>
          <w:p w14:paraId="54BC4FC1" w14:textId="77777777" w:rsidR="009D71D6" w:rsidRPr="007D34CC" w:rsidRDefault="009D71D6"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&lt;Item&gt;MUSTJobNumber&lt;/Item&gt;</w:t>
            </w:r>
          </w:p>
          <w:p w14:paraId="574C7162" w14:textId="77777777" w:rsidR="009D71D6" w:rsidRPr="007D34CC" w:rsidRDefault="009D71D6"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&lt;/TaskRequestedProperties&gt;</w:t>
            </w:r>
          </w:p>
          <w:p w14:paraId="2AA6A760" w14:textId="77777777" w:rsidR="009D71D6" w:rsidRPr="007D34CC" w:rsidRDefault="009D71D6"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&lt;ReturnSchedulingError&gt;false&lt;/ReturnSchedulingError&gt;</w:t>
            </w:r>
          </w:p>
          <w:p w14:paraId="566FE17E" w14:textId="77777777" w:rsidR="009D71D6" w:rsidRPr="007D34CC" w:rsidRDefault="009D71D6"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&lt;/ProcessTaskEx&gt;</w:t>
            </w:r>
          </w:p>
          <w:p w14:paraId="1D2A93E4" w14:textId="77777777" w:rsidR="009D71D6" w:rsidRPr="007D34CC" w:rsidRDefault="009D71D6"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&lt;/s:Body&gt;</w:t>
            </w:r>
          </w:p>
          <w:p w14:paraId="62A2FF60" w14:textId="057841A3" w:rsidR="009D71D6" w:rsidRPr="007D34CC" w:rsidRDefault="009D71D6"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&lt;/s:Envelope&gt;</w:t>
            </w:r>
          </w:p>
        </w:tc>
      </w:tr>
    </w:tbl>
    <w:p w14:paraId="0CD83A10" w14:textId="77777777" w:rsidR="009D71D6" w:rsidRDefault="009D71D6" w:rsidP="007D34CC">
      <w:pPr>
        <w:pStyle w:val="BodyText"/>
        <w:ind w:left="0"/>
        <w:rPr>
          <w:rFonts w:ascii="Lucida Console" w:hAnsi="Lucida Console" w:cs="Lucida Console"/>
          <w:noProof/>
          <w:sz w:val="17"/>
          <w:szCs w:val="17"/>
          <w:lang w:eastAsia="ja-JP"/>
        </w:rPr>
      </w:pPr>
    </w:p>
    <w:p w14:paraId="6947A9DA" w14:textId="29110421" w:rsidR="009D71D6" w:rsidRDefault="009D71D6" w:rsidP="007D34CC">
      <w:pPr>
        <w:pStyle w:val="BodyText"/>
        <w:ind w:left="0"/>
      </w:pPr>
      <w:r w:rsidRPr="00CB584C">
        <w:rPr>
          <w:rFonts w:ascii="Lucida Console" w:hAnsi="Lucida Console" w:cs="Lucida Console"/>
          <w:noProof/>
          <w:sz w:val="17"/>
          <w:szCs w:val="17"/>
          <w:lang w:eastAsia="ja-JP"/>
        </w:rPr>
        <w:t>ProcessTaskExResponse</w:t>
      </w:r>
      <w:r>
        <w:rPr>
          <w:rFonts w:ascii="Lucida Console" w:hAnsi="Lucida Console" w:cs="Lucida Console"/>
          <w:noProof/>
          <w:sz w:val="17"/>
          <w:szCs w:val="17"/>
          <w:lang w:eastAsia="ja-JP"/>
        </w:rPr>
        <w:t>:</w:t>
      </w:r>
    </w:p>
    <w:tbl>
      <w:tblPr>
        <w:tblW w:w="0" w:type="auto"/>
        <w:tblLook w:val="04A0" w:firstRow="1" w:lastRow="0" w:firstColumn="1" w:lastColumn="0" w:noHBand="0" w:noVBand="1"/>
      </w:tblPr>
      <w:tblGrid>
        <w:gridCol w:w="10296"/>
      </w:tblGrid>
      <w:tr w:rsidR="009D71D6" w:rsidRPr="009D71D6" w14:paraId="6182BDDE" w14:textId="77777777" w:rsidTr="009D71D6">
        <w:tc>
          <w:tcPr>
            <w:tcW w:w="10296" w:type="dxa"/>
          </w:tcPr>
          <w:p w14:paraId="46BF25E1" w14:textId="77777777" w:rsidR="009D71D6" w:rsidRPr="007D34CC" w:rsidRDefault="009D71D6"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&lt;s:Envelope xmlns:s = "http://schemas.xmlsoap.org/soap/envelope/"&gt;</w:t>
            </w:r>
          </w:p>
          <w:p w14:paraId="2E1CF910" w14:textId="77777777" w:rsidR="009D71D6" w:rsidRPr="007D34CC" w:rsidRDefault="009D71D6"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&lt;s:Body&gt;</w:t>
            </w:r>
          </w:p>
          <w:p w14:paraId="288BA9DD" w14:textId="77777777" w:rsidR="009D71D6" w:rsidRPr="007D34CC" w:rsidRDefault="009D71D6"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&lt;ProcessTaskExResponse xmlns = "http://www.clicksoftware.com"&gt;</w:t>
            </w:r>
          </w:p>
          <w:p w14:paraId="11004EF7" w14:textId="77777777" w:rsidR="009D71D6" w:rsidRPr="007D34CC" w:rsidRDefault="009D71D6"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&lt;ReturnCode&gt;Success&lt;/ReturnCode&gt;</w:t>
            </w:r>
          </w:p>
          <w:p w14:paraId="53E21EBD" w14:textId="77777777" w:rsidR="009D71D6" w:rsidRPr="007D34CC" w:rsidRDefault="009D71D6"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&lt;Task&gt;</w:t>
            </w:r>
          </w:p>
          <w:p w14:paraId="24C21DAA" w14:textId="77777777" w:rsidR="009D71D6" w:rsidRPr="007D34CC" w:rsidRDefault="009D71D6"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&lt;Key&gt;39516372&lt;/Key&gt;</w:t>
            </w:r>
          </w:p>
          <w:p w14:paraId="45F8D6E7" w14:textId="34284A02" w:rsidR="009D71D6" w:rsidRPr="007D34CC" w:rsidRDefault="009D71D6"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w:t>
            </w:r>
            <w:del w:id="1151" w:author="Duncan Hardie" w:date="2014-04-15T10:26:00Z">
              <w:r w:rsidRPr="007D34CC" w:rsidDel="00AA61B2">
                <w:rPr>
                  <w:rFonts w:ascii="Lucida Console" w:hAnsi="Lucida Console" w:cs="Lucida Console"/>
                  <w:noProof/>
                  <w:sz w:val="17"/>
                  <w:szCs w:val="17"/>
                  <w:lang w:eastAsia="ja-JP"/>
                </w:rPr>
                <w:delText>&lt;CallID&gt;</w:delText>
              </w:r>
            </w:del>
            <w:ins w:id="1152" w:author="Duncan Hardie" w:date="2014-04-15T10:26:00Z">
              <w:r w:rsidR="00AA61B2">
                <w:rPr>
                  <w:rFonts w:ascii="Lucida Console" w:hAnsi="Lucida Console" w:cs="Lucida Console"/>
                  <w:noProof/>
                  <w:sz w:val="17"/>
                  <w:szCs w:val="17"/>
                  <w:lang w:eastAsia="ja-JP"/>
                </w:rPr>
                <w:t>&lt;CallID&gt;GB-</w:t>
              </w:r>
            </w:ins>
            <w:r w:rsidRPr="007D34CC">
              <w:rPr>
                <w:rFonts w:ascii="Lucida Console" w:hAnsi="Lucida Console" w:cs="Lucida Console"/>
                <w:noProof/>
                <w:sz w:val="17"/>
                <w:szCs w:val="17"/>
                <w:lang w:eastAsia="ja-JP"/>
              </w:rPr>
              <w:t>A1234569</w:t>
            </w:r>
            <w:del w:id="1153" w:author="Duncan Hardie" w:date="2014-04-15T10:26:00Z">
              <w:r w:rsidRPr="007D34CC" w:rsidDel="00AA61B2">
                <w:rPr>
                  <w:rFonts w:ascii="Lucida Console" w:hAnsi="Lucida Console" w:cs="Lucida Console"/>
                  <w:noProof/>
                  <w:sz w:val="17"/>
                  <w:szCs w:val="17"/>
                  <w:lang w:eastAsia="ja-JP"/>
                </w:rPr>
                <w:delText>&lt;/CallID&gt;</w:delText>
              </w:r>
            </w:del>
            <w:ins w:id="1154" w:author="Duncan Hardie" w:date="2014-04-15T10:26:00Z">
              <w:r w:rsidR="00AA61B2">
                <w:rPr>
                  <w:rFonts w:ascii="Lucida Console" w:hAnsi="Lucida Console" w:cs="Lucida Console"/>
                  <w:noProof/>
                  <w:sz w:val="17"/>
                  <w:szCs w:val="17"/>
                  <w:lang w:eastAsia="ja-JP"/>
                </w:rPr>
                <w:t>-1&lt;/CallID&gt;</w:t>
              </w:r>
            </w:ins>
          </w:p>
          <w:p w14:paraId="76593514" w14:textId="77777777" w:rsidR="009D71D6" w:rsidRPr="007D34CC" w:rsidRDefault="009D71D6"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&lt;Number&gt;3&lt;/Number&gt;</w:t>
            </w:r>
          </w:p>
          <w:p w14:paraId="57564650" w14:textId="6CA599B4" w:rsidR="009D71D6" w:rsidRPr="007D34CC" w:rsidRDefault="009D71D6"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w:t>
            </w:r>
            <w:del w:id="1155" w:author="Duncan Hardie" w:date="2014-04-15T10:28:00Z">
              <w:r w:rsidRPr="007D34CC" w:rsidDel="00AA61B2">
                <w:rPr>
                  <w:rFonts w:ascii="Lucida Console" w:hAnsi="Lucida Console" w:cs="Lucida Console"/>
                  <w:noProof/>
                  <w:sz w:val="17"/>
                  <w:szCs w:val="17"/>
                  <w:lang w:eastAsia="ja-JP"/>
                </w:rPr>
                <w:delText>&lt;TaskID&gt;FR-A1234569_D4</w:delText>
              </w:r>
            </w:del>
            <w:ins w:id="1156" w:author="Duncan Hardie" w:date="2014-04-15T10:28:00Z">
              <w:r w:rsidR="00AA61B2">
                <w:rPr>
                  <w:rFonts w:ascii="Lucida Console" w:hAnsi="Lucida Console" w:cs="Lucida Console"/>
                  <w:noProof/>
                  <w:sz w:val="17"/>
                  <w:szCs w:val="17"/>
                  <w:lang w:eastAsia="ja-JP"/>
                </w:rPr>
                <w:t>&lt;TaskID&gt;FR-A1234569-1_D4</w:t>
              </w:r>
            </w:ins>
            <w:r w:rsidRPr="007D34CC">
              <w:rPr>
                <w:rFonts w:ascii="Lucida Console" w:hAnsi="Lucida Console" w:cs="Lucida Console"/>
                <w:noProof/>
                <w:sz w:val="17"/>
                <w:szCs w:val="17"/>
                <w:lang w:eastAsia="ja-JP"/>
              </w:rPr>
              <w:t>_20130926T073930&lt;/TaskID&gt;</w:t>
            </w:r>
          </w:p>
          <w:p w14:paraId="23D44341" w14:textId="77777777" w:rsidR="009D71D6" w:rsidRPr="007D34CC" w:rsidRDefault="009D71D6"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&lt;MUSTJobNumber&gt;A1234569&lt;/MUSTJobNumber&gt;</w:t>
            </w:r>
          </w:p>
          <w:p w14:paraId="2124E670" w14:textId="77777777" w:rsidR="009D71D6" w:rsidRPr="007D34CC" w:rsidRDefault="009D71D6"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&lt;/Task&gt;</w:t>
            </w:r>
          </w:p>
          <w:p w14:paraId="1FA917A7" w14:textId="77777777" w:rsidR="009D71D6" w:rsidRPr="007D34CC" w:rsidRDefault="009D71D6"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&lt;LinkedTasks&gt;</w:t>
            </w:r>
          </w:p>
          <w:p w14:paraId="34FD27A7" w14:textId="77777777" w:rsidR="009D71D6" w:rsidRPr="007D34CC" w:rsidRDefault="009D71D6"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&lt;AssignedTask&gt;</w:t>
            </w:r>
          </w:p>
          <w:p w14:paraId="6EE6FE2B" w14:textId="77777777" w:rsidR="009D71D6" w:rsidRPr="007D34CC" w:rsidRDefault="009D71D6"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&lt;Task&gt;</w:t>
            </w:r>
          </w:p>
          <w:p w14:paraId="2EB1A2EB" w14:textId="77777777" w:rsidR="009D71D6" w:rsidRPr="007D34CC" w:rsidRDefault="009D71D6"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&lt;Key&gt;39516370&lt;/Key&gt;</w:t>
            </w:r>
          </w:p>
          <w:p w14:paraId="6FC3EF67" w14:textId="08AC0319" w:rsidR="009D71D6" w:rsidRPr="007D34CC" w:rsidRDefault="009D71D6"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w:t>
            </w:r>
            <w:del w:id="1157" w:author="Duncan Hardie" w:date="2014-04-15T10:26:00Z">
              <w:r w:rsidRPr="007D34CC" w:rsidDel="00AA61B2">
                <w:rPr>
                  <w:rFonts w:ascii="Lucida Console" w:hAnsi="Lucida Console" w:cs="Lucida Console"/>
                  <w:noProof/>
                  <w:sz w:val="17"/>
                  <w:szCs w:val="17"/>
                  <w:lang w:eastAsia="ja-JP"/>
                </w:rPr>
                <w:delText>&lt;CallID&gt;</w:delText>
              </w:r>
            </w:del>
            <w:ins w:id="1158" w:author="Duncan Hardie" w:date="2014-04-15T10:26:00Z">
              <w:r w:rsidR="00AA61B2">
                <w:rPr>
                  <w:rFonts w:ascii="Lucida Console" w:hAnsi="Lucida Console" w:cs="Lucida Console"/>
                  <w:noProof/>
                  <w:sz w:val="17"/>
                  <w:szCs w:val="17"/>
                  <w:lang w:eastAsia="ja-JP"/>
                </w:rPr>
                <w:t>&lt;CallID&gt;GB-</w:t>
              </w:r>
            </w:ins>
            <w:r w:rsidRPr="007D34CC">
              <w:rPr>
                <w:rFonts w:ascii="Lucida Console" w:hAnsi="Lucida Console" w:cs="Lucida Console"/>
                <w:noProof/>
                <w:sz w:val="17"/>
                <w:szCs w:val="17"/>
                <w:lang w:eastAsia="ja-JP"/>
              </w:rPr>
              <w:t>A1234569</w:t>
            </w:r>
            <w:del w:id="1159" w:author="Duncan Hardie" w:date="2014-04-15T10:26:00Z">
              <w:r w:rsidRPr="007D34CC" w:rsidDel="00AA61B2">
                <w:rPr>
                  <w:rFonts w:ascii="Lucida Console" w:hAnsi="Lucida Console" w:cs="Lucida Console"/>
                  <w:noProof/>
                  <w:sz w:val="17"/>
                  <w:szCs w:val="17"/>
                  <w:lang w:eastAsia="ja-JP"/>
                </w:rPr>
                <w:delText>&lt;/CallID&gt;</w:delText>
              </w:r>
            </w:del>
            <w:ins w:id="1160" w:author="Duncan Hardie" w:date="2014-04-15T10:26:00Z">
              <w:r w:rsidR="00AA61B2">
                <w:rPr>
                  <w:rFonts w:ascii="Lucida Console" w:hAnsi="Lucida Console" w:cs="Lucida Console"/>
                  <w:noProof/>
                  <w:sz w:val="17"/>
                  <w:szCs w:val="17"/>
                  <w:lang w:eastAsia="ja-JP"/>
                </w:rPr>
                <w:t>-1&lt;/CallID&gt;</w:t>
              </w:r>
            </w:ins>
          </w:p>
          <w:p w14:paraId="4AC4410C" w14:textId="77777777" w:rsidR="009D71D6" w:rsidRPr="007D34CC" w:rsidRDefault="009D71D6"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&lt;Number&gt;1&lt;/Number&gt;</w:t>
            </w:r>
          </w:p>
          <w:p w14:paraId="6600424C" w14:textId="28066F80" w:rsidR="009D71D6" w:rsidRPr="007D34CC" w:rsidRDefault="009D71D6"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w:t>
            </w:r>
            <w:del w:id="1161" w:author="Duncan Hardie" w:date="2014-04-15T10:28:00Z">
              <w:r w:rsidRPr="007D34CC" w:rsidDel="00AA61B2">
                <w:rPr>
                  <w:rFonts w:ascii="Lucida Console" w:hAnsi="Lucida Console" w:cs="Lucida Console"/>
                  <w:noProof/>
                  <w:sz w:val="17"/>
                  <w:szCs w:val="17"/>
                  <w:lang w:eastAsia="ja-JP"/>
                </w:rPr>
                <w:delText>&lt;TaskID&gt;FR-A1234569_D4</w:delText>
              </w:r>
            </w:del>
            <w:ins w:id="1162" w:author="Duncan Hardie" w:date="2014-04-15T10:28:00Z">
              <w:r w:rsidR="00AA61B2">
                <w:rPr>
                  <w:rFonts w:ascii="Lucida Console" w:hAnsi="Lucida Console" w:cs="Lucida Console"/>
                  <w:noProof/>
                  <w:sz w:val="17"/>
                  <w:szCs w:val="17"/>
                  <w:lang w:eastAsia="ja-JP"/>
                </w:rPr>
                <w:t>&lt;TaskID&gt;FR-A1234569-1_D4</w:t>
              </w:r>
            </w:ins>
            <w:r w:rsidRPr="007D34CC">
              <w:rPr>
                <w:rFonts w:ascii="Lucida Console" w:hAnsi="Lucida Console" w:cs="Lucida Console"/>
                <w:noProof/>
                <w:sz w:val="17"/>
                <w:szCs w:val="17"/>
                <w:lang w:eastAsia="ja-JP"/>
              </w:rPr>
              <w:t>_20130926T073730&lt;/TaskID&gt;</w:t>
            </w:r>
          </w:p>
          <w:p w14:paraId="32FC4EC1" w14:textId="77777777" w:rsidR="009D71D6" w:rsidRPr="007D34CC" w:rsidRDefault="009D71D6"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&lt;MUSTJobNumber&gt;A1234569&lt;/MUSTJobNumber&gt;</w:t>
            </w:r>
          </w:p>
          <w:p w14:paraId="1466003B" w14:textId="77777777" w:rsidR="009D71D6" w:rsidRPr="007D34CC" w:rsidRDefault="009D71D6"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&lt;/Task&gt;</w:t>
            </w:r>
          </w:p>
          <w:p w14:paraId="2823A12A" w14:textId="77777777" w:rsidR="009D71D6" w:rsidRPr="007D34CC" w:rsidRDefault="009D71D6"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lastRenderedPageBreak/>
              <w:t xml:space="preserve">                &lt;/AssignedTask&gt;</w:t>
            </w:r>
          </w:p>
          <w:p w14:paraId="79EA97E7" w14:textId="77777777" w:rsidR="009D71D6" w:rsidRPr="007D34CC" w:rsidRDefault="009D71D6"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&lt;AssignedTask&gt;</w:t>
            </w:r>
          </w:p>
          <w:p w14:paraId="37D27C58" w14:textId="77777777" w:rsidR="009D71D6" w:rsidRPr="007D34CC" w:rsidRDefault="009D71D6"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&lt;Task&gt;</w:t>
            </w:r>
          </w:p>
          <w:p w14:paraId="20F90686" w14:textId="77777777" w:rsidR="009D71D6" w:rsidRPr="007D34CC" w:rsidRDefault="009D71D6"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&lt;Key&gt;39516371&lt;/Key&gt;</w:t>
            </w:r>
          </w:p>
          <w:p w14:paraId="0C7C1242" w14:textId="49FF9DCA" w:rsidR="009D71D6" w:rsidRPr="007D34CC" w:rsidRDefault="009D71D6"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w:t>
            </w:r>
            <w:del w:id="1163" w:author="Duncan Hardie" w:date="2014-04-15T10:26:00Z">
              <w:r w:rsidRPr="007D34CC" w:rsidDel="00AA61B2">
                <w:rPr>
                  <w:rFonts w:ascii="Lucida Console" w:hAnsi="Lucida Console" w:cs="Lucida Console"/>
                  <w:noProof/>
                  <w:sz w:val="17"/>
                  <w:szCs w:val="17"/>
                  <w:lang w:eastAsia="ja-JP"/>
                </w:rPr>
                <w:delText>&lt;CallID&gt;</w:delText>
              </w:r>
            </w:del>
            <w:ins w:id="1164" w:author="Duncan Hardie" w:date="2014-04-15T10:26:00Z">
              <w:r w:rsidR="00AA61B2">
                <w:rPr>
                  <w:rFonts w:ascii="Lucida Console" w:hAnsi="Lucida Console" w:cs="Lucida Console"/>
                  <w:noProof/>
                  <w:sz w:val="17"/>
                  <w:szCs w:val="17"/>
                  <w:lang w:eastAsia="ja-JP"/>
                </w:rPr>
                <w:t>&lt;CallID&gt;GB-</w:t>
              </w:r>
            </w:ins>
            <w:r w:rsidRPr="007D34CC">
              <w:rPr>
                <w:rFonts w:ascii="Lucida Console" w:hAnsi="Lucida Console" w:cs="Lucida Console"/>
                <w:noProof/>
                <w:sz w:val="17"/>
                <w:szCs w:val="17"/>
                <w:lang w:eastAsia="ja-JP"/>
              </w:rPr>
              <w:t>A1234569</w:t>
            </w:r>
            <w:del w:id="1165" w:author="Duncan Hardie" w:date="2014-04-15T10:26:00Z">
              <w:r w:rsidRPr="007D34CC" w:rsidDel="00AA61B2">
                <w:rPr>
                  <w:rFonts w:ascii="Lucida Console" w:hAnsi="Lucida Console" w:cs="Lucida Console"/>
                  <w:noProof/>
                  <w:sz w:val="17"/>
                  <w:szCs w:val="17"/>
                  <w:lang w:eastAsia="ja-JP"/>
                </w:rPr>
                <w:delText>&lt;/CallID&gt;</w:delText>
              </w:r>
            </w:del>
            <w:ins w:id="1166" w:author="Duncan Hardie" w:date="2014-04-15T10:26:00Z">
              <w:r w:rsidR="00AA61B2">
                <w:rPr>
                  <w:rFonts w:ascii="Lucida Console" w:hAnsi="Lucida Console" w:cs="Lucida Console"/>
                  <w:noProof/>
                  <w:sz w:val="17"/>
                  <w:szCs w:val="17"/>
                  <w:lang w:eastAsia="ja-JP"/>
                </w:rPr>
                <w:t>-1&lt;/CallID&gt;</w:t>
              </w:r>
            </w:ins>
          </w:p>
          <w:p w14:paraId="0ED51DB6" w14:textId="77777777" w:rsidR="009D71D6" w:rsidRPr="007D34CC" w:rsidRDefault="009D71D6"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&lt;Number&gt;2&lt;/Number&gt;</w:t>
            </w:r>
          </w:p>
          <w:p w14:paraId="20E17748" w14:textId="19F04490" w:rsidR="009D71D6" w:rsidRPr="007D34CC" w:rsidRDefault="009D71D6"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w:t>
            </w:r>
            <w:del w:id="1167" w:author="Duncan Hardie" w:date="2014-04-15T10:28:00Z">
              <w:r w:rsidRPr="007D34CC" w:rsidDel="00AA61B2">
                <w:rPr>
                  <w:rFonts w:ascii="Lucida Console" w:hAnsi="Lucida Console" w:cs="Lucida Console"/>
                  <w:noProof/>
                  <w:sz w:val="17"/>
                  <w:szCs w:val="17"/>
                  <w:lang w:eastAsia="ja-JP"/>
                </w:rPr>
                <w:delText>&lt;TaskID&gt;FR-A1234569_D4</w:delText>
              </w:r>
            </w:del>
            <w:ins w:id="1168" w:author="Duncan Hardie" w:date="2014-04-15T10:28:00Z">
              <w:r w:rsidR="00AA61B2">
                <w:rPr>
                  <w:rFonts w:ascii="Lucida Console" w:hAnsi="Lucida Console" w:cs="Lucida Console"/>
                  <w:noProof/>
                  <w:sz w:val="17"/>
                  <w:szCs w:val="17"/>
                  <w:lang w:eastAsia="ja-JP"/>
                </w:rPr>
                <w:t>&lt;TaskID&gt;FR-A1234569-1_D4</w:t>
              </w:r>
            </w:ins>
            <w:r w:rsidRPr="007D34CC">
              <w:rPr>
                <w:rFonts w:ascii="Lucida Console" w:hAnsi="Lucida Console" w:cs="Lucida Console"/>
                <w:noProof/>
                <w:sz w:val="17"/>
                <w:szCs w:val="17"/>
                <w:lang w:eastAsia="ja-JP"/>
              </w:rPr>
              <w:t>_20130926T073830&lt;/TaskID&gt;</w:t>
            </w:r>
          </w:p>
          <w:p w14:paraId="04A9C66C" w14:textId="77777777" w:rsidR="009D71D6" w:rsidRPr="007D34CC" w:rsidRDefault="009D71D6"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&lt;MUSTJobNumber&gt;A1234569&lt;/MUSTJobNumber&gt;</w:t>
            </w:r>
          </w:p>
          <w:p w14:paraId="002DD8BB" w14:textId="77777777" w:rsidR="009D71D6" w:rsidRPr="007D34CC" w:rsidRDefault="009D71D6"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&lt;/Task&gt;</w:t>
            </w:r>
          </w:p>
          <w:p w14:paraId="79E039F3" w14:textId="77777777" w:rsidR="009D71D6" w:rsidRPr="007D34CC" w:rsidRDefault="009D71D6"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&lt;/AssignedTask&gt;</w:t>
            </w:r>
          </w:p>
          <w:p w14:paraId="2A1C0C14" w14:textId="77777777" w:rsidR="009D71D6" w:rsidRPr="007D34CC" w:rsidRDefault="009D71D6"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&lt;/LinkedTasks&gt;</w:t>
            </w:r>
          </w:p>
          <w:p w14:paraId="1108133E" w14:textId="77777777" w:rsidR="009D71D6" w:rsidRPr="007D34CC" w:rsidRDefault="009D71D6"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&lt;/ProcessTaskExResponse&gt;</w:t>
            </w:r>
          </w:p>
          <w:p w14:paraId="7DD6D8EF" w14:textId="77777777" w:rsidR="009D71D6" w:rsidRPr="007D34CC" w:rsidRDefault="009D71D6"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 xml:space="preserve">    &lt;/s:Body&gt;</w:t>
            </w:r>
          </w:p>
          <w:p w14:paraId="48B4F75E" w14:textId="364D377F" w:rsidR="009D71D6" w:rsidRPr="007D34CC" w:rsidRDefault="009D71D6" w:rsidP="007D34CC">
            <w:pPr>
              <w:rPr>
                <w:rFonts w:ascii="Lucida Console" w:hAnsi="Lucida Console" w:cs="Lucida Console"/>
                <w:noProof/>
                <w:sz w:val="17"/>
                <w:szCs w:val="17"/>
                <w:lang w:eastAsia="ja-JP"/>
              </w:rPr>
            </w:pPr>
            <w:r w:rsidRPr="007D34CC">
              <w:rPr>
                <w:rFonts w:ascii="Lucida Console" w:hAnsi="Lucida Console" w:cs="Lucida Console"/>
                <w:noProof/>
                <w:sz w:val="17"/>
                <w:szCs w:val="17"/>
                <w:lang w:eastAsia="ja-JP"/>
              </w:rPr>
              <w:t>&lt;/s:Envelope&gt;</w:t>
            </w:r>
          </w:p>
        </w:tc>
      </w:tr>
    </w:tbl>
    <w:p w14:paraId="3130D593" w14:textId="77777777" w:rsidR="009D71D6" w:rsidRPr="00115E58" w:rsidRDefault="009D71D6" w:rsidP="007D34CC">
      <w:pPr>
        <w:pStyle w:val="BodyText"/>
        <w:ind w:left="0"/>
      </w:pPr>
    </w:p>
    <w:p w14:paraId="0F95D798" w14:textId="3B1EA588" w:rsidR="00CD7EE2" w:rsidRPr="00B143EC" w:rsidRDefault="008974CF" w:rsidP="00CD7EE2">
      <w:pPr>
        <w:pStyle w:val="Heading4"/>
      </w:pPr>
      <w:r>
        <w:t>Parts Pickup</w:t>
      </w:r>
      <w:r w:rsidR="00CD7EE2">
        <w:t xml:space="preserve"> Task</w:t>
      </w:r>
    </w:p>
    <w:p w14:paraId="4541C8BD" w14:textId="21C120DC" w:rsidR="00CD7EE2" w:rsidRPr="00CD7EE2" w:rsidRDefault="00025394" w:rsidP="007D34CC">
      <w:pPr>
        <w:pStyle w:val="BodyText"/>
        <w:ind w:left="0"/>
      </w:pPr>
      <w:r>
        <w:t xml:space="preserve">Cancelling </w:t>
      </w:r>
      <w:r w:rsidR="008974CF">
        <w:t>Parts Pickup</w:t>
      </w:r>
      <w:r>
        <w:t xml:space="preserve"> Tasks is a variation on a theme of the Multi Manning process, see </w:t>
      </w:r>
      <w:r>
        <w:fldChar w:fldCharType="begin"/>
      </w:r>
      <w:r>
        <w:instrText xml:space="preserve"> REF _Ref367966915 \r \h </w:instrText>
      </w:r>
      <w:r>
        <w:fldChar w:fldCharType="separate"/>
      </w:r>
      <w:r w:rsidR="006E49E1">
        <w:t>3.5.7.4</w:t>
      </w:r>
      <w:r>
        <w:fldChar w:fldCharType="end"/>
      </w:r>
      <w:r>
        <w:t xml:space="preserve"> for the process and SOAP syntax.</w:t>
      </w:r>
    </w:p>
    <w:p w14:paraId="030507AA" w14:textId="77777777" w:rsidR="00CD7EE2" w:rsidRDefault="00CD7EE2">
      <w:pPr>
        <w:rPr>
          <w:rFonts w:ascii="Lucida Console" w:hAnsi="Lucida Console" w:cs="Lucida Console"/>
          <w:sz w:val="17"/>
          <w:szCs w:val="17"/>
          <w:lang w:eastAsia="ja-JP"/>
        </w:rPr>
      </w:pPr>
    </w:p>
    <w:p w14:paraId="14DBEBC7" w14:textId="77777777" w:rsidR="00CD7EE2" w:rsidRDefault="00CD7EE2">
      <w:pPr>
        <w:rPr>
          <w:rFonts w:ascii="Lucida Console" w:hAnsi="Lucida Console" w:cs="Lucida Console"/>
          <w:sz w:val="17"/>
          <w:szCs w:val="17"/>
          <w:lang w:eastAsia="ja-JP"/>
        </w:rPr>
      </w:pPr>
      <w:r>
        <w:rPr>
          <w:rFonts w:ascii="Lucida Console" w:hAnsi="Lucida Console" w:cs="Lucida Console"/>
          <w:sz w:val="17"/>
          <w:szCs w:val="17"/>
          <w:lang w:eastAsia="ja-JP"/>
        </w:rPr>
        <w:br w:type="page"/>
      </w:r>
    </w:p>
    <w:p w14:paraId="2C5DCEB3" w14:textId="693AB8C3" w:rsidR="003D2A8E" w:rsidRDefault="003D2A8E" w:rsidP="003C422C">
      <w:pPr>
        <w:pStyle w:val="Heading2"/>
      </w:pPr>
      <w:bookmarkStart w:id="1169" w:name="_Ref370817119"/>
      <w:bookmarkStart w:id="1170" w:name="_Toc370915670"/>
      <w:r>
        <w:lastRenderedPageBreak/>
        <w:t>ExecuteMultiOperations</w:t>
      </w:r>
      <w:bookmarkEnd w:id="1007"/>
      <w:bookmarkEnd w:id="1169"/>
      <w:bookmarkEnd w:id="1170"/>
    </w:p>
    <w:p w14:paraId="25CF821E" w14:textId="530DAA6A" w:rsidR="003D2A8E" w:rsidRDefault="003D2A8E" w:rsidP="003C422C">
      <w:pPr>
        <w:pStyle w:val="BodyText2"/>
        <w:ind w:left="0"/>
      </w:pPr>
      <w:r>
        <w:t xml:space="preserve">For creation and linking of the </w:t>
      </w:r>
      <w:r w:rsidR="008A51AA">
        <w:t>GEHCJobComments</w:t>
      </w:r>
      <w:r>
        <w:t xml:space="preserve"> to Tasks use the ExecuteMultiOperations action with two UpdateOrCreate Operations per Task.</w:t>
      </w:r>
    </w:p>
    <w:p w14:paraId="6903E345" w14:textId="385CEDF5" w:rsidR="00F44BD2" w:rsidRDefault="00F44BD2" w:rsidP="00DB537E">
      <w:pPr>
        <w:autoSpaceDE w:val="0"/>
        <w:autoSpaceDN w:val="0"/>
        <w:adjustRightInd w:val="0"/>
        <w:spacing w:line="360" w:lineRule="auto"/>
        <w:rPr>
          <w:rFonts w:cs="Arial"/>
          <w:color w:val="000000"/>
          <w:szCs w:val="20"/>
          <w:lang w:bidi="ar-SA"/>
        </w:rPr>
      </w:pPr>
      <w:r>
        <w:rPr>
          <w:rFonts w:cs="Arial"/>
          <w:color w:val="000000"/>
          <w:szCs w:val="20"/>
          <w:lang w:bidi="ar-SA"/>
        </w:rPr>
        <w:t>For new T</w:t>
      </w:r>
      <w:r w:rsidRPr="008F7BA8">
        <w:rPr>
          <w:rFonts w:cs="Arial"/>
          <w:color w:val="000000"/>
          <w:szCs w:val="20"/>
          <w:lang w:bidi="ar-SA"/>
        </w:rPr>
        <w:t xml:space="preserve">asks pass the Operation UpdateOrCreate </w:t>
      </w:r>
      <w:r w:rsidR="008A51AA">
        <w:rPr>
          <w:rFonts w:cs="Arial"/>
          <w:color w:val="000000"/>
          <w:szCs w:val="20"/>
          <w:lang w:bidi="ar-SA"/>
        </w:rPr>
        <w:t>GEHCJobComments</w:t>
      </w:r>
      <w:r w:rsidRPr="008F7BA8">
        <w:rPr>
          <w:rFonts w:cs="Arial"/>
          <w:color w:val="000000"/>
          <w:szCs w:val="20"/>
          <w:lang w:bidi="ar-SA"/>
        </w:rPr>
        <w:t xml:space="preserve"> Object, a blank </w:t>
      </w:r>
      <w:r w:rsidR="008A51AA">
        <w:rPr>
          <w:rFonts w:cs="Arial"/>
          <w:color w:val="000000"/>
          <w:szCs w:val="20"/>
          <w:lang w:bidi="ar-SA"/>
        </w:rPr>
        <w:t>GEHCJobComments</w:t>
      </w:r>
      <w:r w:rsidRPr="008F7BA8">
        <w:rPr>
          <w:rFonts w:cs="Arial"/>
          <w:color w:val="000000"/>
          <w:szCs w:val="20"/>
          <w:lang w:bidi="ar-SA"/>
        </w:rPr>
        <w:t xml:space="preserve"> object with therefor be created and linked to the Task for future updates.</w:t>
      </w:r>
      <w:r>
        <w:rPr>
          <w:rFonts w:cs="Arial"/>
          <w:color w:val="000000"/>
          <w:szCs w:val="20"/>
          <w:lang w:bidi="ar-SA"/>
        </w:rPr>
        <w:t xml:space="preserve">  </w:t>
      </w:r>
      <w:r w:rsidR="008A51AA">
        <w:rPr>
          <w:rFonts w:cs="Arial"/>
          <w:color w:val="000000"/>
          <w:szCs w:val="20"/>
          <w:lang w:bidi="ar-SA"/>
        </w:rPr>
        <w:t>GEHCJobComments</w:t>
      </w:r>
      <w:r>
        <w:rPr>
          <w:rFonts w:cs="Arial"/>
          <w:color w:val="000000"/>
          <w:szCs w:val="20"/>
          <w:lang w:bidi="ar-SA"/>
        </w:rPr>
        <w:t xml:space="preserve"> objects that exist for the MUSTJobNumber will be linked and remain unchanged.</w:t>
      </w:r>
    </w:p>
    <w:p w14:paraId="4F6617C8" w14:textId="77777777" w:rsidR="00763656" w:rsidRDefault="00763656" w:rsidP="00DB537E">
      <w:pPr>
        <w:autoSpaceDE w:val="0"/>
        <w:autoSpaceDN w:val="0"/>
        <w:adjustRightInd w:val="0"/>
        <w:spacing w:line="360" w:lineRule="auto"/>
        <w:rPr>
          <w:rFonts w:cs="Arial"/>
          <w:color w:val="000000"/>
          <w:szCs w:val="20"/>
          <w:lang w:bidi="ar-SA"/>
        </w:rPr>
      </w:pPr>
    </w:p>
    <w:p w14:paraId="1AAB2182" w14:textId="2BFB94DB" w:rsidR="00763656" w:rsidRDefault="00763656" w:rsidP="00DB537E">
      <w:pPr>
        <w:autoSpaceDE w:val="0"/>
        <w:autoSpaceDN w:val="0"/>
        <w:adjustRightInd w:val="0"/>
        <w:spacing w:line="360" w:lineRule="auto"/>
        <w:rPr>
          <w:rFonts w:cs="Arial"/>
          <w:color w:val="000000"/>
          <w:szCs w:val="20"/>
          <w:lang w:bidi="ar-SA"/>
        </w:rPr>
      </w:pPr>
      <w:r>
        <w:rPr>
          <w:rFonts w:cs="Arial"/>
          <w:color w:val="000000"/>
          <w:szCs w:val="20"/>
          <w:lang w:bidi="ar-SA"/>
        </w:rPr>
        <w:t>Rules to follow</w:t>
      </w:r>
      <w:r w:rsidR="000243BD">
        <w:rPr>
          <w:rFonts w:cs="Arial"/>
          <w:color w:val="000000"/>
          <w:szCs w:val="20"/>
          <w:lang w:bidi="ar-SA"/>
        </w:rPr>
        <w:t xml:space="preserve"> for individual SOAP payloads</w:t>
      </w:r>
      <w:r>
        <w:rPr>
          <w:rFonts w:cs="Arial"/>
          <w:color w:val="000000"/>
          <w:szCs w:val="20"/>
          <w:lang w:bidi="ar-SA"/>
        </w:rPr>
        <w:t>:</w:t>
      </w:r>
    </w:p>
    <w:p w14:paraId="32314780" w14:textId="6D8A4E5A" w:rsidR="00763656" w:rsidRPr="003A41C1" w:rsidRDefault="00763656" w:rsidP="003A41C1">
      <w:pPr>
        <w:pStyle w:val="ListParagraph"/>
        <w:numPr>
          <w:ilvl w:val="0"/>
          <w:numId w:val="157"/>
        </w:numPr>
        <w:autoSpaceDE w:val="0"/>
        <w:autoSpaceDN w:val="0"/>
        <w:adjustRightInd w:val="0"/>
        <w:spacing w:line="360" w:lineRule="auto"/>
        <w:rPr>
          <w:rFonts w:cs="Arial"/>
          <w:color w:val="000000"/>
          <w:szCs w:val="20"/>
          <w:lang w:bidi="ar-SA"/>
        </w:rPr>
      </w:pPr>
      <w:r>
        <w:rPr>
          <w:rFonts w:cs="Arial"/>
          <w:color w:val="000000"/>
          <w:szCs w:val="20"/>
          <w:lang w:bidi="ar-SA"/>
        </w:rPr>
        <w:t xml:space="preserve">One </w:t>
      </w:r>
      <w:r w:rsidRPr="002833DC">
        <w:rPr>
          <w:rFonts w:cs="Arial"/>
          <w:szCs w:val="21"/>
        </w:rPr>
        <w:t>GEHCJobComments</w:t>
      </w:r>
      <w:r>
        <w:rPr>
          <w:rFonts w:cs="Arial"/>
          <w:szCs w:val="21"/>
        </w:rPr>
        <w:t xml:space="preserve"> </w:t>
      </w:r>
      <w:r w:rsidRPr="002833DC">
        <w:rPr>
          <w:rFonts w:cs="Arial"/>
          <w:szCs w:val="21"/>
        </w:rPr>
        <w:t>UpdateOrCreate</w:t>
      </w:r>
      <w:r>
        <w:rPr>
          <w:rFonts w:cs="Arial"/>
          <w:szCs w:val="21"/>
        </w:rPr>
        <w:t xml:space="preserve"> Object per distinct </w:t>
      </w:r>
      <w:r w:rsidR="000243BD">
        <w:rPr>
          <w:rFonts w:cs="Arial"/>
          <w:szCs w:val="21"/>
        </w:rPr>
        <w:t>MUSTJobNumber</w:t>
      </w:r>
      <w:r w:rsidR="009C34BA">
        <w:rPr>
          <w:rFonts w:cs="Arial"/>
          <w:szCs w:val="21"/>
        </w:rPr>
        <w:t>;</w:t>
      </w:r>
    </w:p>
    <w:p w14:paraId="6DECC6C2" w14:textId="63BA968C" w:rsidR="000243BD" w:rsidRPr="003A41C1" w:rsidRDefault="000243BD" w:rsidP="003A41C1">
      <w:pPr>
        <w:pStyle w:val="ListParagraph"/>
        <w:numPr>
          <w:ilvl w:val="1"/>
          <w:numId w:val="157"/>
        </w:numPr>
        <w:autoSpaceDE w:val="0"/>
        <w:autoSpaceDN w:val="0"/>
        <w:adjustRightInd w:val="0"/>
        <w:spacing w:line="360" w:lineRule="auto"/>
        <w:rPr>
          <w:rFonts w:cs="Arial"/>
          <w:color w:val="000000"/>
          <w:szCs w:val="20"/>
          <w:lang w:bidi="ar-SA"/>
        </w:rPr>
      </w:pPr>
      <w:r>
        <w:rPr>
          <w:rFonts w:cs="Arial"/>
          <w:color w:val="000000"/>
          <w:szCs w:val="20"/>
          <w:lang w:bidi="ar-SA"/>
        </w:rPr>
        <w:t xml:space="preserve">Multiple </w:t>
      </w:r>
      <w:r w:rsidRPr="002833DC">
        <w:rPr>
          <w:rFonts w:cs="Arial"/>
          <w:szCs w:val="21"/>
        </w:rPr>
        <w:t>GEHCJobComments</w:t>
      </w:r>
      <w:r>
        <w:rPr>
          <w:rFonts w:cs="Arial"/>
          <w:szCs w:val="21"/>
        </w:rPr>
        <w:t xml:space="preserve"> can be </w:t>
      </w:r>
      <w:r w:rsidR="00F03D38">
        <w:rPr>
          <w:rFonts w:cs="Arial"/>
          <w:szCs w:val="21"/>
        </w:rPr>
        <w:t>referenced</w:t>
      </w:r>
      <w:r>
        <w:rPr>
          <w:rFonts w:cs="Arial"/>
          <w:szCs w:val="21"/>
        </w:rPr>
        <w:t xml:space="preserve"> only when following tasks have MUSTJobMumbers that </w:t>
      </w:r>
      <w:r w:rsidR="00F03D38">
        <w:rPr>
          <w:rFonts w:cs="Arial"/>
          <w:szCs w:val="21"/>
        </w:rPr>
        <w:t>differ</w:t>
      </w:r>
      <w:r>
        <w:rPr>
          <w:rFonts w:cs="Arial"/>
          <w:szCs w:val="21"/>
        </w:rPr>
        <w:t xml:space="preserve"> from each</w:t>
      </w:r>
      <w:r w:rsidR="00F03D38">
        <w:rPr>
          <w:rFonts w:cs="Arial"/>
          <w:szCs w:val="21"/>
        </w:rPr>
        <w:t xml:space="preserve"> </w:t>
      </w:r>
      <w:r>
        <w:rPr>
          <w:rFonts w:cs="Arial"/>
          <w:szCs w:val="21"/>
        </w:rPr>
        <w:t xml:space="preserve">other; </w:t>
      </w:r>
    </w:p>
    <w:p w14:paraId="7A5F31D1" w14:textId="2DBE5979" w:rsidR="00763656" w:rsidRPr="003A41C1" w:rsidRDefault="00763656" w:rsidP="003A41C1">
      <w:pPr>
        <w:pStyle w:val="ListParagraph"/>
        <w:numPr>
          <w:ilvl w:val="0"/>
          <w:numId w:val="157"/>
        </w:numPr>
        <w:autoSpaceDE w:val="0"/>
        <w:autoSpaceDN w:val="0"/>
        <w:adjustRightInd w:val="0"/>
        <w:spacing w:line="360" w:lineRule="auto"/>
        <w:rPr>
          <w:rFonts w:cs="Arial"/>
          <w:color w:val="000000"/>
          <w:szCs w:val="20"/>
          <w:lang w:bidi="ar-SA"/>
        </w:rPr>
      </w:pPr>
      <w:r>
        <w:rPr>
          <w:rFonts w:cs="Arial"/>
          <w:szCs w:val="21"/>
        </w:rPr>
        <w:t xml:space="preserve">Task objects should follow </w:t>
      </w:r>
      <w:r w:rsidRPr="002833DC">
        <w:rPr>
          <w:rFonts w:cs="Arial"/>
          <w:szCs w:val="21"/>
        </w:rPr>
        <w:t>UpdateOrCreate</w:t>
      </w:r>
      <w:r>
        <w:rPr>
          <w:rFonts w:cs="Arial"/>
          <w:szCs w:val="21"/>
        </w:rPr>
        <w:t xml:space="preserve"> Objects;</w:t>
      </w:r>
    </w:p>
    <w:p w14:paraId="3D9A5CBD" w14:textId="29720814" w:rsidR="00763656" w:rsidRPr="003A41C1" w:rsidRDefault="00F03D38" w:rsidP="003A41C1">
      <w:pPr>
        <w:pStyle w:val="ListParagraph"/>
        <w:numPr>
          <w:ilvl w:val="0"/>
          <w:numId w:val="157"/>
        </w:numPr>
        <w:autoSpaceDE w:val="0"/>
        <w:autoSpaceDN w:val="0"/>
        <w:adjustRightInd w:val="0"/>
        <w:spacing w:line="360" w:lineRule="auto"/>
        <w:rPr>
          <w:rFonts w:cs="Arial"/>
          <w:color w:val="000000"/>
          <w:szCs w:val="20"/>
          <w:lang w:bidi="ar-SA"/>
        </w:rPr>
      </w:pPr>
      <w:r>
        <w:rPr>
          <w:rFonts w:cs="Arial"/>
          <w:szCs w:val="21"/>
        </w:rPr>
        <w:t>Dependencies</w:t>
      </w:r>
      <w:r w:rsidR="00763656">
        <w:rPr>
          <w:rFonts w:cs="Arial"/>
          <w:szCs w:val="21"/>
        </w:rPr>
        <w:t xml:space="preserve"> should always be on the main task;</w:t>
      </w:r>
    </w:p>
    <w:p w14:paraId="34CA1000" w14:textId="6021B202" w:rsidR="00763656" w:rsidRPr="003A41C1" w:rsidRDefault="008974CF" w:rsidP="003A41C1">
      <w:pPr>
        <w:pStyle w:val="ListParagraph"/>
        <w:numPr>
          <w:ilvl w:val="0"/>
          <w:numId w:val="157"/>
        </w:numPr>
        <w:autoSpaceDE w:val="0"/>
        <w:autoSpaceDN w:val="0"/>
        <w:adjustRightInd w:val="0"/>
        <w:spacing w:line="360" w:lineRule="auto"/>
        <w:rPr>
          <w:rFonts w:cs="Arial"/>
          <w:color w:val="000000"/>
          <w:szCs w:val="20"/>
          <w:lang w:bidi="ar-SA"/>
        </w:rPr>
      </w:pPr>
      <w:r>
        <w:rPr>
          <w:rFonts w:cs="Arial"/>
          <w:szCs w:val="21"/>
        </w:rPr>
        <w:t>Parts Pickup</w:t>
      </w:r>
      <w:r w:rsidR="00763656">
        <w:rPr>
          <w:rFonts w:cs="Arial"/>
          <w:szCs w:val="21"/>
        </w:rPr>
        <w:t xml:space="preserve"> tasks shouldn’t have job comments assigned to the pickup task;</w:t>
      </w:r>
    </w:p>
    <w:p w14:paraId="00468C53" w14:textId="656AA5B1" w:rsidR="009C34BA" w:rsidRPr="003A41C1" w:rsidRDefault="009C34BA" w:rsidP="003A41C1">
      <w:pPr>
        <w:pStyle w:val="ListParagraph"/>
        <w:numPr>
          <w:ilvl w:val="0"/>
          <w:numId w:val="157"/>
        </w:numPr>
        <w:autoSpaceDE w:val="0"/>
        <w:autoSpaceDN w:val="0"/>
        <w:adjustRightInd w:val="0"/>
        <w:spacing w:line="360" w:lineRule="auto"/>
        <w:rPr>
          <w:rFonts w:cs="Arial"/>
          <w:color w:val="000000"/>
          <w:szCs w:val="20"/>
          <w:lang w:bidi="ar-SA"/>
        </w:rPr>
      </w:pPr>
      <w:r>
        <w:rPr>
          <w:rFonts w:cs="Arial"/>
          <w:szCs w:val="21"/>
        </w:rPr>
        <w:t>Training tasks should have separate JobComments as the main Task;</w:t>
      </w:r>
    </w:p>
    <w:p w14:paraId="391676E6" w14:textId="77777777" w:rsidR="00006799" w:rsidRDefault="00006799" w:rsidP="00006799">
      <w:pPr>
        <w:autoSpaceDE w:val="0"/>
        <w:autoSpaceDN w:val="0"/>
        <w:adjustRightInd w:val="0"/>
        <w:spacing w:line="360" w:lineRule="auto"/>
        <w:rPr>
          <w:rFonts w:cs="Arial"/>
          <w:color w:val="000000"/>
          <w:szCs w:val="20"/>
          <w:lang w:bidi="ar-SA"/>
        </w:rPr>
      </w:pPr>
    </w:p>
    <w:p w14:paraId="3DD66AE5" w14:textId="0362AC9F" w:rsidR="00006799" w:rsidRPr="003A41C1" w:rsidRDefault="00006799" w:rsidP="00006799">
      <w:pPr>
        <w:autoSpaceDE w:val="0"/>
        <w:autoSpaceDN w:val="0"/>
        <w:adjustRightInd w:val="0"/>
        <w:spacing w:line="360" w:lineRule="auto"/>
        <w:rPr>
          <w:rFonts w:cs="Arial"/>
          <w:b/>
          <w:color w:val="000000"/>
          <w:szCs w:val="20"/>
          <w:lang w:bidi="ar-SA"/>
        </w:rPr>
      </w:pPr>
      <w:r w:rsidRPr="003A41C1">
        <w:rPr>
          <w:rFonts w:cs="Arial"/>
          <w:b/>
          <w:color w:val="000000"/>
          <w:szCs w:val="20"/>
          <w:lang w:bidi="ar-SA"/>
        </w:rPr>
        <w:t xml:space="preserve">Note: When updating a </w:t>
      </w:r>
      <w:r w:rsidRPr="003A41C1">
        <w:rPr>
          <w:rFonts w:cs="Arial"/>
          <w:b/>
          <w:szCs w:val="21"/>
        </w:rPr>
        <w:t xml:space="preserve">GEHCJobComments that’s already in the system and linked to future Tasks it is recommended that the existing Tasks are relinked to the GEHCJobComment.  This will force Click Mobile to push the updated comment to the </w:t>
      </w:r>
      <w:r w:rsidR="00F03D38" w:rsidRPr="00F03D38">
        <w:rPr>
          <w:rFonts w:cs="Arial"/>
          <w:b/>
          <w:szCs w:val="21"/>
        </w:rPr>
        <w:t>Engineers</w:t>
      </w:r>
      <w:r w:rsidRPr="003A41C1">
        <w:rPr>
          <w:rFonts w:cs="Arial"/>
          <w:b/>
          <w:szCs w:val="21"/>
        </w:rPr>
        <w:t xml:space="preserve"> device.  Use GetTasks </w:t>
      </w:r>
      <w:r w:rsidRPr="003A41C1">
        <w:rPr>
          <w:rFonts w:cs="Arial"/>
          <w:b/>
          <w:szCs w:val="21"/>
        </w:rPr>
        <w:fldChar w:fldCharType="begin"/>
      </w:r>
      <w:r w:rsidRPr="003A41C1">
        <w:rPr>
          <w:rFonts w:cs="Arial"/>
          <w:b/>
          <w:szCs w:val="21"/>
        </w:rPr>
        <w:instrText xml:space="preserve"> REF _Ref366244035 \r \h </w:instrText>
      </w:r>
      <w:r>
        <w:rPr>
          <w:rFonts w:cs="Arial"/>
          <w:b/>
          <w:szCs w:val="21"/>
        </w:rPr>
        <w:instrText xml:space="preserve"> \* MERGEFORMAT </w:instrText>
      </w:r>
      <w:r w:rsidRPr="003A41C1">
        <w:rPr>
          <w:rFonts w:cs="Arial"/>
          <w:b/>
          <w:szCs w:val="21"/>
        </w:rPr>
      </w:r>
      <w:r w:rsidRPr="003A41C1">
        <w:rPr>
          <w:rFonts w:cs="Arial"/>
          <w:b/>
          <w:szCs w:val="21"/>
        </w:rPr>
        <w:fldChar w:fldCharType="separate"/>
      </w:r>
      <w:r w:rsidR="006E49E1">
        <w:rPr>
          <w:rFonts w:cs="Arial"/>
          <w:b/>
          <w:szCs w:val="21"/>
        </w:rPr>
        <w:t>3.7</w:t>
      </w:r>
      <w:r w:rsidRPr="003A41C1">
        <w:rPr>
          <w:rFonts w:cs="Arial"/>
          <w:b/>
          <w:szCs w:val="21"/>
        </w:rPr>
        <w:fldChar w:fldCharType="end"/>
      </w:r>
      <w:r w:rsidRPr="003A41C1">
        <w:rPr>
          <w:rFonts w:cs="Arial"/>
          <w:b/>
          <w:szCs w:val="21"/>
        </w:rPr>
        <w:t xml:space="preserve"> action to identify existing tasks and include these future Tasks along side the current task</w:t>
      </w:r>
      <w:r w:rsidR="00F03D38">
        <w:rPr>
          <w:rFonts w:cs="Arial"/>
          <w:b/>
          <w:szCs w:val="21"/>
        </w:rPr>
        <w:t xml:space="preserve"> </w:t>
      </w:r>
      <w:r w:rsidRPr="003A41C1">
        <w:rPr>
          <w:rFonts w:cs="Arial"/>
          <w:b/>
          <w:szCs w:val="21"/>
        </w:rPr>
        <w:t>Update.</w:t>
      </w:r>
    </w:p>
    <w:p w14:paraId="4C1E673C" w14:textId="77777777" w:rsidR="00C36F63" w:rsidRDefault="00C36F63" w:rsidP="003C422C">
      <w:pPr>
        <w:pStyle w:val="Heading4"/>
        <w:numPr>
          <w:ilvl w:val="2"/>
          <w:numId w:val="2"/>
        </w:numPr>
      </w:pPr>
      <w:commentRangeStart w:id="1171"/>
      <w:r w:rsidRPr="00534A8B">
        <w:t>Message Fields</w:t>
      </w:r>
      <w:commentRangeEnd w:id="1171"/>
      <w:r>
        <w:rPr>
          <w:rStyle w:val="CommentReference"/>
          <w:b w:val="0"/>
          <w:i w:val="0"/>
        </w:rPr>
        <w:commentReference w:id="1171"/>
      </w:r>
    </w:p>
    <w:p w14:paraId="3F91D142" w14:textId="19C964BF" w:rsidR="00C36F63" w:rsidRDefault="00C36F63" w:rsidP="003C422C">
      <w:pPr>
        <w:pStyle w:val="BodyText"/>
        <w:ind w:left="0"/>
      </w:pPr>
    </w:p>
    <w:tbl>
      <w:tblPr>
        <w:tblW w:w="4475" w:type="pct"/>
        <w:tblInd w:w="108"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3686"/>
        <w:gridCol w:w="2127"/>
        <w:gridCol w:w="3402"/>
      </w:tblGrid>
      <w:tr w:rsidR="00C36F63" w:rsidRPr="004517E7" w14:paraId="43F3C563" w14:textId="77777777" w:rsidTr="00920947">
        <w:trPr>
          <w:cantSplit/>
          <w:tblHeader/>
        </w:trPr>
        <w:tc>
          <w:tcPr>
            <w:tcW w:w="2000" w:type="pct"/>
            <w:shd w:val="clear" w:color="auto" w:fill="1F497D" w:themeFill="text2"/>
          </w:tcPr>
          <w:p w14:paraId="58159D67" w14:textId="77777777" w:rsidR="00C36F63" w:rsidRPr="004517E7" w:rsidRDefault="00C36F63" w:rsidP="00DB537E">
            <w:pPr>
              <w:pStyle w:val="TableHeading"/>
              <w:tabs>
                <w:tab w:val="left" w:pos="1305"/>
              </w:tabs>
              <w:spacing w:line="360" w:lineRule="auto"/>
              <w:rPr>
                <w:bCs/>
                <w:szCs w:val="21"/>
              </w:rPr>
            </w:pPr>
            <w:r w:rsidRPr="004517E7">
              <w:rPr>
                <w:bCs/>
                <w:szCs w:val="21"/>
              </w:rPr>
              <w:t>Property</w:t>
            </w:r>
            <w:r w:rsidRPr="004517E7">
              <w:rPr>
                <w:bCs/>
                <w:szCs w:val="21"/>
              </w:rPr>
              <w:tab/>
            </w:r>
          </w:p>
        </w:tc>
        <w:tc>
          <w:tcPr>
            <w:tcW w:w="1154" w:type="pct"/>
            <w:shd w:val="clear" w:color="auto" w:fill="1F497D" w:themeFill="text2"/>
          </w:tcPr>
          <w:p w14:paraId="50445CBF" w14:textId="77777777" w:rsidR="00C36F63" w:rsidRPr="004517E7" w:rsidRDefault="00C36F63" w:rsidP="00DB537E">
            <w:pPr>
              <w:pStyle w:val="TableHeading"/>
              <w:spacing w:line="360" w:lineRule="auto"/>
              <w:rPr>
                <w:bCs/>
                <w:szCs w:val="21"/>
              </w:rPr>
            </w:pPr>
            <w:r w:rsidRPr="004517E7">
              <w:rPr>
                <w:bCs/>
                <w:szCs w:val="21"/>
              </w:rPr>
              <w:t>Visible Name</w:t>
            </w:r>
          </w:p>
        </w:tc>
        <w:tc>
          <w:tcPr>
            <w:tcW w:w="1846" w:type="pct"/>
            <w:shd w:val="clear" w:color="auto" w:fill="1F497D" w:themeFill="text2"/>
          </w:tcPr>
          <w:p w14:paraId="69A6ED8A" w14:textId="77777777" w:rsidR="00C36F63" w:rsidRPr="004517E7" w:rsidRDefault="00C36F63" w:rsidP="00DB537E">
            <w:pPr>
              <w:pStyle w:val="TableHeading"/>
              <w:spacing w:line="360" w:lineRule="auto"/>
              <w:rPr>
                <w:bCs/>
                <w:szCs w:val="21"/>
              </w:rPr>
            </w:pPr>
            <w:r w:rsidRPr="004517E7">
              <w:rPr>
                <w:bCs/>
                <w:szCs w:val="21"/>
              </w:rPr>
              <w:t>Owner</w:t>
            </w:r>
          </w:p>
        </w:tc>
      </w:tr>
      <w:tr w:rsidR="00C36F63" w:rsidRPr="004517E7" w14:paraId="7B762BD4" w14:textId="77777777" w:rsidTr="00920947">
        <w:trPr>
          <w:cantSplit/>
        </w:trPr>
        <w:tc>
          <w:tcPr>
            <w:tcW w:w="2000" w:type="pct"/>
          </w:tcPr>
          <w:p w14:paraId="79E84346" w14:textId="77777777" w:rsidR="00C36F63" w:rsidRPr="004517E7" w:rsidRDefault="00C36F63" w:rsidP="00DB537E">
            <w:pPr>
              <w:pStyle w:val="TableText"/>
              <w:spacing w:line="360" w:lineRule="auto"/>
              <w:rPr>
                <w:rFonts w:cs="Arial"/>
                <w:szCs w:val="21"/>
              </w:rPr>
            </w:pPr>
            <w:r>
              <w:rPr>
                <w:rFonts w:cs="Arial"/>
                <w:szCs w:val="21"/>
              </w:rPr>
              <w:t>Object[‘</w:t>
            </w:r>
            <w:r w:rsidRPr="002833DC">
              <w:rPr>
                <w:rFonts w:cs="Arial"/>
                <w:szCs w:val="21"/>
              </w:rPr>
              <w:t>GEHCJobComments’]</w:t>
            </w:r>
          </w:p>
        </w:tc>
        <w:tc>
          <w:tcPr>
            <w:tcW w:w="1154" w:type="pct"/>
          </w:tcPr>
          <w:p w14:paraId="5E69CC3D" w14:textId="77777777" w:rsidR="00C36F63" w:rsidRDefault="00C36F63" w:rsidP="00DB537E">
            <w:pPr>
              <w:pStyle w:val="TableText"/>
              <w:spacing w:line="360" w:lineRule="auto"/>
              <w:rPr>
                <w:rFonts w:cs="Arial"/>
                <w:szCs w:val="21"/>
              </w:rPr>
            </w:pPr>
            <w:r w:rsidRPr="002833DC">
              <w:rPr>
                <w:rFonts w:cs="Arial"/>
                <w:szCs w:val="21"/>
              </w:rPr>
              <w:t>Action</w:t>
            </w:r>
          </w:p>
          <w:p w14:paraId="1BCD2B16" w14:textId="77777777" w:rsidR="00C36F63" w:rsidRPr="004517E7" w:rsidRDefault="00C36F63" w:rsidP="00DB537E">
            <w:pPr>
              <w:pStyle w:val="TableText"/>
              <w:spacing w:line="360" w:lineRule="auto"/>
              <w:rPr>
                <w:rFonts w:cs="Arial"/>
                <w:szCs w:val="21"/>
              </w:rPr>
            </w:pPr>
            <w:r>
              <w:rPr>
                <w:rFonts w:cs="Arial"/>
                <w:szCs w:val="21"/>
              </w:rPr>
              <w:t>“</w:t>
            </w:r>
            <w:r w:rsidRPr="002833DC">
              <w:rPr>
                <w:rFonts w:cs="Arial"/>
                <w:szCs w:val="21"/>
              </w:rPr>
              <w:t>UpdateOrCreate</w:t>
            </w:r>
            <w:r>
              <w:rPr>
                <w:rFonts w:cs="Arial"/>
                <w:szCs w:val="21"/>
              </w:rPr>
              <w:t>”</w:t>
            </w:r>
          </w:p>
        </w:tc>
        <w:tc>
          <w:tcPr>
            <w:tcW w:w="1846" w:type="pct"/>
          </w:tcPr>
          <w:p w14:paraId="28FAA630" w14:textId="77777777" w:rsidR="00C36F63" w:rsidRDefault="00C36F63" w:rsidP="00DB537E">
            <w:pPr>
              <w:pStyle w:val="TableText"/>
              <w:spacing w:line="360" w:lineRule="auto"/>
              <w:rPr>
                <w:rFonts w:cs="Arial"/>
                <w:szCs w:val="21"/>
              </w:rPr>
            </w:pPr>
            <w:r>
              <w:rPr>
                <w:rFonts w:cs="Arial"/>
                <w:szCs w:val="21"/>
              </w:rPr>
              <w:t>This will Update or Create a new comments record.</w:t>
            </w:r>
          </w:p>
          <w:p w14:paraId="32C645F2" w14:textId="77777777" w:rsidR="00C36F63" w:rsidRPr="002833DC" w:rsidRDefault="00C36F63" w:rsidP="00DB537E">
            <w:pPr>
              <w:pStyle w:val="TableText"/>
              <w:spacing w:line="360" w:lineRule="auto"/>
              <w:rPr>
                <w:rFonts w:cs="Arial"/>
                <w:b/>
                <w:szCs w:val="21"/>
              </w:rPr>
            </w:pPr>
            <w:r w:rsidRPr="002833DC">
              <w:rPr>
                <w:rFonts w:cs="Arial"/>
                <w:b/>
                <w:szCs w:val="21"/>
              </w:rPr>
              <w:t>Keep this value unchanged as “UpdateOrCreate”.</w:t>
            </w:r>
          </w:p>
        </w:tc>
      </w:tr>
      <w:tr w:rsidR="00C36F63" w14:paraId="2647826D" w14:textId="77777777" w:rsidTr="00920947">
        <w:trPr>
          <w:cantSplit/>
        </w:trPr>
        <w:tc>
          <w:tcPr>
            <w:tcW w:w="2000" w:type="pct"/>
          </w:tcPr>
          <w:p w14:paraId="7F7C58D3" w14:textId="77777777" w:rsidR="00C36F63" w:rsidRDefault="00C36F63" w:rsidP="00DB537E">
            <w:pPr>
              <w:pStyle w:val="TableText"/>
              <w:spacing w:line="360" w:lineRule="auto"/>
              <w:rPr>
                <w:rFonts w:cs="Arial"/>
                <w:szCs w:val="21"/>
              </w:rPr>
            </w:pPr>
            <w:r>
              <w:rPr>
                <w:rFonts w:cs="Arial"/>
                <w:szCs w:val="21"/>
              </w:rPr>
              <w:lastRenderedPageBreak/>
              <w:t>Object[‘</w:t>
            </w:r>
            <w:r w:rsidRPr="002833DC">
              <w:rPr>
                <w:rFonts w:cs="Arial"/>
                <w:szCs w:val="21"/>
              </w:rPr>
              <w:t>GEHCJobComments’]</w:t>
            </w:r>
          </w:p>
        </w:tc>
        <w:tc>
          <w:tcPr>
            <w:tcW w:w="1154" w:type="pct"/>
          </w:tcPr>
          <w:p w14:paraId="60689DBF" w14:textId="77777777" w:rsidR="00C36F63" w:rsidRDefault="00C36F63" w:rsidP="00DB537E">
            <w:pPr>
              <w:pStyle w:val="TableText"/>
              <w:spacing w:line="360" w:lineRule="auto"/>
              <w:rPr>
                <w:rFonts w:cs="Arial"/>
                <w:szCs w:val="21"/>
              </w:rPr>
            </w:pPr>
            <w:r w:rsidRPr="002833DC">
              <w:rPr>
                <w:rFonts w:cs="Arial"/>
                <w:szCs w:val="21"/>
              </w:rPr>
              <w:t>MUSTJobNumber</w:t>
            </w:r>
          </w:p>
          <w:p w14:paraId="28789569" w14:textId="77777777" w:rsidR="00C36F63" w:rsidRDefault="00C36F63" w:rsidP="00DB537E">
            <w:pPr>
              <w:pStyle w:val="TableText"/>
              <w:spacing w:line="360" w:lineRule="auto"/>
              <w:rPr>
                <w:rFonts w:cs="Arial"/>
                <w:szCs w:val="21"/>
              </w:rPr>
            </w:pPr>
            <w:r>
              <w:rPr>
                <w:rFonts w:cs="Arial"/>
                <w:szCs w:val="21"/>
              </w:rPr>
              <w:t>“</w:t>
            </w:r>
            <w:r w:rsidRPr="002833DC">
              <w:rPr>
                <w:rFonts w:cs="Arial"/>
                <w:szCs w:val="21"/>
              </w:rPr>
              <w:t>A1234567</w:t>
            </w:r>
            <w:r>
              <w:rPr>
                <w:rFonts w:cs="Arial"/>
                <w:szCs w:val="21"/>
              </w:rPr>
              <w:t>”</w:t>
            </w:r>
          </w:p>
        </w:tc>
        <w:tc>
          <w:tcPr>
            <w:tcW w:w="1846" w:type="pct"/>
          </w:tcPr>
          <w:p w14:paraId="35089BA3" w14:textId="77777777" w:rsidR="00C36F63" w:rsidRDefault="00C36F63" w:rsidP="00DB537E">
            <w:pPr>
              <w:pStyle w:val="TableText"/>
              <w:spacing w:line="360" w:lineRule="auto"/>
              <w:rPr>
                <w:rFonts w:cs="Arial"/>
                <w:szCs w:val="21"/>
              </w:rPr>
            </w:pPr>
            <w:r>
              <w:rPr>
                <w:rFonts w:cs="Arial"/>
                <w:szCs w:val="21"/>
              </w:rPr>
              <w:t>This locates the comments record by MUSTJobNumber, multiple Tasks can share the same comments.</w:t>
            </w:r>
          </w:p>
        </w:tc>
      </w:tr>
      <w:tr w:rsidR="00C36F63" w14:paraId="52AFAE8D" w14:textId="77777777" w:rsidTr="00920947">
        <w:trPr>
          <w:cantSplit/>
        </w:trPr>
        <w:tc>
          <w:tcPr>
            <w:tcW w:w="2000" w:type="pct"/>
          </w:tcPr>
          <w:p w14:paraId="20634AA5" w14:textId="77777777" w:rsidR="00C36F63" w:rsidRDefault="00C36F63" w:rsidP="00DB537E">
            <w:pPr>
              <w:pStyle w:val="TableText"/>
              <w:spacing w:line="360" w:lineRule="auto"/>
              <w:rPr>
                <w:rFonts w:cs="Arial"/>
                <w:szCs w:val="21"/>
              </w:rPr>
            </w:pPr>
            <w:r>
              <w:rPr>
                <w:rFonts w:cs="Arial"/>
                <w:szCs w:val="21"/>
              </w:rPr>
              <w:t>Object[‘</w:t>
            </w:r>
            <w:r w:rsidRPr="002833DC">
              <w:rPr>
                <w:rFonts w:cs="Arial"/>
                <w:szCs w:val="21"/>
              </w:rPr>
              <w:t>GEHCJobComments’]</w:t>
            </w:r>
          </w:p>
        </w:tc>
        <w:tc>
          <w:tcPr>
            <w:tcW w:w="1154" w:type="pct"/>
          </w:tcPr>
          <w:p w14:paraId="1C335484" w14:textId="77777777" w:rsidR="00C36F63" w:rsidRDefault="00C36F63" w:rsidP="00DB537E">
            <w:pPr>
              <w:pStyle w:val="TableText"/>
              <w:spacing w:line="360" w:lineRule="auto"/>
              <w:rPr>
                <w:rFonts w:cs="Arial"/>
                <w:szCs w:val="21"/>
              </w:rPr>
            </w:pPr>
            <w:r w:rsidRPr="002833DC">
              <w:rPr>
                <w:rFonts w:cs="Arial"/>
                <w:szCs w:val="21"/>
              </w:rPr>
              <w:t>Text</w:t>
            </w:r>
          </w:p>
          <w:p w14:paraId="783E04BF" w14:textId="77777777" w:rsidR="00C36F63" w:rsidRPr="002833DC" w:rsidRDefault="00C36F63" w:rsidP="00DB537E">
            <w:pPr>
              <w:pStyle w:val="TableText"/>
              <w:spacing w:line="360" w:lineRule="auto"/>
              <w:rPr>
                <w:rFonts w:cs="Arial"/>
                <w:szCs w:val="21"/>
              </w:rPr>
            </w:pPr>
            <w:r>
              <w:rPr>
                <w:rFonts w:cs="Arial"/>
                <w:szCs w:val="21"/>
              </w:rPr>
              <w:t>“</w:t>
            </w:r>
            <w:r w:rsidRPr="002833DC">
              <w:rPr>
                <w:rFonts w:cs="Arial"/>
                <w:szCs w:val="21"/>
              </w:rPr>
              <w:t>Very long text</w:t>
            </w:r>
            <w:r>
              <w:rPr>
                <w:rFonts w:cs="Arial"/>
                <w:szCs w:val="21"/>
              </w:rPr>
              <w:t>”</w:t>
            </w:r>
          </w:p>
        </w:tc>
        <w:tc>
          <w:tcPr>
            <w:tcW w:w="1846" w:type="pct"/>
          </w:tcPr>
          <w:p w14:paraId="7E490772" w14:textId="77777777" w:rsidR="00C36F63" w:rsidRDefault="00C36F63" w:rsidP="00DB537E">
            <w:pPr>
              <w:pStyle w:val="TableText"/>
              <w:spacing w:line="360" w:lineRule="auto"/>
              <w:rPr>
                <w:rFonts w:cs="Arial"/>
                <w:szCs w:val="21"/>
              </w:rPr>
            </w:pPr>
            <w:r>
              <w:rPr>
                <w:rFonts w:cs="Arial"/>
                <w:szCs w:val="21"/>
              </w:rPr>
              <w:t>Unlimited text string of the the actual comments.</w:t>
            </w:r>
          </w:p>
        </w:tc>
      </w:tr>
      <w:tr w:rsidR="00C36F63" w14:paraId="6F506133" w14:textId="77777777" w:rsidTr="00920947">
        <w:trPr>
          <w:cantSplit/>
        </w:trPr>
        <w:tc>
          <w:tcPr>
            <w:tcW w:w="2000" w:type="pct"/>
          </w:tcPr>
          <w:p w14:paraId="38C84717" w14:textId="77777777" w:rsidR="00C36F63" w:rsidRDefault="00C36F63" w:rsidP="00DB537E">
            <w:pPr>
              <w:pStyle w:val="TableText"/>
              <w:spacing w:line="360" w:lineRule="auto"/>
              <w:rPr>
                <w:rFonts w:cs="Arial"/>
                <w:szCs w:val="21"/>
              </w:rPr>
            </w:pPr>
            <w:r>
              <w:rPr>
                <w:rFonts w:cs="Arial"/>
                <w:szCs w:val="21"/>
              </w:rPr>
              <w:t>Object[‘Task’</w:t>
            </w:r>
            <w:r w:rsidRPr="002833DC">
              <w:rPr>
                <w:rFonts w:cs="Arial"/>
                <w:szCs w:val="21"/>
              </w:rPr>
              <w:t>]</w:t>
            </w:r>
          </w:p>
        </w:tc>
        <w:tc>
          <w:tcPr>
            <w:tcW w:w="1154" w:type="pct"/>
          </w:tcPr>
          <w:p w14:paraId="765C1E76" w14:textId="77777777" w:rsidR="00C36F63" w:rsidRDefault="00C36F63" w:rsidP="00DB537E">
            <w:pPr>
              <w:pStyle w:val="TableText"/>
              <w:spacing w:line="360" w:lineRule="auto"/>
              <w:rPr>
                <w:rFonts w:cs="Arial"/>
                <w:szCs w:val="21"/>
              </w:rPr>
            </w:pPr>
            <w:r w:rsidRPr="00CD50EB">
              <w:rPr>
                <w:rFonts w:cs="Arial"/>
                <w:szCs w:val="21"/>
              </w:rPr>
              <w:t>Action</w:t>
            </w:r>
          </w:p>
          <w:p w14:paraId="47097E4B" w14:textId="77777777" w:rsidR="00C36F63" w:rsidRPr="002833DC" w:rsidRDefault="00C36F63" w:rsidP="00DB537E">
            <w:pPr>
              <w:pStyle w:val="TableText"/>
              <w:spacing w:line="360" w:lineRule="auto"/>
              <w:rPr>
                <w:rFonts w:cs="Arial"/>
                <w:szCs w:val="21"/>
              </w:rPr>
            </w:pPr>
            <w:r>
              <w:rPr>
                <w:rFonts w:cs="Arial"/>
                <w:szCs w:val="21"/>
              </w:rPr>
              <w:t>“</w:t>
            </w:r>
            <w:r w:rsidRPr="00CD50EB">
              <w:rPr>
                <w:rFonts w:cs="Arial"/>
                <w:szCs w:val="21"/>
              </w:rPr>
              <w:t>Update</w:t>
            </w:r>
            <w:r>
              <w:rPr>
                <w:rFonts w:cs="Arial"/>
                <w:szCs w:val="21"/>
              </w:rPr>
              <w:t>”</w:t>
            </w:r>
          </w:p>
        </w:tc>
        <w:tc>
          <w:tcPr>
            <w:tcW w:w="1846" w:type="pct"/>
          </w:tcPr>
          <w:p w14:paraId="523ECC9A" w14:textId="77777777" w:rsidR="00C36F63" w:rsidRDefault="00C36F63" w:rsidP="00DB537E">
            <w:pPr>
              <w:pStyle w:val="TableText"/>
              <w:spacing w:line="360" w:lineRule="auto"/>
              <w:rPr>
                <w:rFonts w:cs="Arial"/>
                <w:szCs w:val="21"/>
              </w:rPr>
            </w:pPr>
            <w:r>
              <w:rPr>
                <w:rFonts w:cs="Arial"/>
                <w:szCs w:val="21"/>
              </w:rPr>
              <w:t>Will update the specified Task with the MUSTJobNumber key of the comments record of the first object.</w:t>
            </w:r>
          </w:p>
          <w:p w14:paraId="4E3C031D" w14:textId="77777777" w:rsidR="00C36F63" w:rsidRPr="002833DC" w:rsidRDefault="00C36F63" w:rsidP="00DB537E">
            <w:pPr>
              <w:pStyle w:val="TableText"/>
              <w:spacing w:line="360" w:lineRule="auto"/>
              <w:rPr>
                <w:rFonts w:cs="Arial"/>
                <w:szCs w:val="21"/>
              </w:rPr>
            </w:pPr>
            <w:r w:rsidRPr="002833DC">
              <w:rPr>
                <w:rFonts w:cs="Arial"/>
                <w:szCs w:val="21"/>
              </w:rPr>
              <w:t>Keep this value unchanged as “Update”.</w:t>
            </w:r>
          </w:p>
        </w:tc>
      </w:tr>
      <w:tr w:rsidR="00C36F63" w14:paraId="7D1FE904" w14:textId="77777777" w:rsidTr="00920947">
        <w:trPr>
          <w:cantSplit/>
        </w:trPr>
        <w:tc>
          <w:tcPr>
            <w:tcW w:w="2000" w:type="pct"/>
          </w:tcPr>
          <w:p w14:paraId="79ADD06B" w14:textId="77777777" w:rsidR="00C36F63" w:rsidRDefault="00C36F63" w:rsidP="00DB537E">
            <w:pPr>
              <w:pStyle w:val="TableText"/>
              <w:spacing w:line="360" w:lineRule="auto"/>
              <w:rPr>
                <w:rFonts w:cs="Arial"/>
                <w:szCs w:val="21"/>
              </w:rPr>
            </w:pPr>
            <w:r>
              <w:rPr>
                <w:rFonts w:cs="Arial"/>
                <w:szCs w:val="21"/>
              </w:rPr>
              <w:t>Object[‘Task’</w:t>
            </w:r>
            <w:r w:rsidRPr="00CD50EB">
              <w:rPr>
                <w:rFonts w:cs="Arial"/>
                <w:szCs w:val="21"/>
              </w:rPr>
              <w:t>]</w:t>
            </w:r>
          </w:p>
        </w:tc>
        <w:tc>
          <w:tcPr>
            <w:tcW w:w="1154" w:type="pct"/>
          </w:tcPr>
          <w:p w14:paraId="1C21927B" w14:textId="77777777" w:rsidR="00C36F63" w:rsidRPr="002833DC" w:rsidRDefault="00C36F63" w:rsidP="00DB537E">
            <w:pPr>
              <w:pStyle w:val="TableText"/>
              <w:spacing w:line="360" w:lineRule="auto"/>
              <w:rPr>
                <w:rFonts w:cs="Arial"/>
                <w:szCs w:val="21"/>
              </w:rPr>
            </w:pPr>
            <w:r w:rsidRPr="002833DC">
              <w:rPr>
                <w:rFonts w:cs="Arial"/>
                <w:szCs w:val="21"/>
              </w:rPr>
              <w:t>CallID</w:t>
            </w:r>
          </w:p>
          <w:p w14:paraId="4EFD4B07" w14:textId="77777777" w:rsidR="00C36F63" w:rsidRPr="002833DC" w:rsidRDefault="00C36F63" w:rsidP="00DB537E">
            <w:pPr>
              <w:pStyle w:val="TableText"/>
              <w:spacing w:line="360" w:lineRule="auto"/>
              <w:rPr>
                <w:rFonts w:cs="Arial"/>
                <w:szCs w:val="21"/>
              </w:rPr>
            </w:pPr>
            <w:r w:rsidRPr="002833DC">
              <w:rPr>
                <w:rFonts w:cs="Arial"/>
                <w:szCs w:val="21"/>
              </w:rPr>
              <w:t>“20130913_0”</w:t>
            </w:r>
          </w:p>
        </w:tc>
        <w:tc>
          <w:tcPr>
            <w:tcW w:w="1846" w:type="pct"/>
          </w:tcPr>
          <w:p w14:paraId="66343D48" w14:textId="77777777" w:rsidR="00C36F63" w:rsidRDefault="00C36F63" w:rsidP="00DB537E">
            <w:pPr>
              <w:pStyle w:val="TableText"/>
              <w:spacing w:line="360" w:lineRule="auto"/>
              <w:rPr>
                <w:rFonts w:cs="Arial"/>
                <w:szCs w:val="21"/>
              </w:rPr>
            </w:pPr>
            <w:r>
              <w:rPr>
                <w:rFonts w:cs="Arial"/>
                <w:szCs w:val="21"/>
              </w:rPr>
              <w:t>Required Task UNID.</w:t>
            </w:r>
          </w:p>
        </w:tc>
      </w:tr>
      <w:tr w:rsidR="00C36F63" w14:paraId="680FC016" w14:textId="77777777" w:rsidTr="00920947">
        <w:trPr>
          <w:cantSplit/>
        </w:trPr>
        <w:tc>
          <w:tcPr>
            <w:tcW w:w="2000" w:type="pct"/>
          </w:tcPr>
          <w:p w14:paraId="4C3B33F1" w14:textId="77777777" w:rsidR="00C36F63" w:rsidRDefault="00C36F63" w:rsidP="00DB537E">
            <w:pPr>
              <w:pStyle w:val="TableText"/>
              <w:spacing w:line="360" w:lineRule="auto"/>
              <w:rPr>
                <w:rFonts w:cs="Arial"/>
                <w:szCs w:val="21"/>
              </w:rPr>
            </w:pPr>
            <w:r>
              <w:rPr>
                <w:rFonts w:cs="Arial"/>
                <w:szCs w:val="21"/>
              </w:rPr>
              <w:t>Object[‘Task’</w:t>
            </w:r>
            <w:r w:rsidRPr="00CD50EB">
              <w:rPr>
                <w:rFonts w:cs="Arial"/>
                <w:szCs w:val="21"/>
              </w:rPr>
              <w:t>]</w:t>
            </w:r>
          </w:p>
        </w:tc>
        <w:tc>
          <w:tcPr>
            <w:tcW w:w="1154" w:type="pct"/>
          </w:tcPr>
          <w:p w14:paraId="16447733" w14:textId="77777777" w:rsidR="00C36F63" w:rsidRPr="002833DC" w:rsidRDefault="00C36F63" w:rsidP="00DB537E">
            <w:pPr>
              <w:pStyle w:val="TableText"/>
              <w:spacing w:line="360" w:lineRule="auto"/>
              <w:rPr>
                <w:rFonts w:cs="Arial"/>
                <w:szCs w:val="21"/>
              </w:rPr>
            </w:pPr>
            <w:r w:rsidRPr="002833DC">
              <w:rPr>
                <w:rFonts w:cs="Arial"/>
                <w:szCs w:val="21"/>
              </w:rPr>
              <w:t>Number</w:t>
            </w:r>
          </w:p>
          <w:p w14:paraId="5B9DA06A" w14:textId="77777777" w:rsidR="00C36F63" w:rsidRPr="002833DC" w:rsidRDefault="00C36F63" w:rsidP="00DB537E">
            <w:pPr>
              <w:pStyle w:val="TableText"/>
              <w:spacing w:line="360" w:lineRule="auto"/>
              <w:rPr>
                <w:rFonts w:cs="Arial"/>
                <w:szCs w:val="21"/>
              </w:rPr>
            </w:pPr>
            <w:r w:rsidRPr="002833DC">
              <w:rPr>
                <w:rFonts w:cs="Arial"/>
                <w:szCs w:val="21"/>
              </w:rPr>
              <w:t>“1”</w:t>
            </w:r>
          </w:p>
        </w:tc>
        <w:tc>
          <w:tcPr>
            <w:tcW w:w="1846" w:type="pct"/>
          </w:tcPr>
          <w:p w14:paraId="491FE7E3" w14:textId="77777777" w:rsidR="00C36F63" w:rsidRDefault="00C36F63" w:rsidP="00DB537E">
            <w:pPr>
              <w:pStyle w:val="TableText"/>
              <w:spacing w:line="360" w:lineRule="auto"/>
              <w:rPr>
                <w:rFonts w:cs="Arial"/>
                <w:szCs w:val="21"/>
              </w:rPr>
            </w:pPr>
            <w:r>
              <w:rPr>
                <w:rFonts w:cs="Arial"/>
                <w:szCs w:val="21"/>
              </w:rPr>
              <w:t>Required Task UNID.</w:t>
            </w:r>
          </w:p>
        </w:tc>
      </w:tr>
      <w:tr w:rsidR="00C36F63" w14:paraId="23B35499" w14:textId="77777777" w:rsidTr="00920947">
        <w:trPr>
          <w:cantSplit/>
        </w:trPr>
        <w:tc>
          <w:tcPr>
            <w:tcW w:w="2000" w:type="pct"/>
          </w:tcPr>
          <w:p w14:paraId="3F48F6EA" w14:textId="77777777" w:rsidR="00C36F63" w:rsidRDefault="00C36F63" w:rsidP="00DB537E">
            <w:pPr>
              <w:pStyle w:val="TableText"/>
              <w:spacing w:line="360" w:lineRule="auto"/>
              <w:rPr>
                <w:rFonts w:cs="Arial"/>
                <w:szCs w:val="21"/>
              </w:rPr>
            </w:pPr>
            <w:r>
              <w:rPr>
                <w:rFonts w:cs="Arial"/>
                <w:szCs w:val="21"/>
              </w:rPr>
              <w:t>Object[‘Task’</w:t>
            </w:r>
            <w:r w:rsidRPr="00CD50EB">
              <w:rPr>
                <w:rFonts w:cs="Arial"/>
                <w:szCs w:val="21"/>
              </w:rPr>
              <w:t>]</w:t>
            </w:r>
            <w:r>
              <w:rPr>
                <w:rFonts w:cs="Arial"/>
                <w:szCs w:val="21"/>
              </w:rPr>
              <w:t>/</w:t>
            </w:r>
            <w:r w:rsidRPr="002833DC">
              <w:rPr>
                <w:rFonts w:cs="Arial"/>
                <w:szCs w:val="21"/>
              </w:rPr>
              <w:t xml:space="preserve">JobComments                      </w:t>
            </w:r>
          </w:p>
        </w:tc>
        <w:tc>
          <w:tcPr>
            <w:tcW w:w="1154" w:type="pct"/>
          </w:tcPr>
          <w:p w14:paraId="6D355090" w14:textId="77777777" w:rsidR="00C36F63" w:rsidRPr="002833DC" w:rsidRDefault="00C36F63" w:rsidP="00DB537E">
            <w:pPr>
              <w:pStyle w:val="TableText"/>
              <w:spacing w:line="360" w:lineRule="auto"/>
              <w:rPr>
                <w:rFonts w:cs="Arial"/>
                <w:szCs w:val="21"/>
              </w:rPr>
            </w:pPr>
            <w:r w:rsidRPr="002833DC">
              <w:rPr>
                <w:rFonts w:cs="Arial"/>
                <w:szCs w:val="21"/>
              </w:rPr>
              <w:t>MUSTJobNumber</w:t>
            </w:r>
          </w:p>
          <w:p w14:paraId="3160912F" w14:textId="77777777" w:rsidR="00C36F63" w:rsidRPr="002833DC" w:rsidRDefault="00C36F63" w:rsidP="00DB537E">
            <w:pPr>
              <w:pStyle w:val="TableText"/>
              <w:spacing w:line="360" w:lineRule="auto"/>
              <w:rPr>
                <w:rFonts w:cs="Arial"/>
                <w:szCs w:val="21"/>
              </w:rPr>
            </w:pPr>
            <w:r w:rsidRPr="002833DC">
              <w:rPr>
                <w:rFonts w:cs="Arial"/>
                <w:szCs w:val="21"/>
              </w:rPr>
              <w:t>“</w:t>
            </w:r>
            <w:r w:rsidRPr="00CD50EB">
              <w:rPr>
                <w:rFonts w:cs="Arial"/>
                <w:szCs w:val="21"/>
              </w:rPr>
              <w:t>A1234567</w:t>
            </w:r>
            <w:r w:rsidRPr="002833DC">
              <w:rPr>
                <w:rFonts w:cs="Arial"/>
                <w:szCs w:val="21"/>
              </w:rPr>
              <w:t>”</w:t>
            </w:r>
          </w:p>
        </w:tc>
        <w:tc>
          <w:tcPr>
            <w:tcW w:w="1846" w:type="pct"/>
          </w:tcPr>
          <w:p w14:paraId="60AE8F10" w14:textId="77777777" w:rsidR="00C36F63" w:rsidRDefault="00C36F63" w:rsidP="00DB537E">
            <w:pPr>
              <w:pStyle w:val="TableText"/>
              <w:spacing w:line="360" w:lineRule="auto"/>
              <w:rPr>
                <w:rFonts w:cs="Arial"/>
                <w:szCs w:val="21"/>
              </w:rPr>
            </w:pPr>
            <w:r>
              <w:rPr>
                <w:rFonts w:cs="Arial"/>
                <w:szCs w:val="21"/>
              </w:rPr>
              <w:t>The MUSTJobNumber to be linked to the task, the same value referenced in the first object.</w:t>
            </w:r>
          </w:p>
        </w:tc>
      </w:tr>
    </w:tbl>
    <w:p w14:paraId="24BF919E" w14:textId="77777777" w:rsidR="003D2A8E" w:rsidRPr="00534A8B" w:rsidRDefault="003D2A8E" w:rsidP="003C422C">
      <w:pPr>
        <w:pStyle w:val="Heading4"/>
        <w:numPr>
          <w:ilvl w:val="2"/>
          <w:numId w:val="2"/>
        </w:numPr>
      </w:pPr>
      <w:r>
        <w:t>Request Header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18"/>
        <w:gridCol w:w="5058"/>
      </w:tblGrid>
      <w:tr w:rsidR="003D2A8E" w:rsidRPr="00E94158" w14:paraId="54DD0E40" w14:textId="77777777" w:rsidTr="003C75A5">
        <w:tc>
          <w:tcPr>
            <w:tcW w:w="4518" w:type="dxa"/>
            <w:shd w:val="clear" w:color="auto" w:fill="365F91"/>
          </w:tcPr>
          <w:p w14:paraId="64421045" w14:textId="77777777" w:rsidR="003D2A8E" w:rsidRPr="00E94158" w:rsidRDefault="003D2A8E" w:rsidP="00DB537E">
            <w:pPr>
              <w:pStyle w:val="TableHeading"/>
              <w:spacing w:line="360" w:lineRule="auto"/>
              <w:rPr>
                <w:b w:val="0"/>
              </w:rPr>
            </w:pPr>
            <w:r>
              <w:rPr>
                <w:b w:val="0"/>
              </w:rPr>
              <w:t>URL</w:t>
            </w:r>
          </w:p>
        </w:tc>
        <w:tc>
          <w:tcPr>
            <w:tcW w:w="5058" w:type="dxa"/>
            <w:shd w:val="clear" w:color="auto" w:fill="365F91"/>
          </w:tcPr>
          <w:p w14:paraId="557717E8" w14:textId="77777777" w:rsidR="003D2A8E" w:rsidRPr="00E94158" w:rsidRDefault="003D2A8E" w:rsidP="00DB537E">
            <w:pPr>
              <w:pStyle w:val="TableHeading"/>
              <w:spacing w:line="360" w:lineRule="auto"/>
              <w:rPr>
                <w:b w:val="0"/>
              </w:rPr>
            </w:pPr>
            <w:r>
              <w:rPr>
                <w:b w:val="0"/>
              </w:rPr>
              <w:t>SOAP Action</w:t>
            </w:r>
          </w:p>
        </w:tc>
      </w:tr>
      <w:tr w:rsidR="003D2A8E" w:rsidRPr="00E94158" w14:paraId="0BBBAA64" w14:textId="77777777" w:rsidTr="003C75A5">
        <w:trPr>
          <w:trHeight w:val="728"/>
        </w:trPr>
        <w:tc>
          <w:tcPr>
            <w:tcW w:w="4518" w:type="dxa"/>
          </w:tcPr>
          <w:p w14:paraId="3F788777" w14:textId="77777777" w:rsidR="003D2A8E" w:rsidRPr="00E94158" w:rsidRDefault="003D2A8E" w:rsidP="00DB537E">
            <w:pPr>
              <w:pStyle w:val="TableText"/>
              <w:spacing w:line="360" w:lineRule="auto"/>
            </w:pPr>
            <w:r w:rsidRPr="00F02EA4">
              <w:t>http://</w:t>
            </w:r>
            <w:r>
              <w:t>&lt;server&gt;</w:t>
            </w:r>
            <w:r w:rsidRPr="00F02EA4">
              <w:t>/SO/IntegrationServices/</w:t>
            </w:r>
            <w:r w:rsidRPr="008046AC">
              <w:rPr>
                <w:rFonts w:eastAsia="MS Mincho" w:cs="Arial"/>
                <w:szCs w:val="22"/>
                <w:lang w:eastAsia="ja-JP" w:bidi="he-IL"/>
              </w:rPr>
              <w:t xml:space="preserve"> </w:t>
            </w:r>
            <w:r w:rsidRPr="00B6717D">
              <w:rPr>
                <w:rFonts w:eastAsia="MS Mincho" w:cs="Arial"/>
                <w:szCs w:val="22"/>
                <w:lang w:eastAsia="ja-JP" w:bidi="he-IL"/>
              </w:rPr>
              <w:t xml:space="preserve">ServiceOptimizationService.svc </w:t>
            </w:r>
            <w:r w:rsidRPr="00F02EA4">
              <w:t>/BasicHttpInt</w:t>
            </w:r>
          </w:p>
        </w:tc>
        <w:tc>
          <w:tcPr>
            <w:tcW w:w="5058" w:type="dxa"/>
          </w:tcPr>
          <w:p w14:paraId="0DF1AE62" w14:textId="77777777" w:rsidR="003D2A8E" w:rsidRPr="00E94158" w:rsidRDefault="003D2A8E" w:rsidP="00DB537E">
            <w:pPr>
              <w:pStyle w:val="TableText"/>
              <w:spacing w:line="360" w:lineRule="auto"/>
            </w:pPr>
            <w:r w:rsidRPr="00F02EA4">
              <w:rPr>
                <w:rFonts w:eastAsia="MS Mincho" w:cs="Arial"/>
                <w:szCs w:val="22"/>
                <w:lang w:eastAsia="ja-JP" w:bidi="he-IL"/>
              </w:rPr>
              <w:t>http://www.clicksoftware.com/</w:t>
            </w:r>
            <w:r>
              <w:t xml:space="preserve"> </w:t>
            </w:r>
            <w:r w:rsidRPr="00B6717D">
              <w:rPr>
                <w:rFonts w:eastAsia="MS Mincho" w:cs="Arial"/>
                <w:szCs w:val="22"/>
                <w:lang w:eastAsia="ja-JP" w:bidi="he-IL"/>
              </w:rPr>
              <w:t xml:space="preserve">ServiceOptimizationService.svc </w:t>
            </w:r>
            <w:r w:rsidRPr="00F02EA4">
              <w:rPr>
                <w:rFonts w:eastAsia="MS Mincho" w:cs="Arial"/>
                <w:szCs w:val="22"/>
                <w:lang w:eastAsia="ja-JP" w:bidi="he-IL"/>
              </w:rPr>
              <w:t>/</w:t>
            </w:r>
            <w:r>
              <w:t xml:space="preserve"> ExecuteMultiOperations</w:t>
            </w:r>
          </w:p>
        </w:tc>
      </w:tr>
    </w:tbl>
    <w:p w14:paraId="39846810" w14:textId="3A4B0B1B" w:rsidR="00C31EE4" w:rsidRDefault="00C31EE4" w:rsidP="003C422C">
      <w:pPr>
        <w:pStyle w:val="BodyText2"/>
      </w:pPr>
    </w:p>
    <w:p w14:paraId="5A1EFD77" w14:textId="41F6BBB6" w:rsidR="00C36F63" w:rsidRPr="00CD5EF1" w:rsidRDefault="00C36F63" w:rsidP="00DB537E">
      <w:pPr>
        <w:autoSpaceDE w:val="0"/>
        <w:autoSpaceDN w:val="0"/>
        <w:adjustRightInd w:val="0"/>
        <w:spacing w:line="360" w:lineRule="auto"/>
      </w:pPr>
      <w:r>
        <w:t>Below is an example SOAP Request Header</w:t>
      </w:r>
      <w:r w:rsidR="00664119">
        <w:t xml:space="preserve"> POST &amp; SOAPAction are the </w:t>
      </w:r>
      <w:r w:rsidR="00D55CDB">
        <w:t>vital</w:t>
      </w:r>
      <w:r w:rsidR="00664119">
        <w:t xml:space="preserve"> in the packet </w:t>
      </w:r>
      <w:r w:rsidR="00D55CDB">
        <w:t>construct</w:t>
      </w:r>
      <w:r>
        <w:t>:</w:t>
      </w:r>
    </w:p>
    <w:p w14:paraId="71EE9CB6" w14:textId="77777777" w:rsidR="00C36F63" w:rsidRDefault="00C36F63" w:rsidP="00DB537E">
      <w:pPr>
        <w:autoSpaceDE w:val="0"/>
        <w:autoSpaceDN w:val="0"/>
        <w:adjustRightInd w:val="0"/>
        <w:spacing w:line="360" w:lineRule="auto"/>
      </w:pPr>
    </w:p>
    <w:tbl>
      <w:tblPr>
        <w:tblW w:w="0" w:type="auto"/>
        <w:tblLook w:val="04A0" w:firstRow="1" w:lastRow="0" w:firstColumn="1" w:lastColumn="0" w:noHBand="0" w:noVBand="1"/>
      </w:tblPr>
      <w:tblGrid>
        <w:gridCol w:w="10296"/>
      </w:tblGrid>
      <w:tr w:rsidR="00C36F63" w14:paraId="7E28E92E" w14:textId="77777777" w:rsidTr="00920947">
        <w:trPr>
          <w:trHeight w:val="1682"/>
        </w:trPr>
        <w:tc>
          <w:tcPr>
            <w:tcW w:w="10296" w:type="dxa"/>
          </w:tcPr>
          <w:p w14:paraId="03A128BA" w14:textId="77777777" w:rsidR="00664119" w:rsidRPr="008F7BA8" w:rsidRDefault="00664119" w:rsidP="00DB537E">
            <w:pPr>
              <w:autoSpaceDE w:val="0"/>
              <w:autoSpaceDN w:val="0"/>
              <w:adjustRightInd w:val="0"/>
              <w:spacing w:line="360" w:lineRule="auto"/>
              <w:rPr>
                <w:rFonts w:ascii="Lucida Console" w:hAnsi="Lucida Console" w:cs="Lucida Console"/>
                <w:b/>
                <w:sz w:val="17"/>
                <w:szCs w:val="17"/>
                <w:lang w:eastAsia="ja-JP" w:bidi="ar-SA"/>
              </w:rPr>
            </w:pPr>
            <w:r w:rsidRPr="008F7BA8">
              <w:rPr>
                <w:rFonts w:ascii="Lucida Console" w:hAnsi="Lucida Console" w:cs="Lucida Console"/>
                <w:b/>
                <w:sz w:val="17"/>
                <w:szCs w:val="17"/>
                <w:lang w:eastAsia="ja-JP" w:bidi="ar-SA"/>
              </w:rPr>
              <w:lastRenderedPageBreak/>
              <w:t>POST http://localhost/SO/IntegrationServices/ServiceOptimizationService.svc/BasicHttpInt HTTP/1.1</w:t>
            </w:r>
          </w:p>
          <w:p w14:paraId="58A41A4C" w14:textId="77777777" w:rsidR="00664119" w:rsidRDefault="00664119" w:rsidP="00DB537E">
            <w:pPr>
              <w:autoSpaceDE w:val="0"/>
              <w:autoSpaceDN w:val="0"/>
              <w:adjustRightInd w:val="0"/>
              <w:spacing w:line="360" w:lineRule="auto"/>
              <w:rPr>
                <w:rFonts w:ascii="Lucida Console" w:hAnsi="Lucida Console" w:cs="Lucida Console"/>
                <w:sz w:val="17"/>
                <w:szCs w:val="17"/>
                <w:lang w:eastAsia="ja-JP" w:bidi="ar-SA"/>
              </w:rPr>
            </w:pPr>
            <w:r>
              <w:rPr>
                <w:rFonts w:ascii="Lucida Console" w:hAnsi="Lucida Console" w:cs="Lucida Console"/>
                <w:sz w:val="17"/>
                <w:szCs w:val="17"/>
                <w:lang w:eastAsia="ja-JP" w:bidi="ar-SA"/>
              </w:rPr>
              <w:t>Content-Type: text/xml; charset=utf-8</w:t>
            </w:r>
          </w:p>
          <w:p w14:paraId="2A91AE53" w14:textId="77777777" w:rsidR="00664119" w:rsidRDefault="00664119" w:rsidP="00DB537E">
            <w:pPr>
              <w:autoSpaceDE w:val="0"/>
              <w:autoSpaceDN w:val="0"/>
              <w:adjustRightInd w:val="0"/>
              <w:spacing w:line="360" w:lineRule="auto"/>
              <w:rPr>
                <w:rFonts w:ascii="Lucida Console" w:hAnsi="Lucida Console" w:cs="Lucida Console"/>
                <w:sz w:val="17"/>
                <w:szCs w:val="17"/>
                <w:lang w:eastAsia="ja-JP" w:bidi="ar-SA"/>
              </w:rPr>
            </w:pPr>
            <w:r>
              <w:rPr>
                <w:rFonts w:ascii="Lucida Console" w:hAnsi="Lucida Console" w:cs="Lucida Console"/>
                <w:sz w:val="17"/>
                <w:szCs w:val="17"/>
                <w:lang w:eastAsia="ja-JP" w:bidi="ar-SA"/>
              </w:rPr>
              <w:t>VsDebuggerCausalityData: uIDPo4+iEsiarM5Bqxl4Uz61/84AAAAAy3iFgXz+90yD1GTUa6LjRAobIse7uFVNoS/p6G5/rBwACQAA</w:t>
            </w:r>
          </w:p>
          <w:p w14:paraId="31D98264" w14:textId="77777777" w:rsidR="00664119" w:rsidRPr="008F7BA8" w:rsidRDefault="00664119" w:rsidP="00DB537E">
            <w:pPr>
              <w:autoSpaceDE w:val="0"/>
              <w:autoSpaceDN w:val="0"/>
              <w:adjustRightInd w:val="0"/>
              <w:spacing w:line="360" w:lineRule="auto"/>
              <w:rPr>
                <w:rFonts w:ascii="Lucida Console" w:hAnsi="Lucida Console" w:cs="Lucida Console"/>
                <w:b/>
                <w:sz w:val="17"/>
                <w:szCs w:val="17"/>
                <w:lang w:eastAsia="ja-JP" w:bidi="ar-SA"/>
              </w:rPr>
            </w:pPr>
            <w:r w:rsidRPr="008F7BA8">
              <w:rPr>
                <w:rFonts w:ascii="Lucida Console" w:hAnsi="Lucida Console" w:cs="Lucida Console"/>
                <w:b/>
                <w:sz w:val="17"/>
                <w:szCs w:val="17"/>
                <w:lang w:eastAsia="ja-JP" w:bidi="ar-SA"/>
              </w:rPr>
              <w:t>SOAPAction: "http://www.clicksoftware.com/ServiceOptimizationService/ExecuteMultipleOperations"</w:t>
            </w:r>
          </w:p>
          <w:p w14:paraId="006C00D0" w14:textId="77777777" w:rsidR="00664119" w:rsidRDefault="00664119" w:rsidP="00DB537E">
            <w:pPr>
              <w:autoSpaceDE w:val="0"/>
              <w:autoSpaceDN w:val="0"/>
              <w:adjustRightInd w:val="0"/>
              <w:spacing w:line="360" w:lineRule="auto"/>
              <w:rPr>
                <w:rFonts w:ascii="Lucida Console" w:hAnsi="Lucida Console" w:cs="Lucida Console"/>
                <w:sz w:val="17"/>
                <w:szCs w:val="17"/>
                <w:lang w:eastAsia="ja-JP" w:bidi="ar-SA"/>
              </w:rPr>
            </w:pPr>
            <w:r>
              <w:rPr>
                <w:rFonts w:ascii="Lucida Console" w:hAnsi="Lucida Console" w:cs="Lucida Console"/>
                <w:sz w:val="17"/>
                <w:szCs w:val="17"/>
                <w:lang w:eastAsia="ja-JP" w:bidi="ar-SA"/>
              </w:rPr>
              <w:t>Host: localhost</w:t>
            </w:r>
          </w:p>
          <w:p w14:paraId="4A67CDCE" w14:textId="77777777" w:rsidR="00664119" w:rsidRDefault="00664119" w:rsidP="00DB537E">
            <w:pPr>
              <w:autoSpaceDE w:val="0"/>
              <w:autoSpaceDN w:val="0"/>
              <w:adjustRightInd w:val="0"/>
              <w:spacing w:line="360" w:lineRule="auto"/>
              <w:rPr>
                <w:rFonts w:ascii="Lucida Console" w:hAnsi="Lucida Console" w:cs="Lucida Console"/>
                <w:sz w:val="17"/>
                <w:szCs w:val="17"/>
                <w:lang w:eastAsia="ja-JP" w:bidi="ar-SA"/>
              </w:rPr>
            </w:pPr>
            <w:r>
              <w:rPr>
                <w:rFonts w:ascii="Lucida Console" w:hAnsi="Lucida Console" w:cs="Lucida Console"/>
                <w:sz w:val="17"/>
                <w:szCs w:val="17"/>
                <w:lang w:eastAsia="ja-JP" w:bidi="ar-SA"/>
              </w:rPr>
              <w:t>Content-Length: 1163</w:t>
            </w:r>
          </w:p>
          <w:p w14:paraId="0B4F320E" w14:textId="77777777" w:rsidR="00664119" w:rsidRDefault="00664119" w:rsidP="00DB537E">
            <w:pPr>
              <w:autoSpaceDE w:val="0"/>
              <w:autoSpaceDN w:val="0"/>
              <w:adjustRightInd w:val="0"/>
              <w:spacing w:line="360" w:lineRule="auto"/>
              <w:rPr>
                <w:rFonts w:ascii="Lucida Console" w:hAnsi="Lucida Console" w:cs="Lucida Console"/>
                <w:sz w:val="17"/>
                <w:szCs w:val="17"/>
                <w:lang w:eastAsia="ja-JP" w:bidi="ar-SA"/>
              </w:rPr>
            </w:pPr>
            <w:r>
              <w:rPr>
                <w:rFonts w:ascii="Lucida Console" w:hAnsi="Lucida Console" w:cs="Lucida Console"/>
                <w:sz w:val="17"/>
                <w:szCs w:val="17"/>
                <w:lang w:eastAsia="ja-JP" w:bidi="ar-SA"/>
              </w:rPr>
              <w:t>Expect: 100-continue</w:t>
            </w:r>
          </w:p>
          <w:p w14:paraId="5C247853" w14:textId="783FF655" w:rsidR="00C36F63" w:rsidRDefault="00664119" w:rsidP="00DB537E">
            <w:pPr>
              <w:autoSpaceDE w:val="0"/>
              <w:autoSpaceDN w:val="0"/>
              <w:adjustRightInd w:val="0"/>
              <w:spacing w:line="360" w:lineRule="auto"/>
            </w:pPr>
            <w:r>
              <w:rPr>
                <w:rFonts w:ascii="Lucida Console" w:hAnsi="Lucida Console" w:cs="Lucida Console"/>
                <w:sz w:val="17"/>
                <w:szCs w:val="17"/>
                <w:lang w:eastAsia="ja-JP" w:bidi="ar-SA"/>
              </w:rPr>
              <w:t>Accept-Encoding: gzip, deflate</w:t>
            </w:r>
          </w:p>
        </w:tc>
      </w:tr>
    </w:tbl>
    <w:p w14:paraId="02869289" w14:textId="77777777" w:rsidR="00C36F63" w:rsidRPr="00CD5EF1" w:rsidRDefault="00C36F63" w:rsidP="00DB537E">
      <w:pPr>
        <w:autoSpaceDE w:val="0"/>
        <w:autoSpaceDN w:val="0"/>
        <w:adjustRightInd w:val="0"/>
        <w:spacing w:line="360" w:lineRule="auto"/>
      </w:pPr>
    </w:p>
    <w:p w14:paraId="27990E52" w14:textId="77777777" w:rsidR="003D2A8E" w:rsidRPr="00224137" w:rsidRDefault="003D2A8E" w:rsidP="003C422C">
      <w:pPr>
        <w:pStyle w:val="Heading4"/>
        <w:numPr>
          <w:ilvl w:val="2"/>
          <w:numId w:val="2"/>
        </w:numPr>
      </w:pPr>
      <w:r>
        <w:t>Request</w:t>
      </w:r>
      <w:r w:rsidRPr="00224137">
        <w:t xml:space="preserve"> Message</w:t>
      </w:r>
      <w:r>
        <w:t xml:space="preserve"> </w:t>
      </w:r>
    </w:p>
    <w:tbl>
      <w:tblPr>
        <w:tblW w:w="0" w:type="auto"/>
        <w:tblLook w:val="04A0" w:firstRow="1" w:lastRow="0" w:firstColumn="1" w:lastColumn="0" w:noHBand="0" w:noVBand="1"/>
      </w:tblPr>
      <w:tblGrid>
        <w:gridCol w:w="10296"/>
      </w:tblGrid>
      <w:tr w:rsidR="003D2A8E" w14:paraId="62D49607" w14:textId="77777777" w:rsidTr="003C75A5">
        <w:tc>
          <w:tcPr>
            <w:tcW w:w="10296" w:type="dxa"/>
          </w:tcPr>
          <w:p w14:paraId="6C637166" w14:textId="77777777" w:rsidR="00F16BEA" w:rsidRPr="00F16BEA" w:rsidRDefault="00F16BEA" w:rsidP="00F16BEA">
            <w:pPr>
              <w:autoSpaceDE w:val="0"/>
              <w:autoSpaceDN w:val="0"/>
              <w:adjustRightInd w:val="0"/>
              <w:spacing w:line="360" w:lineRule="auto"/>
              <w:rPr>
                <w:rFonts w:ascii="Lucida Console" w:hAnsi="Lucida Console" w:cs="Lucida Console"/>
                <w:sz w:val="17"/>
                <w:szCs w:val="17"/>
                <w:lang w:eastAsia="ja-JP" w:bidi="ar-SA"/>
              </w:rPr>
            </w:pPr>
            <w:r w:rsidRPr="00F16BEA">
              <w:rPr>
                <w:rFonts w:ascii="Lucida Console" w:hAnsi="Lucida Console" w:cs="Lucida Console"/>
                <w:sz w:val="17"/>
                <w:szCs w:val="17"/>
                <w:lang w:eastAsia="ja-JP" w:bidi="ar-SA"/>
              </w:rPr>
              <w:t>&lt;s:Envelope xmlns:s = "http://schemas.xmlsoap.org/soap/envelope/"&gt;</w:t>
            </w:r>
          </w:p>
          <w:p w14:paraId="3E024AA5" w14:textId="77777777" w:rsidR="00F16BEA" w:rsidRPr="00F16BEA" w:rsidRDefault="00F16BEA" w:rsidP="00F16BEA">
            <w:pPr>
              <w:autoSpaceDE w:val="0"/>
              <w:autoSpaceDN w:val="0"/>
              <w:adjustRightInd w:val="0"/>
              <w:spacing w:line="360" w:lineRule="auto"/>
              <w:rPr>
                <w:rFonts w:ascii="Lucida Console" w:hAnsi="Lucida Console" w:cs="Lucida Console"/>
                <w:sz w:val="17"/>
                <w:szCs w:val="17"/>
                <w:lang w:eastAsia="ja-JP" w:bidi="ar-SA"/>
              </w:rPr>
            </w:pPr>
            <w:r w:rsidRPr="00F16BEA">
              <w:rPr>
                <w:rFonts w:ascii="Lucida Console" w:hAnsi="Lucida Console" w:cs="Lucida Console"/>
                <w:sz w:val="17"/>
                <w:szCs w:val="17"/>
                <w:lang w:eastAsia="ja-JP" w:bidi="ar-SA"/>
              </w:rPr>
              <w:t xml:space="preserve">    &lt;s:Header&gt;</w:t>
            </w:r>
          </w:p>
          <w:p w14:paraId="78F667B1" w14:textId="77777777" w:rsidR="00F16BEA" w:rsidRPr="00F16BEA" w:rsidRDefault="00F16BEA" w:rsidP="00F16BEA">
            <w:pPr>
              <w:autoSpaceDE w:val="0"/>
              <w:autoSpaceDN w:val="0"/>
              <w:adjustRightInd w:val="0"/>
              <w:spacing w:line="360" w:lineRule="auto"/>
              <w:rPr>
                <w:rFonts w:ascii="Lucida Console" w:hAnsi="Lucida Console" w:cs="Lucida Console"/>
                <w:sz w:val="17"/>
                <w:szCs w:val="17"/>
                <w:lang w:eastAsia="ja-JP" w:bidi="ar-SA"/>
              </w:rPr>
            </w:pPr>
            <w:r w:rsidRPr="00F16BEA">
              <w:rPr>
                <w:rFonts w:ascii="Lucida Console" w:hAnsi="Lucida Console" w:cs="Lucida Console"/>
                <w:sz w:val="17"/>
                <w:szCs w:val="17"/>
                <w:lang w:eastAsia="ja-JP" w:bidi="ar-SA"/>
              </w:rPr>
              <w:t xml:space="preserve">        &lt;h:OptionalParameters</w:t>
            </w:r>
          </w:p>
          <w:p w14:paraId="1FF4E3A5" w14:textId="77777777" w:rsidR="00F16BEA" w:rsidRPr="00F16BEA" w:rsidRDefault="00F16BEA" w:rsidP="00F16BEA">
            <w:pPr>
              <w:autoSpaceDE w:val="0"/>
              <w:autoSpaceDN w:val="0"/>
              <w:adjustRightInd w:val="0"/>
              <w:spacing w:line="360" w:lineRule="auto"/>
              <w:rPr>
                <w:rFonts w:ascii="Lucida Console" w:hAnsi="Lucida Console" w:cs="Lucida Console"/>
                <w:sz w:val="17"/>
                <w:szCs w:val="17"/>
                <w:lang w:eastAsia="ja-JP" w:bidi="ar-SA"/>
              </w:rPr>
            </w:pPr>
            <w:r w:rsidRPr="00F16BEA">
              <w:rPr>
                <w:rFonts w:ascii="Lucida Console" w:hAnsi="Lucida Console" w:cs="Lucida Console"/>
                <w:sz w:val="17"/>
                <w:szCs w:val="17"/>
                <w:lang w:eastAsia="ja-JP" w:bidi="ar-SA"/>
              </w:rPr>
              <w:t xml:space="preserve">            xmlns:h = "http://www.clicksoftware.com/OptionalParameters"</w:t>
            </w:r>
          </w:p>
          <w:p w14:paraId="10CDEB9D" w14:textId="77777777" w:rsidR="00F16BEA" w:rsidRPr="00F16BEA" w:rsidRDefault="00F16BEA" w:rsidP="00F16BEA">
            <w:pPr>
              <w:autoSpaceDE w:val="0"/>
              <w:autoSpaceDN w:val="0"/>
              <w:adjustRightInd w:val="0"/>
              <w:spacing w:line="360" w:lineRule="auto"/>
              <w:rPr>
                <w:rFonts w:ascii="Lucida Console" w:hAnsi="Lucida Console" w:cs="Lucida Console"/>
                <w:sz w:val="17"/>
                <w:szCs w:val="17"/>
                <w:lang w:eastAsia="ja-JP" w:bidi="ar-SA"/>
              </w:rPr>
            </w:pPr>
            <w:r w:rsidRPr="00F16BEA">
              <w:rPr>
                <w:rFonts w:ascii="Lucida Console" w:hAnsi="Lucida Console" w:cs="Lucida Console"/>
                <w:sz w:val="17"/>
                <w:szCs w:val="17"/>
                <w:lang w:eastAsia="ja-JP" w:bidi="ar-SA"/>
              </w:rPr>
              <w:t xml:space="preserve">            xmlns = "http://www.clicksoftware.com/OptionalParameters"</w:t>
            </w:r>
          </w:p>
          <w:p w14:paraId="46D4A221" w14:textId="77777777" w:rsidR="00F16BEA" w:rsidRPr="00F16BEA" w:rsidRDefault="00F16BEA" w:rsidP="00F16BEA">
            <w:pPr>
              <w:autoSpaceDE w:val="0"/>
              <w:autoSpaceDN w:val="0"/>
              <w:adjustRightInd w:val="0"/>
              <w:spacing w:line="360" w:lineRule="auto"/>
              <w:rPr>
                <w:rFonts w:ascii="Lucida Console" w:hAnsi="Lucida Console" w:cs="Lucida Console"/>
                <w:sz w:val="17"/>
                <w:szCs w:val="17"/>
                <w:lang w:eastAsia="ja-JP" w:bidi="ar-SA"/>
              </w:rPr>
            </w:pPr>
            <w:r w:rsidRPr="00F16BEA">
              <w:rPr>
                <w:rFonts w:ascii="Lucida Console" w:hAnsi="Lucida Console" w:cs="Lucida Console"/>
                <w:sz w:val="17"/>
                <w:szCs w:val="17"/>
                <w:lang w:eastAsia="ja-JP" w:bidi="ar-SA"/>
              </w:rPr>
              <w:t xml:space="preserve">            xmlns:xsi = "http://www.w3.org/2001/XMLSchema-instance"</w:t>
            </w:r>
          </w:p>
          <w:p w14:paraId="665C9963" w14:textId="77777777" w:rsidR="00F16BEA" w:rsidRPr="00F16BEA" w:rsidRDefault="00F16BEA" w:rsidP="00F16BEA">
            <w:pPr>
              <w:autoSpaceDE w:val="0"/>
              <w:autoSpaceDN w:val="0"/>
              <w:adjustRightInd w:val="0"/>
              <w:spacing w:line="360" w:lineRule="auto"/>
              <w:rPr>
                <w:rFonts w:ascii="Lucida Console" w:hAnsi="Lucida Console" w:cs="Lucida Console"/>
                <w:sz w:val="17"/>
                <w:szCs w:val="17"/>
                <w:lang w:eastAsia="ja-JP" w:bidi="ar-SA"/>
              </w:rPr>
            </w:pPr>
            <w:r w:rsidRPr="00F16BEA">
              <w:rPr>
                <w:rFonts w:ascii="Lucida Console" w:hAnsi="Lucida Console" w:cs="Lucida Console"/>
                <w:sz w:val="17"/>
                <w:szCs w:val="17"/>
                <w:lang w:eastAsia="ja-JP" w:bidi="ar-SA"/>
              </w:rPr>
              <w:t xml:space="preserve">            xmlns:xsd = "http://www.w3.org/2001/XMLSchema"&gt;</w:t>
            </w:r>
          </w:p>
          <w:p w14:paraId="09755D29" w14:textId="77777777" w:rsidR="00F16BEA" w:rsidRPr="00F16BEA" w:rsidRDefault="00F16BEA" w:rsidP="00F16BEA">
            <w:pPr>
              <w:autoSpaceDE w:val="0"/>
              <w:autoSpaceDN w:val="0"/>
              <w:adjustRightInd w:val="0"/>
              <w:spacing w:line="360" w:lineRule="auto"/>
              <w:rPr>
                <w:rFonts w:ascii="Lucida Console" w:hAnsi="Lucida Console" w:cs="Lucida Console"/>
                <w:sz w:val="17"/>
                <w:szCs w:val="17"/>
                <w:lang w:eastAsia="ja-JP" w:bidi="ar-SA"/>
              </w:rPr>
            </w:pPr>
            <w:r w:rsidRPr="00F16BEA">
              <w:rPr>
                <w:rFonts w:ascii="Lucida Console" w:hAnsi="Lucida Console" w:cs="Lucida Console"/>
                <w:sz w:val="17"/>
                <w:szCs w:val="17"/>
                <w:lang w:eastAsia="ja-JP" w:bidi="ar-SA"/>
              </w:rPr>
              <w:t xml:space="preserve">            &lt;CallerIdentity&gt;MUSTMB&lt;/CallerIdentity&gt;</w:t>
            </w:r>
          </w:p>
          <w:p w14:paraId="76839A79" w14:textId="77777777" w:rsidR="00F16BEA" w:rsidRPr="00F16BEA" w:rsidRDefault="00F16BEA" w:rsidP="00F16BEA">
            <w:pPr>
              <w:autoSpaceDE w:val="0"/>
              <w:autoSpaceDN w:val="0"/>
              <w:adjustRightInd w:val="0"/>
              <w:spacing w:line="360" w:lineRule="auto"/>
              <w:rPr>
                <w:rFonts w:ascii="Lucida Console" w:hAnsi="Lucida Console" w:cs="Lucida Console"/>
                <w:sz w:val="17"/>
                <w:szCs w:val="17"/>
                <w:lang w:eastAsia="ja-JP" w:bidi="ar-SA"/>
              </w:rPr>
            </w:pPr>
            <w:r w:rsidRPr="00F16BEA">
              <w:rPr>
                <w:rFonts w:ascii="Lucida Console" w:hAnsi="Lucida Console" w:cs="Lucida Console"/>
                <w:sz w:val="17"/>
                <w:szCs w:val="17"/>
                <w:lang w:eastAsia="ja-JP" w:bidi="ar-SA"/>
              </w:rPr>
              <w:t xml:space="preserve">            &lt;ErrorOnNonExistingDictionaries&gt;true&lt;/ErrorOnNonExistingDictionaries&gt;</w:t>
            </w:r>
          </w:p>
          <w:p w14:paraId="31CA1715" w14:textId="77777777" w:rsidR="00F16BEA" w:rsidRPr="00F16BEA" w:rsidRDefault="00F16BEA" w:rsidP="00F16BEA">
            <w:pPr>
              <w:autoSpaceDE w:val="0"/>
              <w:autoSpaceDN w:val="0"/>
              <w:adjustRightInd w:val="0"/>
              <w:spacing w:line="360" w:lineRule="auto"/>
              <w:rPr>
                <w:rFonts w:ascii="Lucida Console" w:hAnsi="Lucida Console" w:cs="Lucida Console"/>
                <w:sz w:val="17"/>
                <w:szCs w:val="17"/>
                <w:lang w:eastAsia="ja-JP" w:bidi="ar-SA"/>
              </w:rPr>
            </w:pPr>
            <w:r w:rsidRPr="00F16BEA">
              <w:rPr>
                <w:rFonts w:ascii="Lucida Console" w:hAnsi="Lucida Console" w:cs="Lucida Console"/>
                <w:sz w:val="17"/>
                <w:szCs w:val="17"/>
                <w:lang w:eastAsia="ja-JP" w:bidi="ar-SA"/>
              </w:rPr>
              <w:t xml:space="preserve">        &lt;/h:OptionalParameters&gt;</w:t>
            </w:r>
          </w:p>
          <w:p w14:paraId="30E455AC" w14:textId="77777777" w:rsidR="00F16BEA" w:rsidRPr="00F16BEA" w:rsidRDefault="00F16BEA" w:rsidP="00F16BEA">
            <w:pPr>
              <w:autoSpaceDE w:val="0"/>
              <w:autoSpaceDN w:val="0"/>
              <w:adjustRightInd w:val="0"/>
              <w:spacing w:line="360" w:lineRule="auto"/>
              <w:rPr>
                <w:rFonts w:ascii="Lucida Console" w:hAnsi="Lucida Console" w:cs="Lucida Console"/>
                <w:sz w:val="17"/>
                <w:szCs w:val="17"/>
                <w:lang w:eastAsia="ja-JP" w:bidi="ar-SA"/>
              </w:rPr>
            </w:pPr>
            <w:r w:rsidRPr="00F16BEA">
              <w:rPr>
                <w:rFonts w:ascii="Lucida Console" w:hAnsi="Lucida Console" w:cs="Lucida Console"/>
                <w:sz w:val="17"/>
                <w:szCs w:val="17"/>
                <w:lang w:eastAsia="ja-JP" w:bidi="ar-SA"/>
              </w:rPr>
              <w:t xml:space="preserve">    &lt;/s:Header&gt;</w:t>
            </w:r>
          </w:p>
          <w:p w14:paraId="42B7878B" w14:textId="77777777" w:rsidR="00F16BEA" w:rsidRPr="00F16BEA" w:rsidRDefault="00F16BEA" w:rsidP="00F16BEA">
            <w:pPr>
              <w:autoSpaceDE w:val="0"/>
              <w:autoSpaceDN w:val="0"/>
              <w:adjustRightInd w:val="0"/>
              <w:spacing w:line="360" w:lineRule="auto"/>
              <w:rPr>
                <w:rFonts w:ascii="Lucida Console" w:hAnsi="Lucida Console" w:cs="Lucida Console"/>
                <w:sz w:val="17"/>
                <w:szCs w:val="17"/>
                <w:lang w:eastAsia="ja-JP" w:bidi="ar-SA"/>
              </w:rPr>
            </w:pPr>
            <w:r w:rsidRPr="00F16BEA">
              <w:rPr>
                <w:rFonts w:ascii="Lucida Console" w:hAnsi="Lucida Console" w:cs="Lucida Console"/>
                <w:sz w:val="17"/>
                <w:szCs w:val="17"/>
                <w:lang w:eastAsia="ja-JP" w:bidi="ar-SA"/>
              </w:rPr>
              <w:t xml:space="preserve">    &lt;s:Body xmlns:xsi = "http://www.w3.org/2001/XMLSchema-instance" xmlns:xsd = "http://www.w3.org/2001/XMLSchema"&gt;</w:t>
            </w:r>
          </w:p>
          <w:p w14:paraId="15D7B418" w14:textId="77777777" w:rsidR="00F16BEA" w:rsidRPr="00F16BEA" w:rsidRDefault="00F16BEA" w:rsidP="00F16BEA">
            <w:pPr>
              <w:autoSpaceDE w:val="0"/>
              <w:autoSpaceDN w:val="0"/>
              <w:adjustRightInd w:val="0"/>
              <w:spacing w:line="360" w:lineRule="auto"/>
              <w:rPr>
                <w:rFonts w:ascii="Lucida Console" w:hAnsi="Lucida Console" w:cs="Lucida Console"/>
                <w:sz w:val="17"/>
                <w:szCs w:val="17"/>
                <w:lang w:eastAsia="ja-JP" w:bidi="ar-SA"/>
              </w:rPr>
            </w:pPr>
            <w:r w:rsidRPr="00F16BEA">
              <w:rPr>
                <w:rFonts w:ascii="Lucida Console" w:hAnsi="Lucida Console" w:cs="Lucida Console"/>
                <w:sz w:val="17"/>
                <w:szCs w:val="17"/>
                <w:lang w:eastAsia="ja-JP" w:bidi="ar-SA"/>
              </w:rPr>
              <w:t xml:space="preserve">        &lt;ExecuteMultipleOperations xmlns = "http://www.clicksoftware.com"&gt;</w:t>
            </w:r>
          </w:p>
          <w:p w14:paraId="0F24B2F8" w14:textId="77777777" w:rsidR="00F16BEA" w:rsidRPr="00F16BEA" w:rsidRDefault="00F16BEA" w:rsidP="00F16BEA">
            <w:pPr>
              <w:autoSpaceDE w:val="0"/>
              <w:autoSpaceDN w:val="0"/>
              <w:adjustRightInd w:val="0"/>
              <w:spacing w:line="360" w:lineRule="auto"/>
              <w:rPr>
                <w:rFonts w:ascii="Lucida Console" w:hAnsi="Lucida Console" w:cs="Lucida Console"/>
                <w:sz w:val="17"/>
                <w:szCs w:val="17"/>
                <w:lang w:eastAsia="ja-JP" w:bidi="ar-SA"/>
              </w:rPr>
            </w:pPr>
            <w:r w:rsidRPr="00F16BEA">
              <w:rPr>
                <w:rFonts w:ascii="Lucida Console" w:hAnsi="Lucida Console" w:cs="Lucida Console"/>
                <w:sz w:val="17"/>
                <w:szCs w:val="17"/>
                <w:lang w:eastAsia="ja-JP" w:bidi="ar-SA"/>
              </w:rPr>
              <w:t xml:space="preserve">            &lt;Operations&gt;</w:t>
            </w:r>
          </w:p>
          <w:p w14:paraId="0DF29B0E" w14:textId="77777777" w:rsidR="00F16BEA" w:rsidRPr="00F16BEA" w:rsidRDefault="00F16BEA" w:rsidP="00F16BEA">
            <w:pPr>
              <w:autoSpaceDE w:val="0"/>
              <w:autoSpaceDN w:val="0"/>
              <w:adjustRightInd w:val="0"/>
              <w:spacing w:line="360" w:lineRule="auto"/>
              <w:rPr>
                <w:rFonts w:ascii="Lucida Console" w:hAnsi="Lucida Console" w:cs="Lucida Console"/>
                <w:sz w:val="17"/>
                <w:szCs w:val="17"/>
                <w:lang w:eastAsia="ja-JP" w:bidi="ar-SA"/>
              </w:rPr>
            </w:pPr>
            <w:r w:rsidRPr="00F16BEA">
              <w:rPr>
                <w:rFonts w:ascii="Lucida Console" w:hAnsi="Lucida Console" w:cs="Lucida Console"/>
                <w:sz w:val="17"/>
                <w:szCs w:val="17"/>
                <w:lang w:eastAsia="ja-JP" w:bidi="ar-SA"/>
              </w:rPr>
              <w:t xml:space="preserve">                &lt;Operation&gt;</w:t>
            </w:r>
          </w:p>
          <w:p w14:paraId="2F331C16" w14:textId="77777777" w:rsidR="00F16BEA" w:rsidRPr="00F16BEA" w:rsidRDefault="00F16BEA" w:rsidP="00F16BEA">
            <w:pPr>
              <w:autoSpaceDE w:val="0"/>
              <w:autoSpaceDN w:val="0"/>
              <w:adjustRightInd w:val="0"/>
              <w:spacing w:line="360" w:lineRule="auto"/>
              <w:rPr>
                <w:rFonts w:ascii="Lucida Console" w:hAnsi="Lucida Console" w:cs="Lucida Console"/>
                <w:sz w:val="17"/>
                <w:szCs w:val="17"/>
                <w:lang w:eastAsia="ja-JP" w:bidi="ar-SA"/>
              </w:rPr>
            </w:pPr>
            <w:r w:rsidRPr="00F16BEA">
              <w:rPr>
                <w:rFonts w:ascii="Lucida Console" w:hAnsi="Lucida Console" w:cs="Lucida Console"/>
                <w:sz w:val="17"/>
                <w:szCs w:val="17"/>
                <w:lang w:eastAsia="ja-JP" w:bidi="ar-SA"/>
              </w:rPr>
              <w:t xml:space="preserve">                    &lt;Action&gt;UpdateOrCreate&lt;/Action&gt;</w:t>
            </w:r>
          </w:p>
          <w:p w14:paraId="56C95414" w14:textId="77777777" w:rsidR="00F16BEA" w:rsidRPr="00F16BEA" w:rsidRDefault="00F16BEA" w:rsidP="00F16BEA">
            <w:pPr>
              <w:autoSpaceDE w:val="0"/>
              <w:autoSpaceDN w:val="0"/>
              <w:adjustRightInd w:val="0"/>
              <w:spacing w:line="360" w:lineRule="auto"/>
              <w:rPr>
                <w:rFonts w:ascii="Lucida Console" w:hAnsi="Lucida Console" w:cs="Lucida Console"/>
                <w:sz w:val="17"/>
                <w:szCs w:val="17"/>
                <w:lang w:eastAsia="ja-JP" w:bidi="ar-SA"/>
              </w:rPr>
            </w:pPr>
            <w:r w:rsidRPr="00F16BEA">
              <w:rPr>
                <w:rFonts w:ascii="Lucida Console" w:hAnsi="Lucida Console" w:cs="Lucida Console"/>
                <w:sz w:val="17"/>
                <w:szCs w:val="17"/>
                <w:lang w:eastAsia="ja-JP" w:bidi="ar-SA"/>
              </w:rPr>
              <w:t xml:space="preserve">                    &lt;Object&gt;</w:t>
            </w:r>
          </w:p>
          <w:p w14:paraId="04AB662D" w14:textId="77777777" w:rsidR="00F16BEA" w:rsidRPr="00F16BEA" w:rsidRDefault="00F16BEA" w:rsidP="00F16BEA">
            <w:pPr>
              <w:autoSpaceDE w:val="0"/>
              <w:autoSpaceDN w:val="0"/>
              <w:adjustRightInd w:val="0"/>
              <w:spacing w:line="360" w:lineRule="auto"/>
              <w:rPr>
                <w:rFonts w:ascii="Lucida Console" w:hAnsi="Lucida Console" w:cs="Lucida Console"/>
                <w:sz w:val="17"/>
                <w:szCs w:val="17"/>
                <w:lang w:eastAsia="ja-JP" w:bidi="ar-SA"/>
              </w:rPr>
            </w:pPr>
            <w:r w:rsidRPr="00F16BEA">
              <w:rPr>
                <w:rFonts w:ascii="Lucida Console" w:hAnsi="Lucida Console" w:cs="Lucida Console"/>
                <w:sz w:val="17"/>
                <w:szCs w:val="17"/>
                <w:lang w:eastAsia="ja-JP" w:bidi="ar-SA"/>
              </w:rPr>
              <w:t xml:space="preserve">                        &lt;Object xsi:type = "GEHCJobComments"&gt;</w:t>
            </w:r>
          </w:p>
          <w:p w14:paraId="3E7B76D5" w14:textId="77777777" w:rsidR="00F16BEA" w:rsidRPr="00F16BEA" w:rsidRDefault="00F16BEA" w:rsidP="00F16BEA">
            <w:pPr>
              <w:autoSpaceDE w:val="0"/>
              <w:autoSpaceDN w:val="0"/>
              <w:adjustRightInd w:val="0"/>
              <w:spacing w:line="360" w:lineRule="auto"/>
              <w:rPr>
                <w:rFonts w:ascii="Lucida Console" w:hAnsi="Lucida Console" w:cs="Lucida Console"/>
                <w:sz w:val="17"/>
                <w:szCs w:val="17"/>
                <w:lang w:eastAsia="ja-JP" w:bidi="ar-SA"/>
              </w:rPr>
            </w:pPr>
            <w:r w:rsidRPr="00F16BEA">
              <w:rPr>
                <w:rFonts w:ascii="Lucida Console" w:hAnsi="Lucida Console" w:cs="Lucida Console"/>
                <w:sz w:val="17"/>
                <w:szCs w:val="17"/>
                <w:lang w:eastAsia="ja-JP" w:bidi="ar-SA"/>
              </w:rPr>
              <w:t xml:space="preserve">                            &lt;MUSTJobNumber&gt;A1234570&lt;/MUSTJobNumber&gt;</w:t>
            </w:r>
          </w:p>
          <w:p w14:paraId="218AA2D8" w14:textId="77777777" w:rsidR="00F16BEA" w:rsidRPr="00F16BEA" w:rsidRDefault="00F16BEA" w:rsidP="00F16BEA">
            <w:pPr>
              <w:autoSpaceDE w:val="0"/>
              <w:autoSpaceDN w:val="0"/>
              <w:adjustRightInd w:val="0"/>
              <w:spacing w:line="360" w:lineRule="auto"/>
              <w:rPr>
                <w:rFonts w:ascii="Lucida Console" w:hAnsi="Lucida Console" w:cs="Lucida Console"/>
                <w:sz w:val="17"/>
                <w:szCs w:val="17"/>
                <w:lang w:eastAsia="ja-JP" w:bidi="ar-SA"/>
              </w:rPr>
            </w:pPr>
            <w:r w:rsidRPr="00F16BEA">
              <w:rPr>
                <w:rFonts w:ascii="Lucida Console" w:hAnsi="Lucida Console" w:cs="Lucida Console"/>
                <w:sz w:val="17"/>
                <w:szCs w:val="17"/>
                <w:lang w:eastAsia="ja-JP" w:bidi="ar-SA"/>
              </w:rPr>
              <w:t xml:space="preserve">                            &lt;Text&gt;TrainingTask: Very long text&lt;/Text&gt;</w:t>
            </w:r>
          </w:p>
          <w:p w14:paraId="5E960DA9" w14:textId="77777777" w:rsidR="00F16BEA" w:rsidRPr="00F16BEA" w:rsidRDefault="00F16BEA" w:rsidP="00F16BEA">
            <w:pPr>
              <w:autoSpaceDE w:val="0"/>
              <w:autoSpaceDN w:val="0"/>
              <w:adjustRightInd w:val="0"/>
              <w:spacing w:line="360" w:lineRule="auto"/>
              <w:rPr>
                <w:rFonts w:ascii="Lucida Console" w:hAnsi="Lucida Console" w:cs="Lucida Console"/>
                <w:sz w:val="17"/>
                <w:szCs w:val="17"/>
                <w:lang w:eastAsia="ja-JP" w:bidi="ar-SA"/>
              </w:rPr>
            </w:pPr>
            <w:r w:rsidRPr="00F16BEA">
              <w:rPr>
                <w:rFonts w:ascii="Lucida Console" w:hAnsi="Lucida Console" w:cs="Lucida Console"/>
                <w:sz w:val="17"/>
                <w:szCs w:val="17"/>
                <w:lang w:eastAsia="ja-JP" w:bidi="ar-SA"/>
              </w:rPr>
              <w:t xml:space="preserve">                        &lt;/Object&gt;</w:t>
            </w:r>
          </w:p>
          <w:p w14:paraId="3D96FA64" w14:textId="77777777" w:rsidR="00F16BEA" w:rsidRPr="00F16BEA" w:rsidRDefault="00F16BEA" w:rsidP="00F16BEA">
            <w:pPr>
              <w:autoSpaceDE w:val="0"/>
              <w:autoSpaceDN w:val="0"/>
              <w:adjustRightInd w:val="0"/>
              <w:spacing w:line="360" w:lineRule="auto"/>
              <w:rPr>
                <w:rFonts w:ascii="Lucida Console" w:hAnsi="Lucida Console" w:cs="Lucida Console"/>
                <w:sz w:val="17"/>
                <w:szCs w:val="17"/>
                <w:lang w:eastAsia="ja-JP" w:bidi="ar-SA"/>
              </w:rPr>
            </w:pPr>
            <w:r w:rsidRPr="00F16BEA">
              <w:rPr>
                <w:rFonts w:ascii="Lucida Console" w:hAnsi="Lucida Console" w:cs="Lucida Console"/>
                <w:sz w:val="17"/>
                <w:szCs w:val="17"/>
                <w:lang w:eastAsia="ja-JP" w:bidi="ar-SA"/>
              </w:rPr>
              <w:t xml:space="preserve">                    &lt;/Object&gt;</w:t>
            </w:r>
          </w:p>
          <w:p w14:paraId="64109AAE" w14:textId="77777777" w:rsidR="00F16BEA" w:rsidRPr="00F16BEA" w:rsidRDefault="00F16BEA" w:rsidP="00F16BEA">
            <w:pPr>
              <w:autoSpaceDE w:val="0"/>
              <w:autoSpaceDN w:val="0"/>
              <w:adjustRightInd w:val="0"/>
              <w:spacing w:line="360" w:lineRule="auto"/>
              <w:rPr>
                <w:rFonts w:ascii="Lucida Console" w:hAnsi="Lucida Console" w:cs="Lucida Console"/>
                <w:sz w:val="17"/>
                <w:szCs w:val="17"/>
                <w:lang w:eastAsia="ja-JP" w:bidi="ar-SA"/>
              </w:rPr>
            </w:pPr>
            <w:r w:rsidRPr="00F16BEA">
              <w:rPr>
                <w:rFonts w:ascii="Lucida Console" w:hAnsi="Lucida Console" w:cs="Lucida Console"/>
                <w:sz w:val="17"/>
                <w:szCs w:val="17"/>
                <w:lang w:eastAsia="ja-JP" w:bidi="ar-SA"/>
              </w:rPr>
              <w:t xml:space="preserve">                &lt;/Operation&gt;</w:t>
            </w:r>
          </w:p>
          <w:p w14:paraId="6C0AE292" w14:textId="77777777" w:rsidR="00F16BEA" w:rsidRPr="00F16BEA" w:rsidRDefault="00F16BEA" w:rsidP="00F16BEA">
            <w:pPr>
              <w:autoSpaceDE w:val="0"/>
              <w:autoSpaceDN w:val="0"/>
              <w:adjustRightInd w:val="0"/>
              <w:spacing w:line="360" w:lineRule="auto"/>
              <w:rPr>
                <w:rFonts w:ascii="Lucida Console" w:hAnsi="Lucida Console" w:cs="Lucida Console"/>
                <w:sz w:val="17"/>
                <w:szCs w:val="17"/>
                <w:lang w:eastAsia="ja-JP" w:bidi="ar-SA"/>
              </w:rPr>
            </w:pPr>
            <w:r w:rsidRPr="00F16BEA">
              <w:rPr>
                <w:rFonts w:ascii="Lucida Console" w:hAnsi="Lucida Console" w:cs="Lucida Console"/>
                <w:sz w:val="17"/>
                <w:szCs w:val="17"/>
                <w:lang w:eastAsia="ja-JP" w:bidi="ar-SA"/>
              </w:rPr>
              <w:t xml:space="preserve">                &lt;Operation&gt;</w:t>
            </w:r>
          </w:p>
          <w:p w14:paraId="78A2E150" w14:textId="77777777" w:rsidR="00F16BEA" w:rsidRPr="00F16BEA" w:rsidRDefault="00F16BEA" w:rsidP="00F16BEA">
            <w:pPr>
              <w:autoSpaceDE w:val="0"/>
              <w:autoSpaceDN w:val="0"/>
              <w:adjustRightInd w:val="0"/>
              <w:spacing w:line="360" w:lineRule="auto"/>
              <w:rPr>
                <w:rFonts w:ascii="Lucida Console" w:hAnsi="Lucida Console" w:cs="Lucida Console"/>
                <w:sz w:val="17"/>
                <w:szCs w:val="17"/>
                <w:lang w:eastAsia="ja-JP" w:bidi="ar-SA"/>
              </w:rPr>
            </w:pPr>
            <w:r w:rsidRPr="00F16BEA">
              <w:rPr>
                <w:rFonts w:ascii="Lucida Console" w:hAnsi="Lucida Console" w:cs="Lucida Console"/>
                <w:sz w:val="17"/>
                <w:szCs w:val="17"/>
                <w:lang w:eastAsia="ja-JP" w:bidi="ar-SA"/>
              </w:rPr>
              <w:t xml:space="preserve">                    &lt;Action&gt;Update&lt;/Action&gt;</w:t>
            </w:r>
          </w:p>
          <w:p w14:paraId="1BAAB805" w14:textId="77777777" w:rsidR="00F16BEA" w:rsidRPr="00F16BEA" w:rsidRDefault="00F16BEA" w:rsidP="00F16BEA">
            <w:pPr>
              <w:autoSpaceDE w:val="0"/>
              <w:autoSpaceDN w:val="0"/>
              <w:adjustRightInd w:val="0"/>
              <w:spacing w:line="360" w:lineRule="auto"/>
              <w:rPr>
                <w:rFonts w:ascii="Lucida Console" w:hAnsi="Lucida Console" w:cs="Lucida Console"/>
                <w:sz w:val="17"/>
                <w:szCs w:val="17"/>
                <w:lang w:eastAsia="ja-JP" w:bidi="ar-SA"/>
              </w:rPr>
            </w:pPr>
            <w:r w:rsidRPr="00F16BEA">
              <w:rPr>
                <w:rFonts w:ascii="Lucida Console" w:hAnsi="Lucida Console" w:cs="Lucida Console"/>
                <w:sz w:val="17"/>
                <w:szCs w:val="17"/>
                <w:lang w:eastAsia="ja-JP" w:bidi="ar-SA"/>
              </w:rPr>
              <w:t xml:space="preserve">                    &lt;Object&gt;</w:t>
            </w:r>
          </w:p>
          <w:p w14:paraId="7F625853" w14:textId="77777777" w:rsidR="00F16BEA" w:rsidRPr="00F16BEA" w:rsidRDefault="00F16BEA" w:rsidP="00F16BEA">
            <w:pPr>
              <w:autoSpaceDE w:val="0"/>
              <w:autoSpaceDN w:val="0"/>
              <w:adjustRightInd w:val="0"/>
              <w:spacing w:line="360" w:lineRule="auto"/>
              <w:rPr>
                <w:rFonts w:ascii="Lucida Console" w:hAnsi="Lucida Console" w:cs="Lucida Console"/>
                <w:sz w:val="17"/>
                <w:szCs w:val="17"/>
                <w:lang w:eastAsia="ja-JP" w:bidi="ar-SA"/>
              </w:rPr>
            </w:pPr>
            <w:r w:rsidRPr="00F16BEA">
              <w:rPr>
                <w:rFonts w:ascii="Lucida Console" w:hAnsi="Lucida Console" w:cs="Lucida Console"/>
                <w:sz w:val="17"/>
                <w:szCs w:val="17"/>
                <w:lang w:eastAsia="ja-JP" w:bidi="ar-SA"/>
              </w:rPr>
              <w:t xml:space="preserve">                        &lt;Object xsi:type = "Task"&gt;</w:t>
            </w:r>
          </w:p>
          <w:p w14:paraId="7AE37769" w14:textId="440B60DC" w:rsidR="00F16BEA" w:rsidRPr="00F16BEA" w:rsidRDefault="00F16BEA" w:rsidP="00F16BEA">
            <w:pPr>
              <w:autoSpaceDE w:val="0"/>
              <w:autoSpaceDN w:val="0"/>
              <w:adjustRightInd w:val="0"/>
              <w:spacing w:line="360" w:lineRule="auto"/>
              <w:rPr>
                <w:rFonts w:ascii="Lucida Console" w:hAnsi="Lucida Console" w:cs="Lucida Console"/>
                <w:sz w:val="17"/>
                <w:szCs w:val="17"/>
                <w:lang w:eastAsia="ja-JP" w:bidi="ar-SA"/>
              </w:rPr>
            </w:pPr>
            <w:r w:rsidRPr="00F16BEA">
              <w:rPr>
                <w:rFonts w:ascii="Lucida Console" w:hAnsi="Lucida Console" w:cs="Lucida Console"/>
                <w:sz w:val="17"/>
                <w:szCs w:val="17"/>
                <w:lang w:eastAsia="ja-JP" w:bidi="ar-SA"/>
              </w:rPr>
              <w:t xml:space="preserve">                            </w:t>
            </w:r>
            <w:del w:id="1172" w:author="Duncan Hardie" w:date="2014-04-15T10:26:00Z">
              <w:r w:rsidRPr="00F16BEA" w:rsidDel="00AA61B2">
                <w:rPr>
                  <w:rFonts w:ascii="Lucida Console" w:hAnsi="Lucida Console" w:cs="Lucida Console"/>
                  <w:sz w:val="17"/>
                  <w:szCs w:val="17"/>
                  <w:lang w:eastAsia="ja-JP" w:bidi="ar-SA"/>
                </w:rPr>
                <w:delText>&lt;CallID&gt;</w:delText>
              </w:r>
            </w:del>
            <w:ins w:id="1173" w:author="Duncan Hardie" w:date="2014-04-15T10:26:00Z">
              <w:r w:rsidR="00AA61B2">
                <w:rPr>
                  <w:rFonts w:ascii="Lucida Console" w:hAnsi="Lucida Console" w:cs="Lucida Console"/>
                  <w:sz w:val="17"/>
                  <w:szCs w:val="17"/>
                  <w:lang w:eastAsia="ja-JP" w:bidi="ar-SA"/>
                </w:rPr>
                <w:t>&lt;CallID&gt;GB-</w:t>
              </w:r>
            </w:ins>
            <w:r w:rsidRPr="00F16BEA">
              <w:rPr>
                <w:rFonts w:ascii="Lucida Console" w:hAnsi="Lucida Console" w:cs="Lucida Console"/>
                <w:sz w:val="17"/>
                <w:szCs w:val="17"/>
                <w:lang w:eastAsia="ja-JP" w:bidi="ar-SA"/>
              </w:rPr>
              <w:t>A1234570</w:t>
            </w:r>
            <w:del w:id="1174" w:author="Duncan Hardie" w:date="2014-04-15T10:26:00Z">
              <w:r w:rsidRPr="00F16BEA" w:rsidDel="00AA61B2">
                <w:rPr>
                  <w:rFonts w:ascii="Lucida Console" w:hAnsi="Lucida Console" w:cs="Lucida Console"/>
                  <w:sz w:val="17"/>
                  <w:szCs w:val="17"/>
                  <w:lang w:eastAsia="ja-JP" w:bidi="ar-SA"/>
                </w:rPr>
                <w:delText>&lt;/CallID&gt;</w:delText>
              </w:r>
            </w:del>
            <w:ins w:id="1175" w:author="Duncan Hardie" w:date="2014-04-15T10:26:00Z">
              <w:r w:rsidR="00AA61B2">
                <w:rPr>
                  <w:rFonts w:ascii="Lucida Console" w:hAnsi="Lucida Console" w:cs="Lucida Console"/>
                  <w:sz w:val="17"/>
                  <w:szCs w:val="17"/>
                  <w:lang w:eastAsia="ja-JP" w:bidi="ar-SA"/>
                </w:rPr>
                <w:t>-1&lt;/CallID&gt;</w:t>
              </w:r>
            </w:ins>
          </w:p>
          <w:p w14:paraId="036902BD" w14:textId="77777777" w:rsidR="00F16BEA" w:rsidRPr="00F16BEA" w:rsidRDefault="00F16BEA" w:rsidP="00F16BEA">
            <w:pPr>
              <w:autoSpaceDE w:val="0"/>
              <w:autoSpaceDN w:val="0"/>
              <w:adjustRightInd w:val="0"/>
              <w:spacing w:line="360" w:lineRule="auto"/>
              <w:rPr>
                <w:rFonts w:ascii="Lucida Console" w:hAnsi="Lucida Console" w:cs="Lucida Console"/>
                <w:sz w:val="17"/>
                <w:szCs w:val="17"/>
                <w:lang w:eastAsia="ja-JP" w:bidi="ar-SA"/>
              </w:rPr>
            </w:pPr>
            <w:r w:rsidRPr="00F16BEA">
              <w:rPr>
                <w:rFonts w:ascii="Lucida Console" w:hAnsi="Lucida Console" w:cs="Lucida Console"/>
                <w:sz w:val="17"/>
                <w:szCs w:val="17"/>
                <w:lang w:eastAsia="ja-JP" w:bidi="ar-SA"/>
              </w:rPr>
              <w:t xml:space="preserve">                            &lt;Number&gt;1&lt;/Number&gt;</w:t>
            </w:r>
          </w:p>
          <w:p w14:paraId="6E9ACF6B" w14:textId="77777777" w:rsidR="00F16BEA" w:rsidRPr="00F16BEA" w:rsidRDefault="00F16BEA" w:rsidP="00F16BEA">
            <w:pPr>
              <w:autoSpaceDE w:val="0"/>
              <w:autoSpaceDN w:val="0"/>
              <w:adjustRightInd w:val="0"/>
              <w:spacing w:line="360" w:lineRule="auto"/>
              <w:rPr>
                <w:rFonts w:ascii="Lucida Console" w:hAnsi="Lucida Console" w:cs="Lucida Console"/>
                <w:sz w:val="17"/>
                <w:szCs w:val="17"/>
                <w:lang w:eastAsia="ja-JP" w:bidi="ar-SA"/>
              </w:rPr>
            </w:pPr>
            <w:r w:rsidRPr="00F16BEA">
              <w:rPr>
                <w:rFonts w:ascii="Lucida Console" w:hAnsi="Lucida Console" w:cs="Lucida Console"/>
                <w:sz w:val="17"/>
                <w:szCs w:val="17"/>
                <w:lang w:eastAsia="ja-JP" w:bidi="ar-SA"/>
              </w:rPr>
              <w:t xml:space="preserve">                            &lt;TimeDependencies&gt;</w:t>
            </w:r>
          </w:p>
          <w:p w14:paraId="44143601" w14:textId="77777777" w:rsidR="00F16BEA" w:rsidRPr="00F16BEA" w:rsidRDefault="00F16BEA" w:rsidP="00F16BEA">
            <w:pPr>
              <w:autoSpaceDE w:val="0"/>
              <w:autoSpaceDN w:val="0"/>
              <w:adjustRightInd w:val="0"/>
              <w:spacing w:line="360" w:lineRule="auto"/>
              <w:rPr>
                <w:rFonts w:ascii="Lucida Console" w:hAnsi="Lucida Console" w:cs="Lucida Console"/>
                <w:sz w:val="17"/>
                <w:szCs w:val="17"/>
                <w:lang w:eastAsia="ja-JP" w:bidi="ar-SA"/>
              </w:rPr>
            </w:pPr>
            <w:r w:rsidRPr="00F16BEA">
              <w:rPr>
                <w:rFonts w:ascii="Lucida Console" w:hAnsi="Lucida Console" w:cs="Lucida Console"/>
                <w:sz w:val="17"/>
                <w:szCs w:val="17"/>
                <w:lang w:eastAsia="ja-JP" w:bidi="ar-SA"/>
              </w:rPr>
              <w:t xml:space="preserve">                                &lt;TaskTimeDependency&gt;</w:t>
            </w:r>
          </w:p>
          <w:p w14:paraId="5668A133" w14:textId="77777777" w:rsidR="00F16BEA" w:rsidRPr="00F16BEA" w:rsidRDefault="00F16BEA" w:rsidP="00F16BEA">
            <w:pPr>
              <w:autoSpaceDE w:val="0"/>
              <w:autoSpaceDN w:val="0"/>
              <w:adjustRightInd w:val="0"/>
              <w:spacing w:line="360" w:lineRule="auto"/>
              <w:rPr>
                <w:rFonts w:ascii="Lucida Console" w:hAnsi="Lucida Console" w:cs="Lucida Console"/>
                <w:sz w:val="17"/>
                <w:szCs w:val="17"/>
                <w:lang w:eastAsia="ja-JP" w:bidi="ar-SA"/>
              </w:rPr>
            </w:pPr>
            <w:r w:rsidRPr="00F16BEA">
              <w:rPr>
                <w:rFonts w:ascii="Lucida Console" w:hAnsi="Lucida Console" w:cs="Lucida Console"/>
                <w:sz w:val="17"/>
                <w:szCs w:val="17"/>
                <w:lang w:eastAsia="ja-JP" w:bidi="ar-SA"/>
              </w:rPr>
              <w:t xml:space="preserve">                                    &lt;TaskKey&gt;</w:t>
            </w:r>
          </w:p>
          <w:p w14:paraId="06FCFD65" w14:textId="038FA387" w:rsidR="00F16BEA" w:rsidRPr="00F16BEA" w:rsidRDefault="00F16BEA" w:rsidP="00F16BEA">
            <w:pPr>
              <w:autoSpaceDE w:val="0"/>
              <w:autoSpaceDN w:val="0"/>
              <w:adjustRightInd w:val="0"/>
              <w:spacing w:line="360" w:lineRule="auto"/>
              <w:rPr>
                <w:rFonts w:ascii="Lucida Console" w:hAnsi="Lucida Console" w:cs="Lucida Console"/>
                <w:sz w:val="17"/>
                <w:szCs w:val="17"/>
                <w:lang w:eastAsia="ja-JP" w:bidi="ar-SA"/>
              </w:rPr>
            </w:pPr>
            <w:r w:rsidRPr="00F16BEA">
              <w:rPr>
                <w:rFonts w:ascii="Lucida Console" w:hAnsi="Lucida Console" w:cs="Lucida Console"/>
                <w:sz w:val="17"/>
                <w:szCs w:val="17"/>
                <w:lang w:eastAsia="ja-JP" w:bidi="ar-SA"/>
              </w:rPr>
              <w:t xml:space="preserve">                                        </w:t>
            </w:r>
            <w:del w:id="1176" w:author="Duncan Hardie" w:date="2014-04-15T10:26:00Z">
              <w:r w:rsidRPr="00F16BEA" w:rsidDel="00AA61B2">
                <w:rPr>
                  <w:rFonts w:ascii="Lucida Console" w:hAnsi="Lucida Console" w:cs="Lucida Console"/>
                  <w:sz w:val="17"/>
                  <w:szCs w:val="17"/>
                  <w:lang w:eastAsia="ja-JP" w:bidi="ar-SA"/>
                </w:rPr>
                <w:delText>&lt;CallID&gt;</w:delText>
              </w:r>
            </w:del>
            <w:ins w:id="1177" w:author="Duncan Hardie" w:date="2014-04-15T10:26:00Z">
              <w:r w:rsidR="00AA61B2">
                <w:rPr>
                  <w:rFonts w:ascii="Lucida Console" w:hAnsi="Lucida Console" w:cs="Lucida Console"/>
                  <w:sz w:val="17"/>
                  <w:szCs w:val="17"/>
                  <w:lang w:eastAsia="ja-JP" w:bidi="ar-SA"/>
                </w:rPr>
                <w:t>&lt;CallID&gt;GB-</w:t>
              </w:r>
            </w:ins>
            <w:r w:rsidRPr="00F16BEA">
              <w:rPr>
                <w:rFonts w:ascii="Lucida Console" w:hAnsi="Lucida Console" w:cs="Lucida Console"/>
                <w:sz w:val="17"/>
                <w:szCs w:val="17"/>
                <w:lang w:eastAsia="ja-JP" w:bidi="ar-SA"/>
              </w:rPr>
              <w:t>A1234570</w:t>
            </w:r>
            <w:del w:id="1178" w:author="Duncan Hardie" w:date="2014-04-15T10:26:00Z">
              <w:r w:rsidRPr="00F16BEA" w:rsidDel="00AA61B2">
                <w:rPr>
                  <w:rFonts w:ascii="Lucida Console" w:hAnsi="Lucida Console" w:cs="Lucida Console"/>
                  <w:sz w:val="17"/>
                  <w:szCs w:val="17"/>
                  <w:lang w:eastAsia="ja-JP" w:bidi="ar-SA"/>
                </w:rPr>
                <w:delText>&lt;/CallID&gt;</w:delText>
              </w:r>
            </w:del>
            <w:ins w:id="1179" w:author="Duncan Hardie" w:date="2014-04-15T10:26:00Z">
              <w:r w:rsidR="00AA61B2">
                <w:rPr>
                  <w:rFonts w:ascii="Lucida Console" w:hAnsi="Lucida Console" w:cs="Lucida Console"/>
                  <w:sz w:val="17"/>
                  <w:szCs w:val="17"/>
                  <w:lang w:eastAsia="ja-JP" w:bidi="ar-SA"/>
                </w:rPr>
                <w:t>-1&lt;/CallID&gt;</w:t>
              </w:r>
            </w:ins>
          </w:p>
          <w:p w14:paraId="3291B354" w14:textId="77777777" w:rsidR="00F16BEA" w:rsidRPr="00F16BEA" w:rsidRDefault="00F16BEA" w:rsidP="00F16BEA">
            <w:pPr>
              <w:autoSpaceDE w:val="0"/>
              <w:autoSpaceDN w:val="0"/>
              <w:adjustRightInd w:val="0"/>
              <w:spacing w:line="360" w:lineRule="auto"/>
              <w:rPr>
                <w:rFonts w:ascii="Lucida Console" w:hAnsi="Lucida Console" w:cs="Lucida Console"/>
                <w:sz w:val="17"/>
                <w:szCs w:val="17"/>
                <w:lang w:eastAsia="ja-JP" w:bidi="ar-SA"/>
              </w:rPr>
            </w:pPr>
            <w:r w:rsidRPr="00F16BEA">
              <w:rPr>
                <w:rFonts w:ascii="Lucida Console" w:hAnsi="Lucida Console" w:cs="Lucida Console"/>
                <w:sz w:val="17"/>
                <w:szCs w:val="17"/>
                <w:lang w:eastAsia="ja-JP" w:bidi="ar-SA"/>
              </w:rPr>
              <w:t xml:space="preserve">                                        &lt;Number&gt;2&lt;/Number&gt;</w:t>
            </w:r>
          </w:p>
          <w:p w14:paraId="1A997ABB" w14:textId="77777777" w:rsidR="00F16BEA" w:rsidRPr="00F16BEA" w:rsidRDefault="00F16BEA" w:rsidP="00F16BEA">
            <w:pPr>
              <w:autoSpaceDE w:val="0"/>
              <w:autoSpaceDN w:val="0"/>
              <w:adjustRightInd w:val="0"/>
              <w:spacing w:line="360" w:lineRule="auto"/>
              <w:rPr>
                <w:rFonts w:ascii="Lucida Console" w:hAnsi="Lucida Console" w:cs="Lucida Console"/>
                <w:sz w:val="17"/>
                <w:szCs w:val="17"/>
                <w:lang w:eastAsia="ja-JP" w:bidi="ar-SA"/>
              </w:rPr>
            </w:pPr>
            <w:r w:rsidRPr="00F16BEA">
              <w:rPr>
                <w:rFonts w:ascii="Lucida Console" w:hAnsi="Lucida Console" w:cs="Lucida Console"/>
                <w:sz w:val="17"/>
                <w:szCs w:val="17"/>
                <w:lang w:eastAsia="ja-JP" w:bidi="ar-SA"/>
              </w:rPr>
              <w:t xml:space="preserve">                                    &lt;/TaskKey&gt;</w:t>
            </w:r>
          </w:p>
          <w:p w14:paraId="0D0609EA" w14:textId="77777777" w:rsidR="00F16BEA" w:rsidRPr="00F16BEA" w:rsidRDefault="00F16BEA" w:rsidP="00F16BEA">
            <w:pPr>
              <w:autoSpaceDE w:val="0"/>
              <w:autoSpaceDN w:val="0"/>
              <w:adjustRightInd w:val="0"/>
              <w:spacing w:line="360" w:lineRule="auto"/>
              <w:rPr>
                <w:rFonts w:ascii="Lucida Console" w:hAnsi="Lucida Console" w:cs="Lucida Console"/>
                <w:sz w:val="17"/>
                <w:szCs w:val="17"/>
                <w:lang w:eastAsia="ja-JP" w:bidi="ar-SA"/>
              </w:rPr>
            </w:pPr>
            <w:r w:rsidRPr="00F16BEA">
              <w:rPr>
                <w:rFonts w:ascii="Lucida Console" w:hAnsi="Lucida Console" w:cs="Lucida Console"/>
                <w:sz w:val="17"/>
                <w:szCs w:val="17"/>
                <w:lang w:eastAsia="ja-JP" w:bidi="ar-SA"/>
              </w:rPr>
              <w:t xml:space="preserve">                                    &lt;RelationType&gt;1&lt;/RelationType&gt;</w:t>
            </w:r>
          </w:p>
          <w:p w14:paraId="56AC0BD2" w14:textId="77777777" w:rsidR="000E5CD1" w:rsidRPr="000E5CD1" w:rsidRDefault="00F16BEA" w:rsidP="000E5CD1">
            <w:pPr>
              <w:autoSpaceDE w:val="0"/>
              <w:autoSpaceDN w:val="0"/>
              <w:adjustRightInd w:val="0"/>
              <w:spacing w:line="360" w:lineRule="auto"/>
              <w:rPr>
                <w:ins w:id="1180" w:author="Duncan Hardie" w:date="2014-02-05T13:35:00Z"/>
                <w:rFonts w:ascii="Lucida Console" w:hAnsi="Lucida Console" w:cs="Lucida Console"/>
                <w:sz w:val="17"/>
                <w:szCs w:val="17"/>
                <w:lang w:eastAsia="ja-JP"/>
              </w:rPr>
            </w:pPr>
            <w:r w:rsidRPr="00F16BEA">
              <w:rPr>
                <w:rFonts w:ascii="Lucida Console" w:hAnsi="Lucida Console" w:cs="Lucida Console"/>
                <w:sz w:val="17"/>
                <w:szCs w:val="17"/>
                <w:lang w:eastAsia="ja-JP" w:bidi="ar-SA"/>
              </w:rPr>
              <w:lastRenderedPageBreak/>
              <w:t xml:space="preserve">                                    &lt;RelationOperator&gt;2&lt;/RelationOperator&gt;</w:t>
            </w:r>
          </w:p>
          <w:p w14:paraId="214E57A6" w14:textId="77777777" w:rsidR="000E5CD1" w:rsidRPr="000E5CD1" w:rsidRDefault="000E5CD1" w:rsidP="000E5CD1">
            <w:pPr>
              <w:autoSpaceDE w:val="0"/>
              <w:autoSpaceDN w:val="0"/>
              <w:adjustRightInd w:val="0"/>
              <w:spacing w:line="360" w:lineRule="auto"/>
              <w:rPr>
                <w:ins w:id="1181" w:author="Duncan Hardie" w:date="2014-02-05T13:35:00Z"/>
                <w:rFonts w:ascii="Lucida Console" w:hAnsi="Lucida Console" w:cs="Lucida Console"/>
                <w:sz w:val="17"/>
                <w:szCs w:val="17"/>
                <w:lang w:eastAsia="ja-JP"/>
              </w:rPr>
            </w:pPr>
            <w:ins w:id="1182" w:author="Duncan Hardie" w:date="2014-02-05T13:35:00Z">
              <w:r w:rsidRPr="002B6EA9">
                <w:rPr>
                  <w:rFonts w:ascii="Lucida Console" w:hAnsi="Lucida Console" w:cs="Lucida Console"/>
                  <w:sz w:val="17"/>
                  <w:szCs w:val="17"/>
                  <w:lang w:eastAsia="ja-JP"/>
                </w:rPr>
                <w:t xml:space="preserve">                                    </w:t>
              </w:r>
              <w:r w:rsidRPr="000E5CD1">
                <w:rPr>
                  <w:rFonts w:ascii="Lucida Console" w:hAnsi="Lucida Console" w:cs="Lucida Console"/>
                  <w:sz w:val="17"/>
                  <w:szCs w:val="17"/>
                  <w:lang w:eastAsia="ja-JP"/>
                </w:rPr>
                <w:t>&lt;UpperBound&gt;0&lt;/UpperBound&gt;</w:t>
              </w:r>
            </w:ins>
          </w:p>
          <w:p w14:paraId="3BB70F67" w14:textId="74C49945" w:rsidR="00F16BEA" w:rsidRPr="00F16BEA" w:rsidRDefault="000E5CD1" w:rsidP="00F16BEA">
            <w:pPr>
              <w:autoSpaceDE w:val="0"/>
              <w:autoSpaceDN w:val="0"/>
              <w:adjustRightInd w:val="0"/>
              <w:spacing w:line="360" w:lineRule="auto"/>
              <w:rPr>
                <w:rFonts w:ascii="Lucida Console" w:hAnsi="Lucida Console" w:cs="Lucida Console"/>
                <w:sz w:val="17"/>
                <w:szCs w:val="17"/>
                <w:lang w:eastAsia="ja-JP"/>
              </w:rPr>
            </w:pPr>
            <w:ins w:id="1183" w:author="Duncan Hardie" w:date="2014-02-05T13:35:00Z">
              <w:r w:rsidRPr="002B6EA9">
                <w:rPr>
                  <w:rFonts w:ascii="Lucida Console" w:hAnsi="Lucida Console" w:cs="Lucida Console"/>
                  <w:sz w:val="17"/>
                  <w:szCs w:val="17"/>
                  <w:lang w:eastAsia="ja-JP"/>
                </w:rPr>
                <w:t xml:space="preserve">                                    </w:t>
              </w:r>
              <w:r w:rsidRPr="000E5CD1">
                <w:rPr>
                  <w:rFonts w:ascii="Lucida Console" w:hAnsi="Lucida Console" w:cs="Lucida Console"/>
                  <w:sz w:val="17"/>
                  <w:szCs w:val="17"/>
                  <w:lang w:eastAsia="ja-JP"/>
                </w:rPr>
                <w:t>&lt;LowerBound&gt;0&lt;/LowerBound&gt;</w:t>
              </w:r>
            </w:ins>
          </w:p>
          <w:p w14:paraId="78D6C180" w14:textId="77777777" w:rsidR="00F16BEA" w:rsidRPr="00F16BEA" w:rsidRDefault="00F16BEA" w:rsidP="00F16BEA">
            <w:pPr>
              <w:autoSpaceDE w:val="0"/>
              <w:autoSpaceDN w:val="0"/>
              <w:adjustRightInd w:val="0"/>
              <w:spacing w:line="360" w:lineRule="auto"/>
              <w:rPr>
                <w:rFonts w:ascii="Lucida Console" w:hAnsi="Lucida Console" w:cs="Lucida Console"/>
                <w:sz w:val="17"/>
                <w:szCs w:val="17"/>
                <w:lang w:eastAsia="ja-JP" w:bidi="ar-SA"/>
              </w:rPr>
            </w:pPr>
            <w:r w:rsidRPr="00F16BEA">
              <w:rPr>
                <w:rFonts w:ascii="Lucida Console" w:hAnsi="Lucida Console" w:cs="Lucida Console"/>
                <w:sz w:val="17"/>
                <w:szCs w:val="17"/>
                <w:lang w:eastAsia="ja-JP" w:bidi="ar-SA"/>
              </w:rPr>
              <w:t xml:space="preserve">                                    &lt;Critical&gt;true&lt;/Critical&gt;</w:t>
            </w:r>
          </w:p>
          <w:p w14:paraId="61CA3898" w14:textId="77777777" w:rsidR="00F16BEA" w:rsidRPr="00F16BEA" w:rsidRDefault="00F16BEA" w:rsidP="00F16BEA">
            <w:pPr>
              <w:autoSpaceDE w:val="0"/>
              <w:autoSpaceDN w:val="0"/>
              <w:adjustRightInd w:val="0"/>
              <w:spacing w:line="360" w:lineRule="auto"/>
              <w:rPr>
                <w:rFonts w:ascii="Lucida Console" w:hAnsi="Lucida Console" w:cs="Lucida Console"/>
                <w:sz w:val="17"/>
                <w:szCs w:val="17"/>
                <w:lang w:eastAsia="ja-JP" w:bidi="ar-SA"/>
              </w:rPr>
            </w:pPr>
            <w:r w:rsidRPr="00F16BEA">
              <w:rPr>
                <w:rFonts w:ascii="Lucida Console" w:hAnsi="Lucida Console" w:cs="Lucida Console"/>
                <w:sz w:val="17"/>
                <w:szCs w:val="17"/>
                <w:lang w:eastAsia="ja-JP" w:bidi="ar-SA"/>
              </w:rPr>
              <w:t xml:space="preserve">                                &lt;/TaskTimeDependency&gt;</w:t>
            </w:r>
          </w:p>
          <w:p w14:paraId="25EA0B0B" w14:textId="77777777" w:rsidR="00F16BEA" w:rsidRPr="00F16BEA" w:rsidRDefault="00F16BEA" w:rsidP="00F16BEA">
            <w:pPr>
              <w:autoSpaceDE w:val="0"/>
              <w:autoSpaceDN w:val="0"/>
              <w:adjustRightInd w:val="0"/>
              <w:spacing w:line="360" w:lineRule="auto"/>
              <w:rPr>
                <w:rFonts w:ascii="Lucida Console" w:hAnsi="Lucida Console" w:cs="Lucida Console"/>
                <w:sz w:val="17"/>
                <w:szCs w:val="17"/>
                <w:lang w:eastAsia="ja-JP" w:bidi="ar-SA"/>
              </w:rPr>
            </w:pPr>
            <w:r w:rsidRPr="00F16BEA">
              <w:rPr>
                <w:rFonts w:ascii="Lucida Console" w:hAnsi="Lucida Console" w:cs="Lucida Console"/>
                <w:sz w:val="17"/>
                <w:szCs w:val="17"/>
                <w:lang w:eastAsia="ja-JP" w:bidi="ar-SA"/>
              </w:rPr>
              <w:t xml:space="preserve">                            &lt;/TimeDependencies&gt;</w:t>
            </w:r>
          </w:p>
          <w:p w14:paraId="1EB66716" w14:textId="77777777" w:rsidR="00F16BEA" w:rsidRPr="00F16BEA" w:rsidRDefault="00F16BEA" w:rsidP="00F16BEA">
            <w:pPr>
              <w:autoSpaceDE w:val="0"/>
              <w:autoSpaceDN w:val="0"/>
              <w:adjustRightInd w:val="0"/>
              <w:spacing w:line="360" w:lineRule="auto"/>
              <w:rPr>
                <w:rFonts w:ascii="Lucida Console" w:hAnsi="Lucida Console" w:cs="Lucida Console"/>
                <w:sz w:val="17"/>
                <w:szCs w:val="17"/>
                <w:lang w:eastAsia="ja-JP" w:bidi="ar-SA"/>
              </w:rPr>
            </w:pPr>
            <w:r w:rsidRPr="00F16BEA">
              <w:rPr>
                <w:rFonts w:ascii="Lucida Console" w:hAnsi="Lucida Console" w:cs="Lucida Console"/>
                <w:sz w:val="17"/>
                <w:szCs w:val="17"/>
                <w:lang w:eastAsia="ja-JP" w:bidi="ar-SA"/>
              </w:rPr>
              <w:t xml:space="preserve">                            &lt;EngineerDependencies&gt;</w:t>
            </w:r>
          </w:p>
          <w:p w14:paraId="569D7269" w14:textId="77777777" w:rsidR="00F16BEA" w:rsidRPr="00F16BEA" w:rsidRDefault="00F16BEA" w:rsidP="00F16BEA">
            <w:pPr>
              <w:autoSpaceDE w:val="0"/>
              <w:autoSpaceDN w:val="0"/>
              <w:adjustRightInd w:val="0"/>
              <w:spacing w:line="360" w:lineRule="auto"/>
              <w:rPr>
                <w:rFonts w:ascii="Lucida Console" w:hAnsi="Lucida Console" w:cs="Lucida Console"/>
                <w:sz w:val="17"/>
                <w:szCs w:val="17"/>
                <w:lang w:eastAsia="ja-JP" w:bidi="ar-SA"/>
              </w:rPr>
            </w:pPr>
            <w:r w:rsidRPr="00F16BEA">
              <w:rPr>
                <w:rFonts w:ascii="Lucida Console" w:hAnsi="Lucida Console" w:cs="Lucida Console"/>
                <w:sz w:val="17"/>
                <w:szCs w:val="17"/>
                <w:lang w:eastAsia="ja-JP" w:bidi="ar-SA"/>
              </w:rPr>
              <w:t xml:space="preserve">                                &lt;TaskEngineerDependency&gt;</w:t>
            </w:r>
          </w:p>
          <w:p w14:paraId="713B018E" w14:textId="77777777" w:rsidR="00F16BEA" w:rsidRPr="00F16BEA" w:rsidRDefault="00F16BEA" w:rsidP="00F16BEA">
            <w:pPr>
              <w:autoSpaceDE w:val="0"/>
              <w:autoSpaceDN w:val="0"/>
              <w:adjustRightInd w:val="0"/>
              <w:spacing w:line="360" w:lineRule="auto"/>
              <w:rPr>
                <w:rFonts w:ascii="Lucida Console" w:hAnsi="Lucida Console" w:cs="Lucida Console"/>
                <w:sz w:val="17"/>
                <w:szCs w:val="17"/>
                <w:lang w:eastAsia="ja-JP" w:bidi="ar-SA"/>
              </w:rPr>
            </w:pPr>
            <w:r w:rsidRPr="00F16BEA">
              <w:rPr>
                <w:rFonts w:ascii="Lucida Console" w:hAnsi="Lucida Console" w:cs="Lucida Console"/>
                <w:sz w:val="17"/>
                <w:szCs w:val="17"/>
                <w:lang w:eastAsia="ja-JP" w:bidi="ar-SA"/>
              </w:rPr>
              <w:t xml:space="preserve">                                    &lt;TaskKey&gt;</w:t>
            </w:r>
          </w:p>
          <w:p w14:paraId="7FB79580" w14:textId="38813016" w:rsidR="00F16BEA" w:rsidRPr="00F16BEA" w:rsidRDefault="00F16BEA" w:rsidP="00F16BEA">
            <w:pPr>
              <w:autoSpaceDE w:val="0"/>
              <w:autoSpaceDN w:val="0"/>
              <w:adjustRightInd w:val="0"/>
              <w:spacing w:line="360" w:lineRule="auto"/>
              <w:rPr>
                <w:rFonts w:ascii="Lucida Console" w:hAnsi="Lucida Console" w:cs="Lucida Console"/>
                <w:sz w:val="17"/>
                <w:szCs w:val="17"/>
                <w:lang w:eastAsia="ja-JP" w:bidi="ar-SA"/>
              </w:rPr>
            </w:pPr>
            <w:r w:rsidRPr="00F16BEA">
              <w:rPr>
                <w:rFonts w:ascii="Lucida Console" w:hAnsi="Lucida Console" w:cs="Lucida Console"/>
                <w:sz w:val="17"/>
                <w:szCs w:val="17"/>
                <w:lang w:eastAsia="ja-JP" w:bidi="ar-SA"/>
              </w:rPr>
              <w:t xml:space="preserve">                                        </w:t>
            </w:r>
            <w:del w:id="1184" w:author="Duncan Hardie" w:date="2014-04-15T10:26:00Z">
              <w:r w:rsidRPr="00F16BEA" w:rsidDel="00AA61B2">
                <w:rPr>
                  <w:rFonts w:ascii="Lucida Console" w:hAnsi="Lucida Console" w:cs="Lucida Console"/>
                  <w:sz w:val="17"/>
                  <w:szCs w:val="17"/>
                  <w:lang w:eastAsia="ja-JP" w:bidi="ar-SA"/>
                </w:rPr>
                <w:delText>&lt;CallID&gt;</w:delText>
              </w:r>
            </w:del>
            <w:ins w:id="1185" w:author="Duncan Hardie" w:date="2014-04-15T10:26:00Z">
              <w:r w:rsidR="00AA61B2">
                <w:rPr>
                  <w:rFonts w:ascii="Lucida Console" w:hAnsi="Lucida Console" w:cs="Lucida Console"/>
                  <w:sz w:val="17"/>
                  <w:szCs w:val="17"/>
                  <w:lang w:eastAsia="ja-JP" w:bidi="ar-SA"/>
                </w:rPr>
                <w:t>&lt;CallID&gt;GB-</w:t>
              </w:r>
            </w:ins>
            <w:r w:rsidRPr="00F16BEA">
              <w:rPr>
                <w:rFonts w:ascii="Lucida Console" w:hAnsi="Lucida Console" w:cs="Lucida Console"/>
                <w:sz w:val="17"/>
                <w:szCs w:val="17"/>
                <w:lang w:eastAsia="ja-JP" w:bidi="ar-SA"/>
              </w:rPr>
              <w:t>A1234570</w:t>
            </w:r>
            <w:del w:id="1186" w:author="Duncan Hardie" w:date="2014-04-15T10:26:00Z">
              <w:r w:rsidRPr="00F16BEA" w:rsidDel="00AA61B2">
                <w:rPr>
                  <w:rFonts w:ascii="Lucida Console" w:hAnsi="Lucida Console" w:cs="Lucida Console"/>
                  <w:sz w:val="17"/>
                  <w:szCs w:val="17"/>
                  <w:lang w:eastAsia="ja-JP" w:bidi="ar-SA"/>
                </w:rPr>
                <w:delText>&lt;/CallID&gt;</w:delText>
              </w:r>
            </w:del>
            <w:ins w:id="1187" w:author="Duncan Hardie" w:date="2014-04-15T10:26:00Z">
              <w:r w:rsidR="00AA61B2">
                <w:rPr>
                  <w:rFonts w:ascii="Lucida Console" w:hAnsi="Lucida Console" w:cs="Lucida Console"/>
                  <w:sz w:val="17"/>
                  <w:szCs w:val="17"/>
                  <w:lang w:eastAsia="ja-JP" w:bidi="ar-SA"/>
                </w:rPr>
                <w:t>-1&lt;/CallID&gt;</w:t>
              </w:r>
            </w:ins>
          </w:p>
          <w:p w14:paraId="40EF4583" w14:textId="77777777" w:rsidR="00F16BEA" w:rsidRPr="00F16BEA" w:rsidRDefault="00F16BEA" w:rsidP="00F16BEA">
            <w:pPr>
              <w:autoSpaceDE w:val="0"/>
              <w:autoSpaceDN w:val="0"/>
              <w:adjustRightInd w:val="0"/>
              <w:spacing w:line="360" w:lineRule="auto"/>
              <w:rPr>
                <w:rFonts w:ascii="Lucida Console" w:hAnsi="Lucida Console" w:cs="Lucida Console"/>
                <w:sz w:val="17"/>
                <w:szCs w:val="17"/>
                <w:lang w:eastAsia="ja-JP" w:bidi="ar-SA"/>
              </w:rPr>
            </w:pPr>
            <w:r w:rsidRPr="00F16BEA">
              <w:rPr>
                <w:rFonts w:ascii="Lucida Console" w:hAnsi="Lucida Console" w:cs="Lucida Console"/>
                <w:sz w:val="17"/>
                <w:szCs w:val="17"/>
                <w:lang w:eastAsia="ja-JP" w:bidi="ar-SA"/>
              </w:rPr>
              <w:t xml:space="preserve">                                        &lt;Number&gt;2&lt;/Number&gt;</w:t>
            </w:r>
          </w:p>
          <w:p w14:paraId="364A8FBA" w14:textId="77777777" w:rsidR="00F16BEA" w:rsidRPr="00F16BEA" w:rsidRDefault="00F16BEA" w:rsidP="00F16BEA">
            <w:pPr>
              <w:autoSpaceDE w:val="0"/>
              <w:autoSpaceDN w:val="0"/>
              <w:adjustRightInd w:val="0"/>
              <w:spacing w:line="360" w:lineRule="auto"/>
              <w:rPr>
                <w:rFonts w:ascii="Lucida Console" w:hAnsi="Lucida Console" w:cs="Lucida Console"/>
                <w:sz w:val="17"/>
                <w:szCs w:val="17"/>
                <w:lang w:eastAsia="ja-JP" w:bidi="ar-SA"/>
              </w:rPr>
            </w:pPr>
            <w:r w:rsidRPr="00F16BEA">
              <w:rPr>
                <w:rFonts w:ascii="Lucida Console" w:hAnsi="Lucida Console" w:cs="Lucida Console"/>
                <w:sz w:val="17"/>
                <w:szCs w:val="17"/>
                <w:lang w:eastAsia="ja-JP" w:bidi="ar-SA"/>
              </w:rPr>
              <w:t xml:space="preserve">                                    &lt;/TaskKey&gt;</w:t>
            </w:r>
          </w:p>
          <w:p w14:paraId="6578A3F1" w14:textId="77777777" w:rsidR="00F16BEA" w:rsidRPr="00F16BEA" w:rsidRDefault="00F16BEA" w:rsidP="00F16BEA">
            <w:pPr>
              <w:autoSpaceDE w:val="0"/>
              <w:autoSpaceDN w:val="0"/>
              <w:adjustRightInd w:val="0"/>
              <w:spacing w:line="360" w:lineRule="auto"/>
              <w:rPr>
                <w:rFonts w:ascii="Lucida Console" w:hAnsi="Lucida Console" w:cs="Lucida Console"/>
                <w:sz w:val="17"/>
                <w:szCs w:val="17"/>
                <w:lang w:eastAsia="ja-JP" w:bidi="ar-SA"/>
              </w:rPr>
            </w:pPr>
            <w:r w:rsidRPr="00F16BEA">
              <w:rPr>
                <w:rFonts w:ascii="Lucida Console" w:hAnsi="Lucida Console" w:cs="Lucida Console"/>
                <w:sz w:val="17"/>
                <w:szCs w:val="17"/>
                <w:lang w:eastAsia="ja-JP" w:bidi="ar-SA"/>
              </w:rPr>
              <w:t xml:space="preserve">                                    &lt;RelationType&gt;2&lt;/RelationType&gt;</w:t>
            </w:r>
          </w:p>
          <w:p w14:paraId="6036386E" w14:textId="77777777" w:rsidR="00F16BEA" w:rsidRPr="00F16BEA" w:rsidRDefault="00F16BEA" w:rsidP="00F16BEA">
            <w:pPr>
              <w:autoSpaceDE w:val="0"/>
              <w:autoSpaceDN w:val="0"/>
              <w:adjustRightInd w:val="0"/>
              <w:spacing w:line="360" w:lineRule="auto"/>
              <w:rPr>
                <w:rFonts w:ascii="Lucida Console" w:hAnsi="Lucida Console" w:cs="Lucida Console"/>
                <w:sz w:val="17"/>
                <w:szCs w:val="17"/>
                <w:lang w:eastAsia="ja-JP" w:bidi="ar-SA"/>
              </w:rPr>
            </w:pPr>
            <w:r w:rsidRPr="00F16BEA">
              <w:rPr>
                <w:rFonts w:ascii="Lucida Console" w:hAnsi="Lucida Console" w:cs="Lucida Console"/>
                <w:sz w:val="17"/>
                <w:szCs w:val="17"/>
                <w:lang w:eastAsia="ja-JP" w:bidi="ar-SA"/>
              </w:rPr>
              <w:t xml:space="preserve">                                &lt;/TaskEngineerDependency&gt;</w:t>
            </w:r>
          </w:p>
          <w:p w14:paraId="1B1FB2AC" w14:textId="77777777" w:rsidR="00F16BEA" w:rsidRPr="00F16BEA" w:rsidRDefault="00F16BEA" w:rsidP="00F16BEA">
            <w:pPr>
              <w:autoSpaceDE w:val="0"/>
              <w:autoSpaceDN w:val="0"/>
              <w:adjustRightInd w:val="0"/>
              <w:spacing w:line="360" w:lineRule="auto"/>
              <w:rPr>
                <w:rFonts w:ascii="Lucida Console" w:hAnsi="Lucida Console" w:cs="Lucida Console"/>
                <w:sz w:val="17"/>
                <w:szCs w:val="17"/>
                <w:lang w:eastAsia="ja-JP" w:bidi="ar-SA"/>
              </w:rPr>
            </w:pPr>
            <w:r w:rsidRPr="00F16BEA">
              <w:rPr>
                <w:rFonts w:ascii="Lucida Console" w:hAnsi="Lucida Console" w:cs="Lucida Console"/>
                <w:sz w:val="17"/>
                <w:szCs w:val="17"/>
                <w:lang w:eastAsia="ja-JP" w:bidi="ar-SA"/>
              </w:rPr>
              <w:t xml:space="preserve">                            &lt;/EngineerDependencies&gt;</w:t>
            </w:r>
          </w:p>
          <w:p w14:paraId="2A163ABD" w14:textId="77777777" w:rsidR="00F16BEA" w:rsidRPr="00F16BEA" w:rsidRDefault="00F16BEA" w:rsidP="00F16BEA">
            <w:pPr>
              <w:autoSpaceDE w:val="0"/>
              <w:autoSpaceDN w:val="0"/>
              <w:adjustRightInd w:val="0"/>
              <w:spacing w:line="360" w:lineRule="auto"/>
              <w:rPr>
                <w:rFonts w:ascii="Lucida Console" w:hAnsi="Lucida Console" w:cs="Lucida Console"/>
                <w:sz w:val="17"/>
                <w:szCs w:val="17"/>
                <w:lang w:eastAsia="ja-JP" w:bidi="ar-SA"/>
              </w:rPr>
            </w:pPr>
            <w:r w:rsidRPr="00F16BEA">
              <w:rPr>
                <w:rFonts w:ascii="Lucida Console" w:hAnsi="Lucida Console" w:cs="Lucida Console"/>
                <w:sz w:val="17"/>
                <w:szCs w:val="17"/>
                <w:lang w:eastAsia="ja-JP" w:bidi="ar-SA"/>
              </w:rPr>
              <w:t xml:space="preserve">                            &lt;JobComments&gt;</w:t>
            </w:r>
          </w:p>
          <w:p w14:paraId="31D83EBA" w14:textId="77777777" w:rsidR="00F16BEA" w:rsidRPr="00F16BEA" w:rsidRDefault="00F16BEA" w:rsidP="00F16BEA">
            <w:pPr>
              <w:autoSpaceDE w:val="0"/>
              <w:autoSpaceDN w:val="0"/>
              <w:adjustRightInd w:val="0"/>
              <w:spacing w:line="360" w:lineRule="auto"/>
              <w:rPr>
                <w:rFonts w:ascii="Lucida Console" w:hAnsi="Lucida Console" w:cs="Lucida Console"/>
                <w:sz w:val="17"/>
                <w:szCs w:val="17"/>
                <w:lang w:eastAsia="ja-JP" w:bidi="ar-SA"/>
              </w:rPr>
            </w:pPr>
            <w:r w:rsidRPr="00F16BEA">
              <w:rPr>
                <w:rFonts w:ascii="Lucida Console" w:hAnsi="Lucida Console" w:cs="Lucida Console"/>
                <w:sz w:val="17"/>
                <w:szCs w:val="17"/>
                <w:lang w:eastAsia="ja-JP" w:bidi="ar-SA"/>
              </w:rPr>
              <w:t xml:space="preserve">                                &lt;MUSTJobNumber&gt;A1234570&lt;/MUSTJobNumber&gt;</w:t>
            </w:r>
          </w:p>
          <w:p w14:paraId="4FEB25C9" w14:textId="77777777" w:rsidR="00F16BEA" w:rsidRPr="00F16BEA" w:rsidRDefault="00F16BEA" w:rsidP="00F16BEA">
            <w:pPr>
              <w:autoSpaceDE w:val="0"/>
              <w:autoSpaceDN w:val="0"/>
              <w:adjustRightInd w:val="0"/>
              <w:spacing w:line="360" w:lineRule="auto"/>
              <w:rPr>
                <w:rFonts w:ascii="Lucida Console" w:hAnsi="Lucida Console" w:cs="Lucida Console"/>
                <w:sz w:val="17"/>
                <w:szCs w:val="17"/>
                <w:lang w:eastAsia="ja-JP" w:bidi="ar-SA"/>
              </w:rPr>
            </w:pPr>
            <w:r w:rsidRPr="00F16BEA">
              <w:rPr>
                <w:rFonts w:ascii="Lucida Console" w:hAnsi="Lucida Console" w:cs="Lucida Console"/>
                <w:sz w:val="17"/>
                <w:szCs w:val="17"/>
                <w:lang w:eastAsia="ja-JP" w:bidi="ar-SA"/>
              </w:rPr>
              <w:t xml:space="preserve">                            &lt;/JobComments&gt;</w:t>
            </w:r>
          </w:p>
          <w:p w14:paraId="0B155D0D" w14:textId="77777777" w:rsidR="00F16BEA" w:rsidRPr="00F16BEA" w:rsidRDefault="00F16BEA" w:rsidP="00F16BEA">
            <w:pPr>
              <w:autoSpaceDE w:val="0"/>
              <w:autoSpaceDN w:val="0"/>
              <w:adjustRightInd w:val="0"/>
              <w:spacing w:line="360" w:lineRule="auto"/>
              <w:rPr>
                <w:rFonts w:ascii="Lucida Console" w:hAnsi="Lucida Console" w:cs="Lucida Console"/>
                <w:sz w:val="17"/>
                <w:szCs w:val="17"/>
                <w:lang w:eastAsia="ja-JP" w:bidi="ar-SA"/>
              </w:rPr>
            </w:pPr>
            <w:r w:rsidRPr="00F16BEA">
              <w:rPr>
                <w:rFonts w:ascii="Lucida Console" w:hAnsi="Lucida Console" w:cs="Lucida Console"/>
                <w:sz w:val="17"/>
                <w:szCs w:val="17"/>
                <w:lang w:eastAsia="ja-JP" w:bidi="ar-SA"/>
              </w:rPr>
              <w:t xml:space="preserve">                        &lt;/Object&gt;</w:t>
            </w:r>
          </w:p>
          <w:p w14:paraId="4D9F64B5" w14:textId="77777777" w:rsidR="00F16BEA" w:rsidRPr="00F16BEA" w:rsidRDefault="00F16BEA" w:rsidP="00F16BEA">
            <w:pPr>
              <w:autoSpaceDE w:val="0"/>
              <w:autoSpaceDN w:val="0"/>
              <w:adjustRightInd w:val="0"/>
              <w:spacing w:line="360" w:lineRule="auto"/>
              <w:rPr>
                <w:rFonts w:ascii="Lucida Console" w:hAnsi="Lucida Console" w:cs="Lucida Console"/>
                <w:sz w:val="17"/>
                <w:szCs w:val="17"/>
                <w:lang w:eastAsia="ja-JP" w:bidi="ar-SA"/>
              </w:rPr>
            </w:pPr>
            <w:r w:rsidRPr="00F16BEA">
              <w:rPr>
                <w:rFonts w:ascii="Lucida Console" w:hAnsi="Lucida Console" w:cs="Lucida Console"/>
                <w:sz w:val="17"/>
                <w:szCs w:val="17"/>
                <w:lang w:eastAsia="ja-JP" w:bidi="ar-SA"/>
              </w:rPr>
              <w:t xml:space="preserve">                    &lt;/Object&gt;</w:t>
            </w:r>
          </w:p>
          <w:p w14:paraId="76E75B4D" w14:textId="77777777" w:rsidR="00F16BEA" w:rsidRPr="00F16BEA" w:rsidRDefault="00F16BEA" w:rsidP="00F16BEA">
            <w:pPr>
              <w:autoSpaceDE w:val="0"/>
              <w:autoSpaceDN w:val="0"/>
              <w:adjustRightInd w:val="0"/>
              <w:spacing w:line="360" w:lineRule="auto"/>
              <w:rPr>
                <w:rFonts w:ascii="Lucida Console" w:hAnsi="Lucida Console" w:cs="Lucida Console"/>
                <w:sz w:val="17"/>
                <w:szCs w:val="17"/>
                <w:lang w:eastAsia="ja-JP" w:bidi="ar-SA"/>
              </w:rPr>
            </w:pPr>
            <w:r w:rsidRPr="00F16BEA">
              <w:rPr>
                <w:rFonts w:ascii="Lucida Console" w:hAnsi="Lucida Console" w:cs="Lucida Console"/>
                <w:sz w:val="17"/>
                <w:szCs w:val="17"/>
                <w:lang w:eastAsia="ja-JP" w:bidi="ar-SA"/>
              </w:rPr>
              <w:t xml:space="preserve">                &lt;/Operation&gt;</w:t>
            </w:r>
          </w:p>
          <w:p w14:paraId="24A69A3A" w14:textId="77777777" w:rsidR="00F16BEA" w:rsidRPr="00F16BEA" w:rsidRDefault="00F16BEA" w:rsidP="00F16BEA">
            <w:pPr>
              <w:autoSpaceDE w:val="0"/>
              <w:autoSpaceDN w:val="0"/>
              <w:adjustRightInd w:val="0"/>
              <w:spacing w:line="360" w:lineRule="auto"/>
              <w:rPr>
                <w:rFonts w:ascii="Lucida Console" w:hAnsi="Lucida Console" w:cs="Lucida Console"/>
                <w:sz w:val="17"/>
                <w:szCs w:val="17"/>
                <w:lang w:eastAsia="ja-JP" w:bidi="ar-SA"/>
              </w:rPr>
            </w:pPr>
            <w:r w:rsidRPr="00F16BEA">
              <w:rPr>
                <w:rFonts w:ascii="Lucida Console" w:hAnsi="Lucida Console" w:cs="Lucida Console"/>
                <w:sz w:val="17"/>
                <w:szCs w:val="17"/>
                <w:lang w:eastAsia="ja-JP" w:bidi="ar-SA"/>
              </w:rPr>
              <w:t xml:space="preserve">                &lt;Operation&gt;</w:t>
            </w:r>
          </w:p>
          <w:p w14:paraId="26776349" w14:textId="77777777" w:rsidR="00F16BEA" w:rsidRPr="00F16BEA" w:rsidRDefault="00F16BEA" w:rsidP="00F16BEA">
            <w:pPr>
              <w:autoSpaceDE w:val="0"/>
              <w:autoSpaceDN w:val="0"/>
              <w:adjustRightInd w:val="0"/>
              <w:spacing w:line="360" w:lineRule="auto"/>
              <w:rPr>
                <w:rFonts w:ascii="Lucida Console" w:hAnsi="Lucida Console" w:cs="Lucida Console"/>
                <w:sz w:val="17"/>
                <w:szCs w:val="17"/>
                <w:lang w:eastAsia="ja-JP" w:bidi="ar-SA"/>
              </w:rPr>
            </w:pPr>
            <w:r w:rsidRPr="00F16BEA">
              <w:rPr>
                <w:rFonts w:ascii="Lucida Console" w:hAnsi="Lucida Console" w:cs="Lucida Console"/>
                <w:sz w:val="17"/>
                <w:szCs w:val="17"/>
                <w:lang w:eastAsia="ja-JP" w:bidi="ar-SA"/>
              </w:rPr>
              <w:t xml:space="preserve">                    &lt;Action&gt;UpdateOrCreate&lt;/Action&gt;</w:t>
            </w:r>
          </w:p>
          <w:p w14:paraId="4D28B48C" w14:textId="77777777" w:rsidR="00F16BEA" w:rsidRPr="00F16BEA" w:rsidRDefault="00F16BEA" w:rsidP="00F16BEA">
            <w:pPr>
              <w:autoSpaceDE w:val="0"/>
              <w:autoSpaceDN w:val="0"/>
              <w:adjustRightInd w:val="0"/>
              <w:spacing w:line="360" w:lineRule="auto"/>
              <w:rPr>
                <w:rFonts w:ascii="Lucida Console" w:hAnsi="Lucida Console" w:cs="Lucida Console"/>
                <w:sz w:val="17"/>
                <w:szCs w:val="17"/>
                <w:lang w:eastAsia="ja-JP" w:bidi="ar-SA"/>
              </w:rPr>
            </w:pPr>
            <w:r w:rsidRPr="00F16BEA">
              <w:rPr>
                <w:rFonts w:ascii="Lucida Console" w:hAnsi="Lucida Console" w:cs="Lucida Console"/>
                <w:sz w:val="17"/>
                <w:szCs w:val="17"/>
                <w:lang w:eastAsia="ja-JP" w:bidi="ar-SA"/>
              </w:rPr>
              <w:t xml:space="preserve">                    &lt;Object&gt;</w:t>
            </w:r>
          </w:p>
          <w:p w14:paraId="2DA32E36" w14:textId="77777777" w:rsidR="00F16BEA" w:rsidRPr="00F16BEA" w:rsidRDefault="00F16BEA" w:rsidP="00F16BEA">
            <w:pPr>
              <w:autoSpaceDE w:val="0"/>
              <w:autoSpaceDN w:val="0"/>
              <w:adjustRightInd w:val="0"/>
              <w:spacing w:line="360" w:lineRule="auto"/>
              <w:rPr>
                <w:rFonts w:ascii="Lucida Console" w:hAnsi="Lucida Console" w:cs="Lucida Console"/>
                <w:sz w:val="17"/>
                <w:szCs w:val="17"/>
                <w:lang w:eastAsia="ja-JP" w:bidi="ar-SA"/>
              </w:rPr>
            </w:pPr>
            <w:r w:rsidRPr="00F16BEA">
              <w:rPr>
                <w:rFonts w:ascii="Lucida Console" w:hAnsi="Lucida Console" w:cs="Lucida Console"/>
                <w:sz w:val="17"/>
                <w:szCs w:val="17"/>
                <w:lang w:eastAsia="ja-JP" w:bidi="ar-SA"/>
              </w:rPr>
              <w:t xml:space="preserve">                        &lt;Object xsi:type = "GEHCJobComments"&gt;</w:t>
            </w:r>
          </w:p>
          <w:p w14:paraId="68308ECD" w14:textId="77777777" w:rsidR="00F16BEA" w:rsidRPr="00F16BEA" w:rsidRDefault="00F16BEA" w:rsidP="00F16BEA">
            <w:pPr>
              <w:autoSpaceDE w:val="0"/>
              <w:autoSpaceDN w:val="0"/>
              <w:adjustRightInd w:val="0"/>
              <w:spacing w:line="360" w:lineRule="auto"/>
              <w:rPr>
                <w:rFonts w:ascii="Lucida Console" w:hAnsi="Lucida Console" w:cs="Lucida Console"/>
                <w:sz w:val="17"/>
                <w:szCs w:val="17"/>
                <w:lang w:eastAsia="ja-JP" w:bidi="ar-SA"/>
              </w:rPr>
            </w:pPr>
            <w:r w:rsidRPr="00F16BEA">
              <w:rPr>
                <w:rFonts w:ascii="Lucida Console" w:hAnsi="Lucida Console" w:cs="Lucida Console"/>
                <w:sz w:val="17"/>
                <w:szCs w:val="17"/>
                <w:lang w:eastAsia="ja-JP" w:bidi="ar-SA"/>
              </w:rPr>
              <w:t xml:space="preserve">                            &lt;MUSTJobNumber&gt;A1111111&lt;/MUSTJobNumber&gt;</w:t>
            </w:r>
          </w:p>
          <w:p w14:paraId="29E34FBA" w14:textId="77777777" w:rsidR="00F16BEA" w:rsidRPr="00F16BEA" w:rsidRDefault="00F16BEA" w:rsidP="00F16BEA">
            <w:pPr>
              <w:autoSpaceDE w:val="0"/>
              <w:autoSpaceDN w:val="0"/>
              <w:adjustRightInd w:val="0"/>
              <w:spacing w:line="360" w:lineRule="auto"/>
              <w:rPr>
                <w:rFonts w:ascii="Lucida Console" w:hAnsi="Lucida Console" w:cs="Lucida Console"/>
                <w:sz w:val="17"/>
                <w:szCs w:val="17"/>
                <w:lang w:eastAsia="ja-JP" w:bidi="ar-SA"/>
              </w:rPr>
            </w:pPr>
            <w:r w:rsidRPr="00F16BEA">
              <w:rPr>
                <w:rFonts w:ascii="Lucida Console" w:hAnsi="Lucida Console" w:cs="Lucida Console"/>
                <w:sz w:val="17"/>
                <w:szCs w:val="17"/>
                <w:lang w:eastAsia="ja-JP" w:bidi="ar-SA"/>
              </w:rPr>
              <w:t xml:space="preserve">                            &lt;Text&gt;TrainingTask: Very long text&lt;/Text&gt;</w:t>
            </w:r>
          </w:p>
          <w:p w14:paraId="107652B6" w14:textId="77777777" w:rsidR="00F16BEA" w:rsidRPr="00F16BEA" w:rsidRDefault="00F16BEA" w:rsidP="00F16BEA">
            <w:pPr>
              <w:autoSpaceDE w:val="0"/>
              <w:autoSpaceDN w:val="0"/>
              <w:adjustRightInd w:val="0"/>
              <w:spacing w:line="360" w:lineRule="auto"/>
              <w:rPr>
                <w:rFonts w:ascii="Lucida Console" w:hAnsi="Lucida Console" w:cs="Lucida Console"/>
                <w:sz w:val="17"/>
                <w:szCs w:val="17"/>
                <w:lang w:eastAsia="ja-JP" w:bidi="ar-SA"/>
              </w:rPr>
            </w:pPr>
            <w:r w:rsidRPr="00F16BEA">
              <w:rPr>
                <w:rFonts w:ascii="Lucida Console" w:hAnsi="Lucida Console" w:cs="Lucida Console"/>
                <w:sz w:val="17"/>
                <w:szCs w:val="17"/>
                <w:lang w:eastAsia="ja-JP" w:bidi="ar-SA"/>
              </w:rPr>
              <w:t xml:space="preserve">                        &lt;/Object&gt;</w:t>
            </w:r>
          </w:p>
          <w:p w14:paraId="264FD62D" w14:textId="77777777" w:rsidR="00F16BEA" w:rsidRPr="00F16BEA" w:rsidRDefault="00F16BEA" w:rsidP="00F16BEA">
            <w:pPr>
              <w:autoSpaceDE w:val="0"/>
              <w:autoSpaceDN w:val="0"/>
              <w:adjustRightInd w:val="0"/>
              <w:spacing w:line="360" w:lineRule="auto"/>
              <w:rPr>
                <w:rFonts w:ascii="Lucida Console" w:hAnsi="Lucida Console" w:cs="Lucida Console"/>
                <w:sz w:val="17"/>
                <w:szCs w:val="17"/>
                <w:lang w:eastAsia="ja-JP" w:bidi="ar-SA"/>
              </w:rPr>
            </w:pPr>
            <w:r w:rsidRPr="00F16BEA">
              <w:rPr>
                <w:rFonts w:ascii="Lucida Console" w:hAnsi="Lucida Console" w:cs="Lucida Console"/>
                <w:sz w:val="17"/>
                <w:szCs w:val="17"/>
                <w:lang w:eastAsia="ja-JP" w:bidi="ar-SA"/>
              </w:rPr>
              <w:t xml:space="preserve">                    &lt;/Object&gt;</w:t>
            </w:r>
          </w:p>
          <w:p w14:paraId="5FD84FD1" w14:textId="77777777" w:rsidR="00F16BEA" w:rsidRPr="00F16BEA" w:rsidRDefault="00F16BEA" w:rsidP="00F16BEA">
            <w:pPr>
              <w:autoSpaceDE w:val="0"/>
              <w:autoSpaceDN w:val="0"/>
              <w:adjustRightInd w:val="0"/>
              <w:spacing w:line="360" w:lineRule="auto"/>
              <w:rPr>
                <w:rFonts w:ascii="Lucida Console" w:hAnsi="Lucida Console" w:cs="Lucida Console"/>
                <w:sz w:val="17"/>
                <w:szCs w:val="17"/>
                <w:lang w:eastAsia="ja-JP" w:bidi="ar-SA"/>
              </w:rPr>
            </w:pPr>
            <w:r w:rsidRPr="00F16BEA">
              <w:rPr>
                <w:rFonts w:ascii="Lucida Console" w:hAnsi="Lucida Console" w:cs="Lucida Console"/>
                <w:sz w:val="17"/>
                <w:szCs w:val="17"/>
                <w:lang w:eastAsia="ja-JP" w:bidi="ar-SA"/>
              </w:rPr>
              <w:t xml:space="preserve">                &lt;/Operation&gt;</w:t>
            </w:r>
          </w:p>
          <w:p w14:paraId="087AEC1B" w14:textId="77777777" w:rsidR="00F16BEA" w:rsidRPr="00F16BEA" w:rsidRDefault="00F16BEA" w:rsidP="00F16BEA">
            <w:pPr>
              <w:autoSpaceDE w:val="0"/>
              <w:autoSpaceDN w:val="0"/>
              <w:adjustRightInd w:val="0"/>
              <w:spacing w:line="360" w:lineRule="auto"/>
              <w:rPr>
                <w:rFonts w:ascii="Lucida Console" w:hAnsi="Lucida Console" w:cs="Lucida Console"/>
                <w:sz w:val="17"/>
                <w:szCs w:val="17"/>
                <w:lang w:eastAsia="ja-JP" w:bidi="ar-SA"/>
              </w:rPr>
            </w:pPr>
            <w:r w:rsidRPr="00F16BEA">
              <w:rPr>
                <w:rFonts w:ascii="Lucida Console" w:hAnsi="Lucida Console" w:cs="Lucida Console"/>
                <w:sz w:val="17"/>
                <w:szCs w:val="17"/>
                <w:lang w:eastAsia="ja-JP" w:bidi="ar-SA"/>
              </w:rPr>
              <w:t xml:space="preserve">                &lt;Operation&gt;</w:t>
            </w:r>
          </w:p>
          <w:p w14:paraId="6EC07FDA" w14:textId="77777777" w:rsidR="00F16BEA" w:rsidRPr="00F16BEA" w:rsidRDefault="00F16BEA" w:rsidP="00F16BEA">
            <w:pPr>
              <w:autoSpaceDE w:val="0"/>
              <w:autoSpaceDN w:val="0"/>
              <w:adjustRightInd w:val="0"/>
              <w:spacing w:line="360" w:lineRule="auto"/>
              <w:rPr>
                <w:rFonts w:ascii="Lucida Console" w:hAnsi="Lucida Console" w:cs="Lucida Console"/>
                <w:sz w:val="17"/>
                <w:szCs w:val="17"/>
                <w:lang w:eastAsia="ja-JP" w:bidi="ar-SA"/>
              </w:rPr>
            </w:pPr>
            <w:r w:rsidRPr="00F16BEA">
              <w:rPr>
                <w:rFonts w:ascii="Lucida Console" w:hAnsi="Lucida Console" w:cs="Lucida Console"/>
                <w:sz w:val="17"/>
                <w:szCs w:val="17"/>
                <w:lang w:eastAsia="ja-JP" w:bidi="ar-SA"/>
              </w:rPr>
              <w:t xml:space="preserve">                    &lt;Action&gt;Update&lt;/Action&gt;</w:t>
            </w:r>
          </w:p>
          <w:p w14:paraId="69F5C94D" w14:textId="77777777" w:rsidR="00F16BEA" w:rsidRPr="00F16BEA" w:rsidRDefault="00F16BEA" w:rsidP="00F16BEA">
            <w:pPr>
              <w:autoSpaceDE w:val="0"/>
              <w:autoSpaceDN w:val="0"/>
              <w:adjustRightInd w:val="0"/>
              <w:spacing w:line="360" w:lineRule="auto"/>
              <w:rPr>
                <w:rFonts w:ascii="Lucida Console" w:hAnsi="Lucida Console" w:cs="Lucida Console"/>
                <w:sz w:val="17"/>
                <w:szCs w:val="17"/>
                <w:lang w:eastAsia="ja-JP" w:bidi="ar-SA"/>
              </w:rPr>
            </w:pPr>
            <w:r w:rsidRPr="00F16BEA">
              <w:rPr>
                <w:rFonts w:ascii="Lucida Console" w:hAnsi="Lucida Console" w:cs="Lucida Console"/>
                <w:sz w:val="17"/>
                <w:szCs w:val="17"/>
                <w:lang w:eastAsia="ja-JP" w:bidi="ar-SA"/>
              </w:rPr>
              <w:t xml:space="preserve">                    &lt;Object&gt;</w:t>
            </w:r>
          </w:p>
          <w:p w14:paraId="15387999" w14:textId="77777777" w:rsidR="00F16BEA" w:rsidRPr="00F16BEA" w:rsidRDefault="00F16BEA" w:rsidP="00F16BEA">
            <w:pPr>
              <w:autoSpaceDE w:val="0"/>
              <w:autoSpaceDN w:val="0"/>
              <w:adjustRightInd w:val="0"/>
              <w:spacing w:line="360" w:lineRule="auto"/>
              <w:rPr>
                <w:rFonts w:ascii="Lucida Console" w:hAnsi="Lucida Console" w:cs="Lucida Console"/>
                <w:sz w:val="17"/>
                <w:szCs w:val="17"/>
                <w:lang w:eastAsia="ja-JP" w:bidi="ar-SA"/>
              </w:rPr>
            </w:pPr>
            <w:r w:rsidRPr="00F16BEA">
              <w:rPr>
                <w:rFonts w:ascii="Lucida Console" w:hAnsi="Lucida Console" w:cs="Lucida Console"/>
                <w:sz w:val="17"/>
                <w:szCs w:val="17"/>
                <w:lang w:eastAsia="ja-JP" w:bidi="ar-SA"/>
              </w:rPr>
              <w:t xml:space="preserve">                        &lt;Object xsi:type = "Task"&gt;</w:t>
            </w:r>
          </w:p>
          <w:p w14:paraId="329DA844" w14:textId="4F1E7EC1" w:rsidR="00F16BEA" w:rsidRPr="00F16BEA" w:rsidRDefault="00F16BEA" w:rsidP="00F16BEA">
            <w:pPr>
              <w:autoSpaceDE w:val="0"/>
              <w:autoSpaceDN w:val="0"/>
              <w:adjustRightInd w:val="0"/>
              <w:spacing w:line="360" w:lineRule="auto"/>
              <w:rPr>
                <w:rFonts w:ascii="Lucida Console" w:hAnsi="Lucida Console" w:cs="Lucida Console"/>
                <w:sz w:val="17"/>
                <w:szCs w:val="17"/>
                <w:lang w:eastAsia="ja-JP" w:bidi="ar-SA"/>
              </w:rPr>
            </w:pPr>
            <w:r w:rsidRPr="00F16BEA">
              <w:rPr>
                <w:rFonts w:ascii="Lucida Console" w:hAnsi="Lucida Console" w:cs="Lucida Console"/>
                <w:sz w:val="17"/>
                <w:szCs w:val="17"/>
                <w:lang w:eastAsia="ja-JP" w:bidi="ar-SA"/>
              </w:rPr>
              <w:t xml:space="preserve">                            </w:t>
            </w:r>
            <w:del w:id="1188" w:author="Duncan Hardie" w:date="2014-04-15T10:26:00Z">
              <w:r w:rsidRPr="00F16BEA" w:rsidDel="00AA61B2">
                <w:rPr>
                  <w:rFonts w:ascii="Lucida Console" w:hAnsi="Lucida Console" w:cs="Lucida Console"/>
                  <w:sz w:val="17"/>
                  <w:szCs w:val="17"/>
                  <w:lang w:eastAsia="ja-JP" w:bidi="ar-SA"/>
                </w:rPr>
                <w:delText>&lt;CallID&gt;</w:delText>
              </w:r>
            </w:del>
            <w:ins w:id="1189" w:author="Duncan Hardie" w:date="2014-04-15T10:26:00Z">
              <w:r w:rsidR="00AA61B2">
                <w:rPr>
                  <w:rFonts w:ascii="Lucida Console" w:hAnsi="Lucida Console" w:cs="Lucida Console"/>
                  <w:sz w:val="17"/>
                  <w:szCs w:val="17"/>
                  <w:lang w:eastAsia="ja-JP" w:bidi="ar-SA"/>
                </w:rPr>
                <w:t>&lt;CallID&gt;GB-</w:t>
              </w:r>
            </w:ins>
            <w:r w:rsidRPr="00F16BEA">
              <w:rPr>
                <w:rFonts w:ascii="Lucida Console" w:hAnsi="Lucida Console" w:cs="Lucida Console"/>
                <w:sz w:val="17"/>
                <w:szCs w:val="17"/>
                <w:lang w:eastAsia="ja-JP" w:bidi="ar-SA"/>
              </w:rPr>
              <w:t>A1234570</w:t>
            </w:r>
            <w:del w:id="1190" w:author="Duncan Hardie" w:date="2014-04-15T10:26:00Z">
              <w:r w:rsidRPr="00F16BEA" w:rsidDel="00AA61B2">
                <w:rPr>
                  <w:rFonts w:ascii="Lucida Console" w:hAnsi="Lucida Console" w:cs="Lucida Console"/>
                  <w:sz w:val="17"/>
                  <w:szCs w:val="17"/>
                  <w:lang w:eastAsia="ja-JP" w:bidi="ar-SA"/>
                </w:rPr>
                <w:delText>&lt;/CallID&gt;</w:delText>
              </w:r>
            </w:del>
            <w:ins w:id="1191" w:author="Duncan Hardie" w:date="2014-04-15T10:26:00Z">
              <w:r w:rsidR="00AA61B2">
                <w:rPr>
                  <w:rFonts w:ascii="Lucida Console" w:hAnsi="Lucida Console" w:cs="Lucida Console"/>
                  <w:sz w:val="17"/>
                  <w:szCs w:val="17"/>
                  <w:lang w:eastAsia="ja-JP" w:bidi="ar-SA"/>
                </w:rPr>
                <w:t>-1&lt;/CallID&gt;</w:t>
              </w:r>
            </w:ins>
          </w:p>
          <w:p w14:paraId="654D0FB1" w14:textId="77777777" w:rsidR="00F16BEA" w:rsidRPr="00F16BEA" w:rsidRDefault="00F16BEA" w:rsidP="00F16BEA">
            <w:pPr>
              <w:autoSpaceDE w:val="0"/>
              <w:autoSpaceDN w:val="0"/>
              <w:adjustRightInd w:val="0"/>
              <w:spacing w:line="360" w:lineRule="auto"/>
              <w:rPr>
                <w:rFonts w:ascii="Lucida Console" w:hAnsi="Lucida Console" w:cs="Lucida Console"/>
                <w:sz w:val="17"/>
                <w:szCs w:val="17"/>
                <w:lang w:eastAsia="ja-JP" w:bidi="ar-SA"/>
              </w:rPr>
            </w:pPr>
            <w:r w:rsidRPr="00F16BEA">
              <w:rPr>
                <w:rFonts w:ascii="Lucida Console" w:hAnsi="Lucida Console" w:cs="Lucida Console"/>
                <w:sz w:val="17"/>
                <w:szCs w:val="17"/>
                <w:lang w:eastAsia="ja-JP" w:bidi="ar-SA"/>
              </w:rPr>
              <w:t xml:space="preserve">                            &lt;Number&gt;2&lt;/Number&gt;</w:t>
            </w:r>
          </w:p>
          <w:p w14:paraId="585FF515" w14:textId="77777777" w:rsidR="00F16BEA" w:rsidRPr="00F16BEA" w:rsidRDefault="00F16BEA" w:rsidP="00F16BEA">
            <w:pPr>
              <w:autoSpaceDE w:val="0"/>
              <w:autoSpaceDN w:val="0"/>
              <w:adjustRightInd w:val="0"/>
              <w:spacing w:line="360" w:lineRule="auto"/>
              <w:rPr>
                <w:rFonts w:ascii="Lucida Console" w:hAnsi="Lucida Console" w:cs="Lucida Console"/>
                <w:sz w:val="17"/>
                <w:szCs w:val="17"/>
                <w:lang w:eastAsia="ja-JP" w:bidi="ar-SA"/>
              </w:rPr>
            </w:pPr>
            <w:r w:rsidRPr="00F16BEA">
              <w:rPr>
                <w:rFonts w:ascii="Lucida Console" w:hAnsi="Lucida Console" w:cs="Lucida Console"/>
                <w:sz w:val="17"/>
                <w:szCs w:val="17"/>
                <w:lang w:eastAsia="ja-JP" w:bidi="ar-SA"/>
              </w:rPr>
              <w:t xml:space="preserve">                            &lt;JobComments&gt;</w:t>
            </w:r>
          </w:p>
          <w:p w14:paraId="744A032A" w14:textId="77777777" w:rsidR="00F16BEA" w:rsidRPr="00F16BEA" w:rsidRDefault="00F16BEA" w:rsidP="00F16BEA">
            <w:pPr>
              <w:autoSpaceDE w:val="0"/>
              <w:autoSpaceDN w:val="0"/>
              <w:adjustRightInd w:val="0"/>
              <w:spacing w:line="360" w:lineRule="auto"/>
              <w:rPr>
                <w:rFonts w:ascii="Lucida Console" w:hAnsi="Lucida Console" w:cs="Lucida Console"/>
                <w:sz w:val="17"/>
                <w:szCs w:val="17"/>
                <w:lang w:eastAsia="ja-JP" w:bidi="ar-SA"/>
              </w:rPr>
            </w:pPr>
            <w:r w:rsidRPr="00F16BEA">
              <w:rPr>
                <w:rFonts w:ascii="Lucida Console" w:hAnsi="Lucida Console" w:cs="Lucida Console"/>
                <w:sz w:val="17"/>
                <w:szCs w:val="17"/>
                <w:lang w:eastAsia="ja-JP" w:bidi="ar-SA"/>
              </w:rPr>
              <w:t xml:space="preserve">                                &lt;MUSTJobNumber&gt;A1111111&lt;/MUSTJobNumber&gt;</w:t>
            </w:r>
          </w:p>
          <w:p w14:paraId="5668489C" w14:textId="77777777" w:rsidR="00F16BEA" w:rsidRPr="00F16BEA" w:rsidRDefault="00F16BEA" w:rsidP="00F16BEA">
            <w:pPr>
              <w:autoSpaceDE w:val="0"/>
              <w:autoSpaceDN w:val="0"/>
              <w:adjustRightInd w:val="0"/>
              <w:spacing w:line="360" w:lineRule="auto"/>
              <w:rPr>
                <w:rFonts w:ascii="Lucida Console" w:hAnsi="Lucida Console" w:cs="Lucida Console"/>
                <w:sz w:val="17"/>
                <w:szCs w:val="17"/>
                <w:lang w:eastAsia="ja-JP" w:bidi="ar-SA"/>
              </w:rPr>
            </w:pPr>
            <w:r w:rsidRPr="00F16BEA">
              <w:rPr>
                <w:rFonts w:ascii="Lucida Console" w:hAnsi="Lucida Console" w:cs="Lucida Console"/>
                <w:sz w:val="17"/>
                <w:szCs w:val="17"/>
                <w:lang w:eastAsia="ja-JP" w:bidi="ar-SA"/>
              </w:rPr>
              <w:t xml:space="preserve">                            &lt;/JobComments&gt;</w:t>
            </w:r>
          </w:p>
          <w:p w14:paraId="79B6674E" w14:textId="77777777" w:rsidR="00F16BEA" w:rsidRPr="00F16BEA" w:rsidRDefault="00F16BEA" w:rsidP="00F16BEA">
            <w:pPr>
              <w:autoSpaceDE w:val="0"/>
              <w:autoSpaceDN w:val="0"/>
              <w:adjustRightInd w:val="0"/>
              <w:spacing w:line="360" w:lineRule="auto"/>
              <w:rPr>
                <w:rFonts w:ascii="Lucida Console" w:hAnsi="Lucida Console" w:cs="Lucida Console"/>
                <w:sz w:val="17"/>
                <w:szCs w:val="17"/>
                <w:lang w:eastAsia="ja-JP" w:bidi="ar-SA"/>
              </w:rPr>
            </w:pPr>
            <w:r w:rsidRPr="00F16BEA">
              <w:rPr>
                <w:rFonts w:ascii="Lucida Console" w:hAnsi="Lucida Console" w:cs="Lucida Console"/>
                <w:sz w:val="17"/>
                <w:szCs w:val="17"/>
                <w:lang w:eastAsia="ja-JP" w:bidi="ar-SA"/>
              </w:rPr>
              <w:t xml:space="preserve">                        &lt;/Object&gt;</w:t>
            </w:r>
          </w:p>
          <w:p w14:paraId="65A604FC" w14:textId="77777777" w:rsidR="00F16BEA" w:rsidRPr="00F16BEA" w:rsidRDefault="00F16BEA" w:rsidP="00F16BEA">
            <w:pPr>
              <w:autoSpaceDE w:val="0"/>
              <w:autoSpaceDN w:val="0"/>
              <w:adjustRightInd w:val="0"/>
              <w:spacing w:line="360" w:lineRule="auto"/>
              <w:rPr>
                <w:rFonts w:ascii="Lucida Console" w:hAnsi="Lucida Console" w:cs="Lucida Console"/>
                <w:sz w:val="17"/>
                <w:szCs w:val="17"/>
                <w:lang w:eastAsia="ja-JP" w:bidi="ar-SA"/>
              </w:rPr>
            </w:pPr>
            <w:r w:rsidRPr="00F16BEA">
              <w:rPr>
                <w:rFonts w:ascii="Lucida Console" w:hAnsi="Lucida Console" w:cs="Lucida Console"/>
                <w:sz w:val="17"/>
                <w:szCs w:val="17"/>
                <w:lang w:eastAsia="ja-JP" w:bidi="ar-SA"/>
              </w:rPr>
              <w:t xml:space="preserve">                    &lt;/Object&gt;</w:t>
            </w:r>
          </w:p>
          <w:p w14:paraId="2D1A15E2" w14:textId="77777777" w:rsidR="00F16BEA" w:rsidRPr="00F16BEA" w:rsidRDefault="00F16BEA" w:rsidP="00F16BEA">
            <w:pPr>
              <w:autoSpaceDE w:val="0"/>
              <w:autoSpaceDN w:val="0"/>
              <w:adjustRightInd w:val="0"/>
              <w:spacing w:line="360" w:lineRule="auto"/>
              <w:rPr>
                <w:rFonts w:ascii="Lucida Console" w:hAnsi="Lucida Console" w:cs="Lucida Console"/>
                <w:sz w:val="17"/>
                <w:szCs w:val="17"/>
                <w:lang w:eastAsia="ja-JP" w:bidi="ar-SA"/>
              </w:rPr>
            </w:pPr>
            <w:r w:rsidRPr="00F16BEA">
              <w:rPr>
                <w:rFonts w:ascii="Lucida Console" w:hAnsi="Lucida Console" w:cs="Lucida Console"/>
                <w:sz w:val="17"/>
                <w:szCs w:val="17"/>
                <w:lang w:eastAsia="ja-JP" w:bidi="ar-SA"/>
              </w:rPr>
              <w:t xml:space="preserve">                &lt;/Operation&gt;</w:t>
            </w:r>
          </w:p>
          <w:p w14:paraId="5CC64CE0" w14:textId="77777777" w:rsidR="00F16BEA" w:rsidRPr="00F16BEA" w:rsidRDefault="00F16BEA" w:rsidP="00F16BEA">
            <w:pPr>
              <w:autoSpaceDE w:val="0"/>
              <w:autoSpaceDN w:val="0"/>
              <w:adjustRightInd w:val="0"/>
              <w:spacing w:line="360" w:lineRule="auto"/>
              <w:rPr>
                <w:rFonts w:ascii="Lucida Console" w:hAnsi="Lucida Console" w:cs="Lucida Console"/>
                <w:sz w:val="17"/>
                <w:szCs w:val="17"/>
                <w:lang w:eastAsia="ja-JP" w:bidi="ar-SA"/>
              </w:rPr>
            </w:pPr>
            <w:r w:rsidRPr="00F16BEA">
              <w:rPr>
                <w:rFonts w:ascii="Lucida Console" w:hAnsi="Lucida Console" w:cs="Lucida Console"/>
                <w:sz w:val="17"/>
                <w:szCs w:val="17"/>
                <w:lang w:eastAsia="ja-JP" w:bidi="ar-SA"/>
              </w:rPr>
              <w:t xml:space="preserve">            &lt;/Operations&gt;</w:t>
            </w:r>
          </w:p>
          <w:p w14:paraId="3E801C0B" w14:textId="77777777" w:rsidR="00F16BEA" w:rsidRPr="00F16BEA" w:rsidRDefault="00F16BEA" w:rsidP="00F16BEA">
            <w:pPr>
              <w:autoSpaceDE w:val="0"/>
              <w:autoSpaceDN w:val="0"/>
              <w:adjustRightInd w:val="0"/>
              <w:spacing w:line="360" w:lineRule="auto"/>
              <w:rPr>
                <w:rFonts w:ascii="Lucida Console" w:hAnsi="Lucida Console" w:cs="Lucida Console"/>
                <w:sz w:val="17"/>
                <w:szCs w:val="17"/>
                <w:lang w:eastAsia="ja-JP" w:bidi="ar-SA"/>
              </w:rPr>
            </w:pPr>
            <w:r w:rsidRPr="00F16BEA">
              <w:rPr>
                <w:rFonts w:ascii="Lucida Console" w:hAnsi="Lucida Console" w:cs="Lucida Console"/>
                <w:sz w:val="17"/>
                <w:szCs w:val="17"/>
                <w:lang w:eastAsia="ja-JP" w:bidi="ar-SA"/>
              </w:rPr>
              <w:t xml:space="preserve">            &lt;OneTransaction&gt;false&lt;/OneTransaction&gt;</w:t>
            </w:r>
          </w:p>
          <w:p w14:paraId="53C0B6B3" w14:textId="77777777" w:rsidR="00F16BEA" w:rsidRPr="00F16BEA" w:rsidRDefault="00F16BEA" w:rsidP="00F16BEA">
            <w:pPr>
              <w:autoSpaceDE w:val="0"/>
              <w:autoSpaceDN w:val="0"/>
              <w:adjustRightInd w:val="0"/>
              <w:spacing w:line="360" w:lineRule="auto"/>
              <w:rPr>
                <w:rFonts w:ascii="Lucida Console" w:hAnsi="Lucida Console" w:cs="Lucida Console"/>
                <w:sz w:val="17"/>
                <w:szCs w:val="17"/>
                <w:lang w:eastAsia="ja-JP" w:bidi="ar-SA"/>
              </w:rPr>
            </w:pPr>
            <w:r w:rsidRPr="00F16BEA">
              <w:rPr>
                <w:rFonts w:ascii="Lucida Console" w:hAnsi="Lucida Console" w:cs="Lucida Console"/>
                <w:sz w:val="17"/>
                <w:szCs w:val="17"/>
                <w:lang w:eastAsia="ja-JP" w:bidi="ar-SA"/>
              </w:rPr>
              <w:t xml:space="preserve">            &lt;ContinueOnError&gt;false&lt;/ContinueOnError&gt;</w:t>
            </w:r>
          </w:p>
          <w:p w14:paraId="232DCFAA" w14:textId="77777777" w:rsidR="00F16BEA" w:rsidRPr="00F16BEA" w:rsidRDefault="00F16BEA" w:rsidP="00F16BEA">
            <w:pPr>
              <w:autoSpaceDE w:val="0"/>
              <w:autoSpaceDN w:val="0"/>
              <w:adjustRightInd w:val="0"/>
              <w:spacing w:line="360" w:lineRule="auto"/>
              <w:rPr>
                <w:rFonts w:ascii="Lucida Console" w:hAnsi="Lucida Console" w:cs="Lucida Console"/>
                <w:sz w:val="17"/>
                <w:szCs w:val="17"/>
                <w:lang w:eastAsia="ja-JP" w:bidi="ar-SA"/>
              </w:rPr>
            </w:pPr>
            <w:r w:rsidRPr="00F16BEA">
              <w:rPr>
                <w:rFonts w:ascii="Lucida Console" w:hAnsi="Lucida Console" w:cs="Lucida Console"/>
                <w:sz w:val="17"/>
                <w:szCs w:val="17"/>
                <w:lang w:eastAsia="ja-JP" w:bidi="ar-SA"/>
              </w:rPr>
              <w:t xml:space="preserve">        &lt;/ExecuteMultipleOperations&gt;</w:t>
            </w:r>
          </w:p>
          <w:p w14:paraId="2F84700B" w14:textId="77777777" w:rsidR="00F16BEA" w:rsidRPr="00F16BEA" w:rsidRDefault="00F16BEA" w:rsidP="00F16BEA">
            <w:pPr>
              <w:autoSpaceDE w:val="0"/>
              <w:autoSpaceDN w:val="0"/>
              <w:adjustRightInd w:val="0"/>
              <w:spacing w:line="360" w:lineRule="auto"/>
              <w:rPr>
                <w:rFonts w:ascii="Lucida Console" w:hAnsi="Lucida Console" w:cs="Lucida Console"/>
                <w:sz w:val="17"/>
                <w:szCs w:val="17"/>
                <w:lang w:eastAsia="ja-JP" w:bidi="ar-SA"/>
              </w:rPr>
            </w:pPr>
            <w:r w:rsidRPr="00F16BEA">
              <w:rPr>
                <w:rFonts w:ascii="Lucida Console" w:hAnsi="Lucida Console" w:cs="Lucida Console"/>
                <w:sz w:val="17"/>
                <w:szCs w:val="17"/>
                <w:lang w:eastAsia="ja-JP" w:bidi="ar-SA"/>
              </w:rPr>
              <w:t xml:space="preserve">    &lt;/s:Body&gt;</w:t>
            </w:r>
          </w:p>
          <w:p w14:paraId="6F77D288" w14:textId="51AACB29" w:rsidR="003D2A8E" w:rsidRPr="00906D8F" w:rsidRDefault="00F16BEA" w:rsidP="00DB537E">
            <w:pPr>
              <w:autoSpaceDE w:val="0"/>
              <w:autoSpaceDN w:val="0"/>
              <w:adjustRightInd w:val="0"/>
              <w:spacing w:line="360" w:lineRule="auto"/>
              <w:rPr>
                <w:rFonts w:ascii="Lucida Console" w:hAnsi="Lucida Console" w:cs="Lucida Console"/>
                <w:sz w:val="17"/>
                <w:szCs w:val="17"/>
                <w:lang w:eastAsia="ja-JP"/>
              </w:rPr>
            </w:pPr>
            <w:r w:rsidRPr="00F16BEA">
              <w:rPr>
                <w:rFonts w:ascii="Lucida Console" w:hAnsi="Lucida Console" w:cs="Lucida Console"/>
                <w:sz w:val="17"/>
                <w:szCs w:val="17"/>
                <w:lang w:eastAsia="ja-JP" w:bidi="ar-SA"/>
              </w:rPr>
              <w:t>&lt;/s:Envelope&gt;</w:t>
            </w:r>
          </w:p>
        </w:tc>
      </w:tr>
    </w:tbl>
    <w:p w14:paraId="108C76AB" w14:textId="77777777" w:rsidR="003D2A8E" w:rsidRPr="00224137" w:rsidRDefault="003D2A8E" w:rsidP="003C422C">
      <w:pPr>
        <w:pStyle w:val="Heading4"/>
        <w:numPr>
          <w:ilvl w:val="2"/>
          <w:numId w:val="2"/>
        </w:numPr>
      </w:pPr>
      <w:r w:rsidRPr="00224137">
        <w:lastRenderedPageBreak/>
        <w:t>Response</w:t>
      </w:r>
      <w:r>
        <w:t xml:space="preserve"> Message</w:t>
      </w:r>
    </w:p>
    <w:p w14:paraId="77B135B7" w14:textId="6DCBE8E4" w:rsidR="003D2A8E" w:rsidRDefault="003D2A8E" w:rsidP="003C422C">
      <w:pPr>
        <w:pStyle w:val="BodyText3"/>
        <w:ind w:left="0"/>
      </w:pPr>
      <w:r>
        <w:t xml:space="preserve">On success, a message will be returned with the </w:t>
      </w:r>
      <w:r w:rsidR="008A51AA">
        <w:t>GEHCJobComments</w:t>
      </w:r>
      <w:r>
        <w:t xml:space="preserve"> &amp; Task data according to the settings of the </w:t>
      </w:r>
      <w:r w:rsidRPr="00E15177">
        <w:t>TaskRequestedProperties</w:t>
      </w:r>
      <w:r w:rsidRPr="00E15177" w:rsidDel="00E15177">
        <w:t xml:space="preserve"> </w:t>
      </w:r>
      <w:r>
        <w:t>in the request message, with no SOAP errors.</w:t>
      </w:r>
      <w:r w:rsidRPr="007D444B">
        <w:t xml:space="preserve"> </w:t>
      </w:r>
    </w:p>
    <w:tbl>
      <w:tblPr>
        <w:tblW w:w="0" w:type="auto"/>
        <w:tblLook w:val="04A0" w:firstRow="1" w:lastRow="0" w:firstColumn="1" w:lastColumn="0" w:noHBand="0" w:noVBand="1"/>
      </w:tblPr>
      <w:tblGrid>
        <w:gridCol w:w="10296"/>
      </w:tblGrid>
      <w:tr w:rsidR="00250C07" w14:paraId="6966C267" w14:textId="77777777" w:rsidTr="00250C07">
        <w:tc>
          <w:tcPr>
            <w:tcW w:w="10296" w:type="dxa"/>
          </w:tcPr>
          <w:p w14:paraId="56EDA02C" w14:textId="77777777" w:rsidR="00F16BEA" w:rsidRPr="00F16BEA" w:rsidRDefault="00F16BEA" w:rsidP="00F16BEA">
            <w:pPr>
              <w:autoSpaceDE w:val="0"/>
              <w:autoSpaceDN w:val="0"/>
              <w:adjustRightInd w:val="0"/>
              <w:spacing w:line="360" w:lineRule="auto"/>
              <w:rPr>
                <w:rFonts w:ascii="Lucida Console" w:hAnsi="Lucida Console" w:cs="Lucida Console"/>
                <w:sz w:val="17"/>
                <w:szCs w:val="17"/>
                <w:lang w:eastAsia="ja-JP" w:bidi="ar-SA"/>
              </w:rPr>
            </w:pPr>
            <w:r w:rsidRPr="00F16BEA">
              <w:rPr>
                <w:rFonts w:ascii="Lucida Console" w:hAnsi="Lucida Console" w:cs="Lucida Console"/>
                <w:sz w:val="17"/>
                <w:szCs w:val="17"/>
                <w:lang w:eastAsia="ja-JP" w:bidi="ar-SA"/>
              </w:rPr>
              <w:t>&lt;s:Envelope xmlns:s = "http://schemas.xmlsoap.org/soap/envelope/"&gt;</w:t>
            </w:r>
          </w:p>
          <w:p w14:paraId="7526A6BA" w14:textId="77777777" w:rsidR="00F16BEA" w:rsidRPr="00F16BEA" w:rsidRDefault="00F16BEA" w:rsidP="00F16BEA">
            <w:pPr>
              <w:autoSpaceDE w:val="0"/>
              <w:autoSpaceDN w:val="0"/>
              <w:adjustRightInd w:val="0"/>
              <w:spacing w:line="360" w:lineRule="auto"/>
              <w:rPr>
                <w:rFonts w:ascii="Lucida Console" w:hAnsi="Lucida Console" w:cs="Lucida Console"/>
                <w:sz w:val="17"/>
                <w:szCs w:val="17"/>
                <w:lang w:eastAsia="ja-JP" w:bidi="ar-SA"/>
              </w:rPr>
            </w:pPr>
            <w:r w:rsidRPr="00F16BEA">
              <w:rPr>
                <w:rFonts w:ascii="Lucida Console" w:hAnsi="Lucida Console" w:cs="Lucida Console"/>
                <w:sz w:val="17"/>
                <w:szCs w:val="17"/>
                <w:lang w:eastAsia="ja-JP" w:bidi="ar-SA"/>
              </w:rPr>
              <w:t xml:space="preserve">    &lt;s:Body&gt;</w:t>
            </w:r>
          </w:p>
          <w:p w14:paraId="66D7193D" w14:textId="77777777" w:rsidR="00F16BEA" w:rsidRPr="00F16BEA" w:rsidRDefault="00F16BEA" w:rsidP="00F16BEA">
            <w:pPr>
              <w:autoSpaceDE w:val="0"/>
              <w:autoSpaceDN w:val="0"/>
              <w:adjustRightInd w:val="0"/>
              <w:spacing w:line="360" w:lineRule="auto"/>
              <w:rPr>
                <w:rFonts w:ascii="Lucida Console" w:hAnsi="Lucida Console" w:cs="Lucida Console"/>
                <w:sz w:val="17"/>
                <w:szCs w:val="17"/>
                <w:lang w:eastAsia="ja-JP" w:bidi="ar-SA"/>
              </w:rPr>
            </w:pPr>
            <w:r w:rsidRPr="00F16BEA">
              <w:rPr>
                <w:rFonts w:ascii="Lucida Console" w:hAnsi="Lucida Console" w:cs="Lucida Console"/>
                <w:sz w:val="17"/>
                <w:szCs w:val="17"/>
                <w:lang w:eastAsia="ja-JP" w:bidi="ar-SA"/>
              </w:rPr>
              <w:t xml:space="preserve">        &lt;ExecuteMultipleOperationsResponse xmlns = "http://www.clicksoftware.com"&gt;</w:t>
            </w:r>
          </w:p>
          <w:p w14:paraId="64F03A1C" w14:textId="77777777" w:rsidR="00F16BEA" w:rsidRPr="00F16BEA" w:rsidRDefault="00F16BEA" w:rsidP="00F16BEA">
            <w:pPr>
              <w:autoSpaceDE w:val="0"/>
              <w:autoSpaceDN w:val="0"/>
              <w:adjustRightInd w:val="0"/>
              <w:spacing w:line="360" w:lineRule="auto"/>
              <w:rPr>
                <w:rFonts w:ascii="Lucida Console" w:hAnsi="Lucida Console" w:cs="Lucida Console"/>
                <w:sz w:val="17"/>
                <w:szCs w:val="17"/>
                <w:lang w:eastAsia="ja-JP" w:bidi="ar-SA"/>
              </w:rPr>
            </w:pPr>
            <w:r w:rsidRPr="00F16BEA">
              <w:rPr>
                <w:rFonts w:ascii="Lucida Console" w:hAnsi="Lucida Console" w:cs="Lucida Console"/>
                <w:sz w:val="17"/>
                <w:szCs w:val="17"/>
                <w:lang w:eastAsia="ja-JP" w:bidi="ar-SA"/>
              </w:rPr>
              <w:t xml:space="preserve">            &lt;Operations&gt;</w:t>
            </w:r>
          </w:p>
          <w:p w14:paraId="6EF23529" w14:textId="77777777" w:rsidR="00F16BEA" w:rsidRPr="00F16BEA" w:rsidRDefault="00F16BEA" w:rsidP="00F16BEA">
            <w:pPr>
              <w:autoSpaceDE w:val="0"/>
              <w:autoSpaceDN w:val="0"/>
              <w:adjustRightInd w:val="0"/>
              <w:spacing w:line="360" w:lineRule="auto"/>
              <w:rPr>
                <w:rFonts w:ascii="Lucida Console" w:hAnsi="Lucida Console" w:cs="Lucida Console"/>
                <w:sz w:val="17"/>
                <w:szCs w:val="17"/>
                <w:lang w:eastAsia="ja-JP" w:bidi="ar-SA"/>
              </w:rPr>
            </w:pPr>
            <w:r w:rsidRPr="00F16BEA">
              <w:rPr>
                <w:rFonts w:ascii="Lucida Console" w:hAnsi="Lucida Console" w:cs="Lucida Console"/>
                <w:sz w:val="17"/>
                <w:szCs w:val="17"/>
                <w:lang w:eastAsia="ja-JP" w:bidi="ar-SA"/>
              </w:rPr>
              <w:t xml:space="preserve">                &lt;Operation d3p1:type = "SucceededOperation" xmlns:d3p1 = "http://www.w3.org/2001/XMLSchema-instance"&gt;</w:t>
            </w:r>
          </w:p>
          <w:p w14:paraId="5CEE62CC" w14:textId="77777777" w:rsidR="00F16BEA" w:rsidRPr="00F16BEA" w:rsidRDefault="00F16BEA" w:rsidP="00F16BEA">
            <w:pPr>
              <w:autoSpaceDE w:val="0"/>
              <w:autoSpaceDN w:val="0"/>
              <w:adjustRightInd w:val="0"/>
              <w:spacing w:line="360" w:lineRule="auto"/>
              <w:rPr>
                <w:rFonts w:ascii="Lucida Console" w:hAnsi="Lucida Console" w:cs="Lucida Console"/>
                <w:sz w:val="17"/>
                <w:szCs w:val="17"/>
                <w:lang w:eastAsia="ja-JP" w:bidi="ar-SA"/>
              </w:rPr>
            </w:pPr>
            <w:r w:rsidRPr="00F16BEA">
              <w:rPr>
                <w:rFonts w:ascii="Lucida Console" w:hAnsi="Lucida Console" w:cs="Lucida Console"/>
                <w:sz w:val="17"/>
                <w:szCs w:val="17"/>
                <w:lang w:eastAsia="ja-JP" w:bidi="ar-SA"/>
              </w:rPr>
              <w:t xml:space="preserve">                    &lt;Action&gt;Update&lt;/Action&gt;</w:t>
            </w:r>
          </w:p>
          <w:p w14:paraId="40512485" w14:textId="77777777" w:rsidR="00F16BEA" w:rsidRPr="00F16BEA" w:rsidRDefault="00F16BEA" w:rsidP="00F16BEA">
            <w:pPr>
              <w:autoSpaceDE w:val="0"/>
              <w:autoSpaceDN w:val="0"/>
              <w:adjustRightInd w:val="0"/>
              <w:spacing w:line="360" w:lineRule="auto"/>
              <w:rPr>
                <w:rFonts w:ascii="Lucida Console" w:hAnsi="Lucida Console" w:cs="Lucida Console"/>
                <w:sz w:val="17"/>
                <w:szCs w:val="17"/>
                <w:lang w:eastAsia="ja-JP" w:bidi="ar-SA"/>
              </w:rPr>
            </w:pPr>
            <w:r w:rsidRPr="00F16BEA">
              <w:rPr>
                <w:rFonts w:ascii="Lucida Console" w:hAnsi="Lucida Console" w:cs="Lucida Console"/>
                <w:sz w:val="17"/>
                <w:szCs w:val="17"/>
                <w:lang w:eastAsia="ja-JP" w:bidi="ar-SA"/>
              </w:rPr>
              <w:t xml:space="preserve">                    &lt;Object&gt;</w:t>
            </w:r>
          </w:p>
          <w:p w14:paraId="03F2D830" w14:textId="77777777" w:rsidR="00F16BEA" w:rsidRPr="00F16BEA" w:rsidRDefault="00F16BEA" w:rsidP="00F16BEA">
            <w:pPr>
              <w:autoSpaceDE w:val="0"/>
              <w:autoSpaceDN w:val="0"/>
              <w:adjustRightInd w:val="0"/>
              <w:spacing w:line="360" w:lineRule="auto"/>
              <w:rPr>
                <w:rFonts w:ascii="Lucida Console" w:hAnsi="Lucida Console" w:cs="Lucida Console"/>
                <w:sz w:val="17"/>
                <w:szCs w:val="17"/>
                <w:lang w:eastAsia="ja-JP" w:bidi="ar-SA"/>
              </w:rPr>
            </w:pPr>
            <w:r w:rsidRPr="00F16BEA">
              <w:rPr>
                <w:rFonts w:ascii="Lucida Console" w:hAnsi="Lucida Console" w:cs="Lucida Console"/>
                <w:sz w:val="17"/>
                <w:szCs w:val="17"/>
                <w:lang w:eastAsia="ja-JP" w:bidi="ar-SA"/>
              </w:rPr>
              <w:t xml:space="preserve">                        &lt;ObjectReference</w:t>
            </w:r>
          </w:p>
          <w:p w14:paraId="165C630F" w14:textId="77777777" w:rsidR="00F16BEA" w:rsidRPr="00F16BEA" w:rsidRDefault="00F16BEA" w:rsidP="00F16BEA">
            <w:pPr>
              <w:autoSpaceDE w:val="0"/>
              <w:autoSpaceDN w:val="0"/>
              <w:adjustRightInd w:val="0"/>
              <w:spacing w:line="360" w:lineRule="auto"/>
              <w:rPr>
                <w:rFonts w:ascii="Lucida Console" w:hAnsi="Lucida Console" w:cs="Lucida Console"/>
                <w:sz w:val="17"/>
                <w:szCs w:val="17"/>
                <w:lang w:eastAsia="ja-JP" w:bidi="ar-SA"/>
              </w:rPr>
            </w:pPr>
            <w:r w:rsidRPr="00F16BEA">
              <w:rPr>
                <w:rFonts w:ascii="Lucida Console" w:hAnsi="Lucida Console" w:cs="Lucida Console"/>
                <w:sz w:val="17"/>
                <w:szCs w:val="17"/>
                <w:lang w:eastAsia="ja-JP" w:bidi="ar-SA"/>
              </w:rPr>
              <w:t xml:space="preserve">                            Key = "1166082050"</w:t>
            </w:r>
          </w:p>
          <w:p w14:paraId="71510412" w14:textId="77777777" w:rsidR="00F16BEA" w:rsidRPr="00F16BEA" w:rsidRDefault="00F16BEA" w:rsidP="00F16BEA">
            <w:pPr>
              <w:autoSpaceDE w:val="0"/>
              <w:autoSpaceDN w:val="0"/>
              <w:adjustRightInd w:val="0"/>
              <w:spacing w:line="360" w:lineRule="auto"/>
              <w:rPr>
                <w:rFonts w:ascii="Lucida Console" w:hAnsi="Lucida Console" w:cs="Lucida Console"/>
                <w:sz w:val="17"/>
                <w:szCs w:val="17"/>
                <w:lang w:eastAsia="ja-JP" w:bidi="ar-SA"/>
              </w:rPr>
            </w:pPr>
            <w:r w:rsidRPr="00F16BEA">
              <w:rPr>
                <w:rFonts w:ascii="Lucida Console" w:hAnsi="Lucida Console" w:cs="Lucida Console"/>
                <w:sz w:val="17"/>
                <w:szCs w:val="17"/>
                <w:lang w:eastAsia="ja-JP" w:bidi="ar-SA"/>
              </w:rPr>
              <w:t xml:space="preserve">                            DisplayString = "A1234570"</w:t>
            </w:r>
          </w:p>
          <w:p w14:paraId="4C162DA2" w14:textId="77777777" w:rsidR="00F16BEA" w:rsidRPr="00F16BEA" w:rsidRDefault="00F16BEA" w:rsidP="00F16BEA">
            <w:pPr>
              <w:autoSpaceDE w:val="0"/>
              <w:autoSpaceDN w:val="0"/>
              <w:adjustRightInd w:val="0"/>
              <w:spacing w:line="360" w:lineRule="auto"/>
              <w:rPr>
                <w:rFonts w:ascii="Lucida Console" w:hAnsi="Lucida Console" w:cs="Lucida Console"/>
                <w:sz w:val="17"/>
                <w:szCs w:val="17"/>
                <w:lang w:eastAsia="ja-JP" w:bidi="ar-SA"/>
              </w:rPr>
            </w:pPr>
            <w:r w:rsidRPr="00F16BEA">
              <w:rPr>
                <w:rFonts w:ascii="Lucida Console" w:hAnsi="Lucida Console" w:cs="Lucida Console"/>
                <w:sz w:val="17"/>
                <w:szCs w:val="17"/>
                <w:lang w:eastAsia="ja-JP" w:bidi="ar-SA"/>
              </w:rPr>
              <w:t xml:space="preserve">                            d3p1:type = "GEHCJobCommentsReference"&gt;A1234570&lt;/ObjectReference&gt;</w:t>
            </w:r>
          </w:p>
          <w:p w14:paraId="09E18CE0" w14:textId="77777777" w:rsidR="00F16BEA" w:rsidRPr="00F16BEA" w:rsidRDefault="00F16BEA" w:rsidP="00F16BEA">
            <w:pPr>
              <w:autoSpaceDE w:val="0"/>
              <w:autoSpaceDN w:val="0"/>
              <w:adjustRightInd w:val="0"/>
              <w:spacing w:line="360" w:lineRule="auto"/>
              <w:rPr>
                <w:rFonts w:ascii="Lucida Console" w:hAnsi="Lucida Console" w:cs="Lucida Console"/>
                <w:sz w:val="17"/>
                <w:szCs w:val="17"/>
                <w:lang w:eastAsia="ja-JP" w:bidi="ar-SA"/>
              </w:rPr>
            </w:pPr>
            <w:r w:rsidRPr="00F16BEA">
              <w:rPr>
                <w:rFonts w:ascii="Lucida Console" w:hAnsi="Lucida Console" w:cs="Lucida Console"/>
                <w:sz w:val="17"/>
                <w:szCs w:val="17"/>
                <w:lang w:eastAsia="ja-JP" w:bidi="ar-SA"/>
              </w:rPr>
              <w:t xml:space="preserve">                    &lt;/Object&gt;</w:t>
            </w:r>
          </w:p>
          <w:p w14:paraId="2CE62BDE" w14:textId="77777777" w:rsidR="00F16BEA" w:rsidRPr="00F16BEA" w:rsidRDefault="00F16BEA" w:rsidP="00F16BEA">
            <w:pPr>
              <w:autoSpaceDE w:val="0"/>
              <w:autoSpaceDN w:val="0"/>
              <w:adjustRightInd w:val="0"/>
              <w:spacing w:line="360" w:lineRule="auto"/>
              <w:rPr>
                <w:rFonts w:ascii="Lucida Console" w:hAnsi="Lucida Console" w:cs="Lucida Console"/>
                <w:sz w:val="17"/>
                <w:szCs w:val="17"/>
                <w:lang w:eastAsia="ja-JP" w:bidi="ar-SA"/>
              </w:rPr>
            </w:pPr>
            <w:r w:rsidRPr="00F16BEA">
              <w:rPr>
                <w:rFonts w:ascii="Lucida Console" w:hAnsi="Lucida Console" w:cs="Lucida Console"/>
                <w:sz w:val="17"/>
                <w:szCs w:val="17"/>
                <w:lang w:eastAsia="ja-JP" w:bidi="ar-SA"/>
              </w:rPr>
              <w:t xml:space="preserve">                &lt;/Operation&gt;</w:t>
            </w:r>
          </w:p>
          <w:p w14:paraId="152DA9DC" w14:textId="77777777" w:rsidR="00F16BEA" w:rsidRPr="00F16BEA" w:rsidRDefault="00F16BEA" w:rsidP="00F16BEA">
            <w:pPr>
              <w:autoSpaceDE w:val="0"/>
              <w:autoSpaceDN w:val="0"/>
              <w:adjustRightInd w:val="0"/>
              <w:spacing w:line="360" w:lineRule="auto"/>
              <w:rPr>
                <w:rFonts w:ascii="Lucida Console" w:hAnsi="Lucida Console" w:cs="Lucida Console"/>
                <w:sz w:val="17"/>
                <w:szCs w:val="17"/>
                <w:lang w:eastAsia="ja-JP" w:bidi="ar-SA"/>
              </w:rPr>
            </w:pPr>
            <w:r w:rsidRPr="00F16BEA">
              <w:rPr>
                <w:rFonts w:ascii="Lucida Console" w:hAnsi="Lucida Console" w:cs="Lucida Console"/>
                <w:sz w:val="17"/>
                <w:szCs w:val="17"/>
                <w:lang w:eastAsia="ja-JP" w:bidi="ar-SA"/>
              </w:rPr>
              <w:t xml:space="preserve">                &lt;Operation d3p1:type = "SucceededOperation" xmlns:d3p1 = "http://www.w3.org/2001/XMLSchema-instance"&gt;</w:t>
            </w:r>
          </w:p>
          <w:p w14:paraId="13DA17F8" w14:textId="77777777" w:rsidR="00F16BEA" w:rsidRPr="00F16BEA" w:rsidRDefault="00F16BEA" w:rsidP="00F16BEA">
            <w:pPr>
              <w:autoSpaceDE w:val="0"/>
              <w:autoSpaceDN w:val="0"/>
              <w:adjustRightInd w:val="0"/>
              <w:spacing w:line="360" w:lineRule="auto"/>
              <w:rPr>
                <w:rFonts w:ascii="Lucida Console" w:hAnsi="Lucida Console" w:cs="Lucida Console"/>
                <w:sz w:val="17"/>
                <w:szCs w:val="17"/>
                <w:lang w:eastAsia="ja-JP" w:bidi="ar-SA"/>
              </w:rPr>
            </w:pPr>
            <w:r w:rsidRPr="00F16BEA">
              <w:rPr>
                <w:rFonts w:ascii="Lucida Console" w:hAnsi="Lucida Console" w:cs="Lucida Console"/>
                <w:sz w:val="17"/>
                <w:szCs w:val="17"/>
                <w:lang w:eastAsia="ja-JP" w:bidi="ar-SA"/>
              </w:rPr>
              <w:t xml:space="preserve">                    &lt;Action&gt;Update&lt;/Action&gt;</w:t>
            </w:r>
          </w:p>
          <w:p w14:paraId="30D63DAA" w14:textId="77777777" w:rsidR="00F16BEA" w:rsidRPr="00F16BEA" w:rsidRDefault="00F16BEA" w:rsidP="00F16BEA">
            <w:pPr>
              <w:autoSpaceDE w:val="0"/>
              <w:autoSpaceDN w:val="0"/>
              <w:adjustRightInd w:val="0"/>
              <w:spacing w:line="360" w:lineRule="auto"/>
              <w:rPr>
                <w:rFonts w:ascii="Lucida Console" w:hAnsi="Lucida Console" w:cs="Lucida Console"/>
                <w:sz w:val="17"/>
                <w:szCs w:val="17"/>
                <w:lang w:eastAsia="ja-JP" w:bidi="ar-SA"/>
              </w:rPr>
            </w:pPr>
            <w:r w:rsidRPr="00F16BEA">
              <w:rPr>
                <w:rFonts w:ascii="Lucida Console" w:hAnsi="Lucida Console" w:cs="Lucida Console"/>
                <w:sz w:val="17"/>
                <w:szCs w:val="17"/>
                <w:lang w:eastAsia="ja-JP" w:bidi="ar-SA"/>
              </w:rPr>
              <w:t xml:space="preserve">                    &lt;Object&gt;</w:t>
            </w:r>
          </w:p>
          <w:p w14:paraId="260881EB" w14:textId="77777777" w:rsidR="00F16BEA" w:rsidRPr="00F16BEA" w:rsidRDefault="00F16BEA" w:rsidP="00F16BEA">
            <w:pPr>
              <w:autoSpaceDE w:val="0"/>
              <w:autoSpaceDN w:val="0"/>
              <w:adjustRightInd w:val="0"/>
              <w:spacing w:line="360" w:lineRule="auto"/>
              <w:rPr>
                <w:rFonts w:ascii="Lucida Console" w:hAnsi="Lucida Console" w:cs="Lucida Console"/>
                <w:sz w:val="17"/>
                <w:szCs w:val="17"/>
                <w:lang w:eastAsia="ja-JP" w:bidi="ar-SA"/>
              </w:rPr>
            </w:pPr>
            <w:r w:rsidRPr="00F16BEA">
              <w:rPr>
                <w:rFonts w:ascii="Lucida Console" w:hAnsi="Lucida Console" w:cs="Lucida Console"/>
                <w:sz w:val="17"/>
                <w:szCs w:val="17"/>
                <w:lang w:eastAsia="ja-JP" w:bidi="ar-SA"/>
              </w:rPr>
              <w:t xml:space="preserve">                        &lt;ObjectReference</w:t>
            </w:r>
          </w:p>
          <w:p w14:paraId="2F6CE213" w14:textId="77777777" w:rsidR="00F16BEA" w:rsidRPr="00F16BEA" w:rsidRDefault="00F16BEA" w:rsidP="00F16BEA">
            <w:pPr>
              <w:autoSpaceDE w:val="0"/>
              <w:autoSpaceDN w:val="0"/>
              <w:adjustRightInd w:val="0"/>
              <w:spacing w:line="360" w:lineRule="auto"/>
              <w:rPr>
                <w:rFonts w:ascii="Lucida Console" w:hAnsi="Lucida Console" w:cs="Lucida Console"/>
                <w:sz w:val="17"/>
                <w:szCs w:val="17"/>
                <w:lang w:eastAsia="ja-JP" w:bidi="ar-SA"/>
              </w:rPr>
            </w:pPr>
            <w:r w:rsidRPr="00F16BEA">
              <w:rPr>
                <w:rFonts w:ascii="Lucida Console" w:hAnsi="Lucida Console" w:cs="Lucida Console"/>
                <w:sz w:val="17"/>
                <w:szCs w:val="17"/>
                <w:lang w:eastAsia="ja-JP" w:bidi="ar-SA"/>
              </w:rPr>
              <w:t xml:space="preserve">                            Key = "39498624"</w:t>
            </w:r>
          </w:p>
          <w:p w14:paraId="7F29B43C" w14:textId="77777777" w:rsidR="00F16BEA" w:rsidRPr="00F16BEA" w:rsidRDefault="00F16BEA" w:rsidP="00F16BEA">
            <w:pPr>
              <w:autoSpaceDE w:val="0"/>
              <w:autoSpaceDN w:val="0"/>
              <w:adjustRightInd w:val="0"/>
              <w:spacing w:line="360" w:lineRule="auto"/>
              <w:rPr>
                <w:rFonts w:ascii="Lucida Console" w:hAnsi="Lucida Console" w:cs="Lucida Console"/>
                <w:sz w:val="17"/>
                <w:szCs w:val="17"/>
                <w:lang w:eastAsia="ja-JP" w:bidi="ar-SA"/>
              </w:rPr>
            </w:pPr>
            <w:r w:rsidRPr="00F16BEA">
              <w:rPr>
                <w:rFonts w:ascii="Lucida Console" w:hAnsi="Lucida Console" w:cs="Lucida Console"/>
                <w:sz w:val="17"/>
                <w:szCs w:val="17"/>
                <w:lang w:eastAsia="ja-JP" w:bidi="ar-SA"/>
              </w:rPr>
              <w:t xml:space="preserve">                            DisplayString = "A1234570"</w:t>
            </w:r>
          </w:p>
          <w:p w14:paraId="7DF470FB" w14:textId="77777777" w:rsidR="00F16BEA" w:rsidRPr="00F16BEA" w:rsidRDefault="00F16BEA" w:rsidP="00F16BEA">
            <w:pPr>
              <w:autoSpaceDE w:val="0"/>
              <w:autoSpaceDN w:val="0"/>
              <w:adjustRightInd w:val="0"/>
              <w:spacing w:line="360" w:lineRule="auto"/>
              <w:rPr>
                <w:rFonts w:ascii="Lucida Console" w:hAnsi="Lucida Console" w:cs="Lucida Console"/>
                <w:sz w:val="17"/>
                <w:szCs w:val="17"/>
                <w:lang w:eastAsia="ja-JP" w:bidi="ar-SA"/>
              </w:rPr>
            </w:pPr>
            <w:r w:rsidRPr="00F16BEA">
              <w:rPr>
                <w:rFonts w:ascii="Lucida Console" w:hAnsi="Lucida Console" w:cs="Lucida Console"/>
                <w:sz w:val="17"/>
                <w:szCs w:val="17"/>
                <w:lang w:eastAsia="ja-JP" w:bidi="ar-SA"/>
              </w:rPr>
              <w:t xml:space="preserve">                            d3p1:type = "TaskReference"&gt;</w:t>
            </w:r>
          </w:p>
          <w:p w14:paraId="259F51E2" w14:textId="5FF185E2" w:rsidR="00F16BEA" w:rsidRPr="00F16BEA" w:rsidRDefault="00F16BEA" w:rsidP="00F16BEA">
            <w:pPr>
              <w:autoSpaceDE w:val="0"/>
              <w:autoSpaceDN w:val="0"/>
              <w:adjustRightInd w:val="0"/>
              <w:spacing w:line="360" w:lineRule="auto"/>
              <w:rPr>
                <w:rFonts w:ascii="Lucida Console" w:hAnsi="Lucida Console" w:cs="Lucida Console"/>
                <w:sz w:val="17"/>
                <w:szCs w:val="17"/>
                <w:lang w:eastAsia="ja-JP" w:bidi="ar-SA"/>
              </w:rPr>
            </w:pPr>
            <w:r w:rsidRPr="00F16BEA">
              <w:rPr>
                <w:rFonts w:ascii="Lucida Console" w:hAnsi="Lucida Console" w:cs="Lucida Console"/>
                <w:sz w:val="17"/>
                <w:szCs w:val="17"/>
                <w:lang w:eastAsia="ja-JP" w:bidi="ar-SA"/>
              </w:rPr>
              <w:t xml:space="preserve">                            </w:t>
            </w:r>
            <w:del w:id="1192" w:author="Duncan Hardie" w:date="2014-04-15T10:26:00Z">
              <w:r w:rsidRPr="00F16BEA" w:rsidDel="00AA61B2">
                <w:rPr>
                  <w:rFonts w:ascii="Lucida Console" w:hAnsi="Lucida Console" w:cs="Lucida Console"/>
                  <w:sz w:val="17"/>
                  <w:szCs w:val="17"/>
                  <w:lang w:eastAsia="ja-JP" w:bidi="ar-SA"/>
                </w:rPr>
                <w:delText>&lt;CallID&gt;</w:delText>
              </w:r>
            </w:del>
            <w:ins w:id="1193" w:author="Duncan Hardie" w:date="2014-04-15T10:26:00Z">
              <w:r w:rsidR="00AA61B2">
                <w:rPr>
                  <w:rFonts w:ascii="Lucida Console" w:hAnsi="Lucida Console" w:cs="Lucida Console"/>
                  <w:sz w:val="17"/>
                  <w:szCs w:val="17"/>
                  <w:lang w:eastAsia="ja-JP" w:bidi="ar-SA"/>
                </w:rPr>
                <w:t>&lt;CallID&gt;GB-</w:t>
              </w:r>
            </w:ins>
            <w:r w:rsidRPr="00F16BEA">
              <w:rPr>
                <w:rFonts w:ascii="Lucida Console" w:hAnsi="Lucida Console" w:cs="Lucida Console"/>
                <w:sz w:val="17"/>
                <w:szCs w:val="17"/>
                <w:lang w:eastAsia="ja-JP" w:bidi="ar-SA"/>
              </w:rPr>
              <w:t>A1234570</w:t>
            </w:r>
            <w:del w:id="1194" w:author="Duncan Hardie" w:date="2014-04-15T10:26:00Z">
              <w:r w:rsidRPr="00F16BEA" w:rsidDel="00AA61B2">
                <w:rPr>
                  <w:rFonts w:ascii="Lucida Console" w:hAnsi="Lucida Console" w:cs="Lucida Console"/>
                  <w:sz w:val="17"/>
                  <w:szCs w:val="17"/>
                  <w:lang w:eastAsia="ja-JP" w:bidi="ar-SA"/>
                </w:rPr>
                <w:delText>&lt;/CallID&gt;</w:delText>
              </w:r>
            </w:del>
            <w:ins w:id="1195" w:author="Duncan Hardie" w:date="2014-04-15T10:26:00Z">
              <w:r w:rsidR="00AA61B2">
                <w:rPr>
                  <w:rFonts w:ascii="Lucida Console" w:hAnsi="Lucida Console" w:cs="Lucida Console"/>
                  <w:sz w:val="17"/>
                  <w:szCs w:val="17"/>
                  <w:lang w:eastAsia="ja-JP" w:bidi="ar-SA"/>
                </w:rPr>
                <w:t>-1&lt;/CallID&gt;</w:t>
              </w:r>
            </w:ins>
          </w:p>
          <w:p w14:paraId="6C1518F3" w14:textId="77777777" w:rsidR="00F16BEA" w:rsidRPr="00F16BEA" w:rsidRDefault="00F16BEA" w:rsidP="00F16BEA">
            <w:pPr>
              <w:autoSpaceDE w:val="0"/>
              <w:autoSpaceDN w:val="0"/>
              <w:adjustRightInd w:val="0"/>
              <w:spacing w:line="360" w:lineRule="auto"/>
              <w:rPr>
                <w:rFonts w:ascii="Lucida Console" w:hAnsi="Lucida Console" w:cs="Lucida Console"/>
                <w:sz w:val="17"/>
                <w:szCs w:val="17"/>
                <w:lang w:eastAsia="ja-JP" w:bidi="ar-SA"/>
              </w:rPr>
            </w:pPr>
            <w:r w:rsidRPr="00F16BEA">
              <w:rPr>
                <w:rFonts w:ascii="Lucida Console" w:hAnsi="Lucida Console" w:cs="Lucida Console"/>
                <w:sz w:val="17"/>
                <w:szCs w:val="17"/>
                <w:lang w:eastAsia="ja-JP" w:bidi="ar-SA"/>
              </w:rPr>
              <w:t xml:space="preserve">                            &lt;Number&gt;1&lt;/Number&gt;</w:t>
            </w:r>
          </w:p>
          <w:p w14:paraId="006B17EB" w14:textId="77777777" w:rsidR="00F16BEA" w:rsidRPr="00F16BEA" w:rsidRDefault="00F16BEA" w:rsidP="00F16BEA">
            <w:pPr>
              <w:autoSpaceDE w:val="0"/>
              <w:autoSpaceDN w:val="0"/>
              <w:adjustRightInd w:val="0"/>
              <w:spacing w:line="360" w:lineRule="auto"/>
              <w:rPr>
                <w:rFonts w:ascii="Lucida Console" w:hAnsi="Lucida Console" w:cs="Lucida Console"/>
                <w:sz w:val="17"/>
                <w:szCs w:val="17"/>
                <w:lang w:eastAsia="ja-JP" w:bidi="ar-SA"/>
              </w:rPr>
            </w:pPr>
            <w:r w:rsidRPr="00F16BEA">
              <w:rPr>
                <w:rFonts w:ascii="Lucida Console" w:hAnsi="Lucida Console" w:cs="Lucida Console"/>
                <w:sz w:val="17"/>
                <w:szCs w:val="17"/>
                <w:lang w:eastAsia="ja-JP" w:bidi="ar-SA"/>
              </w:rPr>
              <w:t xml:space="preserve">                        &lt;/ObjectReference&gt;</w:t>
            </w:r>
          </w:p>
          <w:p w14:paraId="27814CBE" w14:textId="77777777" w:rsidR="00F16BEA" w:rsidRPr="00F16BEA" w:rsidRDefault="00F16BEA" w:rsidP="00F16BEA">
            <w:pPr>
              <w:autoSpaceDE w:val="0"/>
              <w:autoSpaceDN w:val="0"/>
              <w:adjustRightInd w:val="0"/>
              <w:spacing w:line="360" w:lineRule="auto"/>
              <w:rPr>
                <w:rFonts w:ascii="Lucida Console" w:hAnsi="Lucida Console" w:cs="Lucida Console"/>
                <w:sz w:val="17"/>
                <w:szCs w:val="17"/>
                <w:lang w:eastAsia="ja-JP" w:bidi="ar-SA"/>
              </w:rPr>
            </w:pPr>
            <w:r w:rsidRPr="00F16BEA">
              <w:rPr>
                <w:rFonts w:ascii="Lucida Console" w:hAnsi="Lucida Console" w:cs="Lucida Console"/>
                <w:sz w:val="17"/>
                <w:szCs w:val="17"/>
                <w:lang w:eastAsia="ja-JP" w:bidi="ar-SA"/>
              </w:rPr>
              <w:t xml:space="preserve">                    &lt;/Object&gt;</w:t>
            </w:r>
          </w:p>
          <w:p w14:paraId="2669DB9C" w14:textId="77777777" w:rsidR="00F16BEA" w:rsidRPr="00F16BEA" w:rsidRDefault="00F16BEA" w:rsidP="00F16BEA">
            <w:pPr>
              <w:autoSpaceDE w:val="0"/>
              <w:autoSpaceDN w:val="0"/>
              <w:adjustRightInd w:val="0"/>
              <w:spacing w:line="360" w:lineRule="auto"/>
              <w:rPr>
                <w:rFonts w:ascii="Lucida Console" w:hAnsi="Lucida Console" w:cs="Lucida Console"/>
                <w:sz w:val="17"/>
                <w:szCs w:val="17"/>
                <w:lang w:eastAsia="ja-JP" w:bidi="ar-SA"/>
              </w:rPr>
            </w:pPr>
            <w:r w:rsidRPr="00F16BEA">
              <w:rPr>
                <w:rFonts w:ascii="Lucida Console" w:hAnsi="Lucida Console" w:cs="Lucida Console"/>
                <w:sz w:val="17"/>
                <w:szCs w:val="17"/>
                <w:lang w:eastAsia="ja-JP" w:bidi="ar-SA"/>
              </w:rPr>
              <w:t xml:space="preserve">                &lt;/Operation&gt;</w:t>
            </w:r>
          </w:p>
          <w:p w14:paraId="461AB2B2" w14:textId="77777777" w:rsidR="00F16BEA" w:rsidRPr="00F16BEA" w:rsidRDefault="00F16BEA" w:rsidP="00F16BEA">
            <w:pPr>
              <w:autoSpaceDE w:val="0"/>
              <w:autoSpaceDN w:val="0"/>
              <w:adjustRightInd w:val="0"/>
              <w:spacing w:line="360" w:lineRule="auto"/>
              <w:rPr>
                <w:rFonts w:ascii="Lucida Console" w:hAnsi="Lucida Console" w:cs="Lucida Console"/>
                <w:sz w:val="17"/>
                <w:szCs w:val="17"/>
                <w:lang w:eastAsia="ja-JP" w:bidi="ar-SA"/>
              </w:rPr>
            </w:pPr>
            <w:r w:rsidRPr="00F16BEA">
              <w:rPr>
                <w:rFonts w:ascii="Lucida Console" w:hAnsi="Lucida Console" w:cs="Lucida Console"/>
                <w:sz w:val="17"/>
                <w:szCs w:val="17"/>
                <w:lang w:eastAsia="ja-JP" w:bidi="ar-SA"/>
              </w:rPr>
              <w:t xml:space="preserve">                &lt;Operation d3p1:type = "SucceededOperation" xmlns:d3p1 = "http://www.w3.org/2001/XMLSchema-instance"&gt;</w:t>
            </w:r>
          </w:p>
          <w:p w14:paraId="09462FA5" w14:textId="77777777" w:rsidR="00F16BEA" w:rsidRPr="00F16BEA" w:rsidRDefault="00F16BEA" w:rsidP="00F16BEA">
            <w:pPr>
              <w:autoSpaceDE w:val="0"/>
              <w:autoSpaceDN w:val="0"/>
              <w:adjustRightInd w:val="0"/>
              <w:spacing w:line="360" w:lineRule="auto"/>
              <w:rPr>
                <w:rFonts w:ascii="Lucida Console" w:hAnsi="Lucida Console" w:cs="Lucida Console"/>
                <w:sz w:val="17"/>
                <w:szCs w:val="17"/>
                <w:lang w:eastAsia="ja-JP" w:bidi="ar-SA"/>
              </w:rPr>
            </w:pPr>
            <w:r w:rsidRPr="00F16BEA">
              <w:rPr>
                <w:rFonts w:ascii="Lucida Console" w:hAnsi="Lucida Console" w:cs="Lucida Console"/>
                <w:sz w:val="17"/>
                <w:szCs w:val="17"/>
                <w:lang w:eastAsia="ja-JP" w:bidi="ar-SA"/>
              </w:rPr>
              <w:t xml:space="preserve">                    &lt;Action&gt;Update&lt;/Action&gt;</w:t>
            </w:r>
          </w:p>
          <w:p w14:paraId="649E87FC" w14:textId="77777777" w:rsidR="00F16BEA" w:rsidRPr="00F16BEA" w:rsidRDefault="00F16BEA" w:rsidP="00F16BEA">
            <w:pPr>
              <w:autoSpaceDE w:val="0"/>
              <w:autoSpaceDN w:val="0"/>
              <w:adjustRightInd w:val="0"/>
              <w:spacing w:line="360" w:lineRule="auto"/>
              <w:rPr>
                <w:rFonts w:ascii="Lucida Console" w:hAnsi="Lucida Console" w:cs="Lucida Console"/>
                <w:sz w:val="17"/>
                <w:szCs w:val="17"/>
                <w:lang w:eastAsia="ja-JP" w:bidi="ar-SA"/>
              </w:rPr>
            </w:pPr>
            <w:r w:rsidRPr="00F16BEA">
              <w:rPr>
                <w:rFonts w:ascii="Lucida Console" w:hAnsi="Lucida Console" w:cs="Lucida Console"/>
                <w:sz w:val="17"/>
                <w:szCs w:val="17"/>
                <w:lang w:eastAsia="ja-JP" w:bidi="ar-SA"/>
              </w:rPr>
              <w:t xml:space="preserve">                    &lt;Object&gt;</w:t>
            </w:r>
          </w:p>
          <w:p w14:paraId="30D3AD7B" w14:textId="77777777" w:rsidR="00F16BEA" w:rsidRPr="00F16BEA" w:rsidRDefault="00F16BEA" w:rsidP="00F16BEA">
            <w:pPr>
              <w:autoSpaceDE w:val="0"/>
              <w:autoSpaceDN w:val="0"/>
              <w:adjustRightInd w:val="0"/>
              <w:spacing w:line="360" w:lineRule="auto"/>
              <w:rPr>
                <w:rFonts w:ascii="Lucida Console" w:hAnsi="Lucida Console" w:cs="Lucida Console"/>
                <w:sz w:val="17"/>
                <w:szCs w:val="17"/>
                <w:lang w:eastAsia="ja-JP" w:bidi="ar-SA"/>
              </w:rPr>
            </w:pPr>
            <w:r w:rsidRPr="00F16BEA">
              <w:rPr>
                <w:rFonts w:ascii="Lucida Console" w:hAnsi="Lucida Console" w:cs="Lucida Console"/>
                <w:sz w:val="17"/>
                <w:szCs w:val="17"/>
                <w:lang w:eastAsia="ja-JP" w:bidi="ar-SA"/>
              </w:rPr>
              <w:t xml:space="preserve">                        &lt;ObjectReference</w:t>
            </w:r>
          </w:p>
          <w:p w14:paraId="43B326D8" w14:textId="77777777" w:rsidR="00F16BEA" w:rsidRPr="00F16BEA" w:rsidRDefault="00F16BEA" w:rsidP="00F16BEA">
            <w:pPr>
              <w:autoSpaceDE w:val="0"/>
              <w:autoSpaceDN w:val="0"/>
              <w:adjustRightInd w:val="0"/>
              <w:spacing w:line="360" w:lineRule="auto"/>
              <w:rPr>
                <w:rFonts w:ascii="Lucida Console" w:hAnsi="Lucida Console" w:cs="Lucida Console"/>
                <w:sz w:val="17"/>
                <w:szCs w:val="17"/>
                <w:lang w:eastAsia="ja-JP" w:bidi="ar-SA"/>
              </w:rPr>
            </w:pPr>
            <w:r w:rsidRPr="00F16BEA">
              <w:rPr>
                <w:rFonts w:ascii="Lucida Console" w:hAnsi="Lucida Console" w:cs="Lucida Console"/>
                <w:sz w:val="17"/>
                <w:szCs w:val="17"/>
                <w:lang w:eastAsia="ja-JP" w:bidi="ar-SA"/>
              </w:rPr>
              <w:t xml:space="preserve">                            Key = "1166082051"</w:t>
            </w:r>
          </w:p>
          <w:p w14:paraId="4AE5FA2B" w14:textId="77777777" w:rsidR="00F16BEA" w:rsidRPr="00F16BEA" w:rsidRDefault="00F16BEA" w:rsidP="00F16BEA">
            <w:pPr>
              <w:autoSpaceDE w:val="0"/>
              <w:autoSpaceDN w:val="0"/>
              <w:adjustRightInd w:val="0"/>
              <w:spacing w:line="360" w:lineRule="auto"/>
              <w:rPr>
                <w:rFonts w:ascii="Lucida Console" w:hAnsi="Lucida Console" w:cs="Lucida Console"/>
                <w:sz w:val="17"/>
                <w:szCs w:val="17"/>
                <w:lang w:eastAsia="ja-JP" w:bidi="ar-SA"/>
              </w:rPr>
            </w:pPr>
            <w:r w:rsidRPr="00F16BEA">
              <w:rPr>
                <w:rFonts w:ascii="Lucida Console" w:hAnsi="Lucida Console" w:cs="Lucida Console"/>
                <w:sz w:val="17"/>
                <w:szCs w:val="17"/>
                <w:lang w:eastAsia="ja-JP" w:bidi="ar-SA"/>
              </w:rPr>
              <w:t xml:space="preserve">                            DisplayString = "A1111111"</w:t>
            </w:r>
          </w:p>
          <w:p w14:paraId="73BB2B52" w14:textId="77777777" w:rsidR="00F16BEA" w:rsidRPr="00F16BEA" w:rsidRDefault="00F16BEA" w:rsidP="00F16BEA">
            <w:pPr>
              <w:autoSpaceDE w:val="0"/>
              <w:autoSpaceDN w:val="0"/>
              <w:adjustRightInd w:val="0"/>
              <w:spacing w:line="360" w:lineRule="auto"/>
              <w:rPr>
                <w:rFonts w:ascii="Lucida Console" w:hAnsi="Lucida Console" w:cs="Lucida Console"/>
                <w:sz w:val="17"/>
                <w:szCs w:val="17"/>
                <w:lang w:eastAsia="ja-JP" w:bidi="ar-SA"/>
              </w:rPr>
            </w:pPr>
            <w:r w:rsidRPr="00F16BEA">
              <w:rPr>
                <w:rFonts w:ascii="Lucida Console" w:hAnsi="Lucida Console" w:cs="Lucida Console"/>
                <w:sz w:val="17"/>
                <w:szCs w:val="17"/>
                <w:lang w:eastAsia="ja-JP" w:bidi="ar-SA"/>
              </w:rPr>
              <w:t xml:space="preserve">                            d3p1:type = "GEHCJobCommentsReference"&gt;A1111111&lt;/ObjectReference&gt;</w:t>
            </w:r>
          </w:p>
          <w:p w14:paraId="6E79D19C" w14:textId="77777777" w:rsidR="00F16BEA" w:rsidRPr="00F16BEA" w:rsidRDefault="00F16BEA" w:rsidP="00F16BEA">
            <w:pPr>
              <w:autoSpaceDE w:val="0"/>
              <w:autoSpaceDN w:val="0"/>
              <w:adjustRightInd w:val="0"/>
              <w:spacing w:line="360" w:lineRule="auto"/>
              <w:rPr>
                <w:rFonts w:ascii="Lucida Console" w:hAnsi="Lucida Console" w:cs="Lucida Console"/>
                <w:sz w:val="17"/>
                <w:szCs w:val="17"/>
                <w:lang w:eastAsia="ja-JP" w:bidi="ar-SA"/>
              </w:rPr>
            </w:pPr>
            <w:r w:rsidRPr="00F16BEA">
              <w:rPr>
                <w:rFonts w:ascii="Lucida Console" w:hAnsi="Lucida Console" w:cs="Lucida Console"/>
                <w:sz w:val="17"/>
                <w:szCs w:val="17"/>
                <w:lang w:eastAsia="ja-JP" w:bidi="ar-SA"/>
              </w:rPr>
              <w:t xml:space="preserve">                    &lt;/Object&gt;</w:t>
            </w:r>
          </w:p>
          <w:p w14:paraId="526B525E" w14:textId="77777777" w:rsidR="00F16BEA" w:rsidRPr="00F16BEA" w:rsidRDefault="00F16BEA" w:rsidP="00F16BEA">
            <w:pPr>
              <w:autoSpaceDE w:val="0"/>
              <w:autoSpaceDN w:val="0"/>
              <w:adjustRightInd w:val="0"/>
              <w:spacing w:line="360" w:lineRule="auto"/>
              <w:rPr>
                <w:rFonts w:ascii="Lucida Console" w:hAnsi="Lucida Console" w:cs="Lucida Console"/>
                <w:sz w:val="17"/>
                <w:szCs w:val="17"/>
                <w:lang w:eastAsia="ja-JP" w:bidi="ar-SA"/>
              </w:rPr>
            </w:pPr>
            <w:r w:rsidRPr="00F16BEA">
              <w:rPr>
                <w:rFonts w:ascii="Lucida Console" w:hAnsi="Lucida Console" w:cs="Lucida Console"/>
                <w:sz w:val="17"/>
                <w:szCs w:val="17"/>
                <w:lang w:eastAsia="ja-JP" w:bidi="ar-SA"/>
              </w:rPr>
              <w:t xml:space="preserve">                &lt;/Operation&gt;</w:t>
            </w:r>
          </w:p>
          <w:p w14:paraId="7A43D45C" w14:textId="77777777" w:rsidR="00F16BEA" w:rsidRPr="00F16BEA" w:rsidRDefault="00F16BEA" w:rsidP="00F16BEA">
            <w:pPr>
              <w:autoSpaceDE w:val="0"/>
              <w:autoSpaceDN w:val="0"/>
              <w:adjustRightInd w:val="0"/>
              <w:spacing w:line="360" w:lineRule="auto"/>
              <w:rPr>
                <w:rFonts w:ascii="Lucida Console" w:hAnsi="Lucida Console" w:cs="Lucida Console"/>
                <w:sz w:val="17"/>
                <w:szCs w:val="17"/>
                <w:lang w:eastAsia="ja-JP" w:bidi="ar-SA"/>
              </w:rPr>
            </w:pPr>
            <w:r w:rsidRPr="00F16BEA">
              <w:rPr>
                <w:rFonts w:ascii="Lucida Console" w:hAnsi="Lucida Console" w:cs="Lucida Console"/>
                <w:sz w:val="17"/>
                <w:szCs w:val="17"/>
                <w:lang w:eastAsia="ja-JP" w:bidi="ar-SA"/>
              </w:rPr>
              <w:t xml:space="preserve">                &lt;Operation d3p1:type = "SucceededOperation" xmlns:d3p1 = "http://www.w3.org/2001/XMLSchema-instance"&gt;</w:t>
            </w:r>
          </w:p>
          <w:p w14:paraId="1736C310" w14:textId="77777777" w:rsidR="00F16BEA" w:rsidRPr="00F16BEA" w:rsidRDefault="00F16BEA" w:rsidP="00F16BEA">
            <w:pPr>
              <w:autoSpaceDE w:val="0"/>
              <w:autoSpaceDN w:val="0"/>
              <w:adjustRightInd w:val="0"/>
              <w:spacing w:line="360" w:lineRule="auto"/>
              <w:rPr>
                <w:rFonts w:ascii="Lucida Console" w:hAnsi="Lucida Console" w:cs="Lucida Console"/>
                <w:sz w:val="17"/>
                <w:szCs w:val="17"/>
                <w:lang w:eastAsia="ja-JP" w:bidi="ar-SA"/>
              </w:rPr>
            </w:pPr>
            <w:r w:rsidRPr="00F16BEA">
              <w:rPr>
                <w:rFonts w:ascii="Lucida Console" w:hAnsi="Lucida Console" w:cs="Lucida Console"/>
                <w:sz w:val="17"/>
                <w:szCs w:val="17"/>
                <w:lang w:eastAsia="ja-JP" w:bidi="ar-SA"/>
              </w:rPr>
              <w:t xml:space="preserve">                    &lt;Action&gt;Update&lt;/Action&gt;</w:t>
            </w:r>
          </w:p>
          <w:p w14:paraId="2AE5F72F" w14:textId="77777777" w:rsidR="00F16BEA" w:rsidRPr="00F16BEA" w:rsidRDefault="00F16BEA" w:rsidP="00F16BEA">
            <w:pPr>
              <w:autoSpaceDE w:val="0"/>
              <w:autoSpaceDN w:val="0"/>
              <w:adjustRightInd w:val="0"/>
              <w:spacing w:line="360" w:lineRule="auto"/>
              <w:rPr>
                <w:rFonts w:ascii="Lucida Console" w:hAnsi="Lucida Console" w:cs="Lucida Console"/>
                <w:sz w:val="17"/>
                <w:szCs w:val="17"/>
                <w:lang w:eastAsia="ja-JP" w:bidi="ar-SA"/>
              </w:rPr>
            </w:pPr>
            <w:r w:rsidRPr="00F16BEA">
              <w:rPr>
                <w:rFonts w:ascii="Lucida Console" w:hAnsi="Lucida Console" w:cs="Lucida Console"/>
                <w:sz w:val="17"/>
                <w:szCs w:val="17"/>
                <w:lang w:eastAsia="ja-JP" w:bidi="ar-SA"/>
              </w:rPr>
              <w:t xml:space="preserve">                    &lt;Object&gt;</w:t>
            </w:r>
          </w:p>
          <w:p w14:paraId="53488CA8" w14:textId="77777777" w:rsidR="00F16BEA" w:rsidRPr="00F16BEA" w:rsidRDefault="00F16BEA" w:rsidP="00F16BEA">
            <w:pPr>
              <w:autoSpaceDE w:val="0"/>
              <w:autoSpaceDN w:val="0"/>
              <w:adjustRightInd w:val="0"/>
              <w:spacing w:line="360" w:lineRule="auto"/>
              <w:rPr>
                <w:rFonts w:ascii="Lucida Console" w:hAnsi="Lucida Console" w:cs="Lucida Console"/>
                <w:sz w:val="17"/>
                <w:szCs w:val="17"/>
                <w:lang w:eastAsia="ja-JP" w:bidi="ar-SA"/>
              </w:rPr>
            </w:pPr>
            <w:r w:rsidRPr="00F16BEA">
              <w:rPr>
                <w:rFonts w:ascii="Lucida Console" w:hAnsi="Lucida Console" w:cs="Lucida Console"/>
                <w:sz w:val="17"/>
                <w:szCs w:val="17"/>
                <w:lang w:eastAsia="ja-JP" w:bidi="ar-SA"/>
              </w:rPr>
              <w:t xml:space="preserve">                        &lt;ObjectReference</w:t>
            </w:r>
          </w:p>
          <w:p w14:paraId="2148E6EB" w14:textId="77777777" w:rsidR="00F16BEA" w:rsidRPr="00F16BEA" w:rsidRDefault="00F16BEA" w:rsidP="00F16BEA">
            <w:pPr>
              <w:autoSpaceDE w:val="0"/>
              <w:autoSpaceDN w:val="0"/>
              <w:adjustRightInd w:val="0"/>
              <w:spacing w:line="360" w:lineRule="auto"/>
              <w:rPr>
                <w:rFonts w:ascii="Lucida Console" w:hAnsi="Lucida Console" w:cs="Lucida Console"/>
                <w:sz w:val="17"/>
                <w:szCs w:val="17"/>
                <w:lang w:eastAsia="ja-JP" w:bidi="ar-SA"/>
              </w:rPr>
            </w:pPr>
            <w:r w:rsidRPr="00F16BEA">
              <w:rPr>
                <w:rFonts w:ascii="Lucida Console" w:hAnsi="Lucida Console" w:cs="Lucida Console"/>
                <w:sz w:val="17"/>
                <w:szCs w:val="17"/>
                <w:lang w:eastAsia="ja-JP" w:bidi="ar-SA"/>
              </w:rPr>
              <w:t xml:space="preserve">                            Key = "39498625"</w:t>
            </w:r>
          </w:p>
          <w:p w14:paraId="04CF8FB4" w14:textId="77777777" w:rsidR="00F16BEA" w:rsidRPr="00F16BEA" w:rsidRDefault="00F16BEA" w:rsidP="00F16BEA">
            <w:pPr>
              <w:autoSpaceDE w:val="0"/>
              <w:autoSpaceDN w:val="0"/>
              <w:adjustRightInd w:val="0"/>
              <w:spacing w:line="360" w:lineRule="auto"/>
              <w:rPr>
                <w:rFonts w:ascii="Lucida Console" w:hAnsi="Lucida Console" w:cs="Lucida Console"/>
                <w:sz w:val="17"/>
                <w:szCs w:val="17"/>
                <w:lang w:eastAsia="ja-JP" w:bidi="ar-SA"/>
              </w:rPr>
            </w:pPr>
            <w:r w:rsidRPr="00F16BEA">
              <w:rPr>
                <w:rFonts w:ascii="Lucida Console" w:hAnsi="Lucida Console" w:cs="Lucida Console"/>
                <w:sz w:val="17"/>
                <w:szCs w:val="17"/>
                <w:lang w:eastAsia="ja-JP" w:bidi="ar-SA"/>
              </w:rPr>
              <w:t xml:space="preserve">                            DisplayString = "A1234570"</w:t>
            </w:r>
          </w:p>
          <w:p w14:paraId="29C8A710" w14:textId="77777777" w:rsidR="00F16BEA" w:rsidRPr="00F16BEA" w:rsidRDefault="00F16BEA" w:rsidP="00F16BEA">
            <w:pPr>
              <w:autoSpaceDE w:val="0"/>
              <w:autoSpaceDN w:val="0"/>
              <w:adjustRightInd w:val="0"/>
              <w:spacing w:line="360" w:lineRule="auto"/>
              <w:rPr>
                <w:rFonts w:ascii="Lucida Console" w:hAnsi="Lucida Console" w:cs="Lucida Console"/>
                <w:sz w:val="17"/>
                <w:szCs w:val="17"/>
                <w:lang w:eastAsia="ja-JP" w:bidi="ar-SA"/>
              </w:rPr>
            </w:pPr>
            <w:r w:rsidRPr="00F16BEA">
              <w:rPr>
                <w:rFonts w:ascii="Lucida Console" w:hAnsi="Lucida Console" w:cs="Lucida Console"/>
                <w:sz w:val="17"/>
                <w:szCs w:val="17"/>
                <w:lang w:eastAsia="ja-JP" w:bidi="ar-SA"/>
              </w:rPr>
              <w:t xml:space="preserve">                            d3p1:type = "TaskReference"&gt;</w:t>
            </w:r>
          </w:p>
          <w:p w14:paraId="11BDCCE8" w14:textId="4FAA0BCA" w:rsidR="00F16BEA" w:rsidRPr="00F16BEA" w:rsidRDefault="00F16BEA" w:rsidP="00F16BEA">
            <w:pPr>
              <w:autoSpaceDE w:val="0"/>
              <w:autoSpaceDN w:val="0"/>
              <w:adjustRightInd w:val="0"/>
              <w:spacing w:line="360" w:lineRule="auto"/>
              <w:rPr>
                <w:rFonts w:ascii="Lucida Console" w:hAnsi="Lucida Console" w:cs="Lucida Console"/>
                <w:sz w:val="17"/>
                <w:szCs w:val="17"/>
                <w:lang w:eastAsia="ja-JP" w:bidi="ar-SA"/>
              </w:rPr>
            </w:pPr>
            <w:r w:rsidRPr="00F16BEA">
              <w:rPr>
                <w:rFonts w:ascii="Lucida Console" w:hAnsi="Lucida Console" w:cs="Lucida Console"/>
                <w:sz w:val="17"/>
                <w:szCs w:val="17"/>
                <w:lang w:eastAsia="ja-JP" w:bidi="ar-SA"/>
              </w:rPr>
              <w:lastRenderedPageBreak/>
              <w:t xml:space="preserve">                            </w:t>
            </w:r>
            <w:del w:id="1196" w:author="Duncan Hardie" w:date="2014-04-15T10:26:00Z">
              <w:r w:rsidRPr="00F16BEA" w:rsidDel="00AA61B2">
                <w:rPr>
                  <w:rFonts w:ascii="Lucida Console" w:hAnsi="Lucida Console" w:cs="Lucida Console"/>
                  <w:sz w:val="17"/>
                  <w:szCs w:val="17"/>
                  <w:lang w:eastAsia="ja-JP" w:bidi="ar-SA"/>
                </w:rPr>
                <w:delText>&lt;CallID&gt;</w:delText>
              </w:r>
            </w:del>
            <w:ins w:id="1197" w:author="Duncan Hardie" w:date="2014-04-15T10:26:00Z">
              <w:r w:rsidR="00AA61B2">
                <w:rPr>
                  <w:rFonts w:ascii="Lucida Console" w:hAnsi="Lucida Console" w:cs="Lucida Console"/>
                  <w:sz w:val="17"/>
                  <w:szCs w:val="17"/>
                  <w:lang w:eastAsia="ja-JP" w:bidi="ar-SA"/>
                </w:rPr>
                <w:t>&lt;CallID&gt;GB-</w:t>
              </w:r>
            </w:ins>
            <w:r w:rsidRPr="00F16BEA">
              <w:rPr>
                <w:rFonts w:ascii="Lucida Console" w:hAnsi="Lucida Console" w:cs="Lucida Console"/>
                <w:sz w:val="17"/>
                <w:szCs w:val="17"/>
                <w:lang w:eastAsia="ja-JP" w:bidi="ar-SA"/>
              </w:rPr>
              <w:t>A1234570</w:t>
            </w:r>
            <w:del w:id="1198" w:author="Duncan Hardie" w:date="2014-04-15T10:26:00Z">
              <w:r w:rsidRPr="00F16BEA" w:rsidDel="00AA61B2">
                <w:rPr>
                  <w:rFonts w:ascii="Lucida Console" w:hAnsi="Lucida Console" w:cs="Lucida Console"/>
                  <w:sz w:val="17"/>
                  <w:szCs w:val="17"/>
                  <w:lang w:eastAsia="ja-JP" w:bidi="ar-SA"/>
                </w:rPr>
                <w:delText>&lt;/CallID&gt;</w:delText>
              </w:r>
            </w:del>
            <w:ins w:id="1199" w:author="Duncan Hardie" w:date="2014-04-15T10:26:00Z">
              <w:r w:rsidR="00AA61B2">
                <w:rPr>
                  <w:rFonts w:ascii="Lucida Console" w:hAnsi="Lucida Console" w:cs="Lucida Console"/>
                  <w:sz w:val="17"/>
                  <w:szCs w:val="17"/>
                  <w:lang w:eastAsia="ja-JP" w:bidi="ar-SA"/>
                </w:rPr>
                <w:t>-1&lt;/CallID&gt;</w:t>
              </w:r>
            </w:ins>
          </w:p>
          <w:p w14:paraId="396AADAF" w14:textId="77777777" w:rsidR="00F16BEA" w:rsidRPr="00F16BEA" w:rsidRDefault="00F16BEA" w:rsidP="00F16BEA">
            <w:pPr>
              <w:autoSpaceDE w:val="0"/>
              <w:autoSpaceDN w:val="0"/>
              <w:adjustRightInd w:val="0"/>
              <w:spacing w:line="360" w:lineRule="auto"/>
              <w:rPr>
                <w:rFonts w:ascii="Lucida Console" w:hAnsi="Lucida Console" w:cs="Lucida Console"/>
                <w:sz w:val="17"/>
                <w:szCs w:val="17"/>
                <w:lang w:eastAsia="ja-JP" w:bidi="ar-SA"/>
              </w:rPr>
            </w:pPr>
            <w:r w:rsidRPr="00F16BEA">
              <w:rPr>
                <w:rFonts w:ascii="Lucida Console" w:hAnsi="Lucida Console" w:cs="Lucida Console"/>
                <w:sz w:val="17"/>
                <w:szCs w:val="17"/>
                <w:lang w:eastAsia="ja-JP" w:bidi="ar-SA"/>
              </w:rPr>
              <w:t xml:space="preserve">                            &lt;Number&gt;2&lt;/Number&gt;</w:t>
            </w:r>
          </w:p>
          <w:p w14:paraId="4C95DE67" w14:textId="77777777" w:rsidR="00F16BEA" w:rsidRPr="00F16BEA" w:rsidRDefault="00F16BEA" w:rsidP="00F16BEA">
            <w:pPr>
              <w:autoSpaceDE w:val="0"/>
              <w:autoSpaceDN w:val="0"/>
              <w:adjustRightInd w:val="0"/>
              <w:spacing w:line="360" w:lineRule="auto"/>
              <w:rPr>
                <w:rFonts w:ascii="Lucida Console" w:hAnsi="Lucida Console" w:cs="Lucida Console"/>
                <w:sz w:val="17"/>
                <w:szCs w:val="17"/>
                <w:lang w:eastAsia="ja-JP" w:bidi="ar-SA"/>
              </w:rPr>
            </w:pPr>
            <w:r w:rsidRPr="00F16BEA">
              <w:rPr>
                <w:rFonts w:ascii="Lucida Console" w:hAnsi="Lucida Console" w:cs="Lucida Console"/>
                <w:sz w:val="17"/>
                <w:szCs w:val="17"/>
                <w:lang w:eastAsia="ja-JP" w:bidi="ar-SA"/>
              </w:rPr>
              <w:t xml:space="preserve">                        &lt;/ObjectReference&gt;</w:t>
            </w:r>
          </w:p>
          <w:p w14:paraId="2C81E85D" w14:textId="77777777" w:rsidR="00F16BEA" w:rsidRPr="00F16BEA" w:rsidRDefault="00F16BEA" w:rsidP="00F16BEA">
            <w:pPr>
              <w:autoSpaceDE w:val="0"/>
              <w:autoSpaceDN w:val="0"/>
              <w:adjustRightInd w:val="0"/>
              <w:spacing w:line="360" w:lineRule="auto"/>
              <w:rPr>
                <w:rFonts w:ascii="Lucida Console" w:hAnsi="Lucida Console" w:cs="Lucida Console"/>
                <w:sz w:val="17"/>
                <w:szCs w:val="17"/>
                <w:lang w:eastAsia="ja-JP" w:bidi="ar-SA"/>
              </w:rPr>
            </w:pPr>
            <w:r w:rsidRPr="00F16BEA">
              <w:rPr>
                <w:rFonts w:ascii="Lucida Console" w:hAnsi="Lucida Console" w:cs="Lucida Console"/>
                <w:sz w:val="17"/>
                <w:szCs w:val="17"/>
                <w:lang w:eastAsia="ja-JP" w:bidi="ar-SA"/>
              </w:rPr>
              <w:t xml:space="preserve">                    &lt;/Object&gt;</w:t>
            </w:r>
          </w:p>
          <w:p w14:paraId="0EBC148D" w14:textId="77777777" w:rsidR="00F16BEA" w:rsidRPr="00F16BEA" w:rsidRDefault="00F16BEA" w:rsidP="00F16BEA">
            <w:pPr>
              <w:autoSpaceDE w:val="0"/>
              <w:autoSpaceDN w:val="0"/>
              <w:adjustRightInd w:val="0"/>
              <w:spacing w:line="360" w:lineRule="auto"/>
              <w:rPr>
                <w:rFonts w:ascii="Lucida Console" w:hAnsi="Lucida Console" w:cs="Lucida Console"/>
                <w:sz w:val="17"/>
                <w:szCs w:val="17"/>
                <w:lang w:eastAsia="ja-JP" w:bidi="ar-SA"/>
              </w:rPr>
            </w:pPr>
            <w:r w:rsidRPr="00F16BEA">
              <w:rPr>
                <w:rFonts w:ascii="Lucida Console" w:hAnsi="Lucida Console" w:cs="Lucida Console"/>
                <w:sz w:val="17"/>
                <w:szCs w:val="17"/>
                <w:lang w:eastAsia="ja-JP" w:bidi="ar-SA"/>
              </w:rPr>
              <w:t xml:space="preserve">                &lt;/Operation&gt;</w:t>
            </w:r>
          </w:p>
          <w:p w14:paraId="606D13C0" w14:textId="77777777" w:rsidR="00F16BEA" w:rsidRPr="00F16BEA" w:rsidRDefault="00F16BEA" w:rsidP="00F16BEA">
            <w:pPr>
              <w:autoSpaceDE w:val="0"/>
              <w:autoSpaceDN w:val="0"/>
              <w:adjustRightInd w:val="0"/>
              <w:spacing w:line="360" w:lineRule="auto"/>
              <w:rPr>
                <w:rFonts w:ascii="Lucida Console" w:hAnsi="Lucida Console" w:cs="Lucida Console"/>
                <w:sz w:val="17"/>
                <w:szCs w:val="17"/>
                <w:lang w:eastAsia="ja-JP" w:bidi="ar-SA"/>
              </w:rPr>
            </w:pPr>
            <w:r w:rsidRPr="00F16BEA">
              <w:rPr>
                <w:rFonts w:ascii="Lucida Console" w:hAnsi="Lucida Console" w:cs="Lucida Console"/>
                <w:sz w:val="17"/>
                <w:szCs w:val="17"/>
                <w:lang w:eastAsia="ja-JP" w:bidi="ar-SA"/>
              </w:rPr>
              <w:t xml:space="preserve">            &lt;/Operations&gt;</w:t>
            </w:r>
          </w:p>
          <w:p w14:paraId="539BA53C" w14:textId="77777777" w:rsidR="00F16BEA" w:rsidRPr="00F16BEA" w:rsidRDefault="00F16BEA" w:rsidP="00F16BEA">
            <w:pPr>
              <w:autoSpaceDE w:val="0"/>
              <w:autoSpaceDN w:val="0"/>
              <w:adjustRightInd w:val="0"/>
              <w:spacing w:line="360" w:lineRule="auto"/>
              <w:rPr>
                <w:rFonts w:ascii="Lucida Console" w:hAnsi="Lucida Console" w:cs="Lucida Console"/>
                <w:sz w:val="17"/>
                <w:szCs w:val="17"/>
                <w:lang w:eastAsia="ja-JP" w:bidi="ar-SA"/>
              </w:rPr>
            </w:pPr>
            <w:r w:rsidRPr="00F16BEA">
              <w:rPr>
                <w:rFonts w:ascii="Lucida Console" w:hAnsi="Lucida Console" w:cs="Lucida Console"/>
                <w:sz w:val="17"/>
                <w:szCs w:val="17"/>
                <w:lang w:eastAsia="ja-JP" w:bidi="ar-SA"/>
              </w:rPr>
              <w:t xml:space="preserve">        &lt;/ExecuteMultipleOperationsResponse&gt;</w:t>
            </w:r>
          </w:p>
          <w:p w14:paraId="151ECBA3" w14:textId="77777777" w:rsidR="00F16BEA" w:rsidRPr="00F16BEA" w:rsidRDefault="00F16BEA" w:rsidP="00F16BEA">
            <w:pPr>
              <w:autoSpaceDE w:val="0"/>
              <w:autoSpaceDN w:val="0"/>
              <w:adjustRightInd w:val="0"/>
              <w:spacing w:line="360" w:lineRule="auto"/>
              <w:rPr>
                <w:rFonts w:ascii="Lucida Console" w:hAnsi="Lucida Console" w:cs="Lucida Console"/>
                <w:sz w:val="17"/>
                <w:szCs w:val="17"/>
                <w:lang w:eastAsia="ja-JP" w:bidi="ar-SA"/>
              </w:rPr>
            </w:pPr>
            <w:r w:rsidRPr="00F16BEA">
              <w:rPr>
                <w:rFonts w:ascii="Lucida Console" w:hAnsi="Lucida Console" w:cs="Lucida Console"/>
                <w:sz w:val="17"/>
                <w:szCs w:val="17"/>
                <w:lang w:eastAsia="ja-JP" w:bidi="ar-SA"/>
              </w:rPr>
              <w:t xml:space="preserve">    &lt;/s:Body&gt;</w:t>
            </w:r>
          </w:p>
          <w:p w14:paraId="5D06D002" w14:textId="36BF235D" w:rsidR="00250C07" w:rsidRPr="008F7BA8" w:rsidRDefault="00F16BEA" w:rsidP="00DB537E">
            <w:pPr>
              <w:autoSpaceDE w:val="0"/>
              <w:autoSpaceDN w:val="0"/>
              <w:adjustRightInd w:val="0"/>
              <w:spacing w:line="360" w:lineRule="auto"/>
              <w:rPr>
                <w:rFonts w:ascii="Lucida Console" w:hAnsi="Lucida Console" w:cs="Lucida Console"/>
                <w:sz w:val="17"/>
                <w:szCs w:val="17"/>
                <w:lang w:eastAsia="ja-JP"/>
              </w:rPr>
            </w:pPr>
            <w:r w:rsidRPr="00F16BEA">
              <w:rPr>
                <w:rFonts w:ascii="Lucida Console" w:hAnsi="Lucida Console" w:cs="Lucida Console"/>
                <w:sz w:val="17"/>
                <w:szCs w:val="17"/>
                <w:lang w:eastAsia="ja-JP" w:bidi="ar-SA"/>
              </w:rPr>
              <w:t>&lt;/s:Envelope&gt;</w:t>
            </w:r>
          </w:p>
        </w:tc>
      </w:tr>
    </w:tbl>
    <w:p w14:paraId="0ABC8D76" w14:textId="77777777" w:rsidR="00250C07" w:rsidRDefault="00250C07" w:rsidP="003C422C">
      <w:pPr>
        <w:pStyle w:val="BodyText3"/>
        <w:ind w:left="0"/>
      </w:pPr>
    </w:p>
    <w:p w14:paraId="6299FA1C" w14:textId="77777777" w:rsidR="00B3208B" w:rsidRDefault="00B3208B" w:rsidP="00DB537E">
      <w:pPr>
        <w:spacing w:line="360" w:lineRule="auto"/>
        <w:rPr>
          <w:rFonts w:cs="Arial"/>
          <w:b/>
          <w:sz w:val="22"/>
          <w:szCs w:val="20"/>
          <w:lang w:bidi="ar-SA"/>
        </w:rPr>
      </w:pPr>
      <w:r>
        <w:br w:type="page"/>
      </w:r>
    </w:p>
    <w:bookmarkEnd w:id="1008"/>
    <w:bookmarkEnd w:id="1009"/>
    <w:p w14:paraId="20C8F61C" w14:textId="77777777" w:rsidR="00146B4B" w:rsidRDefault="00146B4B" w:rsidP="00DB537E">
      <w:pPr>
        <w:spacing w:line="360" w:lineRule="auto"/>
        <w:rPr>
          <w:rFonts w:cs="Arial"/>
          <w:b/>
          <w:sz w:val="22"/>
          <w:szCs w:val="20"/>
          <w:lang w:bidi="ar-SA"/>
        </w:rPr>
      </w:pPr>
    </w:p>
    <w:p w14:paraId="6E0F1A0E" w14:textId="77777777" w:rsidR="005A22E4" w:rsidRDefault="005A22E4" w:rsidP="003C422C">
      <w:pPr>
        <w:pStyle w:val="Heading2"/>
      </w:pPr>
      <w:bookmarkStart w:id="1200" w:name="_Toc366854311"/>
      <w:bookmarkStart w:id="1201" w:name="_Toc366854312"/>
      <w:bookmarkStart w:id="1202" w:name="_Toc366854313"/>
      <w:bookmarkStart w:id="1203" w:name="_Toc366854314"/>
      <w:bookmarkStart w:id="1204" w:name="_Toc366854315"/>
      <w:bookmarkStart w:id="1205" w:name="_Toc366854316"/>
      <w:bookmarkStart w:id="1206" w:name="_Toc366854317"/>
      <w:bookmarkStart w:id="1207" w:name="_Toc366854318"/>
      <w:bookmarkStart w:id="1208" w:name="_Toc366854319"/>
      <w:bookmarkStart w:id="1209" w:name="_Toc366854320"/>
      <w:bookmarkStart w:id="1210" w:name="_Toc366854321"/>
      <w:bookmarkStart w:id="1211" w:name="_Toc359277829"/>
      <w:bookmarkStart w:id="1212" w:name="_Toc359281020"/>
      <w:bookmarkStart w:id="1213" w:name="_Toc359281253"/>
      <w:bookmarkStart w:id="1214" w:name="_Toc359434183"/>
      <w:bookmarkStart w:id="1215" w:name="_Toc359435050"/>
      <w:bookmarkStart w:id="1216" w:name="_Toc359277830"/>
      <w:bookmarkStart w:id="1217" w:name="_Toc359281021"/>
      <w:bookmarkStart w:id="1218" w:name="_Toc359281254"/>
      <w:bookmarkStart w:id="1219" w:name="_Toc359434184"/>
      <w:bookmarkStart w:id="1220" w:name="_Toc359435051"/>
      <w:bookmarkStart w:id="1221" w:name="_Toc359277831"/>
      <w:bookmarkStart w:id="1222" w:name="_Toc359281022"/>
      <w:bookmarkStart w:id="1223" w:name="_Toc359281255"/>
      <w:bookmarkStart w:id="1224" w:name="_Toc359434185"/>
      <w:bookmarkStart w:id="1225" w:name="_Toc359435052"/>
      <w:bookmarkStart w:id="1226" w:name="_Toc359277838"/>
      <w:bookmarkStart w:id="1227" w:name="_Toc359281029"/>
      <w:bookmarkStart w:id="1228" w:name="_Toc359281262"/>
      <w:bookmarkStart w:id="1229" w:name="_Toc359277839"/>
      <w:bookmarkStart w:id="1230" w:name="_Toc359281030"/>
      <w:bookmarkStart w:id="1231" w:name="_Toc359281263"/>
      <w:bookmarkStart w:id="1232" w:name="_Toc359434193"/>
      <w:bookmarkStart w:id="1233" w:name="_Toc359435060"/>
      <w:bookmarkStart w:id="1234" w:name="_Toc359277840"/>
      <w:bookmarkStart w:id="1235" w:name="_Toc359281031"/>
      <w:bookmarkStart w:id="1236" w:name="_Toc359281264"/>
      <w:bookmarkStart w:id="1237" w:name="_Toc359434194"/>
      <w:bookmarkStart w:id="1238" w:name="_Toc359435061"/>
      <w:bookmarkStart w:id="1239" w:name="_Toc359277841"/>
      <w:bookmarkStart w:id="1240" w:name="_Toc359281032"/>
      <w:bookmarkStart w:id="1241" w:name="_Toc359281265"/>
      <w:bookmarkStart w:id="1242" w:name="_Toc359434195"/>
      <w:bookmarkStart w:id="1243" w:name="_Toc359435062"/>
      <w:bookmarkStart w:id="1244" w:name="_Toc359277842"/>
      <w:bookmarkStart w:id="1245" w:name="_Toc359281033"/>
      <w:bookmarkStart w:id="1246" w:name="_Toc359281266"/>
      <w:bookmarkStart w:id="1247" w:name="_Toc359434196"/>
      <w:bookmarkStart w:id="1248" w:name="_Toc359435063"/>
      <w:bookmarkStart w:id="1249" w:name="_Toc359277843"/>
      <w:bookmarkStart w:id="1250" w:name="_Toc359281034"/>
      <w:bookmarkStart w:id="1251" w:name="_Toc359281267"/>
      <w:bookmarkStart w:id="1252" w:name="_Toc359434197"/>
      <w:bookmarkStart w:id="1253" w:name="_Toc359435064"/>
      <w:bookmarkStart w:id="1254" w:name="_Toc359277844"/>
      <w:bookmarkStart w:id="1255" w:name="_Toc359281035"/>
      <w:bookmarkStart w:id="1256" w:name="_Toc359281268"/>
      <w:bookmarkStart w:id="1257" w:name="_Toc359434198"/>
      <w:bookmarkStart w:id="1258" w:name="_Toc359435065"/>
      <w:bookmarkStart w:id="1259" w:name="_Toc359277845"/>
      <w:bookmarkStart w:id="1260" w:name="_Toc359281036"/>
      <w:bookmarkStart w:id="1261" w:name="_Toc359281269"/>
      <w:bookmarkStart w:id="1262" w:name="_Toc359434199"/>
      <w:bookmarkStart w:id="1263" w:name="_Toc359435066"/>
      <w:bookmarkStart w:id="1264" w:name="_Toc359277846"/>
      <w:bookmarkStart w:id="1265" w:name="_Toc359281037"/>
      <w:bookmarkStart w:id="1266" w:name="_Toc359281270"/>
      <w:bookmarkStart w:id="1267" w:name="_Toc359434200"/>
      <w:bookmarkStart w:id="1268" w:name="_Toc359435067"/>
      <w:bookmarkStart w:id="1269" w:name="_Toc359277847"/>
      <w:bookmarkStart w:id="1270" w:name="_Toc359281038"/>
      <w:bookmarkStart w:id="1271" w:name="_Toc359281271"/>
      <w:bookmarkStart w:id="1272" w:name="_Toc359434201"/>
      <w:bookmarkStart w:id="1273" w:name="_Toc359435068"/>
      <w:bookmarkStart w:id="1274" w:name="_Toc359277848"/>
      <w:bookmarkStart w:id="1275" w:name="_Toc359281039"/>
      <w:bookmarkStart w:id="1276" w:name="_Toc359281272"/>
      <w:bookmarkStart w:id="1277" w:name="_Toc359434202"/>
      <w:bookmarkStart w:id="1278" w:name="_Toc359435069"/>
      <w:bookmarkStart w:id="1279" w:name="_Toc359277849"/>
      <w:bookmarkStart w:id="1280" w:name="_Toc359281040"/>
      <w:bookmarkStart w:id="1281" w:name="_Toc359281273"/>
      <w:bookmarkStart w:id="1282" w:name="_Toc359434203"/>
      <w:bookmarkStart w:id="1283" w:name="_Toc359435070"/>
      <w:bookmarkStart w:id="1284" w:name="_Toc359277850"/>
      <w:bookmarkStart w:id="1285" w:name="_Toc359281041"/>
      <w:bookmarkStart w:id="1286" w:name="_Toc359281274"/>
      <w:bookmarkStart w:id="1287" w:name="_Toc359434204"/>
      <w:bookmarkStart w:id="1288" w:name="_Toc359435071"/>
      <w:bookmarkStart w:id="1289" w:name="_Toc359277851"/>
      <w:bookmarkStart w:id="1290" w:name="_Toc359281042"/>
      <w:bookmarkStart w:id="1291" w:name="_Toc359281275"/>
      <w:bookmarkStart w:id="1292" w:name="_Toc359434205"/>
      <w:bookmarkStart w:id="1293" w:name="_Toc359435072"/>
      <w:bookmarkStart w:id="1294" w:name="_Toc359277852"/>
      <w:bookmarkStart w:id="1295" w:name="_Toc359281043"/>
      <w:bookmarkStart w:id="1296" w:name="_Toc359281276"/>
      <w:bookmarkStart w:id="1297" w:name="_Toc359434206"/>
      <w:bookmarkStart w:id="1298" w:name="_Toc359435073"/>
      <w:bookmarkStart w:id="1299" w:name="_Toc359277853"/>
      <w:bookmarkStart w:id="1300" w:name="_Toc359281044"/>
      <w:bookmarkStart w:id="1301" w:name="_Toc359281277"/>
      <w:bookmarkStart w:id="1302" w:name="_Toc359434207"/>
      <w:bookmarkStart w:id="1303" w:name="_Toc359435074"/>
      <w:bookmarkStart w:id="1304" w:name="_Toc359277854"/>
      <w:bookmarkStart w:id="1305" w:name="_Toc359281045"/>
      <w:bookmarkStart w:id="1306" w:name="_Toc359281278"/>
      <w:bookmarkStart w:id="1307" w:name="_Toc359434208"/>
      <w:bookmarkStart w:id="1308" w:name="_Toc359435075"/>
      <w:bookmarkStart w:id="1309" w:name="_Toc359277855"/>
      <w:bookmarkStart w:id="1310" w:name="_Toc359281046"/>
      <w:bookmarkStart w:id="1311" w:name="_Toc359281279"/>
      <w:bookmarkStart w:id="1312" w:name="_Toc359434209"/>
      <w:bookmarkStart w:id="1313" w:name="_Toc359435076"/>
      <w:bookmarkStart w:id="1314" w:name="_Toc359277856"/>
      <w:bookmarkStart w:id="1315" w:name="_Toc359281047"/>
      <w:bookmarkStart w:id="1316" w:name="_Toc359281280"/>
      <w:bookmarkStart w:id="1317" w:name="_Toc359434210"/>
      <w:bookmarkStart w:id="1318" w:name="_Toc359435077"/>
      <w:bookmarkStart w:id="1319" w:name="_Toc359277857"/>
      <w:bookmarkStart w:id="1320" w:name="_Toc359281048"/>
      <w:bookmarkStart w:id="1321" w:name="_Toc359281281"/>
      <w:bookmarkStart w:id="1322" w:name="_Toc359434211"/>
      <w:bookmarkStart w:id="1323" w:name="_Toc359435078"/>
      <w:bookmarkStart w:id="1324" w:name="_Toc359277858"/>
      <w:bookmarkStart w:id="1325" w:name="_Toc359281049"/>
      <w:bookmarkStart w:id="1326" w:name="_Toc359281282"/>
      <w:bookmarkStart w:id="1327" w:name="_Toc359434212"/>
      <w:bookmarkStart w:id="1328" w:name="_Toc359435079"/>
      <w:bookmarkStart w:id="1329" w:name="_Toc359277859"/>
      <w:bookmarkStart w:id="1330" w:name="_Toc359281050"/>
      <w:bookmarkStart w:id="1331" w:name="_Toc359281283"/>
      <w:bookmarkStart w:id="1332" w:name="_Toc359434213"/>
      <w:bookmarkStart w:id="1333" w:name="_Toc359435080"/>
      <w:bookmarkStart w:id="1334" w:name="_Toc359277860"/>
      <w:bookmarkStart w:id="1335" w:name="_Toc359281051"/>
      <w:bookmarkStart w:id="1336" w:name="_Toc359281284"/>
      <w:bookmarkStart w:id="1337" w:name="_Toc359434214"/>
      <w:bookmarkStart w:id="1338" w:name="_Toc359435081"/>
      <w:bookmarkStart w:id="1339" w:name="_Toc359277861"/>
      <w:bookmarkStart w:id="1340" w:name="_Toc359281052"/>
      <w:bookmarkStart w:id="1341" w:name="_Toc359281285"/>
      <w:bookmarkStart w:id="1342" w:name="_Toc359434215"/>
      <w:bookmarkStart w:id="1343" w:name="_Toc359435082"/>
      <w:bookmarkStart w:id="1344" w:name="_Toc359277862"/>
      <w:bookmarkStart w:id="1345" w:name="_Toc359281053"/>
      <w:bookmarkStart w:id="1346" w:name="_Toc359281286"/>
      <w:bookmarkStart w:id="1347" w:name="_Toc359434216"/>
      <w:bookmarkStart w:id="1348" w:name="_Toc359435083"/>
      <w:bookmarkStart w:id="1349" w:name="_Toc359277863"/>
      <w:bookmarkStart w:id="1350" w:name="_Toc359281054"/>
      <w:bookmarkStart w:id="1351" w:name="_Toc359281287"/>
      <w:bookmarkStart w:id="1352" w:name="_Toc359434217"/>
      <w:bookmarkStart w:id="1353" w:name="_Toc359435084"/>
      <w:bookmarkStart w:id="1354" w:name="_Toc359277864"/>
      <w:bookmarkStart w:id="1355" w:name="_Toc359281055"/>
      <w:bookmarkStart w:id="1356" w:name="_Toc359281288"/>
      <w:bookmarkStart w:id="1357" w:name="_Toc359434218"/>
      <w:bookmarkStart w:id="1358" w:name="_Toc359435085"/>
      <w:bookmarkStart w:id="1359" w:name="_Toc359277865"/>
      <w:bookmarkStart w:id="1360" w:name="_Toc359281056"/>
      <w:bookmarkStart w:id="1361" w:name="_Toc359281289"/>
      <w:bookmarkStart w:id="1362" w:name="_Toc359434219"/>
      <w:bookmarkStart w:id="1363" w:name="_Toc359435086"/>
      <w:bookmarkStart w:id="1364" w:name="_Toc359277866"/>
      <w:bookmarkStart w:id="1365" w:name="_Toc359281057"/>
      <w:bookmarkStart w:id="1366" w:name="_Toc359281290"/>
      <w:bookmarkStart w:id="1367" w:name="_Toc359434220"/>
      <w:bookmarkStart w:id="1368" w:name="_Toc359435087"/>
      <w:bookmarkStart w:id="1369" w:name="_Toc359277867"/>
      <w:bookmarkStart w:id="1370" w:name="_Toc359281058"/>
      <w:bookmarkStart w:id="1371" w:name="_Toc359281291"/>
      <w:bookmarkStart w:id="1372" w:name="_Toc359434221"/>
      <w:bookmarkStart w:id="1373" w:name="_Toc359435088"/>
      <w:bookmarkStart w:id="1374" w:name="_Toc359277868"/>
      <w:bookmarkStart w:id="1375" w:name="_Toc359281059"/>
      <w:bookmarkStart w:id="1376" w:name="_Toc359281292"/>
      <w:bookmarkStart w:id="1377" w:name="_Toc359434222"/>
      <w:bookmarkStart w:id="1378" w:name="_Toc359435089"/>
      <w:bookmarkStart w:id="1379" w:name="_Toc359277869"/>
      <w:bookmarkStart w:id="1380" w:name="_Toc359281060"/>
      <w:bookmarkStart w:id="1381" w:name="_Toc359281293"/>
      <w:bookmarkStart w:id="1382" w:name="_Toc359434223"/>
      <w:bookmarkStart w:id="1383" w:name="_Toc359435090"/>
      <w:bookmarkStart w:id="1384" w:name="_Toc359277870"/>
      <w:bookmarkStart w:id="1385" w:name="_Toc359281061"/>
      <w:bookmarkStart w:id="1386" w:name="_Toc359281294"/>
      <w:bookmarkStart w:id="1387" w:name="_Toc359434224"/>
      <w:bookmarkStart w:id="1388" w:name="_Toc359435091"/>
      <w:bookmarkStart w:id="1389" w:name="_Toc359277871"/>
      <w:bookmarkStart w:id="1390" w:name="_Toc359281062"/>
      <w:bookmarkStart w:id="1391" w:name="_Toc359281295"/>
      <w:bookmarkStart w:id="1392" w:name="_Toc359434225"/>
      <w:bookmarkStart w:id="1393" w:name="_Toc359435092"/>
      <w:bookmarkStart w:id="1394" w:name="_Toc359277872"/>
      <w:bookmarkStart w:id="1395" w:name="_Toc359281063"/>
      <w:bookmarkStart w:id="1396" w:name="_Toc359281296"/>
      <w:bookmarkStart w:id="1397" w:name="_Toc359434226"/>
      <w:bookmarkStart w:id="1398" w:name="_Toc359435093"/>
      <w:bookmarkStart w:id="1399" w:name="_Toc359277873"/>
      <w:bookmarkStart w:id="1400" w:name="_Toc359281064"/>
      <w:bookmarkStart w:id="1401" w:name="_Toc359281297"/>
      <w:bookmarkStart w:id="1402" w:name="_Toc359434227"/>
      <w:bookmarkStart w:id="1403" w:name="_Toc359435094"/>
      <w:bookmarkStart w:id="1404" w:name="_Toc359277874"/>
      <w:bookmarkStart w:id="1405" w:name="_Toc359281065"/>
      <w:bookmarkStart w:id="1406" w:name="_Toc359281298"/>
      <w:bookmarkStart w:id="1407" w:name="_Toc359434228"/>
      <w:bookmarkStart w:id="1408" w:name="_Toc359435095"/>
      <w:bookmarkStart w:id="1409" w:name="_Toc359277875"/>
      <w:bookmarkStart w:id="1410" w:name="_Toc359281066"/>
      <w:bookmarkStart w:id="1411" w:name="_Toc359281299"/>
      <w:bookmarkStart w:id="1412" w:name="_Toc359434229"/>
      <w:bookmarkStart w:id="1413" w:name="_Toc359435096"/>
      <w:bookmarkStart w:id="1414" w:name="_Toc359277876"/>
      <w:bookmarkStart w:id="1415" w:name="_Toc359281067"/>
      <w:bookmarkStart w:id="1416" w:name="_Toc359281300"/>
      <w:bookmarkStart w:id="1417" w:name="_Toc359434230"/>
      <w:bookmarkStart w:id="1418" w:name="_Toc359435097"/>
      <w:bookmarkStart w:id="1419" w:name="_Toc359277877"/>
      <w:bookmarkStart w:id="1420" w:name="_Toc359281068"/>
      <w:bookmarkStart w:id="1421" w:name="_Toc359281301"/>
      <w:bookmarkStart w:id="1422" w:name="_Toc359434231"/>
      <w:bookmarkStart w:id="1423" w:name="_Toc359435098"/>
      <w:bookmarkStart w:id="1424" w:name="_Toc359277878"/>
      <w:bookmarkStart w:id="1425" w:name="_Toc359281069"/>
      <w:bookmarkStart w:id="1426" w:name="_Toc359281302"/>
      <w:bookmarkStart w:id="1427" w:name="_Toc359434232"/>
      <w:bookmarkStart w:id="1428" w:name="_Toc359435099"/>
      <w:bookmarkStart w:id="1429" w:name="_Toc359277879"/>
      <w:bookmarkStart w:id="1430" w:name="_Toc359281070"/>
      <w:bookmarkStart w:id="1431" w:name="_Toc359281303"/>
      <w:bookmarkStart w:id="1432" w:name="_Toc359434233"/>
      <w:bookmarkStart w:id="1433" w:name="_Toc359435100"/>
      <w:bookmarkStart w:id="1434" w:name="_Toc359277880"/>
      <w:bookmarkStart w:id="1435" w:name="_Toc359281071"/>
      <w:bookmarkStart w:id="1436" w:name="_Toc359281304"/>
      <w:bookmarkStart w:id="1437" w:name="_Toc359434234"/>
      <w:bookmarkStart w:id="1438" w:name="_Toc359435101"/>
      <w:bookmarkStart w:id="1439" w:name="_Toc359277881"/>
      <w:bookmarkStart w:id="1440" w:name="_Toc359281072"/>
      <w:bookmarkStart w:id="1441" w:name="_Toc359281305"/>
      <w:bookmarkStart w:id="1442" w:name="_Toc359434235"/>
      <w:bookmarkStart w:id="1443" w:name="_Toc359435102"/>
      <w:bookmarkStart w:id="1444" w:name="_Toc359277882"/>
      <w:bookmarkStart w:id="1445" w:name="_Toc359281073"/>
      <w:bookmarkStart w:id="1446" w:name="_Toc359281306"/>
      <w:bookmarkStart w:id="1447" w:name="_Toc359434236"/>
      <w:bookmarkStart w:id="1448" w:name="_Toc359435103"/>
      <w:bookmarkStart w:id="1449" w:name="_Toc359277883"/>
      <w:bookmarkStart w:id="1450" w:name="_Toc359281074"/>
      <w:bookmarkStart w:id="1451" w:name="_Toc359281307"/>
      <w:bookmarkStart w:id="1452" w:name="_Toc359434237"/>
      <w:bookmarkStart w:id="1453" w:name="_Toc359435104"/>
      <w:bookmarkStart w:id="1454" w:name="_Toc359277884"/>
      <w:bookmarkStart w:id="1455" w:name="_Toc359281075"/>
      <w:bookmarkStart w:id="1456" w:name="_Toc359281308"/>
      <w:bookmarkStart w:id="1457" w:name="_Toc359434238"/>
      <w:bookmarkStart w:id="1458" w:name="_Toc359435105"/>
      <w:bookmarkStart w:id="1459" w:name="_Toc359277885"/>
      <w:bookmarkStart w:id="1460" w:name="_Toc359281076"/>
      <w:bookmarkStart w:id="1461" w:name="_Toc359281309"/>
      <w:bookmarkStart w:id="1462" w:name="_Toc359434239"/>
      <w:bookmarkStart w:id="1463" w:name="_Toc359435106"/>
      <w:bookmarkStart w:id="1464" w:name="_Toc359277886"/>
      <w:bookmarkStart w:id="1465" w:name="_Toc359281077"/>
      <w:bookmarkStart w:id="1466" w:name="_Toc359281310"/>
      <w:bookmarkStart w:id="1467" w:name="_Toc359434240"/>
      <w:bookmarkStart w:id="1468" w:name="_Toc359435107"/>
      <w:bookmarkStart w:id="1469" w:name="_Toc359277887"/>
      <w:bookmarkStart w:id="1470" w:name="_Toc359281078"/>
      <w:bookmarkStart w:id="1471" w:name="_Toc359281311"/>
      <w:bookmarkStart w:id="1472" w:name="_Toc359434241"/>
      <w:bookmarkStart w:id="1473" w:name="_Toc359435108"/>
      <w:bookmarkStart w:id="1474" w:name="_Toc359277888"/>
      <w:bookmarkStart w:id="1475" w:name="_Toc359281079"/>
      <w:bookmarkStart w:id="1476" w:name="_Toc359281312"/>
      <w:bookmarkStart w:id="1477" w:name="_Toc359434242"/>
      <w:bookmarkStart w:id="1478" w:name="_Toc359435109"/>
      <w:bookmarkStart w:id="1479" w:name="_Toc359277889"/>
      <w:bookmarkStart w:id="1480" w:name="_Toc359281080"/>
      <w:bookmarkStart w:id="1481" w:name="_Toc359281313"/>
      <w:bookmarkStart w:id="1482" w:name="_Toc359434243"/>
      <w:bookmarkStart w:id="1483" w:name="_Toc359435110"/>
      <w:bookmarkStart w:id="1484" w:name="_Toc359277890"/>
      <w:bookmarkStart w:id="1485" w:name="_Toc359281081"/>
      <w:bookmarkStart w:id="1486" w:name="_Toc359281314"/>
      <w:bookmarkStart w:id="1487" w:name="_Toc359434244"/>
      <w:bookmarkStart w:id="1488" w:name="_Toc359435111"/>
      <w:bookmarkStart w:id="1489" w:name="_Toc359277891"/>
      <w:bookmarkStart w:id="1490" w:name="_Toc359281082"/>
      <w:bookmarkStart w:id="1491" w:name="_Toc359281315"/>
      <w:bookmarkStart w:id="1492" w:name="_Toc359434245"/>
      <w:bookmarkStart w:id="1493" w:name="_Toc359435112"/>
      <w:bookmarkStart w:id="1494" w:name="_Toc359277892"/>
      <w:bookmarkStart w:id="1495" w:name="_Toc359281083"/>
      <w:bookmarkStart w:id="1496" w:name="_Toc359281316"/>
      <w:bookmarkStart w:id="1497" w:name="_Toc359434246"/>
      <w:bookmarkStart w:id="1498" w:name="_Toc359435113"/>
      <w:bookmarkStart w:id="1499" w:name="_Toc359277893"/>
      <w:bookmarkStart w:id="1500" w:name="_Toc359281084"/>
      <w:bookmarkStart w:id="1501" w:name="_Toc359281317"/>
      <w:bookmarkStart w:id="1502" w:name="_Toc359434247"/>
      <w:bookmarkStart w:id="1503" w:name="_Toc359435114"/>
      <w:bookmarkStart w:id="1504" w:name="_Toc359277894"/>
      <w:bookmarkStart w:id="1505" w:name="_Toc359281085"/>
      <w:bookmarkStart w:id="1506" w:name="_Toc359281318"/>
      <w:bookmarkStart w:id="1507" w:name="_Toc359434248"/>
      <w:bookmarkStart w:id="1508" w:name="_Toc359435115"/>
      <w:bookmarkStart w:id="1509" w:name="_Toc359277895"/>
      <w:bookmarkStart w:id="1510" w:name="_Toc359281086"/>
      <w:bookmarkStart w:id="1511" w:name="_Toc359281319"/>
      <w:bookmarkStart w:id="1512" w:name="_Toc359434249"/>
      <w:bookmarkStart w:id="1513" w:name="_Toc359435116"/>
      <w:bookmarkStart w:id="1514" w:name="_Toc359277896"/>
      <w:bookmarkStart w:id="1515" w:name="_Toc359281087"/>
      <w:bookmarkStart w:id="1516" w:name="_Toc359281320"/>
      <w:bookmarkStart w:id="1517" w:name="_Toc359434250"/>
      <w:bookmarkStart w:id="1518" w:name="_Toc359435117"/>
      <w:bookmarkStart w:id="1519" w:name="_Toc359277897"/>
      <w:bookmarkStart w:id="1520" w:name="_Toc359281088"/>
      <w:bookmarkStart w:id="1521" w:name="_Toc359281321"/>
      <w:bookmarkStart w:id="1522" w:name="_Toc359434251"/>
      <w:bookmarkStart w:id="1523" w:name="_Toc359435118"/>
      <w:bookmarkStart w:id="1524" w:name="_Toc359277898"/>
      <w:bookmarkStart w:id="1525" w:name="_Toc359281089"/>
      <w:bookmarkStart w:id="1526" w:name="_Toc359281322"/>
      <w:bookmarkStart w:id="1527" w:name="_Toc359434252"/>
      <w:bookmarkStart w:id="1528" w:name="_Toc359435119"/>
      <w:bookmarkStart w:id="1529" w:name="_Toc359277899"/>
      <w:bookmarkStart w:id="1530" w:name="_Toc359281090"/>
      <w:bookmarkStart w:id="1531" w:name="_Toc359281323"/>
      <w:bookmarkStart w:id="1532" w:name="_Toc359434253"/>
      <w:bookmarkStart w:id="1533" w:name="_Toc359435120"/>
      <w:bookmarkStart w:id="1534" w:name="_Toc359277900"/>
      <w:bookmarkStart w:id="1535" w:name="_Toc359281091"/>
      <w:bookmarkStart w:id="1536" w:name="_Toc359281324"/>
      <w:bookmarkStart w:id="1537" w:name="_Toc359434254"/>
      <w:bookmarkStart w:id="1538" w:name="_Toc359435121"/>
      <w:bookmarkStart w:id="1539" w:name="_Toc359277901"/>
      <w:bookmarkStart w:id="1540" w:name="_Toc359281092"/>
      <w:bookmarkStart w:id="1541" w:name="_Toc359281325"/>
      <w:bookmarkStart w:id="1542" w:name="_Toc359434255"/>
      <w:bookmarkStart w:id="1543" w:name="_Toc359435122"/>
      <w:bookmarkStart w:id="1544" w:name="_Toc359277902"/>
      <w:bookmarkStart w:id="1545" w:name="_Toc359281093"/>
      <w:bookmarkStart w:id="1546" w:name="_Toc359281326"/>
      <w:bookmarkStart w:id="1547" w:name="_Toc359434256"/>
      <w:bookmarkStart w:id="1548" w:name="_Toc359435123"/>
      <w:bookmarkStart w:id="1549" w:name="_Toc359277903"/>
      <w:bookmarkStart w:id="1550" w:name="_Toc359281094"/>
      <w:bookmarkStart w:id="1551" w:name="_Toc359281327"/>
      <w:bookmarkStart w:id="1552" w:name="_Toc359434257"/>
      <w:bookmarkStart w:id="1553" w:name="_Toc359435124"/>
      <w:bookmarkStart w:id="1554" w:name="_Toc359277904"/>
      <w:bookmarkStart w:id="1555" w:name="_Toc359281095"/>
      <w:bookmarkStart w:id="1556" w:name="_Toc359281328"/>
      <w:bookmarkStart w:id="1557" w:name="_Toc359434258"/>
      <w:bookmarkStart w:id="1558" w:name="_Toc359435125"/>
      <w:bookmarkStart w:id="1559" w:name="_Toc359277905"/>
      <w:bookmarkStart w:id="1560" w:name="_Toc359281096"/>
      <w:bookmarkStart w:id="1561" w:name="_Toc359281329"/>
      <w:bookmarkStart w:id="1562" w:name="_Toc359434259"/>
      <w:bookmarkStart w:id="1563" w:name="_Toc359435126"/>
      <w:bookmarkStart w:id="1564" w:name="_Toc359277906"/>
      <w:bookmarkStart w:id="1565" w:name="_Toc359281097"/>
      <w:bookmarkStart w:id="1566" w:name="_Toc359281330"/>
      <w:bookmarkStart w:id="1567" w:name="_Toc359434260"/>
      <w:bookmarkStart w:id="1568" w:name="_Toc359435127"/>
      <w:bookmarkStart w:id="1569" w:name="_Toc359277907"/>
      <w:bookmarkStart w:id="1570" w:name="_Toc359281098"/>
      <w:bookmarkStart w:id="1571" w:name="_Toc359281331"/>
      <w:bookmarkStart w:id="1572" w:name="_Toc359434261"/>
      <w:bookmarkStart w:id="1573" w:name="_Toc359435128"/>
      <w:bookmarkStart w:id="1574" w:name="_Toc359277908"/>
      <w:bookmarkStart w:id="1575" w:name="_Toc359281099"/>
      <w:bookmarkStart w:id="1576" w:name="_Toc359281332"/>
      <w:bookmarkStart w:id="1577" w:name="_Toc359434262"/>
      <w:bookmarkStart w:id="1578" w:name="_Toc359435129"/>
      <w:bookmarkStart w:id="1579" w:name="_Toc359277909"/>
      <w:bookmarkStart w:id="1580" w:name="_Toc359281100"/>
      <w:bookmarkStart w:id="1581" w:name="_Toc359281333"/>
      <w:bookmarkStart w:id="1582" w:name="_Toc359434263"/>
      <w:bookmarkStart w:id="1583" w:name="_Toc359435130"/>
      <w:bookmarkStart w:id="1584" w:name="_Toc359277910"/>
      <w:bookmarkStart w:id="1585" w:name="_Toc359281101"/>
      <w:bookmarkStart w:id="1586" w:name="_Toc359281334"/>
      <w:bookmarkStart w:id="1587" w:name="_Toc359434264"/>
      <w:bookmarkStart w:id="1588" w:name="_Toc359435131"/>
      <w:bookmarkStart w:id="1589" w:name="_Toc359277911"/>
      <w:bookmarkStart w:id="1590" w:name="_Toc359281102"/>
      <w:bookmarkStart w:id="1591" w:name="_Toc359281335"/>
      <w:bookmarkStart w:id="1592" w:name="_Toc359434265"/>
      <w:bookmarkStart w:id="1593" w:name="_Toc359435132"/>
      <w:bookmarkStart w:id="1594" w:name="_Toc359277912"/>
      <w:bookmarkStart w:id="1595" w:name="_Toc359281103"/>
      <w:bookmarkStart w:id="1596" w:name="_Toc359281336"/>
      <w:bookmarkStart w:id="1597" w:name="_Toc359434266"/>
      <w:bookmarkStart w:id="1598" w:name="_Toc359435133"/>
      <w:bookmarkStart w:id="1599" w:name="_Toc359277913"/>
      <w:bookmarkStart w:id="1600" w:name="_Toc359281104"/>
      <w:bookmarkStart w:id="1601" w:name="_Toc359281337"/>
      <w:bookmarkStart w:id="1602" w:name="_Toc359434267"/>
      <w:bookmarkStart w:id="1603" w:name="_Toc359435134"/>
      <w:bookmarkStart w:id="1604" w:name="_Toc359277914"/>
      <w:bookmarkStart w:id="1605" w:name="_Toc359281105"/>
      <w:bookmarkStart w:id="1606" w:name="_Toc359281338"/>
      <w:bookmarkStart w:id="1607" w:name="_Toc359434268"/>
      <w:bookmarkStart w:id="1608" w:name="_Toc359435135"/>
      <w:bookmarkStart w:id="1609" w:name="_Toc359277915"/>
      <w:bookmarkStart w:id="1610" w:name="_Toc359281106"/>
      <w:bookmarkStart w:id="1611" w:name="_Toc359281339"/>
      <w:bookmarkStart w:id="1612" w:name="_Toc359434269"/>
      <w:bookmarkStart w:id="1613" w:name="_Toc359435136"/>
      <w:bookmarkStart w:id="1614" w:name="_Toc359277916"/>
      <w:bookmarkStart w:id="1615" w:name="_Toc359281107"/>
      <w:bookmarkStart w:id="1616" w:name="_Toc359281340"/>
      <w:bookmarkStart w:id="1617" w:name="_Toc359434270"/>
      <w:bookmarkStart w:id="1618" w:name="_Toc359435137"/>
      <w:bookmarkStart w:id="1619" w:name="_Toc359277917"/>
      <w:bookmarkStart w:id="1620" w:name="_Toc359281108"/>
      <w:bookmarkStart w:id="1621" w:name="_Toc359281341"/>
      <w:bookmarkStart w:id="1622" w:name="_Toc359434271"/>
      <w:bookmarkStart w:id="1623" w:name="_Toc359435138"/>
      <w:bookmarkStart w:id="1624" w:name="_Toc359277918"/>
      <w:bookmarkStart w:id="1625" w:name="_Toc359281109"/>
      <w:bookmarkStart w:id="1626" w:name="_Toc359281342"/>
      <w:bookmarkStart w:id="1627" w:name="_Toc359434272"/>
      <w:bookmarkStart w:id="1628" w:name="_Toc359435139"/>
      <w:bookmarkStart w:id="1629" w:name="_Toc359277919"/>
      <w:bookmarkStart w:id="1630" w:name="_Toc359281110"/>
      <w:bookmarkStart w:id="1631" w:name="_Toc359281343"/>
      <w:bookmarkStart w:id="1632" w:name="_Toc359434273"/>
      <w:bookmarkStart w:id="1633" w:name="_Toc359435140"/>
      <w:bookmarkStart w:id="1634" w:name="_Toc359277920"/>
      <w:bookmarkStart w:id="1635" w:name="_Toc359281111"/>
      <w:bookmarkStart w:id="1636" w:name="_Toc359281344"/>
      <w:bookmarkStart w:id="1637" w:name="_Toc359434274"/>
      <w:bookmarkStart w:id="1638" w:name="_Toc359435141"/>
      <w:bookmarkStart w:id="1639" w:name="_Toc359277921"/>
      <w:bookmarkStart w:id="1640" w:name="_Toc359281112"/>
      <w:bookmarkStart w:id="1641" w:name="_Toc359281345"/>
      <w:bookmarkStart w:id="1642" w:name="_Toc359434275"/>
      <w:bookmarkStart w:id="1643" w:name="_Toc359435142"/>
      <w:bookmarkStart w:id="1644" w:name="_Toc359277922"/>
      <w:bookmarkStart w:id="1645" w:name="_Toc359281113"/>
      <w:bookmarkStart w:id="1646" w:name="_Toc359281346"/>
      <w:bookmarkStart w:id="1647" w:name="_Toc359434276"/>
      <w:bookmarkStart w:id="1648" w:name="_Toc359435143"/>
      <w:bookmarkStart w:id="1649" w:name="_Toc359277923"/>
      <w:bookmarkStart w:id="1650" w:name="_Toc359281114"/>
      <w:bookmarkStart w:id="1651" w:name="_Toc359281347"/>
      <w:bookmarkStart w:id="1652" w:name="_Toc359434277"/>
      <w:bookmarkStart w:id="1653" w:name="_Toc359435144"/>
      <w:bookmarkStart w:id="1654" w:name="_Toc359277924"/>
      <w:bookmarkStart w:id="1655" w:name="_Toc359281115"/>
      <w:bookmarkStart w:id="1656" w:name="_Toc359281348"/>
      <w:bookmarkStart w:id="1657" w:name="_Toc359434278"/>
      <w:bookmarkStart w:id="1658" w:name="_Toc359435145"/>
      <w:bookmarkStart w:id="1659" w:name="_Toc359277925"/>
      <w:bookmarkStart w:id="1660" w:name="_Toc359281116"/>
      <w:bookmarkStart w:id="1661" w:name="_Toc359281349"/>
      <w:bookmarkStart w:id="1662" w:name="_Toc359434279"/>
      <w:bookmarkStart w:id="1663" w:name="_Toc359435146"/>
      <w:bookmarkStart w:id="1664" w:name="_Toc359277926"/>
      <w:bookmarkStart w:id="1665" w:name="_Toc359281117"/>
      <w:bookmarkStart w:id="1666" w:name="_Toc359281350"/>
      <w:bookmarkStart w:id="1667" w:name="_Toc359434280"/>
      <w:bookmarkStart w:id="1668" w:name="_Toc359435147"/>
      <w:bookmarkStart w:id="1669" w:name="_Toc359277927"/>
      <w:bookmarkStart w:id="1670" w:name="_Toc359281118"/>
      <w:bookmarkStart w:id="1671" w:name="_Toc359281351"/>
      <w:bookmarkStart w:id="1672" w:name="_Toc359434281"/>
      <w:bookmarkStart w:id="1673" w:name="_Toc359435148"/>
      <w:bookmarkStart w:id="1674" w:name="_Toc359277928"/>
      <w:bookmarkStart w:id="1675" w:name="_Toc359281119"/>
      <w:bookmarkStart w:id="1676" w:name="_Toc359281352"/>
      <w:bookmarkStart w:id="1677" w:name="_Toc359434282"/>
      <w:bookmarkStart w:id="1678" w:name="_Toc359435149"/>
      <w:bookmarkStart w:id="1679" w:name="_Toc359277929"/>
      <w:bookmarkStart w:id="1680" w:name="_Toc359281120"/>
      <w:bookmarkStart w:id="1681" w:name="_Toc359281353"/>
      <w:bookmarkStart w:id="1682" w:name="_Toc359434283"/>
      <w:bookmarkStart w:id="1683" w:name="_Toc359435150"/>
      <w:bookmarkStart w:id="1684" w:name="_Toc359277930"/>
      <w:bookmarkStart w:id="1685" w:name="_Toc359281121"/>
      <w:bookmarkStart w:id="1686" w:name="_Toc359281354"/>
      <w:bookmarkStart w:id="1687" w:name="_Toc359434284"/>
      <w:bookmarkStart w:id="1688" w:name="_Toc359435151"/>
      <w:bookmarkStart w:id="1689" w:name="_Toc359434286"/>
      <w:bookmarkStart w:id="1690" w:name="_Toc359435153"/>
      <w:bookmarkStart w:id="1691" w:name="_Toc359435860"/>
      <w:bookmarkStart w:id="1692" w:name="_Toc359434287"/>
      <w:bookmarkStart w:id="1693" w:name="_Toc359435154"/>
      <w:bookmarkStart w:id="1694" w:name="_Toc359435861"/>
      <w:bookmarkStart w:id="1695" w:name="_Toc359434288"/>
      <w:bookmarkStart w:id="1696" w:name="_Toc359435155"/>
      <w:bookmarkStart w:id="1697" w:name="_Toc359435862"/>
      <w:bookmarkStart w:id="1698" w:name="_Toc359434289"/>
      <w:bookmarkStart w:id="1699" w:name="_Toc359435156"/>
      <w:bookmarkStart w:id="1700" w:name="_Toc359435863"/>
      <w:bookmarkStart w:id="1701" w:name="_Toc359434296"/>
      <w:bookmarkStart w:id="1702" w:name="_Toc359435163"/>
      <w:bookmarkStart w:id="1703" w:name="_Toc359435870"/>
      <w:bookmarkStart w:id="1704" w:name="_Toc359434297"/>
      <w:bookmarkStart w:id="1705" w:name="_Toc359435164"/>
      <w:bookmarkStart w:id="1706" w:name="_Toc359435871"/>
      <w:bookmarkStart w:id="1707" w:name="_Toc359434298"/>
      <w:bookmarkStart w:id="1708" w:name="_Toc359435165"/>
      <w:bookmarkStart w:id="1709" w:name="_Toc359435872"/>
      <w:bookmarkStart w:id="1710" w:name="_Toc359434299"/>
      <w:bookmarkStart w:id="1711" w:name="_Toc359435166"/>
      <w:bookmarkStart w:id="1712" w:name="_Toc359435873"/>
      <w:bookmarkStart w:id="1713" w:name="_Toc359434300"/>
      <w:bookmarkStart w:id="1714" w:name="_Toc359435167"/>
      <w:bookmarkStart w:id="1715" w:name="_Toc359435874"/>
      <w:bookmarkStart w:id="1716" w:name="_Toc359434301"/>
      <w:bookmarkStart w:id="1717" w:name="_Toc359435168"/>
      <w:bookmarkStart w:id="1718" w:name="_Toc359435875"/>
      <w:bookmarkStart w:id="1719" w:name="_Toc359434302"/>
      <w:bookmarkStart w:id="1720" w:name="_Toc359435169"/>
      <w:bookmarkStart w:id="1721" w:name="_Toc359435876"/>
      <w:bookmarkStart w:id="1722" w:name="_Toc359434303"/>
      <w:bookmarkStart w:id="1723" w:name="_Toc359435170"/>
      <w:bookmarkStart w:id="1724" w:name="_Toc359435877"/>
      <w:bookmarkStart w:id="1725" w:name="_Toc359434304"/>
      <w:bookmarkStart w:id="1726" w:name="_Toc359435171"/>
      <w:bookmarkStart w:id="1727" w:name="_Toc359435878"/>
      <w:bookmarkStart w:id="1728" w:name="_Toc359434305"/>
      <w:bookmarkStart w:id="1729" w:name="_Toc359435172"/>
      <w:bookmarkStart w:id="1730" w:name="_Toc359435879"/>
      <w:bookmarkStart w:id="1731" w:name="_Toc359434306"/>
      <w:bookmarkStart w:id="1732" w:name="_Toc359435173"/>
      <w:bookmarkStart w:id="1733" w:name="_Toc359435880"/>
      <w:bookmarkStart w:id="1734" w:name="_Toc359434307"/>
      <w:bookmarkStart w:id="1735" w:name="_Toc359435174"/>
      <w:bookmarkStart w:id="1736" w:name="_Toc359435881"/>
      <w:bookmarkStart w:id="1737" w:name="_Toc359434308"/>
      <w:bookmarkStart w:id="1738" w:name="_Toc359435175"/>
      <w:bookmarkStart w:id="1739" w:name="_Toc359435882"/>
      <w:bookmarkStart w:id="1740" w:name="_Toc359434309"/>
      <w:bookmarkStart w:id="1741" w:name="_Toc359435176"/>
      <w:bookmarkStart w:id="1742" w:name="_Toc359435883"/>
      <w:bookmarkStart w:id="1743" w:name="_Toc359434310"/>
      <w:bookmarkStart w:id="1744" w:name="_Toc359435177"/>
      <w:bookmarkStart w:id="1745" w:name="_Toc359435884"/>
      <w:bookmarkStart w:id="1746" w:name="_Toc359434311"/>
      <w:bookmarkStart w:id="1747" w:name="_Toc359435178"/>
      <w:bookmarkStart w:id="1748" w:name="_Toc359435885"/>
      <w:bookmarkStart w:id="1749" w:name="_Toc359434312"/>
      <w:bookmarkStart w:id="1750" w:name="_Toc359435179"/>
      <w:bookmarkStart w:id="1751" w:name="_Toc359435886"/>
      <w:bookmarkStart w:id="1752" w:name="_Toc359434313"/>
      <w:bookmarkStart w:id="1753" w:name="_Toc359435180"/>
      <w:bookmarkStart w:id="1754" w:name="_Toc359435887"/>
      <w:bookmarkStart w:id="1755" w:name="_Toc359434314"/>
      <w:bookmarkStart w:id="1756" w:name="_Toc359435181"/>
      <w:bookmarkStart w:id="1757" w:name="_Toc359435888"/>
      <w:bookmarkStart w:id="1758" w:name="_Toc359434315"/>
      <w:bookmarkStart w:id="1759" w:name="_Toc359435182"/>
      <w:bookmarkStart w:id="1760" w:name="_Toc359435889"/>
      <w:bookmarkStart w:id="1761" w:name="_Toc359434316"/>
      <w:bookmarkStart w:id="1762" w:name="_Toc359435183"/>
      <w:bookmarkStart w:id="1763" w:name="_Toc359435890"/>
      <w:bookmarkStart w:id="1764" w:name="_Toc359434317"/>
      <w:bookmarkStart w:id="1765" w:name="_Toc359435184"/>
      <w:bookmarkStart w:id="1766" w:name="_Toc359435891"/>
      <w:bookmarkStart w:id="1767" w:name="_Toc359434318"/>
      <w:bookmarkStart w:id="1768" w:name="_Toc359435185"/>
      <w:bookmarkStart w:id="1769" w:name="_Toc359435892"/>
      <w:bookmarkStart w:id="1770" w:name="_Toc359434319"/>
      <w:bookmarkStart w:id="1771" w:name="_Toc359435186"/>
      <w:bookmarkStart w:id="1772" w:name="_Toc359435893"/>
      <w:bookmarkStart w:id="1773" w:name="_Toc359434320"/>
      <w:bookmarkStart w:id="1774" w:name="_Toc359435187"/>
      <w:bookmarkStart w:id="1775" w:name="_Toc359435894"/>
      <w:bookmarkStart w:id="1776" w:name="_Toc359434321"/>
      <w:bookmarkStart w:id="1777" w:name="_Toc359435188"/>
      <w:bookmarkStart w:id="1778" w:name="_Toc359435895"/>
      <w:bookmarkStart w:id="1779" w:name="_Toc359434322"/>
      <w:bookmarkStart w:id="1780" w:name="_Toc359435189"/>
      <w:bookmarkStart w:id="1781" w:name="_Toc359435896"/>
      <w:bookmarkStart w:id="1782" w:name="_Toc359434323"/>
      <w:bookmarkStart w:id="1783" w:name="_Toc359435190"/>
      <w:bookmarkStart w:id="1784" w:name="_Toc359435897"/>
      <w:bookmarkStart w:id="1785" w:name="_Toc359434324"/>
      <w:bookmarkStart w:id="1786" w:name="_Toc359435191"/>
      <w:bookmarkStart w:id="1787" w:name="_Toc359435898"/>
      <w:bookmarkStart w:id="1788" w:name="_Toc359434325"/>
      <w:bookmarkStart w:id="1789" w:name="_Toc359435192"/>
      <w:bookmarkStart w:id="1790" w:name="_Toc359435899"/>
      <w:bookmarkStart w:id="1791" w:name="_Toc359434326"/>
      <w:bookmarkStart w:id="1792" w:name="_Toc359435193"/>
      <w:bookmarkStart w:id="1793" w:name="_Toc359435900"/>
      <w:bookmarkStart w:id="1794" w:name="_Toc359434327"/>
      <w:bookmarkStart w:id="1795" w:name="_Toc359435194"/>
      <w:bookmarkStart w:id="1796" w:name="_Toc359435901"/>
      <w:bookmarkStart w:id="1797" w:name="_Toc359434328"/>
      <w:bookmarkStart w:id="1798" w:name="_Toc359435195"/>
      <w:bookmarkStart w:id="1799" w:name="_Toc359435902"/>
      <w:bookmarkStart w:id="1800" w:name="_Toc359434329"/>
      <w:bookmarkStart w:id="1801" w:name="_Toc359435196"/>
      <w:bookmarkStart w:id="1802" w:name="_Toc359435903"/>
      <w:bookmarkStart w:id="1803" w:name="_Toc359434330"/>
      <w:bookmarkStart w:id="1804" w:name="_Toc359435197"/>
      <w:bookmarkStart w:id="1805" w:name="_Toc359435904"/>
      <w:bookmarkStart w:id="1806" w:name="_Toc359434331"/>
      <w:bookmarkStart w:id="1807" w:name="_Toc359435198"/>
      <w:bookmarkStart w:id="1808" w:name="_Toc359435905"/>
      <w:bookmarkStart w:id="1809" w:name="_Toc359434332"/>
      <w:bookmarkStart w:id="1810" w:name="_Toc359435199"/>
      <w:bookmarkStart w:id="1811" w:name="_Toc359435906"/>
      <w:bookmarkStart w:id="1812" w:name="_Toc359434333"/>
      <w:bookmarkStart w:id="1813" w:name="_Toc359435200"/>
      <w:bookmarkStart w:id="1814" w:name="_Toc359435907"/>
      <w:bookmarkStart w:id="1815" w:name="_Toc359434334"/>
      <w:bookmarkStart w:id="1816" w:name="_Toc359435201"/>
      <w:bookmarkStart w:id="1817" w:name="_Toc359435908"/>
      <w:bookmarkStart w:id="1818" w:name="_Toc359434335"/>
      <w:bookmarkStart w:id="1819" w:name="_Toc359435202"/>
      <w:bookmarkStart w:id="1820" w:name="_Toc359435909"/>
      <w:bookmarkStart w:id="1821" w:name="_Toc359434336"/>
      <w:bookmarkStart w:id="1822" w:name="_Toc359435203"/>
      <w:bookmarkStart w:id="1823" w:name="_Toc359435910"/>
      <w:bookmarkStart w:id="1824" w:name="_Toc359434337"/>
      <w:bookmarkStart w:id="1825" w:name="_Toc359435204"/>
      <w:bookmarkStart w:id="1826" w:name="_Toc359435911"/>
      <w:bookmarkStart w:id="1827" w:name="_Toc359434338"/>
      <w:bookmarkStart w:id="1828" w:name="_Toc359435205"/>
      <w:bookmarkStart w:id="1829" w:name="_Toc359435912"/>
      <w:bookmarkStart w:id="1830" w:name="_Toc366068701"/>
      <w:bookmarkStart w:id="1831" w:name="_Toc366068702"/>
      <w:bookmarkStart w:id="1832" w:name="_Toc366854322"/>
      <w:bookmarkStart w:id="1833" w:name="_Ref366244035"/>
      <w:bookmarkStart w:id="1834" w:name="_Toc370915671"/>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r>
        <w:t>GetTasks</w:t>
      </w:r>
      <w:bookmarkEnd w:id="1833"/>
      <w:bookmarkEnd w:id="1834"/>
    </w:p>
    <w:p w14:paraId="54676AEB" w14:textId="52DDD2C0" w:rsidR="005A22E4" w:rsidRDefault="005A22E4" w:rsidP="003C422C">
      <w:pPr>
        <w:pStyle w:val="BodyText2"/>
        <w:ind w:left="0"/>
      </w:pPr>
      <w:r>
        <w:t xml:space="preserve">Relevant for checking a task status for the cancelation of tasks in MUST see, </w:t>
      </w:r>
      <w:r>
        <w:fldChar w:fldCharType="begin"/>
      </w:r>
      <w:r>
        <w:instrText xml:space="preserve"> REF _Ref366243910 \r \h </w:instrText>
      </w:r>
      <w:r w:rsidR="003C422C">
        <w:instrText xml:space="preserve"> \* MERGEFORMAT </w:instrText>
      </w:r>
      <w:r>
        <w:fldChar w:fldCharType="separate"/>
      </w:r>
      <w:r w:rsidR="006E49E1">
        <w:t>2.6.3.3</w:t>
      </w:r>
      <w:r>
        <w:fldChar w:fldCharType="end"/>
      </w:r>
    </w:p>
    <w:p w14:paraId="4AB6A384" w14:textId="4C165DD0" w:rsidR="005C6DEF" w:rsidRPr="00534A8B" w:rsidRDefault="00D55CDB" w:rsidP="003C422C">
      <w:pPr>
        <w:pStyle w:val="Heading4"/>
        <w:numPr>
          <w:ilvl w:val="2"/>
          <w:numId w:val="2"/>
        </w:numPr>
      </w:pPr>
      <w:r>
        <w:t>Request Header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18"/>
        <w:gridCol w:w="5058"/>
      </w:tblGrid>
      <w:tr w:rsidR="00CF050B" w:rsidRPr="00CF050B" w14:paraId="672B8753" w14:textId="77777777" w:rsidTr="00CC7998">
        <w:tc>
          <w:tcPr>
            <w:tcW w:w="4518" w:type="dxa"/>
            <w:shd w:val="clear" w:color="auto" w:fill="365F91"/>
          </w:tcPr>
          <w:p w14:paraId="5BABDB7D" w14:textId="77777777" w:rsidR="005C6DEF" w:rsidRPr="003A41C1" w:rsidRDefault="005C6DEF" w:rsidP="00DB537E">
            <w:pPr>
              <w:pStyle w:val="TableHeading"/>
              <w:spacing w:line="360" w:lineRule="auto"/>
              <w:rPr>
                <w:b w:val="0"/>
                <w:color w:val="FFFFFF" w:themeColor="background1"/>
              </w:rPr>
            </w:pPr>
            <w:r w:rsidRPr="003A41C1">
              <w:rPr>
                <w:b w:val="0"/>
                <w:color w:val="FFFFFF" w:themeColor="background1"/>
              </w:rPr>
              <w:t>URL</w:t>
            </w:r>
          </w:p>
        </w:tc>
        <w:tc>
          <w:tcPr>
            <w:tcW w:w="5058" w:type="dxa"/>
            <w:shd w:val="clear" w:color="auto" w:fill="365F91"/>
          </w:tcPr>
          <w:p w14:paraId="6B1030C3" w14:textId="77777777" w:rsidR="005C6DEF" w:rsidRPr="003A41C1" w:rsidRDefault="005C6DEF" w:rsidP="00DB537E">
            <w:pPr>
              <w:pStyle w:val="TableHeading"/>
              <w:spacing w:line="360" w:lineRule="auto"/>
              <w:rPr>
                <w:b w:val="0"/>
                <w:color w:val="FFFFFF" w:themeColor="background1"/>
              </w:rPr>
            </w:pPr>
            <w:r w:rsidRPr="003A41C1">
              <w:rPr>
                <w:b w:val="0"/>
                <w:color w:val="FFFFFF" w:themeColor="background1"/>
              </w:rPr>
              <w:t>SOAP Action</w:t>
            </w:r>
          </w:p>
        </w:tc>
      </w:tr>
      <w:tr w:rsidR="00CF050B" w:rsidRPr="00CF050B" w14:paraId="704A8F75" w14:textId="77777777" w:rsidTr="00CC7998">
        <w:trPr>
          <w:trHeight w:val="728"/>
        </w:trPr>
        <w:tc>
          <w:tcPr>
            <w:tcW w:w="4518" w:type="dxa"/>
          </w:tcPr>
          <w:p w14:paraId="0BF356F1" w14:textId="1119D85F" w:rsidR="005C6DEF" w:rsidRPr="003A41C1" w:rsidRDefault="005C6DEF" w:rsidP="00DB537E">
            <w:pPr>
              <w:pStyle w:val="TableText"/>
              <w:spacing w:line="360" w:lineRule="auto"/>
            </w:pPr>
            <w:r w:rsidRPr="003A41C1">
              <w:t>http://&lt;server&gt;/SO/IntegrationServices/</w:t>
            </w:r>
            <w:r w:rsidRPr="003A41C1">
              <w:rPr>
                <w:rFonts w:eastAsia="MS Mincho" w:cs="Arial"/>
                <w:szCs w:val="22"/>
                <w:lang w:eastAsia="ja-JP" w:bidi="he-IL"/>
              </w:rPr>
              <w:t xml:space="preserve"> </w:t>
            </w:r>
            <w:r w:rsidR="00CF050B" w:rsidRPr="003A41C1">
              <w:rPr>
                <w:rFonts w:eastAsia="MS Mincho" w:cs="Arial"/>
                <w:szCs w:val="22"/>
                <w:lang w:eastAsia="ja-JP" w:bidi="he-IL"/>
              </w:rPr>
              <w:t>ScheduleService</w:t>
            </w:r>
            <w:r w:rsidRPr="003A41C1">
              <w:rPr>
                <w:rFonts w:eastAsia="MS Mincho" w:cs="Arial"/>
                <w:szCs w:val="22"/>
                <w:lang w:eastAsia="ja-JP" w:bidi="he-IL"/>
              </w:rPr>
              <w:t xml:space="preserve">.svc </w:t>
            </w:r>
            <w:r w:rsidRPr="003A41C1">
              <w:t>/BasicHttpInt</w:t>
            </w:r>
          </w:p>
        </w:tc>
        <w:tc>
          <w:tcPr>
            <w:tcW w:w="5058" w:type="dxa"/>
          </w:tcPr>
          <w:p w14:paraId="115B2296" w14:textId="278E65E4" w:rsidR="005C6DEF" w:rsidRPr="003A41C1" w:rsidRDefault="005C6DEF" w:rsidP="00DB537E">
            <w:pPr>
              <w:pStyle w:val="TableText"/>
              <w:spacing w:line="360" w:lineRule="auto"/>
            </w:pPr>
            <w:r w:rsidRPr="003A41C1">
              <w:rPr>
                <w:rFonts w:eastAsia="MS Mincho" w:cs="Arial"/>
                <w:szCs w:val="22"/>
                <w:lang w:eastAsia="ja-JP" w:bidi="he-IL"/>
              </w:rPr>
              <w:t>http://www.clicksoftware.com/</w:t>
            </w:r>
            <w:r w:rsidRPr="003A41C1">
              <w:t xml:space="preserve"> </w:t>
            </w:r>
            <w:r w:rsidR="00CF050B" w:rsidRPr="003A41C1">
              <w:rPr>
                <w:rFonts w:eastAsia="MS Mincho" w:cs="Arial"/>
                <w:szCs w:val="22"/>
                <w:lang w:eastAsia="ja-JP" w:bidi="he-IL"/>
              </w:rPr>
              <w:t>ScheduleService</w:t>
            </w:r>
            <w:r w:rsidRPr="003A41C1">
              <w:rPr>
                <w:rFonts w:eastAsia="MS Mincho" w:cs="Arial"/>
                <w:szCs w:val="22"/>
                <w:lang w:eastAsia="ja-JP" w:bidi="he-IL"/>
              </w:rPr>
              <w:t>.svc /</w:t>
            </w:r>
            <w:r w:rsidRPr="003A41C1">
              <w:t xml:space="preserve"> GetTasks</w:t>
            </w:r>
            <w:r w:rsidRPr="003A41C1">
              <w:rPr>
                <w:rFonts w:eastAsia="MS Mincho" w:cs="Arial"/>
                <w:szCs w:val="22"/>
                <w:lang w:eastAsia="ja-JP" w:bidi="he-IL"/>
              </w:rPr>
              <w:t xml:space="preserve"> </w:t>
            </w:r>
          </w:p>
        </w:tc>
      </w:tr>
    </w:tbl>
    <w:p w14:paraId="1631F8BC" w14:textId="77777777" w:rsidR="00D55CDB" w:rsidRDefault="00D55CDB" w:rsidP="00D55CDB">
      <w:pPr>
        <w:autoSpaceDE w:val="0"/>
        <w:autoSpaceDN w:val="0"/>
        <w:adjustRightInd w:val="0"/>
        <w:spacing w:line="360" w:lineRule="auto"/>
      </w:pPr>
    </w:p>
    <w:p w14:paraId="634BF401" w14:textId="77777777" w:rsidR="00D55CDB" w:rsidRPr="00CD5EF1" w:rsidRDefault="00D55CDB" w:rsidP="00D55CDB">
      <w:pPr>
        <w:autoSpaceDE w:val="0"/>
        <w:autoSpaceDN w:val="0"/>
        <w:adjustRightInd w:val="0"/>
        <w:spacing w:line="360" w:lineRule="auto"/>
      </w:pPr>
      <w:r>
        <w:t>Below is an example SOAP Request Header POST &amp; SOAPAction are the vital in the packet construct:</w:t>
      </w:r>
    </w:p>
    <w:p w14:paraId="73DCC159" w14:textId="77777777" w:rsidR="00D55CDB" w:rsidRDefault="00D55CDB" w:rsidP="00D55CDB">
      <w:pPr>
        <w:autoSpaceDE w:val="0"/>
        <w:autoSpaceDN w:val="0"/>
        <w:adjustRightInd w:val="0"/>
        <w:spacing w:line="360" w:lineRule="auto"/>
      </w:pPr>
    </w:p>
    <w:tbl>
      <w:tblPr>
        <w:tblW w:w="0" w:type="auto"/>
        <w:tblLook w:val="04A0" w:firstRow="1" w:lastRow="0" w:firstColumn="1" w:lastColumn="0" w:noHBand="0" w:noVBand="1"/>
      </w:tblPr>
      <w:tblGrid>
        <w:gridCol w:w="10296"/>
      </w:tblGrid>
      <w:tr w:rsidR="00D55CDB" w14:paraId="404A3E2C" w14:textId="77777777" w:rsidTr="005F4B31">
        <w:trPr>
          <w:trHeight w:val="1682"/>
        </w:trPr>
        <w:tc>
          <w:tcPr>
            <w:tcW w:w="10296" w:type="dxa"/>
          </w:tcPr>
          <w:p w14:paraId="03667707" w14:textId="77777777" w:rsidR="00D55CDB" w:rsidRPr="00D55CDB" w:rsidRDefault="00D55CDB" w:rsidP="00D55CDB">
            <w:pPr>
              <w:autoSpaceDE w:val="0"/>
              <w:autoSpaceDN w:val="0"/>
              <w:adjustRightInd w:val="0"/>
              <w:spacing w:line="360" w:lineRule="auto"/>
              <w:rPr>
                <w:rFonts w:ascii="Lucida Console" w:hAnsi="Lucida Console" w:cs="Lucida Console"/>
                <w:b/>
                <w:sz w:val="17"/>
                <w:szCs w:val="17"/>
                <w:lang w:eastAsia="ja-JP" w:bidi="ar-SA"/>
              </w:rPr>
            </w:pPr>
            <w:r w:rsidRPr="00D55CDB">
              <w:rPr>
                <w:rFonts w:ascii="Lucida Console" w:hAnsi="Lucida Console" w:cs="Lucida Console"/>
                <w:b/>
                <w:sz w:val="17"/>
                <w:szCs w:val="17"/>
                <w:lang w:eastAsia="ja-JP" w:bidi="ar-SA"/>
              </w:rPr>
              <w:t>POST http://localhost/SO/IntegrationServices/ScheduleService.svc/BasicHttpInt HTTP/1.1</w:t>
            </w:r>
          </w:p>
          <w:p w14:paraId="0CF0E717" w14:textId="77777777" w:rsidR="00D55CDB" w:rsidRPr="003A41C1" w:rsidRDefault="00D55CDB" w:rsidP="00D55CDB">
            <w:pPr>
              <w:autoSpaceDE w:val="0"/>
              <w:autoSpaceDN w:val="0"/>
              <w:adjustRightInd w:val="0"/>
              <w:spacing w:line="360" w:lineRule="auto"/>
              <w:rPr>
                <w:rFonts w:ascii="Lucida Console" w:hAnsi="Lucida Console" w:cs="Lucida Console"/>
                <w:sz w:val="17"/>
                <w:szCs w:val="17"/>
                <w:lang w:eastAsia="ja-JP" w:bidi="ar-SA"/>
              </w:rPr>
            </w:pPr>
            <w:r w:rsidRPr="003A41C1">
              <w:rPr>
                <w:rFonts w:ascii="Lucida Console" w:hAnsi="Lucida Console" w:cs="Lucida Console"/>
                <w:sz w:val="17"/>
                <w:szCs w:val="17"/>
                <w:lang w:eastAsia="ja-JP" w:bidi="ar-SA"/>
              </w:rPr>
              <w:t>Content-Type: text/xml; charset=utf-8</w:t>
            </w:r>
          </w:p>
          <w:p w14:paraId="10DE22E4" w14:textId="77777777" w:rsidR="00D55CDB" w:rsidRPr="003A41C1" w:rsidRDefault="00D55CDB" w:rsidP="00D55CDB">
            <w:pPr>
              <w:autoSpaceDE w:val="0"/>
              <w:autoSpaceDN w:val="0"/>
              <w:adjustRightInd w:val="0"/>
              <w:spacing w:line="360" w:lineRule="auto"/>
              <w:rPr>
                <w:rFonts w:ascii="Lucida Console" w:hAnsi="Lucida Console" w:cs="Lucida Console"/>
                <w:sz w:val="17"/>
                <w:szCs w:val="17"/>
                <w:lang w:eastAsia="ja-JP" w:bidi="ar-SA"/>
              </w:rPr>
            </w:pPr>
            <w:r w:rsidRPr="003A41C1">
              <w:rPr>
                <w:rFonts w:ascii="Lucida Console" w:hAnsi="Lucida Console" w:cs="Lucida Console"/>
                <w:sz w:val="17"/>
                <w:szCs w:val="17"/>
                <w:lang w:eastAsia="ja-JP" w:bidi="ar-SA"/>
              </w:rPr>
              <w:t>VsDebuggerCausalityData: uIDPo6yjCfo2OcBNrx5NYnBiK28AAAAA3IZra5vu906MJE4Q0k96BkAVgUDZvoNJlsf45h1WYYEACQAA</w:t>
            </w:r>
          </w:p>
          <w:p w14:paraId="34ED4DE2" w14:textId="77777777" w:rsidR="00D55CDB" w:rsidRPr="00D55CDB" w:rsidRDefault="00D55CDB" w:rsidP="00D55CDB">
            <w:pPr>
              <w:autoSpaceDE w:val="0"/>
              <w:autoSpaceDN w:val="0"/>
              <w:adjustRightInd w:val="0"/>
              <w:spacing w:line="360" w:lineRule="auto"/>
              <w:rPr>
                <w:rFonts w:ascii="Lucida Console" w:hAnsi="Lucida Console" w:cs="Lucida Console"/>
                <w:b/>
                <w:sz w:val="17"/>
                <w:szCs w:val="17"/>
                <w:lang w:eastAsia="ja-JP" w:bidi="ar-SA"/>
              </w:rPr>
            </w:pPr>
            <w:r w:rsidRPr="00D55CDB">
              <w:rPr>
                <w:rFonts w:ascii="Lucida Console" w:hAnsi="Lucida Console" w:cs="Lucida Console"/>
                <w:b/>
                <w:sz w:val="17"/>
                <w:szCs w:val="17"/>
                <w:lang w:eastAsia="ja-JP" w:bidi="ar-SA"/>
              </w:rPr>
              <w:t>SOAPAction: "http://www.clicksoftware.com/ScheduleService/GetTasks"</w:t>
            </w:r>
          </w:p>
          <w:p w14:paraId="0ED1B4C4" w14:textId="77777777" w:rsidR="00D55CDB" w:rsidRPr="003A41C1" w:rsidRDefault="00D55CDB" w:rsidP="00D55CDB">
            <w:pPr>
              <w:autoSpaceDE w:val="0"/>
              <w:autoSpaceDN w:val="0"/>
              <w:adjustRightInd w:val="0"/>
              <w:spacing w:line="360" w:lineRule="auto"/>
              <w:rPr>
                <w:rFonts w:ascii="Lucida Console" w:hAnsi="Lucida Console" w:cs="Lucida Console"/>
                <w:sz w:val="17"/>
                <w:szCs w:val="17"/>
                <w:lang w:eastAsia="ja-JP" w:bidi="ar-SA"/>
              </w:rPr>
            </w:pPr>
            <w:r w:rsidRPr="003A41C1">
              <w:rPr>
                <w:rFonts w:ascii="Lucida Console" w:hAnsi="Lucida Console" w:cs="Lucida Console"/>
                <w:sz w:val="17"/>
                <w:szCs w:val="17"/>
                <w:lang w:eastAsia="ja-JP" w:bidi="ar-SA"/>
              </w:rPr>
              <w:t>Host: localhost</w:t>
            </w:r>
          </w:p>
          <w:p w14:paraId="1E1078A1" w14:textId="77777777" w:rsidR="00D55CDB" w:rsidRPr="003A41C1" w:rsidRDefault="00D55CDB" w:rsidP="00D55CDB">
            <w:pPr>
              <w:autoSpaceDE w:val="0"/>
              <w:autoSpaceDN w:val="0"/>
              <w:adjustRightInd w:val="0"/>
              <w:spacing w:line="360" w:lineRule="auto"/>
              <w:rPr>
                <w:rFonts w:ascii="Lucida Console" w:hAnsi="Lucida Console" w:cs="Lucida Console"/>
                <w:sz w:val="17"/>
                <w:szCs w:val="17"/>
                <w:lang w:eastAsia="ja-JP" w:bidi="ar-SA"/>
              </w:rPr>
            </w:pPr>
            <w:r w:rsidRPr="003A41C1">
              <w:rPr>
                <w:rFonts w:ascii="Lucida Console" w:hAnsi="Lucida Console" w:cs="Lucida Console"/>
                <w:sz w:val="17"/>
                <w:szCs w:val="17"/>
                <w:lang w:eastAsia="ja-JP" w:bidi="ar-SA"/>
              </w:rPr>
              <w:t>Content-Length: 1069</w:t>
            </w:r>
          </w:p>
          <w:p w14:paraId="78F07F84" w14:textId="77777777" w:rsidR="00D55CDB" w:rsidRPr="003A41C1" w:rsidRDefault="00D55CDB" w:rsidP="00D55CDB">
            <w:pPr>
              <w:autoSpaceDE w:val="0"/>
              <w:autoSpaceDN w:val="0"/>
              <w:adjustRightInd w:val="0"/>
              <w:spacing w:line="360" w:lineRule="auto"/>
              <w:rPr>
                <w:rFonts w:ascii="Lucida Console" w:hAnsi="Lucida Console" w:cs="Lucida Console"/>
                <w:sz w:val="17"/>
                <w:szCs w:val="17"/>
                <w:lang w:eastAsia="ja-JP" w:bidi="ar-SA"/>
              </w:rPr>
            </w:pPr>
            <w:r w:rsidRPr="003A41C1">
              <w:rPr>
                <w:rFonts w:ascii="Lucida Console" w:hAnsi="Lucida Console" w:cs="Lucida Console"/>
                <w:sz w:val="17"/>
                <w:szCs w:val="17"/>
                <w:lang w:eastAsia="ja-JP" w:bidi="ar-SA"/>
              </w:rPr>
              <w:t>Expect: 100-continue</w:t>
            </w:r>
          </w:p>
          <w:p w14:paraId="0F5B654F" w14:textId="3D58F2A6" w:rsidR="00D55CDB" w:rsidRDefault="00D55CDB" w:rsidP="00D55CDB">
            <w:pPr>
              <w:autoSpaceDE w:val="0"/>
              <w:autoSpaceDN w:val="0"/>
              <w:adjustRightInd w:val="0"/>
              <w:spacing w:line="360" w:lineRule="auto"/>
            </w:pPr>
            <w:r w:rsidRPr="003A41C1">
              <w:rPr>
                <w:rFonts w:ascii="Lucida Console" w:hAnsi="Lucida Console" w:cs="Lucida Console"/>
                <w:sz w:val="17"/>
                <w:szCs w:val="17"/>
                <w:lang w:eastAsia="ja-JP" w:bidi="ar-SA"/>
              </w:rPr>
              <w:t>Accept-Encoding: gzip, deflate</w:t>
            </w:r>
          </w:p>
        </w:tc>
      </w:tr>
    </w:tbl>
    <w:p w14:paraId="776E79D4" w14:textId="77777777" w:rsidR="005C6DEF" w:rsidRPr="008F7BA8" w:rsidRDefault="005C6DEF" w:rsidP="00DB537E">
      <w:pPr>
        <w:spacing w:line="360" w:lineRule="auto"/>
        <w:rPr>
          <w:color w:val="FF0000"/>
        </w:rPr>
      </w:pPr>
    </w:p>
    <w:p w14:paraId="1F78816E" w14:textId="77777777" w:rsidR="002E60C3" w:rsidRPr="00224137" w:rsidRDefault="002E60C3" w:rsidP="003C422C">
      <w:pPr>
        <w:pStyle w:val="Heading4"/>
        <w:numPr>
          <w:ilvl w:val="2"/>
          <w:numId w:val="2"/>
        </w:numPr>
      </w:pPr>
      <w:r>
        <w:t>Request</w:t>
      </w:r>
      <w:r w:rsidRPr="00224137">
        <w:t xml:space="preserve"> Message</w:t>
      </w:r>
      <w:r>
        <w:t xml:space="preserve"> </w:t>
      </w:r>
    </w:p>
    <w:p w14:paraId="51074896" w14:textId="5A3C43DE" w:rsidR="002E60C3" w:rsidRDefault="00C91217" w:rsidP="00DB537E">
      <w:pPr>
        <w:spacing w:line="360" w:lineRule="auto"/>
      </w:pPr>
      <w:r>
        <w:t>The Indexes objects filter the required value:</w:t>
      </w:r>
    </w:p>
    <w:tbl>
      <w:tblPr>
        <w:tblW w:w="0" w:type="auto"/>
        <w:tblLook w:val="04A0" w:firstRow="1" w:lastRow="0" w:firstColumn="1" w:lastColumn="0" w:noHBand="0" w:noVBand="1"/>
      </w:tblPr>
      <w:tblGrid>
        <w:gridCol w:w="10296"/>
      </w:tblGrid>
      <w:tr w:rsidR="00027DB0" w:rsidRPr="00AC5E69" w14:paraId="44DBEC3E" w14:textId="77777777" w:rsidTr="00027DB0">
        <w:tc>
          <w:tcPr>
            <w:tcW w:w="10296" w:type="dxa"/>
          </w:tcPr>
          <w:p w14:paraId="55C59546" w14:textId="77777777" w:rsidR="00C91217" w:rsidRPr="00C91217" w:rsidRDefault="00C91217" w:rsidP="00C91217">
            <w:pPr>
              <w:autoSpaceDE w:val="0"/>
              <w:autoSpaceDN w:val="0"/>
              <w:adjustRightInd w:val="0"/>
              <w:spacing w:line="360" w:lineRule="auto"/>
              <w:rPr>
                <w:rFonts w:ascii="Lucida Console" w:hAnsi="Lucida Console" w:cs="Lucida Console"/>
                <w:sz w:val="17"/>
                <w:szCs w:val="17"/>
                <w:lang w:eastAsia="ja-JP" w:bidi="ar-SA"/>
              </w:rPr>
            </w:pPr>
            <w:r w:rsidRPr="00C91217">
              <w:rPr>
                <w:rFonts w:ascii="Lucida Console" w:hAnsi="Lucida Console" w:cs="Lucida Console"/>
                <w:sz w:val="17"/>
                <w:szCs w:val="17"/>
                <w:lang w:eastAsia="ja-JP" w:bidi="ar-SA"/>
              </w:rPr>
              <w:t>&lt;s:Envelope xmlns:s = "http://schemas.xmlsoap.org/soap/envelope/"&gt;</w:t>
            </w:r>
          </w:p>
          <w:p w14:paraId="17FC79EB" w14:textId="77777777" w:rsidR="00C91217" w:rsidRPr="00C91217" w:rsidRDefault="00C91217" w:rsidP="00C91217">
            <w:pPr>
              <w:autoSpaceDE w:val="0"/>
              <w:autoSpaceDN w:val="0"/>
              <w:adjustRightInd w:val="0"/>
              <w:spacing w:line="360" w:lineRule="auto"/>
              <w:rPr>
                <w:rFonts w:ascii="Lucida Console" w:hAnsi="Lucida Console" w:cs="Lucida Console"/>
                <w:sz w:val="17"/>
                <w:szCs w:val="17"/>
                <w:lang w:eastAsia="ja-JP" w:bidi="ar-SA"/>
              </w:rPr>
            </w:pPr>
            <w:r w:rsidRPr="00C91217">
              <w:rPr>
                <w:rFonts w:ascii="Lucida Console" w:hAnsi="Lucida Console" w:cs="Lucida Console"/>
                <w:sz w:val="17"/>
                <w:szCs w:val="17"/>
                <w:lang w:eastAsia="ja-JP" w:bidi="ar-SA"/>
              </w:rPr>
              <w:t xml:space="preserve">    &lt;s:Header&gt;</w:t>
            </w:r>
          </w:p>
          <w:p w14:paraId="4BDDFDE5" w14:textId="77777777" w:rsidR="00C91217" w:rsidRPr="00C91217" w:rsidRDefault="00C91217" w:rsidP="00C91217">
            <w:pPr>
              <w:autoSpaceDE w:val="0"/>
              <w:autoSpaceDN w:val="0"/>
              <w:adjustRightInd w:val="0"/>
              <w:spacing w:line="360" w:lineRule="auto"/>
              <w:rPr>
                <w:rFonts w:ascii="Lucida Console" w:hAnsi="Lucida Console" w:cs="Lucida Console"/>
                <w:sz w:val="17"/>
                <w:szCs w:val="17"/>
                <w:lang w:eastAsia="ja-JP" w:bidi="ar-SA"/>
              </w:rPr>
            </w:pPr>
            <w:r w:rsidRPr="00C91217">
              <w:rPr>
                <w:rFonts w:ascii="Lucida Console" w:hAnsi="Lucida Console" w:cs="Lucida Console"/>
                <w:sz w:val="17"/>
                <w:szCs w:val="17"/>
                <w:lang w:eastAsia="ja-JP" w:bidi="ar-SA"/>
              </w:rPr>
              <w:t xml:space="preserve">        &lt;h:OptionalParameters</w:t>
            </w:r>
          </w:p>
          <w:p w14:paraId="1E6205A6" w14:textId="77777777" w:rsidR="00C91217" w:rsidRPr="00C91217" w:rsidRDefault="00C91217" w:rsidP="00C91217">
            <w:pPr>
              <w:autoSpaceDE w:val="0"/>
              <w:autoSpaceDN w:val="0"/>
              <w:adjustRightInd w:val="0"/>
              <w:spacing w:line="360" w:lineRule="auto"/>
              <w:rPr>
                <w:rFonts w:ascii="Lucida Console" w:hAnsi="Lucida Console" w:cs="Lucida Console"/>
                <w:sz w:val="17"/>
                <w:szCs w:val="17"/>
                <w:lang w:eastAsia="ja-JP" w:bidi="ar-SA"/>
              </w:rPr>
            </w:pPr>
            <w:r w:rsidRPr="00C91217">
              <w:rPr>
                <w:rFonts w:ascii="Lucida Console" w:hAnsi="Lucida Console" w:cs="Lucida Console"/>
                <w:sz w:val="17"/>
                <w:szCs w:val="17"/>
                <w:lang w:eastAsia="ja-JP" w:bidi="ar-SA"/>
              </w:rPr>
              <w:t xml:space="preserve">            xmlns:h = "http://www.clicksoftware.com/OptionalParameters"</w:t>
            </w:r>
          </w:p>
          <w:p w14:paraId="317F6169" w14:textId="77777777" w:rsidR="00C91217" w:rsidRPr="00C91217" w:rsidRDefault="00C91217" w:rsidP="00C91217">
            <w:pPr>
              <w:autoSpaceDE w:val="0"/>
              <w:autoSpaceDN w:val="0"/>
              <w:adjustRightInd w:val="0"/>
              <w:spacing w:line="360" w:lineRule="auto"/>
              <w:rPr>
                <w:rFonts w:ascii="Lucida Console" w:hAnsi="Lucida Console" w:cs="Lucida Console"/>
                <w:sz w:val="17"/>
                <w:szCs w:val="17"/>
                <w:lang w:eastAsia="ja-JP" w:bidi="ar-SA"/>
              </w:rPr>
            </w:pPr>
            <w:r w:rsidRPr="00C91217">
              <w:rPr>
                <w:rFonts w:ascii="Lucida Console" w:hAnsi="Lucida Console" w:cs="Lucida Console"/>
                <w:sz w:val="17"/>
                <w:szCs w:val="17"/>
                <w:lang w:eastAsia="ja-JP" w:bidi="ar-SA"/>
              </w:rPr>
              <w:t xml:space="preserve">            xmlns = "http://www.clicksoftware.com/OptionalParameters"</w:t>
            </w:r>
          </w:p>
          <w:p w14:paraId="7EC8C425" w14:textId="77777777" w:rsidR="00C91217" w:rsidRPr="00C91217" w:rsidRDefault="00C91217" w:rsidP="00C91217">
            <w:pPr>
              <w:autoSpaceDE w:val="0"/>
              <w:autoSpaceDN w:val="0"/>
              <w:adjustRightInd w:val="0"/>
              <w:spacing w:line="360" w:lineRule="auto"/>
              <w:rPr>
                <w:rFonts w:ascii="Lucida Console" w:hAnsi="Lucida Console" w:cs="Lucida Console"/>
                <w:sz w:val="17"/>
                <w:szCs w:val="17"/>
                <w:lang w:eastAsia="ja-JP" w:bidi="ar-SA"/>
              </w:rPr>
            </w:pPr>
            <w:r w:rsidRPr="00C91217">
              <w:rPr>
                <w:rFonts w:ascii="Lucida Console" w:hAnsi="Lucida Console" w:cs="Lucida Console"/>
                <w:sz w:val="17"/>
                <w:szCs w:val="17"/>
                <w:lang w:eastAsia="ja-JP" w:bidi="ar-SA"/>
              </w:rPr>
              <w:t xml:space="preserve">            xmlns:xsi = "http://www.w3.org/2001/XMLSchema-instance"</w:t>
            </w:r>
          </w:p>
          <w:p w14:paraId="7719B8D2" w14:textId="77777777" w:rsidR="00C91217" w:rsidRPr="00C91217" w:rsidRDefault="00C91217" w:rsidP="00C91217">
            <w:pPr>
              <w:autoSpaceDE w:val="0"/>
              <w:autoSpaceDN w:val="0"/>
              <w:adjustRightInd w:val="0"/>
              <w:spacing w:line="360" w:lineRule="auto"/>
              <w:rPr>
                <w:rFonts w:ascii="Lucida Console" w:hAnsi="Lucida Console" w:cs="Lucida Console"/>
                <w:sz w:val="17"/>
                <w:szCs w:val="17"/>
                <w:lang w:eastAsia="ja-JP" w:bidi="ar-SA"/>
              </w:rPr>
            </w:pPr>
            <w:r w:rsidRPr="00C91217">
              <w:rPr>
                <w:rFonts w:ascii="Lucida Console" w:hAnsi="Lucida Console" w:cs="Lucida Console"/>
                <w:sz w:val="17"/>
                <w:szCs w:val="17"/>
                <w:lang w:eastAsia="ja-JP" w:bidi="ar-SA"/>
              </w:rPr>
              <w:t xml:space="preserve">            xmlns:xsd = "http://www.w3.org/2001/XMLSchema"&gt;</w:t>
            </w:r>
          </w:p>
          <w:p w14:paraId="30D45A62" w14:textId="77777777" w:rsidR="00C91217" w:rsidRPr="00C91217" w:rsidRDefault="00C91217" w:rsidP="00C91217">
            <w:pPr>
              <w:autoSpaceDE w:val="0"/>
              <w:autoSpaceDN w:val="0"/>
              <w:adjustRightInd w:val="0"/>
              <w:spacing w:line="360" w:lineRule="auto"/>
              <w:rPr>
                <w:rFonts w:ascii="Lucida Console" w:hAnsi="Lucida Console" w:cs="Lucida Console"/>
                <w:sz w:val="17"/>
                <w:szCs w:val="17"/>
                <w:lang w:eastAsia="ja-JP" w:bidi="ar-SA"/>
              </w:rPr>
            </w:pPr>
            <w:r w:rsidRPr="00C91217">
              <w:rPr>
                <w:rFonts w:ascii="Lucida Console" w:hAnsi="Lucida Console" w:cs="Lucida Console"/>
                <w:sz w:val="17"/>
                <w:szCs w:val="17"/>
                <w:lang w:eastAsia="ja-JP" w:bidi="ar-SA"/>
              </w:rPr>
              <w:t xml:space="preserve">            &lt;CallerIdentity&gt;MUST&lt;/CallerIdentity&gt;</w:t>
            </w:r>
          </w:p>
          <w:p w14:paraId="5D9C3273" w14:textId="77777777" w:rsidR="00C91217" w:rsidRPr="00C91217" w:rsidRDefault="00C91217" w:rsidP="00C91217">
            <w:pPr>
              <w:autoSpaceDE w:val="0"/>
              <w:autoSpaceDN w:val="0"/>
              <w:adjustRightInd w:val="0"/>
              <w:spacing w:line="360" w:lineRule="auto"/>
              <w:rPr>
                <w:rFonts w:ascii="Lucida Console" w:hAnsi="Lucida Console" w:cs="Lucida Console"/>
                <w:sz w:val="17"/>
                <w:szCs w:val="17"/>
                <w:lang w:eastAsia="ja-JP" w:bidi="ar-SA"/>
              </w:rPr>
            </w:pPr>
            <w:r w:rsidRPr="00C91217">
              <w:rPr>
                <w:rFonts w:ascii="Lucida Console" w:hAnsi="Lucida Console" w:cs="Lucida Console"/>
                <w:sz w:val="17"/>
                <w:szCs w:val="17"/>
                <w:lang w:eastAsia="ja-JP" w:bidi="ar-SA"/>
              </w:rPr>
              <w:t xml:space="preserve">            &lt;ErrorOnNonExistingDictionaries&gt;false&lt;/ErrorOnNonExistingDictionaries&gt;</w:t>
            </w:r>
          </w:p>
          <w:p w14:paraId="4C483F3E" w14:textId="77777777" w:rsidR="00C91217" w:rsidRPr="00C91217" w:rsidRDefault="00C91217" w:rsidP="00C91217">
            <w:pPr>
              <w:autoSpaceDE w:val="0"/>
              <w:autoSpaceDN w:val="0"/>
              <w:adjustRightInd w:val="0"/>
              <w:spacing w:line="360" w:lineRule="auto"/>
              <w:rPr>
                <w:rFonts w:ascii="Lucida Console" w:hAnsi="Lucida Console" w:cs="Lucida Console"/>
                <w:sz w:val="17"/>
                <w:szCs w:val="17"/>
                <w:lang w:eastAsia="ja-JP" w:bidi="ar-SA"/>
              </w:rPr>
            </w:pPr>
            <w:r w:rsidRPr="00C91217">
              <w:rPr>
                <w:rFonts w:ascii="Lucida Console" w:hAnsi="Lucida Console" w:cs="Lucida Console"/>
                <w:sz w:val="17"/>
                <w:szCs w:val="17"/>
                <w:lang w:eastAsia="ja-JP" w:bidi="ar-SA"/>
              </w:rPr>
              <w:t xml:space="preserve">        &lt;/h:OptionalParameters&gt;</w:t>
            </w:r>
          </w:p>
          <w:p w14:paraId="0AAF02B8" w14:textId="77777777" w:rsidR="00C91217" w:rsidRPr="00C91217" w:rsidRDefault="00C91217" w:rsidP="00C91217">
            <w:pPr>
              <w:autoSpaceDE w:val="0"/>
              <w:autoSpaceDN w:val="0"/>
              <w:adjustRightInd w:val="0"/>
              <w:spacing w:line="360" w:lineRule="auto"/>
              <w:rPr>
                <w:rFonts w:ascii="Lucida Console" w:hAnsi="Lucida Console" w:cs="Lucida Console"/>
                <w:sz w:val="17"/>
                <w:szCs w:val="17"/>
                <w:lang w:eastAsia="ja-JP" w:bidi="ar-SA"/>
              </w:rPr>
            </w:pPr>
            <w:r w:rsidRPr="00C91217">
              <w:rPr>
                <w:rFonts w:ascii="Lucida Console" w:hAnsi="Lucida Console" w:cs="Lucida Console"/>
                <w:sz w:val="17"/>
                <w:szCs w:val="17"/>
                <w:lang w:eastAsia="ja-JP" w:bidi="ar-SA"/>
              </w:rPr>
              <w:t xml:space="preserve">    &lt;/s:Header&gt;</w:t>
            </w:r>
          </w:p>
          <w:p w14:paraId="77081479" w14:textId="77777777" w:rsidR="00C91217" w:rsidRPr="00C91217" w:rsidRDefault="00C91217" w:rsidP="00C91217">
            <w:pPr>
              <w:autoSpaceDE w:val="0"/>
              <w:autoSpaceDN w:val="0"/>
              <w:adjustRightInd w:val="0"/>
              <w:spacing w:line="360" w:lineRule="auto"/>
              <w:rPr>
                <w:rFonts w:ascii="Lucida Console" w:hAnsi="Lucida Console" w:cs="Lucida Console"/>
                <w:sz w:val="17"/>
                <w:szCs w:val="17"/>
                <w:lang w:eastAsia="ja-JP" w:bidi="ar-SA"/>
              </w:rPr>
            </w:pPr>
            <w:r w:rsidRPr="00C91217">
              <w:rPr>
                <w:rFonts w:ascii="Lucida Console" w:hAnsi="Lucida Console" w:cs="Lucida Console"/>
                <w:sz w:val="17"/>
                <w:szCs w:val="17"/>
                <w:lang w:eastAsia="ja-JP" w:bidi="ar-SA"/>
              </w:rPr>
              <w:t xml:space="preserve">    &lt;s:Body xmlns:xsi = "http://www.w3.org/2001/XMLSchema-instance" xmlns:xsd = "http://www.w3.org/2001/XMLSchema"&gt;</w:t>
            </w:r>
          </w:p>
          <w:p w14:paraId="0C0658AD" w14:textId="77777777" w:rsidR="00C91217" w:rsidRPr="00C91217" w:rsidRDefault="00C91217" w:rsidP="00C91217">
            <w:pPr>
              <w:autoSpaceDE w:val="0"/>
              <w:autoSpaceDN w:val="0"/>
              <w:adjustRightInd w:val="0"/>
              <w:spacing w:line="360" w:lineRule="auto"/>
              <w:rPr>
                <w:rFonts w:ascii="Lucida Console" w:hAnsi="Lucida Console" w:cs="Lucida Console"/>
                <w:sz w:val="17"/>
                <w:szCs w:val="17"/>
                <w:lang w:eastAsia="ja-JP" w:bidi="ar-SA"/>
              </w:rPr>
            </w:pPr>
            <w:r w:rsidRPr="00C91217">
              <w:rPr>
                <w:rFonts w:ascii="Lucida Console" w:hAnsi="Lucida Console" w:cs="Lucida Console"/>
                <w:sz w:val="17"/>
                <w:szCs w:val="17"/>
                <w:lang w:eastAsia="ja-JP" w:bidi="ar-SA"/>
              </w:rPr>
              <w:t xml:space="preserve">        &lt;GetTasks xmlns = "http://www.clicksoftware.com"&gt;</w:t>
            </w:r>
          </w:p>
          <w:p w14:paraId="6A849BEB" w14:textId="77777777" w:rsidR="00C91217" w:rsidRPr="00C91217" w:rsidRDefault="00C91217" w:rsidP="00C91217">
            <w:pPr>
              <w:autoSpaceDE w:val="0"/>
              <w:autoSpaceDN w:val="0"/>
              <w:adjustRightInd w:val="0"/>
              <w:spacing w:line="360" w:lineRule="auto"/>
              <w:rPr>
                <w:rFonts w:ascii="Lucida Console" w:hAnsi="Lucida Console" w:cs="Lucida Console"/>
                <w:sz w:val="17"/>
                <w:szCs w:val="17"/>
                <w:lang w:eastAsia="ja-JP" w:bidi="ar-SA"/>
              </w:rPr>
            </w:pPr>
            <w:r w:rsidRPr="00C91217">
              <w:rPr>
                <w:rFonts w:ascii="Lucida Console" w:hAnsi="Lucida Console" w:cs="Lucida Console"/>
                <w:sz w:val="17"/>
                <w:szCs w:val="17"/>
                <w:lang w:eastAsia="ja-JP" w:bidi="ar-SA"/>
              </w:rPr>
              <w:t xml:space="preserve">            &lt;Indexes&gt;</w:t>
            </w:r>
          </w:p>
          <w:p w14:paraId="7C5E739D" w14:textId="77777777" w:rsidR="00C91217" w:rsidRPr="003A41C1" w:rsidRDefault="00C91217" w:rsidP="00C91217">
            <w:pPr>
              <w:autoSpaceDE w:val="0"/>
              <w:autoSpaceDN w:val="0"/>
              <w:adjustRightInd w:val="0"/>
              <w:spacing w:line="360" w:lineRule="auto"/>
              <w:rPr>
                <w:rFonts w:ascii="Lucida Console" w:hAnsi="Lucida Console" w:cs="Lucida Console"/>
                <w:b/>
                <w:sz w:val="17"/>
                <w:szCs w:val="17"/>
                <w:lang w:eastAsia="ja-JP" w:bidi="ar-SA"/>
              </w:rPr>
            </w:pPr>
            <w:r w:rsidRPr="00C91217">
              <w:rPr>
                <w:rFonts w:ascii="Lucida Console" w:hAnsi="Lucida Console" w:cs="Lucida Console"/>
                <w:sz w:val="17"/>
                <w:szCs w:val="17"/>
                <w:lang w:eastAsia="ja-JP" w:bidi="ar-SA"/>
              </w:rPr>
              <w:t xml:space="preserve">                </w:t>
            </w:r>
            <w:r w:rsidRPr="003A41C1">
              <w:rPr>
                <w:rFonts w:ascii="Lucida Console" w:hAnsi="Lucida Console" w:cs="Lucida Console"/>
                <w:b/>
                <w:sz w:val="17"/>
                <w:szCs w:val="17"/>
                <w:lang w:eastAsia="ja-JP" w:bidi="ar-SA"/>
              </w:rPr>
              <w:t>&lt;Index&gt;</w:t>
            </w:r>
          </w:p>
          <w:p w14:paraId="4E8647CB" w14:textId="77777777" w:rsidR="00C91217" w:rsidRPr="003A41C1" w:rsidRDefault="00C91217" w:rsidP="00C91217">
            <w:pPr>
              <w:autoSpaceDE w:val="0"/>
              <w:autoSpaceDN w:val="0"/>
              <w:adjustRightInd w:val="0"/>
              <w:spacing w:line="360" w:lineRule="auto"/>
              <w:rPr>
                <w:rFonts w:ascii="Lucida Console" w:hAnsi="Lucida Console" w:cs="Lucida Console"/>
                <w:b/>
                <w:sz w:val="17"/>
                <w:szCs w:val="17"/>
                <w:lang w:eastAsia="ja-JP" w:bidi="ar-SA"/>
              </w:rPr>
            </w:pPr>
            <w:r w:rsidRPr="003A41C1">
              <w:rPr>
                <w:rFonts w:ascii="Lucida Console" w:hAnsi="Lucida Console" w:cs="Lucida Console"/>
                <w:b/>
                <w:sz w:val="17"/>
                <w:szCs w:val="17"/>
                <w:lang w:eastAsia="ja-JP" w:bidi="ar-SA"/>
              </w:rPr>
              <w:t xml:space="preserve">                    &lt;LowBound&gt;</w:t>
            </w:r>
          </w:p>
          <w:p w14:paraId="107D1708" w14:textId="77777777" w:rsidR="00C91217" w:rsidRPr="003A41C1" w:rsidRDefault="00C91217" w:rsidP="00C91217">
            <w:pPr>
              <w:autoSpaceDE w:val="0"/>
              <w:autoSpaceDN w:val="0"/>
              <w:adjustRightInd w:val="0"/>
              <w:spacing w:line="360" w:lineRule="auto"/>
              <w:rPr>
                <w:rFonts w:ascii="Lucida Console" w:hAnsi="Lucida Console" w:cs="Lucida Console"/>
                <w:b/>
                <w:sz w:val="17"/>
                <w:szCs w:val="17"/>
                <w:lang w:eastAsia="ja-JP" w:bidi="ar-SA"/>
              </w:rPr>
            </w:pPr>
            <w:r w:rsidRPr="003A41C1">
              <w:rPr>
                <w:rFonts w:ascii="Lucida Console" w:hAnsi="Lucida Console" w:cs="Lucida Console"/>
                <w:b/>
                <w:sz w:val="17"/>
                <w:szCs w:val="17"/>
                <w:lang w:eastAsia="ja-JP" w:bidi="ar-SA"/>
              </w:rPr>
              <w:lastRenderedPageBreak/>
              <w:t xml:space="preserve">                        &lt;Property&gt;</w:t>
            </w:r>
          </w:p>
          <w:p w14:paraId="29E9510B" w14:textId="77777777" w:rsidR="00C91217" w:rsidRPr="003A41C1" w:rsidRDefault="00C91217" w:rsidP="00C91217">
            <w:pPr>
              <w:autoSpaceDE w:val="0"/>
              <w:autoSpaceDN w:val="0"/>
              <w:adjustRightInd w:val="0"/>
              <w:spacing w:line="360" w:lineRule="auto"/>
              <w:rPr>
                <w:rFonts w:ascii="Lucida Console" w:hAnsi="Lucida Console" w:cs="Lucida Console"/>
                <w:b/>
                <w:sz w:val="17"/>
                <w:szCs w:val="17"/>
                <w:lang w:eastAsia="ja-JP" w:bidi="ar-SA"/>
              </w:rPr>
            </w:pPr>
            <w:r w:rsidRPr="003A41C1">
              <w:rPr>
                <w:rFonts w:ascii="Lucida Console" w:hAnsi="Lucida Console" w:cs="Lucida Console"/>
                <w:b/>
                <w:sz w:val="17"/>
                <w:szCs w:val="17"/>
                <w:lang w:eastAsia="ja-JP" w:bidi="ar-SA"/>
              </w:rPr>
              <w:t xml:space="preserve">                            &lt;Name&gt;CallID&lt;/Name&gt;</w:t>
            </w:r>
          </w:p>
          <w:p w14:paraId="76D6E33E" w14:textId="77777777" w:rsidR="00C91217" w:rsidRPr="003A41C1" w:rsidRDefault="00C91217" w:rsidP="00C91217">
            <w:pPr>
              <w:autoSpaceDE w:val="0"/>
              <w:autoSpaceDN w:val="0"/>
              <w:adjustRightInd w:val="0"/>
              <w:spacing w:line="360" w:lineRule="auto"/>
              <w:rPr>
                <w:rFonts w:ascii="Lucida Console" w:hAnsi="Lucida Console" w:cs="Lucida Console"/>
                <w:b/>
                <w:sz w:val="17"/>
                <w:szCs w:val="17"/>
                <w:lang w:eastAsia="ja-JP" w:bidi="ar-SA"/>
              </w:rPr>
            </w:pPr>
            <w:r w:rsidRPr="003A41C1">
              <w:rPr>
                <w:rFonts w:ascii="Lucida Console" w:hAnsi="Lucida Console" w:cs="Lucida Console"/>
                <w:b/>
                <w:sz w:val="17"/>
                <w:szCs w:val="17"/>
                <w:lang w:eastAsia="ja-JP" w:bidi="ar-SA"/>
              </w:rPr>
              <w:t xml:space="preserve">                            &lt;Value&gt;A1234569&lt;/Value&gt;</w:t>
            </w:r>
          </w:p>
          <w:p w14:paraId="2CD8AFF8" w14:textId="77777777" w:rsidR="00C91217" w:rsidRPr="003A41C1" w:rsidRDefault="00C91217" w:rsidP="00C91217">
            <w:pPr>
              <w:autoSpaceDE w:val="0"/>
              <w:autoSpaceDN w:val="0"/>
              <w:adjustRightInd w:val="0"/>
              <w:spacing w:line="360" w:lineRule="auto"/>
              <w:rPr>
                <w:rFonts w:ascii="Lucida Console" w:hAnsi="Lucida Console" w:cs="Lucida Console"/>
                <w:b/>
                <w:sz w:val="17"/>
                <w:szCs w:val="17"/>
                <w:lang w:eastAsia="ja-JP" w:bidi="ar-SA"/>
              </w:rPr>
            </w:pPr>
            <w:r w:rsidRPr="003A41C1">
              <w:rPr>
                <w:rFonts w:ascii="Lucida Console" w:hAnsi="Lucida Console" w:cs="Lucida Console"/>
                <w:b/>
                <w:sz w:val="17"/>
                <w:szCs w:val="17"/>
                <w:lang w:eastAsia="ja-JP" w:bidi="ar-SA"/>
              </w:rPr>
              <w:t xml:space="preserve">                        &lt;/Property&gt;</w:t>
            </w:r>
          </w:p>
          <w:p w14:paraId="0FE38D0C" w14:textId="77777777" w:rsidR="00C91217" w:rsidRPr="003A41C1" w:rsidRDefault="00C91217" w:rsidP="00C91217">
            <w:pPr>
              <w:autoSpaceDE w:val="0"/>
              <w:autoSpaceDN w:val="0"/>
              <w:adjustRightInd w:val="0"/>
              <w:spacing w:line="360" w:lineRule="auto"/>
              <w:rPr>
                <w:rFonts w:ascii="Lucida Console" w:hAnsi="Lucida Console" w:cs="Lucida Console"/>
                <w:b/>
                <w:sz w:val="17"/>
                <w:szCs w:val="17"/>
                <w:lang w:eastAsia="ja-JP" w:bidi="ar-SA"/>
              </w:rPr>
            </w:pPr>
            <w:r w:rsidRPr="003A41C1">
              <w:rPr>
                <w:rFonts w:ascii="Lucida Console" w:hAnsi="Lucida Console" w:cs="Lucida Console"/>
                <w:b/>
                <w:sz w:val="17"/>
                <w:szCs w:val="17"/>
                <w:lang w:eastAsia="ja-JP" w:bidi="ar-SA"/>
              </w:rPr>
              <w:t xml:space="preserve">                    &lt;/LowBound&gt;</w:t>
            </w:r>
          </w:p>
          <w:p w14:paraId="27A6B192" w14:textId="77777777" w:rsidR="00C91217" w:rsidRPr="003A41C1" w:rsidRDefault="00C91217" w:rsidP="00C91217">
            <w:pPr>
              <w:autoSpaceDE w:val="0"/>
              <w:autoSpaceDN w:val="0"/>
              <w:adjustRightInd w:val="0"/>
              <w:spacing w:line="360" w:lineRule="auto"/>
              <w:rPr>
                <w:rFonts w:ascii="Lucida Console" w:hAnsi="Lucida Console" w:cs="Lucida Console"/>
                <w:b/>
                <w:sz w:val="17"/>
                <w:szCs w:val="17"/>
                <w:lang w:eastAsia="ja-JP" w:bidi="ar-SA"/>
              </w:rPr>
            </w:pPr>
            <w:r w:rsidRPr="003A41C1">
              <w:rPr>
                <w:rFonts w:ascii="Lucida Console" w:hAnsi="Lucida Console" w:cs="Lucida Console"/>
                <w:b/>
                <w:sz w:val="17"/>
                <w:szCs w:val="17"/>
                <w:lang w:eastAsia="ja-JP" w:bidi="ar-SA"/>
              </w:rPr>
              <w:t xml:space="preserve">                    &lt;HighBound&gt;</w:t>
            </w:r>
          </w:p>
          <w:p w14:paraId="40F6E7F5" w14:textId="77777777" w:rsidR="00C91217" w:rsidRPr="003A41C1" w:rsidRDefault="00C91217" w:rsidP="00C91217">
            <w:pPr>
              <w:autoSpaceDE w:val="0"/>
              <w:autoSpaceDN w:val="0"/>
              <w:adjustRightInd w:val="0"/>
              <w:spacing w:line="360" w:lineRule="auto"/>
              <w:rPr>
                <w:rFonts w:ascii="Lucida Console" w:hAnsi="Lucida Console" w:cs="Lucida Console"/>
                <w:b/>
                <w:sz w:val="17"/>
                <w:szCs w:val="17"/>
                <w:lang w:eastAsia="ja-JP" w:bidi="ar-SA"/>
              </w:rPr>
            </w:pPr>
            <w:r w:rsidRPr="003A41C1">
              <w:rPr>
                <w:rFonts w:ascii="Lucida Console" w:hAnsi="Lucida Console" w:cs="Lucida Console"/>
                <w:b/>
                <w:sz w:val="17"/>
                <w:szCs w:val="17"/>
                <w:lang w:eastAsia="ja-JP" w:bidi="ar-SA"/>
              </w:rPr>
              <w:t xml:space="preserve">                        &lt;Property&gt;</w:t>
            </w:r>
          </w:p>
          <w:p w14:paraId="5B2D8B80" w14:textId="77777777" w:rsidR="00C91217" w:rsidRPr="003A41C1" w:rsidRDefault="00C91217" w:rsidP="00C91217">
            <w:pPr>
              <w:autoSpaceDE w:val="0"/>
              <w:autoSpaceDN w:val="0"/>
              <w:adjustRightInd w:val="0"/>
              <w:spacing w:line="360" w:lineRule="auto"/>
              <w:rPr>
                <w:rFonts w:ascii="Lucida Console" w:hAnsi="Lucida Console" w:cs="Lucida Console"/>
                <w:b/>
                <w:sz w:val="17"/>
                <w:szCs w:val="17"/>
                <w:lang w:eastAsia="ja-JP" w:bidi="ar-SA"/>
              </w:rPr>
            </w:pPr>
            <w:r w:rsidRPr="003A41C1">
              <w:rPr>
                <w:rFonts w:ascii="Lucida Console" w:hAnsi="Lucida Console" w:cs="Lucida Console"/>
                <w:b/>
                <w:sz w:val="17"/>
                <w:szCs w:val="17"/>
                <w:lang w:eastAsia="ja-JP" w:bidi="ar-SA"/>
              </w:rPr>
              <w:t xml:space="preserve">                            &lt;Name&gt;CallID&lt;/Name&gt;</w:t>
            </w:r>
          </w:p>
          <w:p w14:paraId="7D4DA41C" w14:textId="77777777" w:rsidR="00C91217" w:rsidRPr="003A41C1" w:rsidRDefault="00C91217" w:rsidP="00C91217">
            <w:pPr>
              <w:autoSpaceDE w:val="0"/>
              <w:autoSpaceDN w:val="0"/>
              <w:adjustRightInd w:val="0"/>
              <w:spacing w:line="360" w:lineRule="auto"/>
              <w:rPr>
                <w:rFonts w:ascii="Lucida Console" w:hAnsi="Lucida Console" w:cs="Lucida Console"/>
                <w:b/>
                <w:sz w:val="17"/>
                <w:szCs w:val="17"/>
                <w:lang w:eastAsia="ja-JP" w:bidi="ar-SA"/>
              </w:rPr>
            </w:pPr>
            <w:r w:rsidRPr="003A41C1">
              <w:rPr>
                <w:rFonts w:ascii="Lucida Console" w:hAnsi="Lucida Console" w:cs="Lucida Console"/>
                <w:b/>
                <w:sz w:val="17"/>
                <w:szCs w:val="17"/>
                <w:lang w:eastAsia="ja-JP" w:bidi="ar-SA"/>
              </w:rPr>
              <w:t xml:space="preserve">                            &lt;Value&gt;A1234569&lt;/Value&gt;</w:t>
            </w:r>
          </w:p>
          <w:p w14:paraId="269DB49E" w14:textId="77777777" w:rsidR="00C91217" w:rsidRPr="003A41C1" w:rsidRDefault="00C91217" w:rsidP="00C91217">
            <w:pPr>
              <w:autoSpaceDE w:val="0"/>
              <w:autoSpaceDN w:val="0"/>
              <w:adjustRightInd w:val="0"/>
              <w:spacing w:line="360" w:lineRule="auto"/>
              <w:rPr>
                <w:rFonts w:ascii="Lucida Console" w:hAnsi="Lucida Console" w:cs="Lucida Console"/>
                <w:b/>
                <w:sz w:val="17"/>
                <w:szCs w:val="17"/>
                <w:lang w:eastAsia="ja-JP" w:bidi="ar-SA"/>
              </w:rPr>
            </w:pPr>
            <w:r w:rsidRPr="003A41C1">
              <w:rPr>
                <w:rFonts w:ascii="Lucida Console" w:hAnsi="Lucida Console" w:cs="Lucida Console"/>
                <w:b/>
                <w:sz w:val="17"/>
                <w:szCs w:val="17"/>
                <w:lang w:eastAsia="ja-JP" w:bidi="ar-SA"/>
              </w:rPr>
              <w:t xml:space="preserve">                        &lt;/Property&gt;</w:t>
            </w:r>
          </w:p>
          <w:p w14:paraId="0B26E15A" w14:textId="77777777" w:rsidR="00C91217" w:rsidRPr="003A41C1" w:rsidRDefault="00C91217" w:rsidP="00C91217">
            <w:pPr>
              <w:autoSpaceDE w:val="0"/>
              <w:autoSpaceDN w:val="0"/>
              <w:adjustRightInd w:val="0"/>
              <w:spacing w:line="360" w:lineRule="auto"/>
              <w:rPr>
                <w:rFonts w:ascii="Lucida Console" w:hAnsi="Lucida Console" w:cs="Lucida Console"/>
                <w:b/>
                <w:sz w:val="17"/>
                <w:szCs w:val="17"/>
                <w:lang w:eastAsia="ja-JP" w:bidi="ar-SA"/>
              </w:rPr>
            </w:pPr>
            <w:r w:rsidRPr="003A41C1">
              <w:rPr>
                <w:rFonts w:ascii="Lucida Console" w:hAnsi="Lucida Console" w:cs="Lucida Console"/>
                <w:b/>
                <w:sz w:val="17"/>
                <w:szCs w:val="17"/>
                <w:lang w:eastAsia="ja-JP" w:bidi="ar-SA"/>
              </w:rPr>
              <w:t xml:space="preserve">                    &lt;/HighBound&gt;</w:t>
            </w:r>
          </w:p>
          <w:p w14:paraId="6D9FE5E7" w14:textId="77777777" w:rsidR="00C91217" w:rsidRPr="003A41C1" w:rsidRDefault="00C91217" w:rsidP="00C91217">
            <w:pPr>
              <w:autoSpaceDE w:val="0"/>
              <w:autoSpaceDN w:val="0"/>
              <w:adjustRightInd w:val="0"/>
              <w:spacing w:line="360" w:lineRule="auto"/>
              <w:rPr>
                <w:rFonts w:ascii="Lucida Console" w:hAnsi="Lucida Console" w:cs="Lucida Console"/>
                <w:b/>
                <w:sz w:val="17"/>
                <w:szCs w:val="17"/>
                <w:lang w:eastAsia="ja-JP" w:bidi="ar-SA"/>
              </w:rPr>
            </w:pPr>
            <w:r w:rsidRPr="003A41C1">
              <w:rPr>
                <w:rFonts w:ascii="Lucida Console" w:hAnsi="Lucida Console" w:cs="Lucida Console"/>
                <w:b/>
                <w:sz w:val="17"/>
                <w:szCs w:val="17"/>
                <w:lang w:eastAsia="ja-JP" w:bidi="ar-SA"/>
              </w:rPr>
              <w:t xml:space="preserve">                &lt;/Index&gt;</w:t>
            </w:r>
          </w:p>
          <w:p w14:paraId="2A43AF34" w14:textId="77777777" w:rsidR="00C91217" w:rsidRPr="003A41C1" w:rsidRDefault="00C91217" w:rsidP="00C91217">
            <w:pPr>
              <w:autoSpaceDE w:val="0"/>
              <w:autoSpaceDN w:val="0"/>
              <w:adjustRightInd w:val="0"/>
              <w:spacing w:line="360" w:lineRule="auto"/>
              <w:rPr>
                <w:rFonts w:ascii="Lucida Console" w:hAnsi="Lucida Console" w:cs="Lucida Console"/>
                <w:b/>
                <w:sz w:val="17"/>
                <w:szCs w:val="17"/>
                <w:lang w:eastAsia="ja-JP" w:bidi="ar-SA"/>
              </w:rPr>
            </w:pPr>
            <w:r w:rsidRPr="003A41C1">
              <w:rPr>
                <w:rFonts w:ascii="Lucida Console" w:hAnsi="Lucida Console" w:cs="Lucida Console"/>
                <w:b/>
                <w:sz w:val="17"/>
                <w:szCs w:val="17"/>
                <w:lang w:eastAsia="ja-JP" w:bidi="ar-SA"/>
              </w:rPr>
              <w:t xml:space="preserve">            &lt;/Indexes&gt;</w:t>
            </w:r>
          </w:p>
          <w:p w14:paraId="01A5211B" w14:textId="77777777" w:rsidR="00C91217" w:rsidRPr="00C91217" w:rsidRDefault="00C91217" w:rsidP="00C91217">
            <w:pPr>
              <w:autoSpaceDE w:val="0"/>
              <w:autoSpaceDN w:val="0"/>
              <w:adjustRightInd w:val="0"/>
              <w:spacing w:line="360" w:lineRule="auto"/>
              <w:rPr>
                <w:rFonts w:ascii="Lucida Console" w:hAnsi="Lucida Console" w:cs="Lucida Console"/>
                <w:sz w:val="17"/>
                <w:szCs w:val="17"/>
                <w:lang w:eastAsia="ja-JP" w:bidi="ar-SA"/>
              </w:rPr>
            </w:pPr>
            <w:r w:rsidRPr="00C91217">
              <w:rPr>
                <w:rFonts w:ascii="Lucida Console" w:hAnsi="Lucida Console" w:cs="Lucida Console"/>
                <w:sz w:val="17"/>
                <w:szCs w:val="17"/>
                <w:lang w:eastAsia="ja-JP" w:bidi="ar-SA"/>
              </w:rPr>
              <w:t xml:space="preserve">            &lt;EnableGroupOnTheFly&gt;false&lt;/EnableGroupOnTheFly&gt;</w:t>
            </w:r>
          </w:p>
          <w:p w14:paraId="36F3B9AA" w14:textId="77777777" w:rsidR="00C91217" w:rsidRPr="00C91217" w:rsidRDefault="00C91217" w:rsidP="00C91217">
            <w:pPr>
              <w:autoSpaceDE w:val="0"/>
              <w:autoSpaceDN w:val="0"/>
              <w:adjustRightInd w:val="0"/>
              <w:spacing w:line="360" w:lineRule="auto"/>
              <w:rPr>
                <w:rFonts w:ascii="Lucida Console" w:hAnsi="Lucida Console" w:cs="Lucida Console"/>
                <w:sz w:val="17"/>
                <w:szCs w:val="17"/>
                <w:lang w:eastAsia="ja-JP" w:bidi="ar-SA"/>
              </w:rPr>
            </w:pPr>
            <w:r w:rsidRPr="00C91217">
              <w:rPr>
                <w:rFonts w:ascii="Lucida Console" w:hAnsi="Lucida Console" w:cs="Lucida Console"/>
                <w:sz w:val="17"/>
                <w:szCs w:val="17"/>
                <w:lang w:eastAsia="ja-JP" w:bidi="ar-SA"/>
              </w:rPr>
              <w:t xml:space="preserve">            &lt;RequestedProperties&gt;</w:t>
            </w:r>
          </w:p>
          <w:p w14:paraId="3F2672B8" w14:textId="77777777" w:rsidR="00C91217" w:rsidRPr="00C91217" w:rsidRDefault="00C91217" w:rsidP="00C91217">
            <w:pPr>
              <w:autoSpaceDE w:val="0"/>
              <w:autoSpaceDN w:val="0"/>
              <w:adjustRightInd w:val="0"/>
              <w:spacing w:line="360" w:lineRule="auto"/>
              <w:rPr>
                <w:rFonts w:ascii="Lucida Console" w:hAnsi="Lucida Console" w:cs="Lucida Console"/>
                <w:sz w:val="17"/>
                <w:szCs w:val="17"/>
                <w:lang w:eastAsia="ja-JP" w:bidi="ar-SA"/>
              </w:rPr>
            </w:pPr>
            <w:r w:rsidRPr="00C91217">
              <w:rPr>
                <w:rFonts w:ascii="Lucida Console" w:hAnsi="Lucida Console" w:cs="Lucida Console"/>
                <w:sz w:val="17"/>
                <w:szCs w:val="17"/>
                <w:lang w:eastAsia="ja-JP" w:bidi="ar-SA"/>
              </w:rPr>
              <w:t xml:space="preserve">                &lt;Item&gt;Key&lt;/Item&gt;</w:t>
            </w:r>
          </w:p>
          <w:p w14:paraId="410BD87B" w14:textId="77777777" w:rsidR="00C91217" w:rsidRPr="00C91217" w:rsidRDefault="00C91217" w:rsidP="00C91217">
            <w:pPr>
              <w:autoSpaceDE w:val="0"/>
              <w:autoSpaceDN w:val="0"/>
              <w:adjustRightInd w:val="0"/>
              <w:spacing w:line="360" w:lineRule="auto"/>
              <w:rPr>
                <w:rFonts w:ascii="Lucida Console" w:hAnsi="Lucida Console" w:cs="Lucida Console"/>
                <w:sz w:val="17"/>
                <w:szCs w:val="17"/>
                <w:lang w:eastAsia="ja-JP" w:bidi="ar-SA"/>
              </w:rPr>
            </w:pPr>
            <w:r w:rsidRPr="00C91217">
              <w:rPr>
                <w:rFonts w:ascii="Lucida Console" w:hAnsi="Lucida Console" w:cs="Lucida Console"/>
                <w:sz w:val="17"/>
                <w:szCs w:val="17"/>
                <w:lang w:eastAsia="ja-JP" w:bidi="ar-SA"/>
              </w:rPr>
              <w:t xml:space="preserve">                &lt;Item&gt;CallID&lt;/Item&gt;</w:t>
            </w:r>
          </w:p>
          <w:p w14:paraId="7E7CC624" w14:textId="77777777" w:rsidR="00C91217" w:rsidRPr="00C91217" w:rsidRDefault="00C91217" w:rsidP="00C91217">
            <w:pPr>
              <w:autoSpaceDE w:val="0"/>
              <w:autoSpaceDN w:val="0"/>
              <w:adjustRightInd w:val="0"/>
              <w:spacing w:line="360" w:lineRule="auto"/>
              <w:rPr>
                <w:rFonts w:ascii="Lucida Console" w:hAnsi="Lucida Console" w:cs="Lucida Console"/>
                <w:sz w:val="17"/>
                <w:szCs w:val="17"/>
                <w:lang w:eastAsia="ja-JP" w:bidi="ar-SA"/>
              </w:rPr>
            </w:pPr>
            <w:r w:rsidRPr="00C91217">
              <w:rPr>
                <w:rFonts w:ascii="Lucida Console" w:hAnsi="Lucida Console" w:cs="Lucida Console"/>
                <w:sz w:val="17"/>
                <w:szCs w:val="17"/>
                <w:lang w:eastAsia="ja-JP" w:bidi="ar-SA"/>
              </w:rPr>
              <w:t xml:space="preserve">                &lt;Item&gt;Number&lt;/Item&gt;</w:t>
            </w:r>
          </w:p>
          <w:p w14:paraId="13CA3CA8" w14:textId="77777777" w:rsidR="00C91217" w:rsidRPr="00C91217" w:rsidRDefault="00C91217" w:rsidP="00C91217">
            <w:pPr>
              <w:autoSpaceDE w:val="0"/>
              <w:autoSpaceDN w:val="0"/>
              <w:adjustRightInd w:val="0"/>
              <w:spacing w:line="360" w:lineRule="auto"/>
              <w:rPr>
                <w:rFonts w:ascii="Lucida Console" w:hAnsi="Lucida Console" w:cs="Lucida Console"/>
                <w:sz w:val="17"/>
                <w:szCs w:val="17"/>
                <w:lang w:eastAsia="ja-JP" w:bidi="ar-SA"/>
              </w:rPr>
            </w:pPr>
            <w:r w:rsidRPr="00C91217">
              <w:rPr>
                <w:rFonts w:ascii="Lucida Console" w:hAnsi="Lucida Console" w:cs="Lucida Console"/>
                <w:sz w:val="17"/>
                <w:szCs w:val="17"/>
                <w:lang w:eastAsia="ja-JP" w:bidi="ar-SA"/>
              </w:rPr>
              <w:t xml:space="preserve">                &lt;Item&gt;TaskID&lt;/Item&gt;</w:t>
            </w:r>
          </w:p>
          <w:p w14:paraId="5085A9F5" w14:textId="77777777" w:rsidR="00C91217" w:rsidRPr="00C91217" w:rsidRDefault="00C91217" w:rsidP="00C91217">
            <w:pPr>
              <w:autoSpaceDE w:val="0"/>
              <w:autoSpaceDN w:val="0"/>
              <w:adjustRightInd w:val="0"/>
              <w:spacing w:line="360" w:lineRule="auto"/>
              <w:rPr>
                <w:rFonts w:ascii="Lucida Console" w:hAnsi="Lucida Console" w:cs="Lucida Console"/>
                <w:sz w:val="17"/>
                <w:szCs w:val="17"/>
                <w:lang w:eastAsia="ja-JP" w:bidi="ar-SA"/>
              </w:rPr>
            </w:pPr>
            <w:r w:rsidRPr="00C91217">
              <w:rPr>
                <w:rFonts w:ascii="Lucida Console" w:hAnsi="Lucida Console" w:cs="Lucida Console"/>
                <w:sz w:val="17"/>
                <w:szCs w:val="17"/>
                <w:lang w:eastAsia="ja-JP" w:bidi="ar-SA"/>
              </w:rPr>
              <w:t xml:space="preserve">                &lt;Item&gt;MUSTJobNumber&lt;/Item&gt;</w:t>
            </w:r>
          </w:p>
          <w:p w14:paraId="32D60D4C" w14:textId="77777777" w:rsidR="00C91217" w:rsidRPr="00C91217" w:rsidRDefault="00C91217" w:rsidP="00C91217">
            <w:pPr>
              <w:autoSpaceDE w:val="0"/>
              <w:autoSpaceDN w:val="0"/>
              <w:adjustRightInd w:val="0"/>
              <w:spacing w:line="360" w:lineRule="auto"/>
              <w:rPr>
                <w:rFonts w:ascii="Lucida Console" w:hAnsi="Lucida Console" w:cs="Lucida Console"/>
                <w:sz w:val="17"/>
                <w:szCs w:val="17"/>
                <w:lang w:eastAsia="ja-JP" w:bidi="ar-SA"/>
              </w:rPr>
            </w:pPr>
            <w:r w:rsidRPr="00C91217">
              <w:rPr>
                <w:rFonts w:ascii="Lucida Console" w:hAnsi="Lucida Console" w:cs="Lucida Console"/>
                <w:sz w:val="17"/>
                <w:szCs w:val="17"/>
                <w:lang w:eastAsia="ja-JP" w:bidi="ar-SA"/>
              </w:rPr>
              <w:t xml:space="preserve">            &lt;/RequestedProperties&gt;</w:t>
            </w:r>
          </w:p>
          <w:p w14:paraId="58C8E8A9" w14:textId="77777777" w:rsidR="00C91217" w:rsidRPr="00C91217" w:rsidRDefault="00C91217" w:rsidP="00C91217">
            <w:pPr>
              <w:autoSpaceDE w:val="0"/>
              <w:autoSpaceDN w:val="0"/>
              <w:adjustRightInd w:val="0"/>
              <w:spacing w:line="360" w:lineRule="auto"/>
              <w:rPr>
                <w:rFonts w:ascii="Lucida Console" w:hAnsi="Lucida Console" w:cs="Lucida Console"/>
                <w:sz w:val="17"/>
                <w:szCs w:val="17"/>
                <w:lang w:eastAsia="ja-JP" w:bidi="ar-SA"/>
              </w:rPr>
            </w:pPr>
            <w:r w:rsidRPr="00C91217">
              <w:rPr>
                <w:rFonts w:ascii="Lucida Console" w:hAnsi="Lucida Console" w:cs="Lucida Console"/>
                <w:sz w:val="17"/>
                <w:szCs w:val="17"/>
                <w:lang w:eastAsia="ja-JP" w:bidi="ar-SA"/>
              </w:rPr>
              <w:t xml:space="preserve">            &lt;GetAssignments&gt;false&lt;/GetAssignments&gt;</w:t>
            </w:r>
          </w:p>
          <w:p w14:paraId="2E92833F" w14:textId="77777777" w:rsidR="00C91217" w:rsidRPr="00C91217" w:rsidRDefault="00C91217" w:rsidP="00C91217">
            <w:pPr>
              <w:autoSpaceDE w:val="0"/>
              <w:autoSpaceDN w:val="0"/>
              <w:adjustRightInd w:val="0"/>
              <w:spacing w:line="360" w:lineRule="auto"/>
              <w:rPr>
                <w:rFonts w:ascii="Lucida Console" w:hAnsi="Lucida Console" w:cs="Lucida Console"/>
                <w:sz w:val="17"/>
                <w:szCs w:val="17"/>
                <w:lang w:eastAsia="ja-JP" w:bidi="ar-SA"/>
              </w:rPr>
            </w:pPr>
            <w:r w:rsidRPr="00C91217">
              <w:rPr>
                <w:rFonts w:ascii="Lucida Console" w:hAnsi="Lucida Console" w:cs="Lucida Console"/>
                <w:sz w:val="17"/>
                <w:szCs w:val="17"/>
                <w:lang w:eastAsia="ja-JP" w:bidi="ar-SA"/>
              </w:rPr>
              <w:t xml:space="preserve">        &lt;/GetTasks&gt;</w:t>
            </w:r>
          </w:p>
          <w:p w14:paraId="45C1D849" w14:textId="77777777" w:rsidR="00C91217" w:rsidRPr="00C91217" w:rsidRDefault="00C91217" w:rsidP="00C91217">
            <w:pPr>
              <w:autoSpaceDE w:val="0"/>
              <w:autoSpaceDN w:val="0"/>
              <w:adjustRightInd w:val="0"/>
              <w:spacing w:line="360" w:lineRule="auto"/>
              <w:rPr>
                <w:rFonts w:ascii="Lucida Console" w:hAnsi="Lucida Console" w:cs="Lucida Console"/>
                <w:sz w:val="17"/>
                <w:szCs w:val="17"/>
                <w:lang w:eastAsia="ja-JP" w:bidi="ar-SA"/>
              </w:rPr>
            </w:pPr>
            <w:r w:rsidRPr="00C91217">
              <w:rPr>
                <w:rFonts w:ascii="Lucida Console" w:hAnsi="Lucida Console" w:cs="Lucida Console"/>
                <w:sz w:val="17"/>
                <w:szCs w:val="17"/>
                <w:lang w:eastAsia="ja-JP" w:bidi="ar-SA"/>
              </w:rPr>
              <w:t xml:space="preserve">    &lt;/s:Body&gt;</w:t>
            </w:r>
          </w:p>
          <w:p w14:paraId="7D47C19F" w14:textId="1CA599E1" w:rsidR="00027DB0" w:rsidRPr="008F7BA8" w:rsidRDefault="00C91217" w:rsidP="00DB537E">
            <w:pPr>
              <w:autoSpaceDE w:val="0"/>
              <w:autoSpaceDN w:val="0"/>
              <w:adjustRightInd w:val="0"/>
              <w:spacing w:line="360" w:lineRule="auto"/>
              <w:rPr>
                <w:rFonts w:ascii="Lucida Console" w:hAnsi="Lucida Console" w:cs="Lucida Console"/>
                <w:sz w:val="17"/>
                <w:szCs w:val="17"/>
                <w:lang w:eastAsia="ja-JP" w:bidi="ar-SA"/>
              </w:rPr>
            </w:pPr>
            <w:r w:rsidRPr="00C91217">
              <w:rPr>
                <w:rFonts w:ascii="Lucida Console" w:hAnsi="Lucida Console" w:cs="Lucida Console"/>
                <w:sz w:val="17"/>
                <w:szCs w:val="17"/>
                <w:lang w:eastAsia="ja-JP" w:bidi="ar-SA"/>
              </w:rPr>
              <w:t>&lt;/s:Envelope&gt;</w:t>
            </w:r>
          </w:p>
        </w:tc>
      </w:tr>
    </w:tbl>
    <w:p w14:paraId="3A57E011" w14:textId="15B97970" w:rsidR="008F0817" w:rsidRPr="00906D8F" w:rsidRDefault="008F0817" w:rsidP="00DB537E">
      <w:pPr>
        <w:autoSpaceDE w:val="0"/>
        <w:autoSpaceDN w:val="0"/>
        <w:adjustRightInd w:val="0"/>
        <w:spacing w:line="360" w:lineRule="auto"/>
        <w:rPr>
          <w:rFonts w:ascii="Lucida Console" w:hAnsi="Lucida Console" w:cs="Lucida Console"/>
          <w:sz w:val="17"/>
          <w:szCs w:val="17"/>
          <w:lang w:eastAsia="ja-JP"/>
        </w:rPr>
      </w:pPr>
      <w:r w:rsidRPr="00906D8F">
        <w:rPr>
          <w:rFonts w:ascii="Lucida Console" w:hAnsi="Lucida Console" w:cs="Lucida Console"/>
          <w:sz w:val="17"/>
          <w:szCs w:val="17"/>
          <w:lang w:eastAsia="ja-JP" w:bidi="ar-SA"/>
        </w:rPr>
        <w:lastRenderedPageBreak/>
        <w:t xml:space="preserve">              </w:t>
      </w:r>
    </w:p>
    <w:p w14:paraId="0F00FC2B" w14:textId="07C6380F" w:rsidR="001A60AD" w:rsidRDefault="001A60AD" w:rsidP="001A60AD">
      <w:pPr>
        <w:pStyle w:val="Heading4"/>
        <w:numPr>
          <w:ilvl w:val="2"/>
          <w:numId w:val="2"/>
        </w:numPr>
      </w:pPr>
      <w:r>
        <w:t>Request</w:t>
      </w:r>
      <w:r w:rsidRPr="00224137">
        <w:t xml:space="preserve"> Message</w:t>
      </w:r>
      <w:r>
        <w:t xml:space="preserve"> non-cachd</w:t>
      </w:r>
    </w:p>
    <w:p w14:paraId="5408B219" w14:textId="0DCB93DD" w:rsidR="001A60AD" w:rsidRDefault="001A60AD" w:rsidP="000E5CD1">
      <w:pPr>
        <w:pStyle w:val="BodyText"/>
        <w:ind w:left="0"/>
      </w:pPr>
      <w:r>
        <w:t>Should te above message not work a non-cashed approach can be used, alter the body as required with the following body values:</w:t>
      </w:r>
    </w:p>
    <w:p w14:paraId="0D303771" w14:textId="77777777" w:rsidR="001A60AD" w:rsidRPr="007D4289" w:rsidRDefault="001A60AD" w:rsidP="000E5CD1">
      <w:pPr>
        <w:pStyle w:val="BodyText"/>
        <w:ind w:left="0"/>
      </w:pPr>
      <w:r>
        <w:object w:dxaOrig="1531" w:dyaOrig="1002" w14:anchorId="55F44666">
          <v:shape id="_x0000_i1041" type="#_x0000_t75" style="width:76.55pt;height:50.1pt" o:ole="">
            <v:imagedata r:id="rId77" o:title=""/>
          </v:shape>
          <o:OLEObject Type="Embed" ProgID="Package" ShapeID="_x0000_i1041" DrawAspect="Icon" ObjectID="_1501667521" r:id="rId78"/>
        </w:object>
      </w:r>
      <w:r>
        <w:object w:dxaOrig="1531" w:dyaOrig="1002" w14:anchorId="173D8AFA">
          <v:shape id="_x0000_i1042" type="#_x0000_t75" style="width:76.55pt;height:50.1pt" o:ole="">
            <v:imagedata r:id="rId79" o:title=""/>
          </v:shape>
          <o:OLEObject Type="Embed" ProgID="Package" ShapeID="_x0000_i1042" DrawAspect="Icon" ObjectID="_1501667522" r:id="rId80"/>
        </w:object>
      </w:r>
      <w:r>
        <w:object w:dxaOrig="1531" w:dyaOrig="1002" w14:anchorId="2F095D15">
          <v:shape id="_x0000_i1043" type="#_x0000_t75" style="width:76.55pt;height:50.1pt" o:ole="">
            <v:imagedata r:id="rId81" o:title=""/>
          </v:shape>
          <o:OLEObject Type="Embed" ProgID="Package" ShapeID="_x0000_i1043" DrawAspect="Icon" ObjectID="_1501667523" r:id="rId82"/>
        </w:object>
      </w:r>
    </w:p>
    <w:tbl>
      <w:tblPr>
        <w:tblStyle w:val="TableGrid"/>
        <w:tblW w:w="0" w:type="auto"/>
        <w:tblLook w:val="04A0" w:firstRow="1" w:lastRow="0" w:firstColumn="1" w:lastColumn="0" w:noHBand="0" w:noVBand="1"/>
      </w:tblPr>
      <w:tblGrid>
        <w:gridCol w:w="10296"/>
      </w:tblGrid>
      <w:tr w:rsidR="001A60AD" w14:paraId="12C83BD7" w14:textId="77777777" w:rsidTr="001A60AD">
        <w:tc>
          <w:tcPr>
            <w:tcW w:w="10296" w:type="dxa"/>
          </w:tcPr>
          <w:p w14:paraId="50131CB6" w14:textId="77777777" w:rsidR="001A60AD" w:rsidRDefault="001A60AD" w:rsidP="001A60AD">
            <w:pPr>
              <w:spacing w:line="360" w:lineRule="auto"/>
            </w:pPr>
            <w:r>
              <w:t>&lt;s:Envelope xmlns:s = "http://schemas.xmlsoap.org/soap/envelope/"&gt;</w:t>
            </w:r>
          </w:p>
          <w:p w14:paraId="08414D9C" w14:textId="77777777" w:rsidR="001A60AD" w:rsidRDefault="001A60AD" w:rsidP="001A60AD">
            <w:pPr>
              <w:spacing w:line="360" w:lineRule="auto"/>
            </w:pPr>
            <w:r>
              <w:t xml:space="preserve">    &lt;s:Header&gt;</w:t>
            </w:r>
          </w:p>
          <w:p w14:paraId="4C4B04D5" w14:textId="77777777" w:rsidR="001A60AD" w:rsidRDefault="001A60AD" w:rsidP="001A60AD">
            <w:pPr>
              <w:spacing w:line="360" w:lineRule="auto"/>
            </w:pPr>
            <w:r>
              <w:t xml:space="preserve">        &lt;h:OptionalParameters</w:t>
            </w:r>
          </w:p>
          <w:p w14:paraId="75052AD4" w14:textId="77777777" w:rsidR="001A60AD" w:rsidRDefault="001A60AD" w:rsidP="001A60AD">
            <w:pPr>
              <w:spacing w:line="360" w:lineRule="auto"/>
            </w:pPr>
            <w:r>
              <w:t xml:space="preserve">            xmlns:h = "http://www.clicksoftware.com/OptionalParameters"</w:t>
            </w:r>
          </w:p>
          <w:p w14:paraId="624903D8" w14:textId="77777777" w:rsidR="001A60AD" w:rsidRDefault="001A60AD" w:rsidP="001A60AD">
            <w:pPr>
              <w:spacing w:line="360" w:lineRule="auto"/>
            </w:pPr>
            <w:r>
              <w:t xml:space="preserve">            xmlns = "http://www.clicksoftware.com/OptionalParameters"</w:t>
            </w:r>
          </w:p>
          <w:p w14:paraId="262566FD" w14:textId="77777777" w:rsidR="001A60AD" w:rsidRDefault="001A60AD" w:rsidP="001A60AD">
            <w:pPr>
              <w:spacing w:line="360" w:lineRule="auto"/>
            </w:pPr>
            <w:r>
              <w:t xml:space="preserve">            xmlns:xsi = "http://www.w3.org/2001/XMLSchema-instance"</w:t>
            </w:r>
          </w:p>
          <w:p w14:paraId="03ECB282" w14:textId="77777777" w:rsidR="001A60AD" w:rsidRDefault="001A60AD" w:rsidP="001A60AD">
            <w:pPr>
              <w:spacing w:line="360" w:lineRule="auto"/>
            </w:pPr>
            <w:r>
              <w:t xml:space="preserve">            xmlns:xsd = "http://www.w3.org/2001/XMLSchema"&gt;</w:t>
            </w:r>
          </w:p>
          <w:p w14:paraId="2A88DA5A" w14:textId="77777777" w:rsidR="001A60AD" w:rsidRDefault="001A60AD" w:rsidP="001A60AD">
            <w:pPr>
              <w:spacing w:line="360" w:lineRule="auto"/>
            </w:pPr>
            <w:r>
              <w:t xml:space="preserve">            &lt;CallerIdentity&gt;MUST&lt;/CallerIdentity&gt;</w:t>
            </w:r>
          </w:p>
          <w:p w14:paraId="5F2D8037" w14:textId="77777777" w:rsidR="001A60AD" w:rsidRDefault="001A60AD" w:rsidP="001A60AD">
            <w:pPr>
              <w:spacing w:line="360" w:lineRule="auto"/>
            </w:pPr>
            <w:r>
              <w:t xml:space="preserve">            &lt;ErrorOnNonExistingDictionaries&gt;false&lt;/ErrorOnNonExistingDictionaries&gt;</w:t>
            </w:r>
          </w:p>
          <w:p w14:paraId="6F9CAFCB" w14:textId="77777777" w:rsidR="001A60AD" w:rsidRDefault="001A60AD" w:rsidP="001A60AD">
            <w:pPr>
              <w:spacing w:line="360" w:lineRule="auto"/>
            </w:pPr>
            <w:r>
              <w:lastRenderedPageBreak/>
              <w:t xml:space="preserve">        &lt;/h:OptionalParameters&gt;</w:t>
            </w:r>
          </w:p>
          <w:p w14:paraId="6910FB93" w14:textId="77777777" w:rsidR="001A60AD" w:rsidRDefault="001A60AD" w:rsidP="001A60AD">
            <w:pPr>
              <w:spacing w:line="360" w:lineRule="auto"/>
            </w:pPr>
            <w:r>
              <w:t xml:space="preserve">    &lt;/s:Header&gt;</w:t>
            </w:r>
          </w:p>
          <w:p w14:paraId="4B9027EB" w14:textId="77777777" w:rsidR="001A60AD" w:rsidRDefault="001A60AD" w:rsidP="001A60AD">
            <w:pPr>
              <w:spacing w:line="360" w:lineRule="auto"/>
            </w:pPr>
            <w:r>
              <w:t xml:space="preserve">    &lt;s:Body xmlns:xsi = "http://www.w3.org/2001/XMLSchema-instance" xmlns:xsd = "http://www.w3.org/2001/XMLSchema"&gt;</w:t>
            </w:r>
          </w:p>
          <w:p w14:paraId="74584353" w14:textId="77777777" w:rsidR="001A60AD" w:rsidRDefault="001A60AD" w:rsidP="001A60AD">
            <w:pPr>
              <w:spacing w:line="360" w:lineRule="auto"/>
            </w:pPr>
            <w:r>
              <w:t xml:space="preserve">        &lt;GetTasks xmlns = "http://www.clicksoftware.com"&gt;</w:t>
            </w:r>
          </w:p>
          <w:p w14:paraId="791BC900" w14:textId="77777777" w:rsidR="001A60AD" w:rsidRDefault="001A60AD" w:rsidP="001A60AD">
            <w:pPr>
              <w:spacing w:line="360" w:lineRule="auto"/>
            </w:pPr>
            <w:r>
              <w:t xml:space="preserve">            &lt;Group&gt;</w:t>
            </w:r>
          </w:p>
          <w:p w14:paraId="39FAFCF6" w14:textId="77777777" w:rsidR="001A60AD" w:rsidRDefault="001A60AD" w:rsidP="001A60AD">
            <w:pPr>
              <w:spacing w:line="360" w:lineRule="auto"/>
            </w:pPr>
            <w:r>
              <w:t xml:space="preserve">                &lt;Body&gt;&amp;lt;CONDITION TYPE="100" TYPE_TEXT="Logic Condition"&amp;gt;&amp;lt;OPERATION TYPE="500" TYPE_TEXT="And" /&amp;gt;&amp;lt;CONDITION TYPE="100" TYPE_TEXT="Logic Condition"&amp;gt;&amp;lt;OPERATION TYPE="501" TYPE_TEXT="Or" /&amp;gt;&amp;lt;CONDITION TYPE="101" TYPE_TEXT="Arithmetic Condition"&amp;gt;&amp;lt;VALUE TYPE="200" TYPE_TEXT="Property Value"&amp;gt;&amp;lt;ID&amp;gt;9&amp;lt;/ID&amp;gt;&amp;lt;/VALUE&amp;gt;&amp;lt;OPERATION TYPE="600" TYPE_TEXT="=" /&amp;gt;&amp;lt;VALUE TYPE="201" TYPE_TEXT="Const Value"&amp;gt;124135424&amp;lt;/VALUE&amp;gt;&amp;lt;/CONDITION&amp;gt;&amp;lt;CONDITION TYPE="101" TYPE_TEXT="Arithmetic Condition"&amp;gt;&amp;lt;VALUE TYPE="200" TYPE_TEXT="Property Value"&amp;gt;&amp;lt;ID&amp;gt;9&amp;lt;/ID&amp;gt;&amp;lt;/VALUE&amp;gt;&amp;lt;OPERATION TYPE="600" TYPE_TEXT="=" /&amp;gt;&amp;lt;VALUE TYPE="201" TYPE_TEXT="Const Value"&amp;gt;124135426&amp;lt;/VALUE&amp;gt;&amp;lt;/CONDITION&amp;gt;&amp;lt;CONDITION TYPE="101" TYPE_TEXT="Arithmetic Condition"&amp;gt;&amp;lt;VALUE TYPE="200" TYPE_TEXT="Property Value"&amp;gt;&amp;lt;ID&amp;gt;9&amp;lt;/ID&amp;gt;&amp;lt;/VALUE&amp;gt;&amp;lt;OPERATION TYPE="600" TYPE_TEXT="=" /&amp;gt;&amp;lt;VALUE TYPE="201" TYPE_TEXT="Const Value"&amp;gt;124149760&amp;lt;/VALUE&amp;gt;&amp;lt;/CONDITION&amp;gt;&amp;lt;CONDITION TYPE="101" TYPE_TEXT="Arithmetic Condition"&amp;gt;&amp;lt;VALUE TYPE="200" TYPE_TEXT="Property Value"&amp;gt;&amp;lt;ID&amp;gt;9&amp;lt;/ID&amp;gt;&amp;lt;/VALUE&amp;gt;&amp;lt;OPERATION TYPE="600" TYPE_TEXT="=" /&amp;gt;&amp;lt;VALUE TYPE="201" TYPE_TEXT="Const Value"&amp;gt;124149763&amp;lt;/VALUE&amp;gt;&amp;lt;/CONDITION&amp;gt;&amp;lt;CONDITION TYPE="101" TYPE_TEXT="Arithmetic Condition"&amp;gt;&amp;lt;VALUE TYPE="200" TYPE_TEXT="Property Value"&amp;gt;&amp;lt;ID&amp;gt;9&amp;lt;/ID&amp;gt;&amp;lt;/VALUE&amp;gt;&amp;lt;OPERATION TYPE="600" TYPE_TEXT="=" /&amp;gt;&amp;lt;VALUE TYPE="201" TYPE_TEXT="Const Value"&amp;gt;124149762&amp;lt;/VALUE&amp;gt;&amp;lt;/CONDITION&amp;gt;&amp;lt;/CONDITION&amp;gt;&amp;lt;CONDITION TYPE="101" TYPE_TEXT="Arithmetic Condition"&amp;gt;&amp;lt;VALUE TYPE="200" TYPE_TEXT="Property Value"&amp;gt;&amp;lt;ID&amp;gt;3&amp;lt;/ID&amp;gt;&amp;lt;/VALUE&amp;gt;&amp;lt;OPERATION TYPE="600" TYPE_TEXT="=" /&amp;gt;&amp;lt;VALUE TYPE="201" TYPE_TEXT="Const Value"&amp;gt;%1&amp;lt;/VALUE&amp;gt;&amp;lt;/CONDITION&amp;gt;&amp;lt;/CONDITION&amp;gt;&lt;/Body&gt;</w:t>
            </w:r>
          </w:p>
          <w:p w14:paraId="6CC73BDC" w14:textId="77777777" w:rsidR="001A60AD" w:rsidRDefault="001A60AD" w:rsidP="001A60AD">
            <w:pPr>
              <w:spacing w:line="360" w:lineRule="auto"/>
            </w:pPr>
            <w:r>
              <w:t xml:space="preserve">                &lt;GroupParameters&gt;</w:t>
            </w:r>
          </w:p>
          <w:p w14:paraId="3250669A" w14:textId="77777777" w:rsidR="001A60AD" w:rsidRDefault="001A60AD" w:rsidP="001A60AD">
            <w:pPr>
              <w:spacing w:line="360" w:lineRule="auto"/>
            </w:pPr>
            <w:r>
              <w:t xml:space="preserve">                    &lt;GroupParameter&gt;A1234567&lt;/GroupParameter&gt;</w:t>
            </w:r>
          </w:p>
          <w:p w14:paraId="517CE934" w14:textId="77777777" w:rsidR="001A60AD" w:rsidRDefault="001A60AD" w:rsidP="001A60AD">
            <w:pPr>
              <w:spacing w:line="360" w:lineRule="auto"/>
            </w:pPr>
            <w:r>
              <w:lastRenderedPageBreak/>
              <w:t xml:space="preserve">                &lt;/GroupParameters&gt;</w:t>
            </w:r>
          </w:p>
          <w:p w14:paraId="400B3FC4" w14:textId="77777777" w:rsidR="001A60AD" w:rsidRDefault="001A60AD" w:rsidP="001A60AD">
            <w:pPr>
              <w:spacing w:line="360" w:lineRule="auto"/>
            </w:pPr>
            <w:r>
              <w:t xml:space="preserve">                &lt;GroupType&gt;2&lt;/GroupType&gt;</w:t>
            </w:r>
          </w:p>
          <w:p w14:paraId="0A9A0DCF" w14:textId="77777777" w:rsidR="001A60AD" w:rsidRDefault="001A60AD" w:rsidP="001A60AD">
            <w:pPr>
              <w:spacing w:line="360" w:lineRule="auto"/>
            </w:pPr>
            <w:r>
              <w:t xml:space="preserve">            &lt;/Group&gt;</w:t>
            </w:r>
          </w:p>
          <w:p w14:paraId="53107C3D" w14:textId="77777777" w:rsidR="001A60AD" w:rsidRDefault="001A60AD" w:rsidP="001A60AD">
            <w:pPr>
              <w:spacing w:line="360" w:lineRule="auto"/>
            </w:pPr>
            <w:r>
              <w:t xml:space="preserve">            &lt;EnableGroupOnTheFly&gt;true&lt;/EnableGroupOnTheFly&gt;</w:t>
            </w:r>
          </w:p>
          <w:p w14:paraId="3A7B1949" w14:textId="77777777" w:rsidR="001A60AD" w:rsidRDefault="001A60AD" w:rsidP="001A60AD">
            <w:pPr>
              <w:spacing w:line="360" w:lineRule="auto"/>
            </w:pPr>
            <w:r>
              <w:t xml:space="preserve">            &lt;RequestedProperties&gt;</w:t>
            </w:r>
          </w:p>
          <w:p w14:paraId="1F85D94B" w14:textId="77777777" w:rsidR="001A60AD" w:rsidRDefault="001A60AD" w:rsidP="001A60AD">
            <w:pPr>
              <w:spacing w:line="360" w:lineRule="auto"/>
            </w:pPr>
            <w:r>
              <w:t xml:space="preserve">                &lt;Item&gt;Key&lt;/Item&gt;</w:t>
            </w:r>
          </w:p>
          <w:p w14:paraId="6CEDC891" w14:textId="77777777" w:rsidR="001A60AD" w:rsidRDefault="001A60AD" w:rsidP="001A60AD">
            <w:pPr>
              <w:spacing w:line="360" w:lineRule="auto"/>
            </w:pPr>
            <w:r>
              <w:t xml:space="preserve">                &lt;Item&gt;CallID&lt;/Item&gt;</w:t>
            </w:r>
          </w:p>
          <w:p w14:paraId="793456F6" w14:textId="77777777" w:rsidR="001A60AD" w:rsidRDefault="001A60AD" w:rsidP="001A60AD">
            <w:pPr>
              <w:spacing w:line="360" w:lineRule="auto"/>
            </w:pPr>
            <w:r>
              <w:t xml:space="preserve">                &lt;Item&gt;Number&lt;/Item&gt;</w:t>
            </w:r>
          </w:p>
          <w:p w14:paraId="67F917F9" w14:textId="77777777" w:rsidR="001A60AD" w:rsidRDefault="001A60AD" w:rsidP="001A60AD">
            <w:pPr>
              <w:spacing w:line="360" w:lineRule="auto"/>
            </w:pPr>
            <w:r>
              <w:t xml:space="preserve">                &lt;Item&gt;TaskID&lt;/Item&gt;</w:t>
            </w:r>
          </w:p>
          <w:p w14:paraId="5A1987FE" w14:textId="77777777" w:rsidR="001A60AD" w:rsidRDefault="001A60AD" w:rsidP="001A60AD">
            <w:pPr>
              <w:spacing w:line="360" w:lineRule="auto"/>
            </w:pPr>
            <w:r>
              <w:t xml:space="preserve">                &lt;Item&gt;MUSTJobNumber&lt;/Item&gt;</w:t>
            </w:r>
          </w:p>
          <w:p w14:paraId="208301A1" w14:textId="77777777" w:rsidR="001A60AD" w:rsidRDefault="001A60AD" w:rsidP="001A60AD">
            <w:pPr>
              <w:spacing w:line="360" w:lineRule="auto"/>
            </w:pPr>
            <w:r>
              <w:t xml:space="preserve">            &lt;/RequestedProperties&gt;</w:t>
            </w:r>
          </w:p>
          <w:p w14:paraId="5CE2359C" w14:textId="77777777" w:rsidR="001A60AD" w:rsidRDefault="001A60AD" w:rsidP="001A60AD">
            <w:pPr>
              <w:spacing w:line="360" w:lineRule="auto"/>
            </w:pPr>
            <w:r>
              <w:t xml:space="preserve">            &lt;GetAssignments&gt;false&lt;/GetAssignments&gt;</w:t>
            </w:r>
          </w:p>
          <w:p w14:paraId="6D2F7D62" w14:textId="77777777" w:rsidR="001A60AD" w:rsidRDefault="001A60AD" w:rsidP="001A60AD">
            <w:pPr>
              <w:spacing w:line="360" w:lineRule="auto"/>
            </w:pPr>
            <w:r>
              <w:t xml:space="preserve">        &lt;/GetTasks&gt;</w:t>
            </w:r>
          </w:p>
          <w:p w14:paraId="51E9FF07" w14:textId="77777777" w:rsidR="001A60AD" w:rsidRDefault="001A60AD" w:rsidP="001A60AD">
            <w:pPr>
              <w:spacing w:line="360" w:lineRule="auto"/>
            </w:pPr>
            <w:r>
              <w:t xml:space="preserve">    &lt;/s:Body&gt;</w:t>
            </w:r>
          </w:p>
          <w:p w14:paraId="50742550" w14:textId="18E99513" w:rsidR="001A60AD" w:rsidRDefault="001A60AD" w:rsidP="001A60AD">
            <w:pPr>
              <w:spacing w:line="360" w:lineRule="auto"/>
            </w:pPr>
            <w:r>
              <w:t>&lt;/s:Envelope&gt;</w:t>
            </w:r>
          </w:p>
        </w:tc>
      </w:tr>
    </w:tbl>
    <w:p w14:paraId="4687C003" w14:textId="77777777" w:rsidR="008F0817" w:rsidRDefault="008F0817" w:rsidP="00DB537E">
      <w:pPr>
        <w:spacing w:line="360" w:lineRule="auto"/>
      </w:pPr>
    </w:p>
    <w:p w14:paraId="631574D8" w14:textId="77777777" w:rsidR="00146B4B" w:rsidRPr="005A6A2D" w:rsidRDefault="00146B4B" w:rsidP="003C422C">
      <w:pPr>
        <w:pStyle w:val="Heading4"/>
        <w:numPr>
          <w:ilvl w:val="2"/>
          <w:numId w:val="2"/>
        </w:numPr>
        <w:rPr>
          <w:i w:val="0"/>
        </w:rPr>
      </w:pPr>
      <w:r w:rsidRPr="005A6A2D">
        <w:t>Response Message</w:t>
      </w:r>
    </w:p>
    <w:p w14:paraId="2D319B09" w14:textId="77777777" w:rsidR="00146B4B" w:rsidRDefault="00146B4B" w:rsidP="00DB537E">
      <w:pPr>
        <w:spacing w:line="360" w:lineRule="auto"/>
      </w:pPr>
    </w:p>
    <w:p w14:paraId="59744EB9" w14:textId="7CA55D86" w:rsidR="00027DB0" w:rsidRDefault="00C91217" w:rsidP="00DB537E">
      <w:pPr>
        <w:spacing w:line="360" w:lineRule="auto"/>
      </w:pPr>
      <w:r>
        <w:t>The response showing all Tasks with a common CallID, the TaskID is unique per job:</w:t>
      </w:r>
    </w:p>
    <w:tbl>
      <w:tblPr>
        <w:tblW w:w="0" w:type="auto"/>
        <w:tblLook w:val="04A0" w:firstRow="1" w:lastRow="0" w:firstColumn="1" w:lastColumn="0" w:noHBand="0" w:noVBand="1"/>
      </w:tblPr>
      <w:tblGrid>
        <w:gridCol w:w="10296"/>
      </w:tblGrid>
      <w:tr w:rsidR="00A23511" w:rsidRPr="00AC5E69" w14:paraId="485B552C" w14:textId="77777777" w:rsidTr="00A23511">
        <w:tc>
          <w:tcPr>
            <w:tcW w:w="10296" w:type="dxa"/>
          </w:tcPr>
          <w:p w14:paraId="37D1AC78" w14:textId="77777777" w:rsidR="00C91217" w:rsidRPr="00C91217" w:rsidRDefault="00C91217" w:rsidP="00C91217">
            <w:pPr>
              <w:autoSpaceDE w:val="0"/>
              <w:autoSpaceDN w:val="0"/>
              <w:adjustRightInd w:val="0"/>
              <w:spacing w:line="360" w:lineRule="auto"/>
              <w:rPr>
                <w:rFonts w:ascii="Lucida Console" w:hAnsi="Lucida Console" w:cs="Lucida Console"/>
                <w:sz w:val="17"/>
                <w:szCs w:val="17"/>
                <w:lang w:eastAsia="ja-JP" w:bidi="ar-SA"/>
              </w:rPr>
            </w:pPr>
            <w:r w:rsidRPr="00C91217">
              <w:rPr>
                <w:rFonts w:ascii="Lucida Console" w:hAnsi="Lucida Console" w:cs="Lucida Console"/>
                <w:sz w:val="17"/>
                <w:szCs w:val="17"/>
                <w:lang w:eastAsia="ja-JP" w:bidi="ar-SA"/>
              </w:rPr>
              <w:t>&lt;s:Envelope xmlns:s = "http://schemas.xmlsoap.org/soap/envelope/"&gt;</w:t>
            </w:r>
          </w:p>
          <w:p w14:paraId="01D238EF" w14:textId="77777777" w:rsidR="00C91217" w:rsidRPr="00C91217" w:rsidRDefault="00C91217" w:rsidP="00C91217">
            <w:pPr>
              <w:autoSpaceDE w:val="0"/>
              <w:autoSpaceDN w:val="0"/>
              <w:adjustRightInd w:val="0"/>
              <w:spacing w:line="360" w:lineRule="auto"/>
              <w:rPr>
                <w:rFonts w:ascii="Lucida Console" w:hAnsi="Lucida Console" w:cs="Lucida Console"/>
                <w:sz w:val="17"/>
                <w:szCs w:val="17"/>
                <w:lang w:eastAsia="ja-JP" w:bidi="ar-SA"/>
              </w:rPr>
            </w:pPr>
            <w:r w:rsidRPr="00C91217">
              <w:rPr>
                <w:rFonts w:ascii="Lucida Console" w:hAnsi="Lucida Console" w:cs="Lucida Console"/>
                <w:sz w:val="17"/>
                <w:szCs w:val="17"/>
                <w:lang w:eastAsia="ja-JP" w:bidi="ar-SA"/>
              </w:rPr>
              <w:t xml:space="preserve">    &lt;s:Body&gt;</w:t>
            </w:r>
          </w:p>
          <w:p w14:paraId="78DEEB48" w14:textId="77777777" w:rsidR="00C91217" w:rsidRPr="00C91217" w:rsidRDefault="00C91217" w:rsidP="00C91217">
            <w:pPr>
              <w:autoSpaceDE w:val="0"/>
              <w:autoSpaceDN w:val="0"/>
              <w:adjustRightInd w:val="0"/>
              <w:spacing w:line="360" w:lineRule="auto"/>
              <w:rPr>
                <w:rFonts w:ascii="Lucida Console" w:hAnsi="Lucida Console" w:cs="Lucida Console"/>
                <w:sz w:val="17"/>
                <w:szCs w:val="17"/>
                <w:lang w:eastAsia="ja-JP" w:bidi="ar-SA"/>
              </w:rPr>
            </w:pPr>
            <w:r w:rsidRPr="00C91217">
              <w:rPr>
                <w:rFonts w:ascii="Lucida Console" w:hAnsi="Lucida Console" w:cs="Lucida Console"/>
                <w:sz w:val="17"/>
                <w:szCs w:val="17"/>
                <w:lang w:eastAsia="ja-JP" w:bidi="ar-SA"/>
              </w:rPr>
              <w:t xml:space="preserve">        &lt;GetTasksResponse xmlns = "http://www.clicksoftware.com"&gt;</w:t>
            </w:r>
          </w:p>
          <w:p w14:paraId="1AF52DC9" w14:textId="77777777" w:rsidR="00C91217" w:rsidRPr="00C91217" w:rsidRDefault="00C91217" w:rsidP="00C91217">
            <w:pPr>
              <w:autoSpaceDE w:val="0"/>
              <w:autoSpaceDN w:val="0"/>
              <w:adjustRightInd w:val="0"/>
              <w:spacing w:line="360" w:lineRule="auto"/>
              <w:rPr>
                <w:rFonts w:ascii="Lucida Console" w:hAnsi="Lucida Console" w:cs="Lucida Console"/>
                <w:sz w:val="17"/>
                <w:szCs w:val="17"/>
                <w:lang w:eastAsia="ja-JP" w:bidi="ar-SA"/>
              </w:rPr>
            </w:pPr>
            <w:r w:rsidRPr="00C91217">
              <w:rPr>
                <w:rFonts w:ascii="Lucida Console" w:hAnsi="Lucida Console" w:cs="Lucida Console"/>
                <w:sz w:val="17"/>
                <w:szCs w:val="17"/>
                <w:lang w:eastAsia="ja-JP" w:bidi="ar-SA"/>
              </w:rPr>
              <w:t xml:space="preserve">            &lt;Tasks&gt;</w:t>
            </w:r>
          </w:p>
          <w:p w14:paraId="4AEA2F8B" w14:textId="77777777" w:rsidR="00C91217" w:rsidRPr="00C91217" w:rsidRDefault="00C91217" w:rsidP="00C91217">
            <w:pPr>
              <w:autoSpaceDE w:val="0"/>
              <w:autoSpaceDN w:val="0"/>
              <w:adjustRightInd w:val="0"/>
              <w:spacing w:line="360" w:lineRule="auto"/>
              <w:rPr>
                <w:rFonts w:ascii="Lucida Console" w:hAnsi="Lucida Console" w:cs="Lucida Console"/>
                <w:sz w:val="17"/>
                <w:szCs w:val="17"/>
                <w:lang w:eastAsia="ja-JP" w:bidi="ar-SA"/>
              </w:rPr>
            </w:pPr>
            <w:r w:rsidRPr="00C91217">
              <w:rPr>
                <w:rFonts w:ascii="Lucida Console" w:hAnsi="Lucida Console" w:cs="Lucida Console"/>
                <w:sz w:val="17"/>
                <w:szCs w:val="17"/>
                <w:lang w:eastAsia="ja-JP" w:bidi="ar-SA"/>
              </w:rPr>
              <w:t xml:space="preserve">                &lt;Task d3p1:type = "Task" xmlns:d3p1 = "http://www.w3.org/2001/XMLSchema-instance"&gt;</w:t>
            </w:r>
          </w:p>
          <w:p w14:paraId="152EB1D4" w14:textId="77777777" w:rsidR="00C91217" w:rsidRPr="00C91217" w:rsidRDefault="00C91217" w:rsidP="00C91217">
            <w:pPr>
              <w:autoSpaceDE w:val="0"/>
              <w:autoSpaceDN w:val="0"/>
              <w:adjustRightInd w:val="0"/>
              <w:spacing w:line="360" w:lineRule="auto"/>
              <w:rPr>
                <w:rFonts w:ascii="Lucida Console" w:hAnsi="Lucida Console" w:cs="Lucida Console"/>
                <w:sz w:val="17"/>
                <w:szCs w:val="17"/>
                <w:lang w:eastAsia="ja-JP" w:bidi="ar-SA"/>
              </w:rPr>
            </w:pPr>
            <w:r w:rsidRPr="00C91217">
              <w:rPr>
                <w:rFonts w:ascii="Lucida Console" w:hAnsi="Lucida Console" w:cs="Lucida Console"/>
                <w:sz w:val="17"/>
                <w:szCs w:val="17"/>
                <w:lang w:eastAsia="ja-JP" w:bidi="ar-SA"/>
              </w:rPr>
              <w:t xml:space="preserve">                    &lt;Key&gt;39498619&lt;/Key&gt;</w:t>
            </w:r>
          </w:p>
          <w:p w14:paraId="3B68CCAF" w14:textId="10FB3DA7" w:rsidR="00C91217" w:rsidRPr="00C91217" w:rsidRDefault="00C91217" w:rsidP="00C91217">
            <w:pPr>
              <w:autoSpaceDE w:val="0"/>
              <w:autoSpaceDN w:val="0"/>
              <w:adjustRightInd w:val="0"/>
              <w:spacing w:line="360" w:lineRule="auto"/>
              <w:rPr>
                <w:rFonts w:ascii="Lucida Console" w:hAnsi="Lucida Console" w:cs="Lucida Console"/>
                <w:sz w:val="17"/>
                <w:szCs w:val="17"/>
                <w:lang w:eastAsia="ja-JP" w:bidi="ar-SA"/>
              </w:rPr>
            </w:pPr>
            <w:r w:rsidRPr="00C91217">
              <w:rPr>
                <w:rFonts w:ascii="Lucida Console" w:hAnsi="Lucida Console" w:cs="Lucida Console"/>
                <w:sz w:val="17"/>
                <w:szCs w:val="17"/>
                <w:lang w:eastAsia="ja-JP" w:bidi="ar-SA"/>
              </w:rPr>
              <w:t xml:space="preserve">                    </w:t>
            </w:r>
            <w:del w:id="1835" w:author="Duncan Hardie" w:date="2014-04-15T10:26:00Z">
              <w:r w:rsidRPr="00C91217" w:rsidDel="00AA61B2">
                <w:rPr>
                  <w:rFonts w:ascii="Lucida Console" w:hAnsi="Lucida Console" w:cs="Lucida Console"/>
                  <w:sz w:val="17"/>
                  <w:szCs w:val="17"/>
                  <w:lang w:eastAsia="ja-JP" w:bidi="ar-SA"/>
                </w:rPr>
                <w:delText>&lt;CallID&gt;</w:delText>
              </w:r>
            </w:del>
            <w:ins w:id="1836" w:author="Duncan Hardie" w:date="2014-04-15T10:26:00Z">
              <w:r w:rsidR="00AA61B2">
                <w:rPr>
                  <w:rFonts w:ascii="Lucida Console" w:hAnsi="Lucida Console" w:cs="Lucida Console"/>
                  <w:sz w:val="17"/>
                  <w:szCs w:val="17"/>
                  <w:lang w:eastAsia="ja-JP" w:bidi="ar-SA"/>
                </w:rPr>
                <w:t>&lt;CallID&gt;GB-</w:t>
              </w:r>
            </w:ins>
            <w:r w:rsidRPr="00C91217">
              <w:rPr>
                <w:rFonts w:ascii="Lucida Console" w:hAnsi="Lucida Console" w:cs="Lucida Console"/>
                <w:sz w:val="17"/>
                <w:szCs w:val="17"/>
                <w:lang w:eastAsia="ja-JP" w:bidi="ar-SA"/>
              </w:rPr>
              <w:t>A1234569</w:t>
            </w:r>
            <w:del w:id="1837" w:author="Duncan Hardie" w:date="2014-04-15T10:26:00Z">
              <w:r w:rsidRPr="00C91217" w:rsidDel="00AA61B2">
                <w:rPr>
                  <w:rFonts w:ascii="Lucida Console" w:hAnsi="Lucida Console" w:cs="Lucida Console"/>
                  <w:sz w:val="17"/>
                  <w:szCs w:val="17"/>
                  <w:lang w:eastAsia="ja-JP" w:bidi="ar-SA"/>
                </w:rPr>
                <w:delText>&lt;/CallID&gt;</w:delText>
              </w:r>
            </w:del>
            <w:ins w:id="1838" w:author="Duncan Hardie" w:date="2014-04-15T10:26:00Z">
              <w:r w:rsidR="00AA61B2">
                <w:rPr>
                  <w:rFonts w:ascii="Lucida Console" w:hAnsi="Lucida Console" w:cs="Lucida Console"/>
                  <w:sz w:val="17"/>
                  <w:szCs w:val="17"/>
                  <w:lang w:eastAsia="ja-JP" w:bidi="ar-SA"/>
                </w:rPr>
                <w:t>-1&lt;/CallID&gt;</w:t>
              </w:r>
            </w:ins>
          </w:p>
          <w:p w14:paraId="3E813808" w14:textId="77777777" w:rsidR="00C91217" w:rsidRPr="003A41C1" w:rsidRDefault="00C91217" w:rsidP="00C91217">
            <w:pPr>
              <w:autoSpaceDE w:val="0"/>
              <w:autoSpaceDN w:val="0"/>
              <w:adjustRightInd w:val="0"/>
              <w:spacing w:line="360" w:lineRule="auto"/>
              <w:rPr>
                <w:rFonts w:ascii="Lucida Console" w:hAnsi="Lucida Console" w:cs="Lucida Console"/>
                <w:b/>
                <w:sz w:val="17"/>
                <w:szCs w:val="17"/>
                <w:lang w:eastAsia="ja-JP" w:bidi="ar-SA"/>
              </w:rPr>
            </w:pPr>
            <w:r w:rsidRPr="00C91217">
              <w:rPr>
                <w:rFonts w:ascii="Lucida Console" w:hAnsi="Lucida Console" w:cs="Lucida Console"/>
                <w:sz w:val="17"/>
                <w:szCs w:val="17"/>
                <w:lang w:eastAsia="ja-JP" w:bidi="ar-SA"/>
              </w:rPr>
              <w:t xml:space="preserve">                    &lt;Number&gt;1&lt;/Number&gt;</w:t>
            </w:r>
          </w:p>
          <w:p w14:paraId="7E4F584E" w14:textId="1E1174CA" w:rsidR="00C91217" w:rsidRPr="003A41C1" w:rsidRDefault="00C91217" w:rsidP="00C91217">
            <w:pPr>
              <w:autoSpaceDE w:val="0"/>
              <w:autoSpaceDN w:val="0"/>
              <w:adjustRightInd w:val="0"/>
              <w:spacing w:line="360" w:lineRule="auto"/>
              <w:rPr>
                <w:rFonts w:ascii="Lucida Console" w:hAnsi="Lucida Console" w:cs="Lucida Console"/>
                <w:b/>
                <w:sz w:val="17"/>
                <w:szCs w:val="17"/>
                <w:lang w:eastAsia="ja-JP" w:bidi="ar-SA"/>
              </w:rPr>
            </w:pPr>
            <w:r w:rsidRPr="003A41C1">
              <w:rPr>
                <w:rFonts w:ascii="Lucida Console" w:hAnsi="Lucida Console" w:cs="Lucida Console"/>
                <w:b/>
                <w:sz w:val="17"/>
                <w:szCs w:val="17"/>
                <w:lang w:eastAsia="ja-JP" w:bidi="ar-SA"/>
              </w:rPr>
              <w:t xml:space="preserve">                    </w:t>
            </w:r>
            <w:del w:id="1839" w:author="Duncan Hardie" w:date="2014-04-15T10:28:00Z">
              <w:r w:rsidRPr="003A41C1" w:rsidDel="00AA61B2">
                <w:rPr>
                  <w:rFonts w:ascii="Lucida Console" w:hAnsi="Lucida Console" w:cs="Lucida Console"/>
                  <w:b/>
                  <w:sz w:val="17"/>
                  <w:szCs w:val="17"/>
                  <w:lang w:eastAsia="ja-JP" w:bidi="ar-SA"/>
                </w:rPr>
                <w:delText>&lt;TaskID&gt;FR-A1234569_D4</w:delText>
              </w:r>
            </w:del>
            <w:ins w:id="1840" w:author="Duncan Hardie" w:date="2014-04-15T10:28:00Z">
              <w:r w:rsidR="00AA61B2">
                <w:rPr>
                  <w:rFonts w:ascii="Lucida Console" w:hAnsi="Lucida Console" w:cs="Lucida Console"/>
                  <w:b/>
                  <w:sz w:val="17"/>
                  <w:szCs w:val="17"/>
                  <w:lang w:eastAsia="ja-JP" w:bidi="ar-SA"/>
                </w:rPr>
                <w:t>&lt;TaskID&gt;FR-A1234569-1_D4</w:t>
              </w:r>
            </w:ins>
            <w:r w:rsidRPr="003A41C1">
              <w:rPr>
                <w:rFonts w:ascii="Lucida Console" w:hAnsi="Lucida Console" w:cs="Lucida Console"/>
                <w:b/>
                <w:sz w:val="17"/>
                <w:szCs w:val="17"/>
                <w:lang w:eastAsia="ja-JP" w:bidi="ar-SA"/>
              </w:rPr>
              <w:t>_20130920T062212&lt;/TaskID&gt;</w:t>
            </w:r>
          </w:p>
          <w:p w14:paraId="44FB9A87" w14:textId="77777777" w:rsidR="00C91217" w:rsidRPr="00C91217" w:rsidRDefault="00C91217" w:rsidP="00C91217">
            <w:pPr>
              <w:autoSpaceDE w:val="0"/>
              <w:autoSpaceDN w:val="0"/>
              <w:adjustRightInd w:val="0"/>
              <w:spacing w:line="360" w:lineRule="auto"/>
              <w:rPr>
                <w:rFonts w:ascii="Lucida Console" w:hAnsi="Lucida Console" w:cs="Lucida Console"/>
                <w:sz w:val="17"/>
                <w:szCs w:val="17"/>
                <w:lang w:eastAsia="ja-JP" w:bidi="ar-SA"/>
              </w:rPr>
            </w:pPr>
            <w:r w:rsidRPr="00C91217">
              <w:rPr>
                <w:rFonts w:ascii="Lucida Console" w:hAnsi="Lucida Console" w:cs="Lucida Console"/>
                <w:sz w:val="17"/>
                <w:szCs w:val="17"/>
                <w:lang w:eastAsia="ja-JP" w:bidi="ar-SA"/>
              </w:rPr>
              <w:t xml:space="preserve">                    &lt;MUSTJobNumber&gt;A1234569&lt;/MUSTJobNumber&gt;</w:t>
            </w:r>
          </w:p>
          <w:p w14:paraId="0363FFFE" w14:textId="77777777" w:rsidR="00C91217" w:rsidRPr="00C91217" w:rsidRDefault="00C91217" w:rsidP="00C91217">
            <w:pPr>
              <w:autoSpaceDE w:val="0"/>
              <w:autoSpaceDN w:val="0"/>
              <w:adjustRightInd w:val="0"/>
              <w:spacing w:line="360" w:lineRule="auto"/>
              <w:rPr>
                <w:rFonts w:ascii="Lucida Console" w:hAnsi="Lucida Console" w:cs="Lucida Console"/>
                <w:sz w:val="17"/>
                <w:szCs w:val="17"/>
                <w:lang w:eastAsia="ja-JP" w:bidi="ar-SA"/>
              </w:rPr>
            </w:pPr>
            <w:r w:rsidRPr="00C91217">
              <w:rPr>
                <w:rFonts w:ascii="Lucida Console" w:hAnsi="Lucida Console" w:cs="Lucida Console"/>
                <w:sz w:val="17"/>
                <w:szCs w:val="17"/>
                <w:lang w:eastAsia="ja-JP" w:bidi="ar-SA"/>
              </w:rPr>
              <w:t xml:space="preserve">                &lt;/Task&gt;</w:t>
            </w:r>
          </w:p>
          <w:p w14:paraId="2E6069AC" w14:textId="77777777" w:rsidR="00C91217" w:rsidRPr="00C91217" w:rsidRDefault="00C91217" w:rsidP="00C91217">
            <w:pPr>
              <w:autoSpaceDE w:val="0"/>
              <w:autoSpaceDN w:val="0"/>
              <w:adjustRightInd w:val="0"/>
              <w:spacing w:line="360" w:lineRule="auto"/>
              <w:rPr>
                <w:rFonts w:ascii="Lucida Console" w:hAnsi="Lucida Console" w:cs="Lucida Console"/>
                <w:sz w:val="17"/>
                <w:szCs w:val="17"/>
                <w:lang w:eastAsia="ja-JP" w:bidi="ar-SA"/>
              </w:rPr>
            </w:pPr>
            <w:r w:rsidRPr="00C91217">
              <w:rPr>
                <w:rFonts w:ascii="Lucida Console" w:hAnsi="Lucida Console" w:cs="Lucida Console"/>
                <w:sz w:val="17"/>
                <w:szCs w:val="17"/>
                <w:lang w:eastAsia="ja-JP" w:bidi="ar-SA"/>
              </w:rPr>
              <w:t xml:space="preserve">                &lt;Task d3p1:type = "Task" xmlns:d3p1 = "http://www.w3.org/2001/XMLSchema-instance"&gt;</w:t>
            </w:r>
          </w:p>
          <w:p w14:paraId="43C2C061" w14:textId="77777777" w:rsidR="00C91217" w:rsidRPr="00C91217" w:rsidRDefault="00C91217" w:rsidP="00C91217">
            <w:pPr>
              <w:autoSpaceDE w:val="0"/>
              <w:autoSpaceDN w:val="0"/>
              <w:adjustRightInd w:val="0"/>
              <w:spacing w:line="360" w:lineRule="auto"/>
              <w:rPr>
                <w:rFonts w:ascii="Lucida Console" w:hAnsi="Lucida Console" w:cs="Lucida Console"/>
                <w:sz w:val="17"/>
                <w:szCs w:val="17"/>
                <w:lang w:eastAsia="ja-JP" w:bidi="ar-SA"/>
              </w:rPr>
            </w:pPr>
            <w:r w:rsidRPr="00C91217">
              <w:rPr>
                <w:rFonts w:ascii="Lucida Console" w:hAnsi="Lucida Console" w:cs="Lucida Console"/>
                <w:sz w:val="17"/>
                <w:szCs w:val="17"/>
                <w:lang w:eastAsia="ja-JP" w:bidi="ar-SA"/>
              </w:rPr>
              <w:t xml:space="preserve">                    &lt;Key&gt;39498622&lt;/Key&gt;</w:t>
            </w:r>
          </w:p>
          <w:p w14:paraId="215B1B5D" w14:textId="1178F342" w:rsidR="00C91217" w:rsidRPr="00C91217" w:rsidRDefault="00C91217" w:rsidP="00C91217">
            <w:pPr>
              <w:autoSpaceDE w:val="0"/>
              <w:autoSpaceDN w:val="0"/>
              <w:adjustRightInd w:val="0"/>
              <w:spacing w:line="360" w:lineRule="auto"/>
              <w:rPr>
                <w:rFonts w:ascii="Lucida Console" w:hAnsi="Lucida Console" w:cs="Lucida Console"/>
                <w:sz w:val="17"/>
                <w:szCs w:val="17"/>
                <w:lang w:eastAsia="ja-JP" w:bidi="ar-SA"/>
              </w:rPr>
            </w:pPr>
            <w:r w:rsidRPr="00C91217">
              <w:rPr>
                <w:rFonts w:ascii="Lucida Console" w:hAnsi="Lucida Console" w:cs="Lucida Console"/>
                <w:sz w:val="17"/>
                <w:szCs w:val="17"/>
                <w:lang w:eastAsia="ja-JP" w:bidi="ar-SA"/>
              </w:rPr>
              <w:t xml:space="preserve">                    </w:t>
            </w:r>
            <w:del w:id="1841" w:author="Duncan Hardie" w:date="2014-04-15T10:26:00Z">
              <w:r w:rsidRPr="00C91217" w:rsidDel="00AA61B2">
                <w:rPr>
                  <w:rFonts w:ascii="Lucida Console" w:hAnsi="Lucida Console" w:cs="Lucida Console"/>
                  <w:sz w:val="17"/>
                  <w:szCs w:val="17"/>
                  <w:lang w:eastAsia="ja-JP" w:bidi="ar-SA"/>
                </w:rPr>
                <w:delText>&lt;CallID&gt;</w:delText>
              </w:r>
            </w:del>
            <w:ins w:id="1842" w:author="Duncan Hardie" w:date="2014-04-15T10:26:00Z">
              <w:r w:rsidR="00AA61B2">
                <w:rPr>
                  <w:rFonts w:ascii="Lucida Console" w:hAnsi="Lucida Console" w:cs="Lucida Console"/>
                  <w:sz w:val="17"/>
                  <w:szCs w:val="17"/>
                  <w:lang w:eastAsia="ja-JP" w:bidi="ar-SA"/>
                </w:rPr>
                <w:t>&lt;CallID&gt;GB-</w:t>
              </w:r>
            </w:ins>
            <w:r w:rsidRPr="00C91217">
              <w:rPr>
                <w:rFonts w:ascii="Lucida Console" w:hAnsi="Lucida Console" w:cs="Lucida Console"/>
                <w:sz w:val="17"/>
                <w:szCs w:val="17"/>
                <w:lang w:eastAsia="ja-JP" w:bidi="ar-SA"/>
              </w:rPr>
              <w:t>A1234569</w:t>
            </w:r>
            <w:del w:id="1843" w:author="Duncan Hardie" w:date="2014-04-15T10:26:00Z">
              <w:r w:rsidRPr="00C91217" w:rsidDel="00AA61B2">
                <w:rPr>
                  <w:rFonts w:ascii="Lucida Console" w:hAnsi="Lucida Console" w:cs="Lucida Console"/>
                  <w:sz w:val="17"/>
                  <w:szCs w:val="17"/>
                  <w:lang w:eastAsia="ja-JP" w:bidi="ar-SA"/>
                </w:rPr>
                <w:delText>&lt;/CallID&gt;</w:delText>
              </w:r>
            </w:del>
            <w:ins w:id="1844" w:author="Duncan Hardie" w:date="2014-04-15T10:26:00Z">
              <w:r w:rsidR="00AA61B2">
                <w:rPr>
                  <w:rFonts w:ascii="Lucida Console" w:hAnsi="Lucida Console" w:cs="Lucida Console"/>
                  <w:sz w:val="17"/>
                  <w:szCs w:val="17"/>
                  <w:lang w:eastAsia="ja-JP" w:bidi="ar-SA"/>
                </w:rPr>
                <w:t>-1&lt;/CallID&gt;</w:t>
              </w:r>
            </w:ins>
          </w:p>
          <w:p w14:paraId="3F357542" w14:textId="77777777" w:rsidR="00C91217" w:rsidRPr="003A41C1" w:rsidRDefault="00C91217" w:rsidP="00C91217">
            <w:pPr>
              <w:autoSpaceDE w:val="0"/>
              <w:autoSpaceDN w:val="0"/>
              <w:adjustRightInd w:val="0"/>
              <w:spacing w:line="360" w:lineRule="auto"/>
              <w:rPr>
                <w:rFonts w:ascii="Lucida Console" w:hAnsi="Lucida Console" w:cs="Lucida Console"/>
                <w:b/>
                <w:sz w:val="17"/>
                <w:szCs w:val="17"/>
                <w:lang w:eastAsia="ja-JP" w:bidi="ar-SA"/>
              </w:rPr>
            </w:pPr>
            <w:r w:rsidRPr="00C91217">
              <w:rPr>
                <w:rFonts w:ascii="Lucida Console" w:hAnsi="Lucida Console" w:cs="Lucida Console"/>
                <w:sz w:val="17"/>
                <w:szCs w:val="17"/>
                <w:lang w:eastAsia="ja-JP" w:bidi="ar-SA"/>
              </w:rPr>
              <w:t xml:space="preserve">                    &lt;Number&gt;2&lt;/Number&gt;</w:t>
            </w:r>
          </w:p>
          <w:p w14:paraId="00E040D8" w14:textId="1EBA2BEC" w:rsidR="00C91217" w:rsidRPr="003A41C1" w:rsidRDefault="00C91217" w:rsidP="00C91217">
            <w:pPr>
              <w:autoSpaceDE w:val="0"/>
              <w:autoSpaceDN w:val="0"/>
              <w:adjustRightInd w:val="0"/>
              <w:spacing w:line="360" w:lineRule="auto"/>
              <w:rPr>
                <w:rFonts w:ascii="Lucida Console" w:hAnsi="Lucida Console" w:cs="Lucida Console"/>
                <w:b/>
                <w:sz w:val="17"/>
                <w:szCs w:val="17"/>
                <w:lang w:eastAsia="ja-JP" w:bidi="ar-SA"/>
              </w:rPr>
            </w:pPr>
            <w:r w:rsidRPr="003A41C1">
              <w:rPr>
                <w:rFonts w:ascii="Lucida Console" w:hAnsi="Lucida Console" w:cs="Lucida Console"/>
                <w:b/>
                <w:sz w:val="17"/>
                <w:szCs w:val="17"/>
                <w:lang w:eastAsia="ja-JP" w:bidi="ar-SA"/>
              </w:rPr>
              <w:t xml:space="preserve">                    </w:t>
            </w:r>
            <w:del w:id="1845" w:author="Duncan Hardie" w:date="2014-04-15T10:28:00Z">
              <w:r w:rsidRPr="003A41C1" w:rsidDel="00AA61B2">
                <w:rPr>
                  <w:rFonts w:ascii="Lucida Console" w:hAnsi="Lucida Console" w:cs="Lucida Console"/>
                  <w:b/>
                  <w:sz w:val="17"/>
                  <w:szCs w:val="17"/>
                  <w:lang w:eastAsia="ja-JP" w:bidi="ar-SA"/>
                </w:rPr>
                <w:delText>&lt;TaskID&gt;FR-A1234569_D4</w:delText>
              </w:r>
            </w:del>
            <w:ins w:id="1846" w:author="Duncan Hardie" w:date="2014-04-15T10:28:00Z">
              <w:r w:rsidR="00AA61B2">
                <w:rPr>
                  <w:rFonts w:ascii="Lucida Console" w:hAnsi="Lucida Console" w:cs="Lucida Console"/>
                  <w:b/>
                  <w:sz w:val="17"/>
                  <w:szCs w:val="17"/>
                  <w:lang w:eastAsia="ja-JP" w:bidi="ar-SA"/>
                </w:rPr>
                <w:t>&lt;TaskID&gt;FR-A1234569-1_D4</w:t>
              </w:r>
            </w:ins>
            <w:r w:rsidRPr="003A41C1">
              <w:rPr>
                <w:rFonts w:ascii="Lucida Console" w:hAnsi="Lucida Console" w:cs="Lucida Console"/>
                <w:b/>
                <w:sz w:val="17"/>
                <w:szCs w:val="17"/>
                <w:lang w:eastAsia="ja-JP" w:bidi="ar-SA"/>
              </w:rPr>
              <w:t>_20130920T062312&lt;/TaskID&gt;</w:t>
            </w:r>
          </w:p>
          <w:p w14:paraId="3624461B" w14:textId="77777777" w:rsidR="00C91217" w:rsidRPr="00C91217" w:rsidRDefault="00C91217" w:rsidP="00C91217">
            <w:pPr>
              <w:autoSpaceDE w:val="0"/>
              <w:autoSpaceDN w:val="0"/>
              <w:adjustRightInd w:val="0"/>
              <w:spacing w:line="360" w:lineRule="auto"/>
              <w:rPr>
                <w:rFonts w:ascii="Lucida Console" w:hAnsi="Lucida Console" w:cs="Lucida Console"/>
                <w:sz w:val="17"/>
                <w:szCs w:val="17"/>
                <w:lang w:eastAsia="ja-JP" w:bidi="ar-SA"/>
              </w:rPr>
            </w:pPr>
            <w:r w:rsidRPr="00C91217">
              <w:rPr>
                <w:rFonts w:ascii="Lucida Console" w:hAnsi="Lucida Console" w:cs="Lucida Console"/>
                <w:sz w:val="17"/>
                <w:szCs w:val="17"/>
                <w:lang w:eastAsia="ja-JP" w:bidi="ar-SA"/>
              </w:rPr>
              <w:t xml:space="preserve">                    &lt;MUSTJobNumber&gt;A1234569&lt;/MUSTJobNumber&gt;</w:t>
            </w:r>
          </w:p>
          <w:p w14:paraId="28A25706" w14:textId="77777777" w:rsidR="00C91217" w:rsidRPr="00C91217" w:rsidRDefault="00C91217" w:rsidP="00C91217">
            <w:pPr>
              <w:autoSpaceDE w:val="0"/>
              <w:autoSpaceDN w:val="0"/>
              <w:adjustRightInd w:val="0"/>
              <w:spacing w:line="360" w:lineRule="auto"/>
              <w:rPr>
                <w:rFonts w:ascii="Lucida Console" w:hAnsi="Lucida Console" w:cs="Lucida Console"/>
                <w:sz w:val="17"/>
                <w:szCs w:val="17"/>
                <w:lang w:eastAsia="ja-JP" w:bidi="ar-SA"/>
              </w:rPr>
            </w:pPr>
            <w:r w:rsidRPr="00C91217">
              <w:rPr>
                <w:rFonts w:ascii="Lucida Console" w:hAnsi="Lucida Console" w:cs="Lucida Console"/>
                <w:sz w:val="17"/>
                <w:szCs w:val="17"/>
                <w:lang w:eastAsia="ja-JP" w:bidi="ar-SA"/>
              </w:rPr>
              <w:t xml:space="preserve">                &lt;/Task&gt;</w:t>
            </w:r>
          </w:p>
          <w:p w14:paraId="76F13E9E" w14:textId="77777777" w:rsidR="00C91217" w:rsidRPr="00C91217" w:rsidRDefault="00C91217" w:rsidP="00C91217">
            <w:pPr>
              <w:autoSpaceDE w:val="0"/>
              <w:autoSpaceDN w:val="0"/>
              <w:adjustRightInd w:val="0"/>
              <w:spacing w:line="360" w:lineRule="auto"/>
              <w:rPr>
                <w:rFonts w:ascii="Lucida Console" w:hAnsi="Lucida Console" w:cs="Lucida Console"/>
                <w:sz w:val="17"/>
                <w:szCs w:val="17"/>
                <w:lang w:eastAsia="ja-JP" w:bidi="ar-SA"/>
              </w:rPr>
            </w:pPr>
            <w:r w:rsidRPr="00C91217">
              <w:rPr>
                <w:rFonts w:ascii="Lucida Console" w:hAnsi="Lucida Console" w:cs="Lucida Console"/>
                <w:sz w:val="17"/>
                <w:szCs w:val="17"/>
                <w:lang w:eastAsia="ja-JP" w:bidi="ar-SA"/>
              </w:rPr>
              <w:t xml:space="preserve">                &lt;Task d3p1:type = "Task" xmlns:d3p1 = "http://www.w3.org/2001/XMLSchema-instance"&gt;</w:t>
            </w:r>
          </w:p>
          <w:p w14:paraId="1FFC3181" w14:textId="77777777" w:rsidR="00C91217" w:rsidRPr="00C91217" w:rsidRDefault="00C91217" w:rsidP="00C91217">
            <w:pPr>
              <w:autoSpaceDE w:val="0"/>
              <w:autoSpaceDN w:val="0"/>
              <w:adjustRightInd w:val="0"/>
              <w:spacing w:line="360" w:lineRule="auto"/>
              <w:rPr>
                <w:rFonts w:ascii="Lucida Console" w:hAnsi="Lucida Console" w:cs="Lucida Console"/>
                <w:sz w:val="17"/>
                <w:szCs w:val="17"/>
                <w:lang w:eastAsia="ja-JP" w:bidi="ar-SA"/>
              </w:rPr>
            </w:pPr>
            <w:r w:rsidRPr="00C91217">
              <w:rPr>
                <w:rFonts w:ascii="Lucida Console" w:hAnsi="Lucida Console" w:cs="Lucida Console"/>
                <w:sz w:val="17"/>
                <w:szCs w:val="17"/>
                <w:lang w:eastAsia="ja-JP" w:bidi="ar-SA"/>
              </w:rPr>
              <w:t xml:space="preserve">                    &lt;Key&gt;39498623&lt;/Key&gt;</w:t>
            </w:r>
          </w:p>
          <w:p w14:paraId="2903F051" w14:textId="6818E6AC" w:rsidR="00C91217" w:rsidRPr="00C91217" w:rsidRDefault="00C91217" w:rsidP="00C91217">
            <w:pPr>
              <w:autoSpaceDE w:val="0"/>
              <w:autoSpaceDN w:val="0"/>
              <w:adjustRightInd w:val="0"/>
              <w:spacing w:line="360" w:lineRule="auto"/>
              <w:rPr>
                <w:rFonts w:ascii="Lucida Console" w:hAnsi="Lucida Console" w:cs="Lucida Console"/>
                <w:sz w:val="17"/>
                <w:szCs w:val="17"/>
                <w:lang w:eastAsia="ja-JP" w:bidi="ar-SA"/>
              </w:rPr>
            </w:pPr>
            <w:r w:rsidRPr="00C91217">
              <w:rPr>
                <w:rFonts w:ascii="Lucida Console" w:hAnsi="Lucida Console" w:cs="Lucida Console"/>
                <w:sz w:val="17"/>
                <w:szCs w:val="17"/>
                <w:lang w:eastAsia="ja-JP" w:bidi="ar-SA"/>
              </w:rPr>
              <w:t xml:space="preserve">                    </w:t>
            </w:r>
            <w:del w:id="1847" w:author="Duncan Hardie" w:date="2014-04-15T10:26:00Z">
              <w:r w:rsidRPr="00C91217" w:rsidDel="00AA61B2">
                <w:rPr>
                  <w:rFonts w:ascii="Lucida Console" w:hAnsi="Lucida Console" w:cs="Lucida Console"/>
                  <w:sz w:val="17"/>
                  <w:szCs w:val="17"/>
                  <w:lang w:eastAsia="ja-JP" w:bidi="ar-SA"/>
                </w:rPr>
                <w:delText>&lt;CallID&gt;</w:delText>
              </w:r>
            </w:del>
            <w:ins w:id="1848" w:author="Duncan Hardie" w:date="2014-04-15T10:26:00Z">
              <w:r w:rsidR="00AA61B2">
                <w:rPr>
                  <w:rFonts w:ascii="Lucida Console" w:hAnsi="Lucida Console" w:cs="Lucida Console"/>
                  <w:sz w:val="17"/>
                  <w:szCs w:val="17"/>
                  <w:lang w:eastAsia="ja-JP" w:bidi="ar-SA"/>
                </w:rPr>
                <w:t>&lt;CallID&gt;GB-</w:t>
              </w:r>
            </w:ins>
            <w:r w:rsidRPr="00C91217">
              <w:rPr>
                <w:rFonts w:ascii="Lucida Console" w:hAnsi="Lucida Console" w:cs="Lucida Console"/>
                <w:sz w:val="17"/>
                <w:szCs w:val="17"/>
                <w:lang w:eastAsia="ja-JP" w:bidi="ar-SA"/>
              </w:rPr>
              <w:t>A1234569</w:t>
            </w:r>
            <w:del w:id="1849" w:author="Duncan Hardie" w:date="2014-04-15T10:26:00Z">
              <w:r w:rsidRPr="00C91217" w:rsidDel="00AA61B2">
                <w:rPr>
                  <w:rFonts w:ascii="Lucida Console" w:hAnsi="Lucida Console" w:cs="Lucida Console"/>
                  <w:sz w:val="17"/>
                  <w:szCs w:val="17"/>
                  <w:lang w:eastAsia="ja-JP" w:bidi="ar-SA"/>
                </w:rPr>
                <w:delText>&lt;/CallID&gt;</w:delText>
              </w:r>
            </w:del>
            <w:ins w:id="1850" w:author="Duncan Hardie" w:date="2014-04-15T10:26:00Z">
              <w:r w:rsidR="00AA61B2">
                <w:rPr>
                  <w:rFonts w:ascii="Lucida Console" w:hAnsi="Lucida Console" w:cs="Lucida Console"/>
                  <w:sz w:val="17"/>
                  <w:szCs w:val="17"/>
                  <w:lang w:eastAsia="ja-JP" w:bidi="ar-SA"/>
                </w:rPr>
                <w:t>-1&lt;/CallID&gt;</w:t>
              </w:r>
            </w:ins>
          </w:p>
          <w:p w14:paraId="17270DB9" w14:textId="77777777" w:rsidR="00C91217" w:rsidRPr="003A41C1" w:rsidRDefault="00C91217" w:rsidP="00C91217">
            <w:pPr>
              <w:autoSpaceDE w:val="0"/>
              <w:autoSpaceDN w:val="0"/>
              <w:adjustRightInd w:val="0"/>
              <w:spacing w:line="360" w:lineRule="auto"/>
              <w:rPr>
                <w:rFonts w:ascii="Lucida Console" w:hAnsi="Lucida Console" w:cs="Lucida Console"/>
                <w:b/>
                <w:sz w:val="17"/>
                <w:szCs w:val="17"/>
                <w:lang w:eastAsia="ja-JP" w:bidi="ar-SA"/>
              </w:rPr>
            </w:pPr>
            <w:r w:rsidRPr="00C91217">
              <w:rPr>
                <w:rFonts w:ascii="Lucida Console" w:hAnsi="Lucida Console" w:cs="Lucida Console"/>
                <w:sz w:val="17"/>
                <w:szCs w:val="17"/>
                <w:lang w:eastAsia="ja-JP" w:bidi="ar-SA"/>
              </w:rPr>
              <w:lastRenderedPageBreak/>
              <w:t xml:space="preserve">                    &lt;Number&gt;3&lt;/Number&gt;</w:t>
            </w:r>
          </w:p>
          <w:p w14:paraId="504631D2" w14:textId="6733BB99" w:rsidR="00C91217" w:rsidRPr="003A41C1" w:rsidRDefault="00C91217" w:rsidP="00C91217">
            <w:pPr>
              <w:autoSpaceDE w:val="0"/>
              <w:autoSpaceDN w:val="0"/>
              <w:adjustRightInd w:val="0"/>
              <w:spacing w:line="360" w:lineRule="auto"/>
              <w:rPr>
                <w:rFonts w:ascii="Lucida Console" w:hAnsi="Lucida Console" w:cs="Lucida Console"/>
                <w:b/>
                <w:sz w:val="17"/>
                <w:szCs w:val="17"/>
                <w:lang w:eastAsia="ja-JP" w:bidi="ar-SA"/>
              </w:rPr>
            </w:pPr>
            <w:r w:rsidRPr="003A41C1">
              <w:rPr>
                <w:rFonts w:ascii="Lucida Console" w:hAnsi="Lucida Console" w:cs="Lucida Console"/>
                <w:b/>
                <w:sz w:val="17"/>
                <w:szCs w:val="17"/>
                <w:lang w:eastAsia="ja-JP" w:bidi="ar-SA"/>
              </w:rPr>
              <w:t xml:space="preserve">                    </w:t>
            </w:r>
            <w:del w:id="1851" w:author="Duncan Hardie" w:date="2014-04-15T10:28:00Z">
              <w:r w:rsidRPr="003A41C1" w:rsidDel="00AA61B2">
                <w:rPr>
                  <w:rFonts w:ascii="Lucida Console" w:hAnsi="Lucida Console" w:cs="Lucida Console"/>
                  <w:b/>
                  <w:sz w:val="17"/>
                  <w:szCs w:val="17"/>
                  <w:lang w:eastAsia="ja-JP" w:bidi="ar-SA"/>
                </w:rPr>
                <w:delText>&lt;TaskID&gt;FR-A1234569_D4</w:delText>
              </w:r>
            </w:del>
            <w:ins w:id="1852" w:author="Duncan Hardie" w:date="2014-04-15T10:28:00Z">
              <w:r w:rsidR="00AA61B2">
                <w:rPr>
                  <w:rFonts w:ascii="Lucida Console" w:hAnsi="Lucida Console" w:cs="Lucida Console"/>
                  <w:b/>
                  <w:sz w:val="17"/>
                  <w:szCs w:val="17"/>
                  <w:lang w:eastAsia="ja-JP" w:bidi="ar-SA"/>
                </w:rPr>
                <w:t>&lt;TaskID&gt;FR-A1234569-1_D4</w:t>
              </w:r>
            </w:ins>
            <w:r w:rsidRPr="003A41C1">
              <w:rPr>
                <w:rFonts w:ascii="Lucida Console" w:hAnsi="Lucida Console" w:cs="Lucida Console"/>
                <w:b/>
                <w:sz w:val="17"/>
                <w:szCs w:val="17"/>
                <w:lang w:eastAsia="ja-JP" w:bidi="ar-SA"/>
              </w:rPr>
              <w:t>_20130920T062412&lt;/TaskID&gt;</w:t>
            </w:r>
          </w:p>
          <w:p w14:paraId="2FF2274C" w14:textId="77777777" w:rsidR="00C91217" w:rsidRPr="00C91217" w:rsidRDefault="00C91217" w:rsidP="00C91217">
            <w:pPr>
              <w:autoSpaceDE w:val="0"/>
              <w:autoSpaceDN w:val="0"/>
              <w:adjustRightInd w:val="0"/>
              <w:spacing w:line="360" w:lineRule="auto"/>
              <w:rPr>
                <w:rFonts w:ascii="Lucida Console" w:hAnsi="Lucida Console" w:cs="Lucida Console"/>
                <w:sz w:val="17"/>
                <w:szCs w:val="17"/>
                <w:lang w:eastAsia="ja-JP" w:bidi="ar-SA"/>
              </w:rPr>
            </w:pPr>
            <w:r w:rsidRPr="00C91217">
              <w:rPr>
                <w:rFonts w:ascii="Lucida Console" w:hAnsi="Lucida Console" w:cs="Lucida Console"/>
                <w:sz w:val="17"/>
                <w:szCs w:val="17"/>
                <w:lang w:eastAsia="ja-JP" w:bidi="ar-SA"/>
              </w:rPr>
              <w:t xml:space="preserve">                    &lt;MUSTJobNumber&gt;A1234569&lt;/MUSTJobNumber&gt;</w:t>
            </w:r>
          </w:p>
          <w:p w14:paraId="77DA588F" w14:textId="77777777" w:rsidR="00C91217" w:rsidRPr="00C91217" w:rsidRDefault="00C91217" w:rsidP="00C91217">
            <w:pPr>
              <w:autoSpaceDE w:val="0"/>
              <w:autoSpaceDN w:val="0"/>
              <w:adjustRightInd w:val="0"/>
              <w:spacing w:line="360" w:lineRule="auto"/>
              <w:rPr>
                <w:rFonts w:ascii="Lucida Console" w:hAnsi="Lucida Console" w:cs="Lucida Console"/>
                <w:sz w:val="17"/>
                <w:szCs w:val="17"/>
                <w:lang w:eastAsia="ja-JP" w:bidi="ar-SA"/>
              </w:rPr>
            </w:pPr>
            <w:r w:rsidRPr="00C91217">
              <w:rPr>
                <w:rFonts w:ascii="Lucida Console" w:hAnsi="Lucida Console" w:cs="Lucida Console"/>
                <w:sz w:val="17"/>
                <w:szCs w:val="17"/>
                <w:lang w:eastAsia="ja-JP" w:bidi="ar-SA"/>
              </w:rPr>
              <w:t xml:space="preserve">                &lt;/Task&gt;</w:t>
            </w:r>
          </w:p>
          <w:p w14:paraId="0E8470DF" w14:textId="77777777" w:rsidR="00C91217" w:rsidRPr="00C91217" w:rsidRDefault="00C91217" w:rsidP="00C91217">
            <w:pPr>
              <w:autoSpaceDE w:val="0"/>
              <w:autoSpaceDN w:val="0"/>
              <w:adjustRightInd w:val="0"/>
              <w:spacing w:line="360" w:lineRule="auto"/>
              <w:rPr>
                <w:rFonts w:ascii="Lucida Console" w:hAnsi="Lucida Console" w:cs="Lucida Console"/>
                <w:sz w:val="17"/>
                <w:szCs w:val="17"/>
                <w:lang w:eastAsia="ja-JP" w:bidi="ar-SA"/>
              </w:rPr>
            </w:pPr>
            <w:r w:rsidRPr="00C91217">
              <w:rPr>
                <w:rFonts w:ascii="Lucida Console" w:hAnsi="Lucida Console" w:cs="Lucida Console"/>
                <w:sz w:val="17"/>
                <w:szCs w:val="17"/>
                <w:lang w:eastAsia="ja-JP" w:bidi="ar-SA"/>
              </w:rPr>
              <w:t xml:space="preserve">            &lt;/Tasks&gt;</w:t>
            </w:r>
          </w:p>
          <w:p w14:paraId="09EAC580" w14:textId="77777777" w:rsidR="00C91217" w:rsidRPr="00C91217" w:rsidRDefault="00C91217" w:rsidP="00C91217">
            <w:pPr>
              <w:autoSpaceDE w:val="0"/>
              <w:autoSpaceDN w:val="0"/>
              <w:adjustRightInd w:val="0"/>
              <w:spacing w:line="360" w:lineRule="auto"/>
              <w:rPr>
                <w:rFonts w:ascii="Lucida Console" w:hAnsi="Lucida Console" w:cs="Lucida Console"/>
                <w:sz w:val="17"/>
                <w:szCs w:val="17"/>
                <w:lang w:eastAsia="ja-JP" w:bidi="ar-SA"/>
              </w:rPr>
            </w:pPr>
            <w:r w:rsidRPr="00C91217">
              <w:rPr>
                <w:rFonts w:ascii="Lucida Console" w:hAnsi="Lucida Console" w:cs="Lucida Console"/>
                <w:sz w:val="17"/>
                <w:szCs w:val="17"/>
                <w:lang w:eastAsia="ja-JP" w:bidi="ar-SA"/>
              </w:rPr>
              <w:t xml:space="preserve">        &lt;/GetTasksResponse&gt;</w:t>
            </w:r>
          </w:p>
          <w:p w14:paraId="0EA7729B" w14:textId="77777777" w:rsidR="00C91217" w:rsidRPr="00C91217" w:rsidRDefault="00C91217" w:rsidP="00C91217">
            <w:pPr>
              <w:autoSpaceDE w:val="0"/>
              <w:autoSpaceDN w:val="0"/>
              <w:adjustRightInd w:val="0"/>
              <w:spacing w:line="360" w:lineRule="auto"/>
              <w:rPr>
                <w:rFonts w:ascii="Lucida Console" w:hAnsi="Lucida Console" w:cs="Lucida Console"/>
                <w:sz w:val="17"/>
                <w:szCs w:val="17"/>
                <w:lang w:eastAsia="ja-JP" w:bidi="ar-SA"/>
              </w:rPr>
            </w:pPr>
            <w:r w:rsidRPr="00C91217">
              <w:rPr>
                <w:rFonts w:ascii="Lucida Console" w:hAnsi="Lucida Console" w:cs="Lucida Console"/>
                <w:sz w:val="17"/>
                <w:szCs w:val="17"/>
                <w:lang w:eastAsia="ja-JP" w:bidi="ar-SA"/>
              </w:rPr>
              <w:t xml:space="preserve">    &lt;/s:Body&gt;</w:t>
            </w:r>
          </w:p>
          <w:p w14:paraId="2BF3F06D" w14:textId="4482B450" w:rsidR="00A23511" w:rsidRPr="008F7BA8" w:rsidRDefault="00C91217" w:rsidP="00DB537E">
            <w:pPr>
              <w:autoSpaceDE w:val="0"/>
              <w:autoSpaceDN w:val="0"/>
              <w:adjustRightInd w:val="0"/>
              <w:spacing w:line="360" w:lineRule="auto"/>
              <w:rPr>
                <w:rFonts w:ascii="Lucida Console" w:hAnsi="Lucida Console" w:cs="Lucida Console"/>
                <w:sz w:val="17"/>
                <w:szCs w:val="17"/>
                <w:lang w:eastAsia="ja-JP" w:bidi="ar-SA"/>
              </w:rPr>
            </w:pPr>
            <w:r w:rsidRPr="00C91217">
              <w:rPr>
                <w:rFonts w:ascii="Lucida Console" w:hAnsi="Lucida Console" w:cs="Lucida Console"/>
                <w:sz w:val="17"/>
                <w:szCs w:val="17"/>
                <w:lang w:eastAsia="ja-JP" w:bidi="ar-SA"/>
              </w:rPr>
              <w:t>&lt;/s:Envelope&gt;</w:t>
            </w:r>
          </w:p>
        </w:tc>
      </w:tr>
    </w:tbl>
    <w:p w14:paraId="7F720D87" w14:textId="78F0F998" w:rsidR="00DC02E5" w:rsidRDefault="00555631" w:rsidP="00555631">
      <w:pPr>
        <w:pStyle w:val="Heading2"/>
      </w:pPr>
      <w:bookmarkStart w:id="1853" w:name="_Toc370915672"/>
      <w:r w:rsidRPr="00555631">
        <w:lastRenderedPageBreak/>
        <w:t>GetResources</w:t>
      </w:r>
      <w:bookmarkEnd w:id="1853"/>
    </w:p>
    <w:p w14:paraId="557DFE49" w14:textId="3A578502" w:rsidR="00DC02E5" w:rsidRDefault="00DC02E5" w:rsidP="00DC02E5">
      <w:pPr>
        <w:pStyle w:val="BodyText2"/>
        <w:ind w:left="0"/>
      </w:pPr>
      <w:r>
        <w:t>Relevant for checking a</w:t>
      </w:r>
      <w:r w:rsidR="0012553E">
        <w:t>n Engineer for validation i</w:t>
      </w:r>
      <w:r>
        <w:t xml:space="preserve">n MUST </w:t>
      </w:r>
      <w:r w:rsidR="0012553E">
        <w:t xml:space="preserve">SDT </w:t>
      </w:r>
      <w:r>
        <w:t xml:space="preserve">see, </w:t>
      </w:r>
      <w:r>
        <w:fldChar w:fldCharType="begin"/>
      </w:r>
      <w:r>
        <w:instrText xml:space="preserve"> REF _Ref368403035 \r \h </w:instrText>
      </w:r>
      <w:r>
        <w:fldChar w:fldCharType="separate"/>
      </w:r>
      <w:r w:rsidR="006E49E1">
        <w:t>2.4.5</w:t>
      </w:r>
      <w:r>
        <w:fldChar w:fldCharType="end"/>
      </w:r>
    </w:p>
    <w:p w14:paraId="5D91154D" w14:textId="77777777" w:rsidR="00DC02E5" w:rsidRPr="00534A8B" w:rsidRDefault="00DC02E5" w:rsidP="00DC02E5">
      <w:pPr>
        <w:pStyle w:val="Heading4"/>
        <w:numPr>
          <w:ilvl w:val="2"/>
          <w:numId w:val="2"/>
        </w:numPr>
      </w:pPr>
      <w:r>
        <w:t>Request Header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18"/>
        <w:gridCol w:w="5058"/>
      </w:tblGrid>
      <w:tr w:rsidR="00DC02E5" w:rsidRPr="00CF050B" w14:paraId="244B1AC8" w14:textId="77777777" w:rsidTr="004F234A">
        <w:tc>
          <w:tcPr>
            <w:tcW w:w="4518" w:type="dxa"/>
            <w:shd w:val="clear" w:color="auto" w:fill="365F91"/>
          </w:tcPr>
          <w:p w14:paraId="21EB228F" w14:textId="77777777" w:rsidR="00DC02E5" w:rsidRPr="003A41C1" w:rsidRDefault="00DC02E5" w:rsidP="004F234A">
            <w:pPr>
              <w:pStyle w:val="TableHeading"/>
              <w:spacing w:line="360" w:lineRule="auto"/>
              <w:rPr>
                <w:b w:val="0"/>
                <w:color w:val="FFFFFF" w:themeColor="background1"/>
              </w:rPr>
            </w:pPr>
            <w:r w:rsidRPr="003A41C1">
              <w:rPr>
                <w:b w:val="0"/>
                <w:color w:val="FFFFFF" w:themeColor="background1"/>
              </w:rPr>
              <w:t>URL</w:t>
            </w:r>
          </w:p>
        </w:tc>
        <w:tc>
          <w:tcPr>
            <w:tcW w:w="5058" w:type="dxa"/>
            <w:shd w:val="clear" w:color="auto" w:fill="365F91"/>
          </w:tcPr>
          <w:p w14:paraId="54999DE4" w14:textId="77777777" w:rsidR="00DC02E5" w:rsidRPr="003A41C1" w:rsidRDefault="00DC02E5" w:rsidP="004F234A">
            <w:pPr>
              <w:pStyle w:val="TableHeading"/>
              <w:spacing w:line="360" w:lineRule="auto"/>
              <w:rPr>
                <w:b w:val="0"/>
                <w:color w:val="FFFFFF" w:themeColor="background1"/>
              </w:rPr>
            </w:pPr>
            <w:r w:rsidRPr="003A41C1">
              <w:rPr>
                <w:b w:val="0"/>
                <w:color w:val="FFFFFF" w:themeColor="background1"/>
              </w:rPr>
              <w:t>SOAP Action</w:t>
            </w:r>
          </w:p>
        </w:tc>
      </w:tr>
      <w:tr w:rsidR="00DC02E5" w:rsidRPr="00CF050B" w14:paraId="376DEB6D" w14:textId="77777777" w:rsidTr="004F234A">
        <w:trPr>
          <w:trHeight w:val="728"/>
        </w:trPr>
        <w:tc>
          <w:tcPr>
            <w:tcW w:w="4518" w:type="dxa"/>
          </w:tcPr>
          <w:p w14:paraId="704F3429" w14:textId="19329FE8" w:rsidR="00DC02E5" w:rsidRPr="003A41C1" w:rsidRDefault="00DC02E5" w:rsidP="004F234A">
            <w:pPr>
              <w:pStyle w:val="TableText"/>
              <w:spacing w:line="360" w:lineRule="auto"/>
            </w:pPr>
            <w:r w:rsidRPr="003A41C1">
              <w:t>http://&lt;server&gt;/SO/IntegrationServices/</w:t>
            </w:r>
            <w:r w:rsidRPr="003A41C1">
              <w:rPr>
                <w:rFonts w:eastAsia="MS Mincho" w:cs="Arial"/>
                <w:szCs w:val="22"/>
                <w:lang w:eastAsia="ja-JP" w:bidi="he-IL"/>
              </w:rPr>
              <w:t xml:space="preserve"> </w:t>
            </w:r>
            <w:r w:rsidRPr="00DC02E5">
              <w:rPr>
                <w:rFonts w:eastAsia="MS Mincho" w:cs="Arial"/>
                <w:szCs w:val="22"/>
                <w:lang w:eastAsia="ja-JP" w:bidi="he-IL"/>
              </w:rPr>
              <w:t>ServiceOptimizationService</w:t>
            </w:r>
            <w:r w:rsidRPr="003A41C1">
              <w:rPr>
                <w:rFonts w:eastAsia="MS Mincho" w:cs="Arial"/>
                <w:szCs w:val="22"/>
                <w:lang w:eastAsia="ja-JP" w:bidi="he-IL"/>
              </w:rPr>
              <w:t xml:space="preserve">.svc </w:t>
            </w:r>
            <w:r w:rsidRPr="003A41C1">
              <w:t>/BasicHttpInt</w:t>
            </w:r>
          </w:p>
        </w:tc>
        <w:tc>
          <w:tcPr>
            <w:tcW w:w="5058" w:type="dxa"/>
          </w:tcPr>
          <w:p w14:paraId="2990EA01" w14:textId="264492F7" w:rsidR="00DC02E5" w:rsidRPr="003A41C1" w:rsidRDefault="00DC02E5" w:rsidP="004F234A">
            <w:pPr>
              <w:pStyle w:val="TableText"/>
              <w:spacing w:line="360" w:lineRule="auto"/>
            </w:pPr>
            <w:r w:rsidRPr="003A41C1">
              <w:rPr>
                <w:rFonts w:eastAsia="MS Mincho" w:cs="Arial"/>
                <w:szCs w:val="22"/>
                <w:lang w:eastAsia="ja-JP" w:bidi="he-IL"/>
              </w:rPr>
              <w:t>http://www.clicksoftware.com/</w:t>
            </w:r>
            <w:r w:rsidRPr="003A41C1">
              <w:t xml:space="preserve"> </w:t>
            </w:r>
            <w:r w:rsidRPr="00DC02E5">
              <w:rPr>
                <w:rFonts w:eastAsia="MS Mincho" w:cs="Arial"/>
                <w:szCs w:val="22"/>
                <w:lang w:eastAsia="ja-JP" w:bidi="he-IL"/>
              </w:rPr>
              <w:t>ServiceOptimizationService</w:t>
            </w:r>
            <w:r w:rsidRPr="003A41C1">
              <w:rPr>
                <w:rFonts w:eastAsia="MS Mincho" w:cs="Arial"/>
                <w:szCs w:val="22"/>
                <w:lang w:eastAsia="ja-JP" w:bidi="he-IL"/>
              </w:rPr>
              <w:t>.svc /</w:t>
            </w:r>
            <w:r w:rsidRPr="003A41C1">
              <w:t xml:space="preserve"> </w:t>
            </w:r>
            <w:r w:rsidR="00E6744C" w:rsidRPr="00E6744C">
              <w:t>GetResources</w:t>
            </w:r>
          </w:p>
        </w:tc>
      </w:tr>
    </w:tbl>
    <w:p w14:paraId="0EED7DE1" w14:textId="77777777" w:rsidR="00DC02E5" w:rsidRDefault="00DC02E5" w:rsidP="00DC02E5">
      <w:pPr>
        <w:autoSpaceDE w:val="0"/>
        <w:autoSpaceDN w:val="0"/>
        <w:adjustRightInd w:val="0"/>
        <w:spacing w:line="360" w:lineRule="auto"/>
      </w:pPr>
    </w:p>
    <w:p w14:paraId="4802ECF1" w14:textId="77777777" w:rsidR="00DC02E5" w:rsidRPr="00CD5EF1" w:rsidRDefault="00DC02E5" w:rsidP="00DC02E5">
      <w:pPr>
        <w:autoSpaceDE w:val="0"/>
        <w:autoSpaceDN w:val="0"/>
        <w:adjustRightInd w:val="0"/>
        <w:spacing w:line="360" w:lineRule="auto"/>
      </w:pPr>
      <w:r>
        <w:t>Below is an example SOAP Request Header POST &amp; SOAPAction are the vital in the packet construct:</w:t>
      </w:r>
    </w:p>
    <w:p w14:paraId="3348A8FA" w14:textId="77777777" w:rsidR="00DC02E5" w:rsidRDefault="00DC02E5" w:rsidP="00DC02E5">
      <w:pPr>
        <w:autoSpaceDE w:val="0"/>
        <w:autoSpaceDN w:val="0"/>
        <w:adjustRightInd w:val="0"/>
        <w:spacing w:line="360" w:lineRule="auto"/>
      </w:pPr>
    </w:p>
    <w:tbl>
      <w:tblPr>
        <w:tblW w:w="0" w:type="auto"/>
        <w:tblLook w:val="04A0" w:firstRow="1" w:lastRow="0" w:firstColumn="1" w:lastColumn="0" w:noHBand="0" w:noVBand="1"/>
      </w:tblPr>
      <w:tblGrid>
        <w:gridCol w:w="10296"/>
      </w:tblGrid>
      <w:tr w:rsidR="00DC02E5" w14:paraId="6F15466B" w14:textId="77777777" w:rsidTr="004F234A">
        <w:trPr>
          <w:trHeight w:val="1682"/>
        </w:trPr>
        <w:tc>
          <w:tcPr>
            <w:tcW w:w="10296" w:type="dxa"/>
          </w:tcPr>
          <w:p w14:paraId="40B68B4A" w14:textId="77777777" w:rsidR="00E6744C" w:rsidRPr="00E6744C" w:rsidRDefault="00E6744C" w:rsidP="00E6744C">
            <w:pPr>
              <w:autoSpaceDE w:val="0"/>
              <w:autoSpaceDN w:val="0"/>
              <w:adjustRightInd w:val="0"/>
              <w:spacing w:line="360" w:lineRule="auto"/>
              <w:rPr>
                <w:rFonts w:ascii="Lucida Console" w:hAnsi="Lucida Console" w:cs="Lucida Console"/>
                <w:b/>
                <w:sz w:val="17"/>
                <w:szCs w:val="17"/>
                <w:lang w:eastAsia="ja-JP" w:bidi="ar-SA"/>
              </w:rPr>
            </w:pPr>
            <w:r w:rsidRPr="00E6744C">
              <w:rPr>
                <w:rFonts w:ascii="Lucida Console" w:hAnsi="Lucida Console" w:cs="Lucida Console"/>
                <w:b/>
                <w:sz w:val="17"/>
                <w:szCs w:val="17"/>
                <w:lang w:eastAsia="ja-JP" w:bidi="ar-SA"/>
              </w:rPr>
              <w:t>POST http://localhost/SO/IntegrationServices/ServiceOptimizationService.svc/BasicHttpInt HTTP/1.1</w:t>
            </w:r>
          </w:p>
          <w:p w14:paraId="360A6C80" w14:textId="77777777" w:rsidR="00E6744C" w:rsidRPr="000E5CD1" w:rsidRDefault="00E6744C" w:rsidP="00E6744C">
            <w:pPr>
              <w:autoSpaceDE w:val="0"/>
              <w:autoSpaceDN w:val="0"/>
              <w:adjustRightInd w:val="0"/>
              <w:spacing w:before="100" w:beforeAutospacing="1" w:after="100" w:afterAutospacing="1" w:line="360" w:lineRule="auto"/>
              <w:rPr>
                <w:rFonts w:ascii="Lucida Console" w:hAnsi="Lucida Console" w:cs="Lucida Console"/>
                <w:sz w:val="17"/>
                <w:szCs w:val="17"/>
                <w:lang w:eastAsia="ja-JP" w:bidi="ar-SA"/>
              </w:rPr>
            </w:pPr>
            <w:r w:rsidRPr="000E5CD1">
              <w:rPr>
                <w:rFonts w:ascii="Lucida Console" w:hAnsi="Lucida Console" w:cs="Lucida Console"/>
                <w:sz w:val="17"/>
                <w:szCs w:val="17"/>
                <w:lang w:eastAsia="ja-JP" w:bidi="ar-SA"/>
              </w:rPr>
              <w:t>Content-Type: text/xml; charset=utf-8</w:t>
            </w:r>
          </w:p>
          <w:p w14:paraId="48F14371" w14:textId="77777777" w:rsidR="00E6744C" w:rsidRPr="000E5CD1" w:rsidRDefault="00E6744C" w:rsidP="00E6744C">
            <w:pPr>
              <w:autoSpaceDE w:val="0"/>
              <w:autoSpaceDN w:val="0"/>
              <w:adjustRightInd w:val="0"/>
              <w:spacing w:line="360" w:lineRule="auto"/>
              <w:rPr>
                <w:rFonts w:ascii="Lucida Console" w:hAnsi="Lucida Console" w:cs="Lucida Console"/>
                <w:sz w:val="17"/>
                <w:szCs w:val="17"/>
                <w:lang w:eastAsia="ja-JP" w:bidi="ar-SA"/>
              </w:rPr>
            </w:pPr>
            <w:r w:rsidRPr="000E5CD1">
              <w:rPr>
                <w:rFonts w:ascii="Lucida Console" w:hAnsi="Lucida Console" w:cs="Lucida Console"/>
                <w:sz w:val="17"/>
                <w:szCs w:val="17"/>
                <w:lang w:eastAsia="ja-JP" w:bidi="ar-SA"/>
              </w:rPr>
              <w:t>VsDebuggerCausalityData: uIDPoxMv7Ia20XVEowaaG98v7MgAAAAAFU4MNu/D50mCm4NIqeeTjMSXXUUhI5ZLhXvzBx+m0GkACQAA</w:t>
            </w:r>
          </w:p>
          <w:p w14:paraId="6AB510D4" w14:textId="77777777" w:rsidR="00E6744C" w:rsidRPr="00E6744C" w:rsidRDefault="00E6744C" w:rsidP="00E6744C">
            <w:pPr>
              <w:autoSpaceDE w:val="0"/>
              <w:autoSpaceDN w:val="0"/>
              <w:adjustRightInd w:val="0"/>
              <w:spacing w:line="360" w:lineRule="auto"/>
              <w:rPr>
                <w:rFonts w:ascii="Lucida Console" w:hAnsi="Lucida Console" w:cs="Lucida Console"/>
                <w:b/>
                <w:sz w:val="17"/>
                <w:szCs w:val="17"/>
                <w:lang w:eastAsia="ja-JP" w:bidi="ar-SA"/>
              </w:rPr>
            </w:pPr>
            <w:r w:rsidRPr="00E6744C">
              <w:rPr>
                <w:rFonts w:ascii="Lucida Console" w:hAnsi="Lucida Console" w:cs="Lucida Console"/>
                <w:b/>
                <w:sz w:val="17"/>
                <w:szCs w:val="17"/>
                <w:lang w:eastAsia="ja-JP" w:bidi="ar-SA"/>
              </w:rPr>
              <w:t>SOAPAction: "http://www.clicksoftware.com/ServiceOptimizationService/GetResources"</w:t>
            </w:r>
          </w:p>
          <w:p w14:paraId="3F53797F" w14:textId="77777777" w:rsidR="00E6744C" w:rsidRPr="000E5CD1" w:rsidRDefault="00E6744C" w:rsidP="00E6744C">
            <w:pPr>
              <w:autoSpaceDE w:val="0"/>
              <w:autoSpaceDN w:val="0"/>
              <w:adjustRightInd w:val="0"/>
              <w:spacing w:line="360" w:lineRule="auto"/>
              <w:rPr>
                <w:rFonts w:ascii="Lucida Console" w:hAnsi="Lucida Console" w:cs="Lucida Console"/>
                <w:sz w:val="17"/>
                <w:szCs w:val="17"/>
                <w:lang w:eastAsia="ja-JP" w:bidi="ar-SA"/>
              </w:rPr>
            </w:pPr>
            <w:r w:rsidRPr="000E5CD1">
              <w:rPr>
                <w:rFonts w:ascii="Lucida Console" w:hAnsi="Lucida Console" w:cs="Lucida Console"/>
                <w:sz w:val="17"/>
                <w:szCs w:val="17"/>
                <w:lang w:eastAsia="ja-JP" w:bidi="ar-SA"/>
              </w:rPr>
              <w:t>Host: localhost</w:t>
            </w:r>
          </w:p>
          <w:p w14:paraId="0068C6DF" w14:textId="77777777" w:rsidR="00E6744C" w:rsidRPr="000E5CD1" w:rsidRDefault="00E6744C" w:rsidP="00E6744C">
            <w:pPr>
              <w:autoSpaceDE w:val="0"/>
              <w:autoSpaceDN w:val="0"/>
              <w:adjustRightInd w:val="0"/>
              <w:spacing w:line="360" w:lineRule="auto"/>
              <w:rPr>
                <w:rFonts w:ascii="Lucida Console" w:hAnsi="Lucida Console" w:cs="Lucida Console"/>
                <w:sz w:val="17"/>
                <w:szCs w:val="17"/>
                <w:lang w:eastAsia="ja-JP" w:bidi="ar-SA"/>
              </w:rPr>
            </w:pPr>
            <w:r w:rsidRPr="000E5CD1">
              <w:rPr>
                <w:rFonts w:ascii="Lucida Console" w:hAnsi="Lucida Console" w:cs="Lucida Console"/>
                <w:sz w:val="17"/>
                <w:szCs w:val="17"/>
                <w:lang w:eastAsia="ja-JP" w:bidi="ar-SA"/>
              </w:rPr>
              <w:t>Content-Length: 894</w:t>
            </w:r>
          </w:p>
          <w:p w14:paraId="4EA2024C" w14:textId="77777777" w:rsidR="00E6744C" w:rsidRPr="000E5CD1" w:rsidRDefault="00E6744C" w:rsidP="00E6744C">
            <w:pPr>
              <w:autoSpaceDE w:val="0"/>
              <w:autoSpaceDN w:val="0"/>
              <w:adjustRightInd w:val="0"/>
              <w:spacing w:line="360" w:lineRule="auto"/>
              <w:rPr>
                <w:rFonts w:ascii="Lucida Console" w:hAnsi="Lucida Console" w:cs="Lucida Console"/>
                <w:sz w:val="17"/>
                <w:szCs w:val="17"/>
                <w:lang w:eastAsia="ja-JP" w:bidi="ar-SA"/>
              </w:rPr>
            </w:pPr>
            <w:r w:rsidRPr="000E5CD1">
              <w:rPr>
                <w:rFonts w:ascii="Lucida Console" w:hAnsi="Lucida Console" w:cs="Lucida Console"/>
                <w:sz w:val="17"/>
                <w:szCs w:val="17"/>
                <w:lang w:eastAsia="ja-JP" w:bidi="ar-SA"/>
              </w:rPr>
              <w:t>Expect: 100-continue</w:t>
            </w:r>
          </w:p>
          <w:p w14:paraId="383EFAAC" w14:textId="77777777" w:rsidR="00E6744C" w:rsidRPr="000E5CD1" w:rsidRDefault="00E6744C" w:rsidP="00E6744C">
            <w:pPr>
              <w:autoSpaceDE w:val="0"/>
              <w:autoSpaceDN w:val="0"/>
              <w:adjustRightInd w:val="0"/>
              <w:spacing w:line="360" w:lineRule="auto"/>
              <w:rPr>
                <w:rFonts w:ascii="Lucida Console" w:hAnsi="Lucida Console" w:cs="Lucida Console"/>
                <w:sz w:val="17"/>
                <w:szCs w:val="17"/>
                <w:lang w:eastAsia="ja-JP" w:bidi="ar-SA"/>
              </w:rPr>
            </w:pPr>
            <w:r w:rsidRPr="000E5CD1">
              <w:rPr>
                <w:rFonts w:ascii="Lucida Console" w:hAnsi="Lucida Console" w:cs="Lucida Console"/>
                <w:sz w:val="17"/>
                <w:szCs w:val="17"/>
                <w:lang w:eastAsia="ja-JP" w:bidi="ar-SA"/>
              </w:rPr>
              <w:t>Accept-Encoding: gzip, deflate</w:t>
            </w:r>
          </w:p>
          <w:p w14:paraId="4573306B" w14:textId="5EFD026C" w:rsidR="00DC02E5" w:rsidRDefault="00E6744C" w:rsidP="00DC02E5">
            <w:pPr>
              <w:autoSpaceDE w:val="0"/>
              <w:autoSpaceDN w:val="0"/>
              <w:adjustRightInd w:val="0"/>
              <w:spacing w:line="360" w:lineRule="auto"/>
            </w:pPr>
            <w:r w:rsidRPr="000E5CD1">
              <w:rPr>
                <w:rFonts w:ascii="Lucida Console" w:hAnsi="Lucida Console" w:cs="Lucida Console"/>
                <w:sz w:val="17"/>
                <w:szCs w:val="17"/>
                <w:lang w:eastAsia="ja-JP" w:bidi="ar-SA"/>
              </w:rPr>
              <w:t>Connection: Keep-Alive</w:t>
            </w:r>
          </w:p>
        </w:tc>
      </w:tr>
    </w:tbl>
    <w:p w14:paraId="1E3B7700" w14:textId="77777777" w:rsidR="00DC02E5" w:rsidRPr="008F7BA8" w:rsidRDefault="00DC02E5" w:rsidP="00DC02E5">
      <w:pPr>
        <w:spacing w:line="360" w:lineRule="auto"/>
        <w:rPr>
          <w:color w:val="FF0000"/>
        </w:rPr>
      </w:pPr>
    </w:p>
    <w:p w14:paraId="6A5105DA" w14:textId="77777777" w:rsidR="00DC02E5" w:rsidRPr="00224137" w:rsidRDefault="00DC02E5" w:rsidP="00DC02E5">
      <w:pPr>
        <w:pStyle w:val="Heading4"/>
        <w:numPr>
          <w:ilvl w:val="2"/>
          <w:numId w:val="2"/>
        </w:numPr>
      </w:pPr>
      <w:r>
        <w:t>Request</w:t>
      </w:r>
      <w:r w:rsidRPr="00224137">
        <w:t xml:space="preserve"> Message</w:t>
      </w:r>
      <w:r>
        <w:t xml:space="preserve"> </w:t>
      </w:r>
    </w:p>
    <w:p w14:paraId="415A67A5" w14:textId="77777777" w:rsidR="00DC02E5" w:rsidRDefault="00DC02E5" w:rsidP="00DC02E5">
      <w:pPr>
        <w:spacing w:line="360" w:lineRule="auto"/>
      </w:pPr>
      <w:r>
        <w:t>The Indexes objects filter the required value:</w:t>
      </w:r>
    </w:p>
    <w:tbl>
      <w:tblPr>
        <w:tblW w:w="0" w:type="auto"/>
        <w:tblLook w:val="04A0" w:firstRow="1" w:lastRow="0" w:firstColumn="1" w:lastColumn="0" w:noHBand="0" w:noVBand="1"/>
      </w:tblPr>
      <w:tblGrid>
        <w:gridCol w:w="10296"/>
      </w:tblGrid>
      <w:tr w:rsidR="00DC02E5" w14:paraId="5D7F7B17" w14:textId="77777777" w:rsidTr="004F234A">
        <w:trPr>
          <w:trHeight w:val="1682"/>
        </w:trPr>
        <w:tc>
          <w:tcPr>
            <w:tcW w:w="10296" w:type="dxa"/>
          </w:tcPr>
          <w:p w14:paraId="5976F70C" w14:textId="77777777" w:rsidR="00DC02E5" w:rsidRPr="00246A87" w:rsidRDefault="00DC02E5" w:rsidP="00DC02E5">
            <w:pPr>
              <w:autoSpaceDE w:val="0"/>
              <w:autoSpaceDN w:val="0"/>
              <w:adjustRightInd w:val="0"/>
              <w:spacing w:line="360" w:lineRule="auto"/>
              <w:rPr>
                <w:rFonts w:ascii="Lucida Console" w:hAnsi="Lucida Console" w:cs="Lucida Console"/>
                <w:sz w:val="17"/>
                <w:szCs w:val="17"/>
                <w:lang w:eastAsia="ja-JP" w:bidi="ar-SA"/>
              </w:rPr>
            </w:pPr>
            <w:r w:rsidRPr="00246A87">
              <w:rPr>
                <w:rFonts w:ascii="Lucida Console" w:hAnsi="Lucida Console" w:cs="Lucida Console"/>
                <w:sz w:val="17"/>
                <w:szCs w:val="17"/>
                <w:lang w:eastAsia="ja-JP" w:bidi="ar-SA"/>
              </w:rPr>
              <w:lastRenderedPageBreak/>
              <w:t>&lt;s:Envelope xmlns:s = "http://schemas.xmlsoap.org/soap/envelope/"&gt;</w:t>
            </w:r>
          </w:p>
          <w:p w14:paraId="43F05F1A" w14:textId="77777777" w:rsidR="00DC02E5" w:rsidRPr="00246A87" w:rsidRDefault="00DC02E5" w:rsidP="00DC02E5">
            <w:pPr>
              <w:autoSpaceDE w:val="0"/>
              <w:autoSpaceDN w:val="0"/>
              <w:adjustRightInd w:val="0"/>
              <w:spacing w:line="360" w:lineRule="auto"/>
              <w:rPr>
                <w:rFonts w:ascii="Lucida Console" w:hAnsi="Lucida Console" w:cs="Lucida Console"/>
                <w:sz w:val="17"/>
                <w:szCs w:val="17"/>
                <w:lang w:eastAsia="ja-JP" w:bidi="ar-SA"/>
              </w:rPr>
            </w:pPr>
            <w:r w:rsidRPr="00246A87">
              <w:rPr>
                <w:rFonts w:ascii="Lucida Console" w:hAnsi="Lucida Console" w:cs="Lucida Console"/>
                <w:sz w:val="17"/>
                <w:szCs w:val="17"/>
                <w:lang w:eastAsia="ja-JP" w:bidi="ar-SA"/>
              </w:rPr>
              <w:t xml:space="preserve">    &lt;s:Header&gt;</w:t>
            </w:r>
          </w:p>
          <w:p w14:paraId="777D36D1" w14:textId="77777777" w:rsidR="00DC02E5" w:rsidRPr="00246A87" w:rsidRDefault="00DC02E5" w:rsidP="00DC02E5">
            <w:pPr>
              <w:autoSpaceDE w:val="0"/>
              <w:autoSpaceDN w:val="0"/>
              <w:adjustRightInd w:val="0"/>
              <w:spacing w:line="360" w:lineRule="auto"/>
              <w:rPr>
                <w:rFonts w:ascii="Lucida Console" w:hAnsi="Lucida Console" w:cs="Lucida Console"/>
                <w:sz w:val="17"/>
                <w:szCs w:val="17"/>
                <w:lang w:eastAsia="ja-JP" w:bidi="ar-SA"/>
              </w:rPr>
            </w:pPr>
            <w:r w:rsidRPr="00246A87">
              <w:rPr>
                <w:rFonts w:ascii="Lucida Console" w:hAnsi="Lucida Console" w:cs="Lucida Console"/>
                <w:sz w:val="17"/>
                <w:szCs w:val="17"/>
                <w:lang w:eastAsia="ja-JP" w:bidi="ar-SA"/>
              </w:rPr>
              <w:t xml:space="preserve">        &lt;h:OptionalParameters</w:t>
            </w:r>
          </w:p>
          <w:p w14:paraId="19ACEFFB" w14:textId="77777777" w:rsidR="00DC02E5" w:rsidRPr="00246A87" w:rsidRDefault="00DC02E5" w:rsidP="00DC02E5">
            <w:pPr>
              <w:autoSpaceDE w:val="0"/>
              <w:autoSpaceDN w:val="0"/>
              <w:adjustRightInd w:val="0"/>
              <w:spacing w:line="360" w:lineRule="auto"/>
              <w:rPr>
                <w:rFonts w:ascii="Lucida Console" w:hAnsi="Lucida Console" w:cs="Lucida Console"/>
                <w:sz w:val="17"/>
                <w:szCs w:val="17"/>
                <w:lang w:eastAsia="ja-JP" w:bidi="ar-SA"/>
              </w:rPr>
            </w:pPr>
            <w:r w:rsidRPr="00246A87">
              <w:rPr>
                <w:rFonts w:ascii="Lucida Console" w:hAnsi="Lucida Console" w:cs="Lucida Console"/>
                <w:sz w:val="17"/>
                <w:szCs w:val="17"/>
                <w:lang w:eastAsia="ja-JP" w:bidi="ar-SA"/>
              </w:rPr>
              <w:t xml:space="preserve">            xmlns:h = "http://www.clicksoftware.com/OptionalParameters"</w:t>
            </w:r>
          </w:p>
          <w:p w14:paraId="1A7F33FF" w14:textId="77777777" w:rsidR="00DC02E5" w:rsidRPr="00246A87" w:rsidRDefault="00DC02E5" w:rsidP="00DC02E5">
            <w:pPr>
              <w:autoSpaceDE w:val="0"/>
              <w:autoSpaceDN w:val="0"/>
              <w:adjustRightInd w:val="0"/>
              <w:spacing w:line="360" w:lineRule="auto"/>
              <w:rPr>
                <w:rFonts w:ascii="Lucida Console" w:hAnsi="Lucida Console" w:cs="Lucida Console"/>
                <w:sz w:val="17"/>
                <w:szCs w:val="17"/>
                <w:lang w:eastAsia="ja-JP" w:bidi="ar-SA"/>
              </w:rPr>
            </w:pPr>
            <w:r w:rsidRPr="00246A87">
              <w:rPr>
                <w:rFonts w:ascii="Lucida Console" w:hAnsi="Lucida Console" w:cs="Lucida Console"/>
                <w:sz w:val="17"/>
                <w:szCs w:val="17"/>
                <w:lang w:eastAsia="ja-JP" w:bidi="ar-SA"/>
              </w:rPr>
              <w:t xml:space="preserve">            xmlns = "http://www.clicksoftware.com/OptionalParameters"</w:t>
            </w:r>
          </w:p>
          <w:p w14:paraId="1CFA7FE0" w14:textId="77777777" w:rsidR="00DC02E5" w:rsidRPr="00246A87" w:rsidRDefault="00DC02E5" w:rsidP="00DC02E5">
            <w:pPr>
              <w:autoSpaceDE w:val="0"/>
              <w:autoSpaceDN w:val="0"/>
              <w:adjustRightInd w:val="0"/>
              <w:spacing w:line="360" w:lineRule="auto"/>
              <w:rPr>
                <w:rFonts w:ascii="Lucida Console" w:hAnsi="Lucida Console" w:cs="Lucida Console"/>
                <w:sz w:val="17"/>
                <w:szCs w:val="17"/>
                <w:lang w:eastAsia="ja-JP" w:bidi="ar-SA"/>
              </w:rPr>
            </w:pPr>
            <w:r w:rsidRPr="00246A87">
              <w:rPr>
                <w:rFonts w:ascii="Lucida Console" w:hAnsi="Lucida Console" w:cs="Lucida Console"/>
                <w:sz w:val="17"/>
                <w:szCs w:val="17"/>
                <w:lang w:eastAsia="ja-JP" w:bidi="ar-SA"/>
              </w:rPr>
              <w:t xml:space="preserve">            xmlns:xsi = "http://www.w3.org/2001/XMLSchema-instance"</w:t>
            </w:r>
          </w:p>
          <w:p w14:paraId="51087DBB" w14:textId="77777777" w:rsidR="00DC02E5" w:rsidRPr="00246A87" w:rsidRDefault="00DC02E5" w:rsidP="00DC02E5">
            <w:pPr>
              <w:autoSpaceDE w:val="0"/>
              <w:autoSpaceDN w:val="0"/>
              <w:adjustRightInd w:val="0"/>
              <w:spacing w:line="360" w:lineRule="auto"/>
              <w:rPr>
                <w:rFonts w:ascii="Lucida Console" w:hAnsi="Lucida Console" w:cs="Lucida Console"/>
                <w:sz w:val="17"/>
                <w:szCs w:val="17"/>
                <w:lang w:eastAsia="ja-JP" w:bidi="ar-SA"/>
              </w:rPr>
            </w:pPr>
            <w:r w:rsidRPr="00246A87">
              <w:rPr>
                <w:rFonts w:ascii="Lucida Console" w:hAnsi="Lucida Console" w:cs="Lucida Console"/>
                <w:sz w:val="17"/>
                <w:szCs w:val="17"/>
                <w:lang w:eastAsia="ja-JP" w:bidi="ar-SA"/>
              </w:rPr>
              <w:t xml:space="preserve">            xmlns:xsd = "http://www.w3.org/2001/XMLSchema"&gt;</w:t>
            </w:r>
          </w:p>
          <w:p w14:paraId="4DCC421A" w14:textId="77777777" w:rsidR="00DC02E5" w:rsidRPr="00246A87" w:rsidRDefault="00DC02E5" w:rsidP="00DC02E5">
            <w:pPr>
              <w:autoSpaceDE w:val="0"/>
              <w:autoSpaceDN w:val="0"/>
              <w:adjustRightInd w:val="0"/>
              <w:spacing w:line="360" w:lineRule="auto"/>
              <w:rPr>
                <w:rFonts w:ascii="Lucida Console" w:hAnsi="Lucida Console" w:cs="Lucida Console"/>
                <w:sz w:val="17"/>
                <w:szCs w:val="17"/>
                <w:lang w:eastAsia="ja-JP" w:bidi="ar-SA"/>
              </w:rPr>
            </w:pPr>
            <w:r w:rsidRPr="00246A87">
              <w:rPr>
                <w:rFonts w:ascii="Lucida Console" w:hAnsi="Lucida Console" w:cs="Lucida Console"/>
                <w:sz w:val="17"/>
                <w:szCs w:val="17"/>
                <w:lang w:eastAsia="ja-JP" w:bidi="ar-SA"/>
              </w:rPr>
              <w:t xml:space="preserve">            &lt;CallerIdentity&gt;MUST&lt;/CallerIdentity&gt;</w:t>
            </w:r>
          </w:p>
          <w:p w14:paraId="3010D11D" w14:textId="77777777" w:rsidR="00DC02E5" w:rsidRPr="00246A87" w:rsidRDefault="00DC02E5" w:rsidP="00DC02E5">
            <w:pPr>
              <w:autoSpaceDE w:val="0"/>
              <w:autoSpaceDN w:val="0"/>
              <w:adjustRightInd w:val="0"/>
              <w:spacing w:line="360" w:lineRule="auto"/>
              <w:rPr>
                <w:rFonts w:ascii="Lucida Console" w:hAnsi="Lucida Console" w:cs="Lucida Console"/>
                <w:sz w:val="17"/>
                <w:szCs w:val="17"/>
                <w:lang w:eastAsia="ja-JP" w:bidi="ar-SA"/>
              </w:rPr>
            </w:pPr>
            <w:r w:rsidRPr="00246A87">
              <w:rPr>
                <w:rFonts w:ascii="Lucida Console" w:hAnsi="Lucida Console" w:cs="Lucida Console"/>
                <w:sz w:val="17"/>
                <w:szCs w:val="17"/>
                <w:lang w:eastAsia="ja-JP" w:bidi="ar-SA"/>
              </w:rPr>
              <w:t xml:space="preserve">            &lt;ErrorOnNonExistingDictionaries&gt;true&lt;/ErrorOnNonExistingDictionaries&gt;</w:t>
            </w:r>
          </w:p>
          <w:p w14:paraId="10330E12" w14:textId="77777777" w:rsidR="00DC02E5" w:rsidRPr="00246A87" w:rsidRDefault="00DC02E5" w:rsidP="00DC02E5">
            <w:pPr>
              <w:autoSpaceDE w:val="0"/>
              <w:autoSpaceDN w:val="0"/>
              <w:adjustRightInd w:val="0"/>
              <w:spacing w:line="360" w:lineRule="auto"/>
              <w:rPr>
                <w:rFonts w:ascii="Lucida Console" w:hAnsi="Lucida Console" w:cs="Lucida Console"/>
                <w:sz w:val="17"/>
                <w:szCs w:val="17"/>
                <w:lang w:eastAsia="ja-JP" w:bidi="ar-SA"/>
              </w:rPr>
            </w:pPr>
            <w:r w:rsidRPr="00246A87">
              <w:rPr>
                <w:rFonts w:ascii="Lucida Console" w:hAnsi="Lucida Console" w:cs="Lucida Console"/>
                <w:sz w:val="17"/>
                <w:szCs w:val="17"/>
                <w:lang w:eastAsia="ja-JP" w:bidi="ar-SA"/>
              </w:rPr>
              <w:t xml:space="preserve">        &lt;/h:OptionalParameters&gt;</w:t>
            </w:r>
          </w:p>
          <w:p w14:paraId="11AF756D" w14:textId="77777777" w:rsidR="00DC02E5" w:rsidRPr="00246A87" w:rsidRDefault="00DC02E5" w:rsidP="00DC02E5">
            <w:pPr>
              <w:autoSpaceDE w:val="0"/>
              <w:autoSpaceDN w:val="0"/>
              <w:adjustRightInd w:val="0"/>
              <w:spacing w:line="360" w:lineRule="auto"/>
              <w:rPr>
                <w:rFonts w:ascii="Lucida Console" w:hAnsi="Lucida Console" w:cs="Lucida Console"/>
                <w:sz w:val="17"/>
                <w:szCs w:val="17"/>
                <w:lang w:eastAsia="ja-JP" w:bidi="ar-SA"/>
              </w:rPr>
            </w:pPr>
            <w:r w:rsidRPr="00246A87">
              <w:rPr>
                <w:rFonts w:ascii="Lucida Console" w:hAnsi="Lucida Console" w:cs="Lucida Console"/>
                <w:sz w:val="17"/>
                <w:szCs w:val="17"/>
                <w:lang w:eastAsia="ja-JP" w:bidi="ar-SA"/>
              </w:rPr>
              <w:t xml:space="preserve">    &lt;/s:Header&gt;</w:t>
            </w:r>
          </w:p>
          <w:p w14:paraId="13388282" w14:textId="77777777" w:rsidR="00DC02E5" w:rsidRPr="00246A87" w:rsidRDefault="00DC02E5" w:rsidP="00DC02E5">
            <w:pPr>
              <w:autoSpaceDE w:val="0"/>
              <w:autoSpaceDN w:val="0"/>
              <w:adjustRightInd w:val="0"/>
              <w:spacing w:line="360" w:lineRule="auto"/>
              <w:rPr>
                <w:rFonts w:ascii="Lucida Console" w:hAnsi="Lucida Console" w:cs="Lucida Console"/>
                <w:sz w:val="17"/>
                <w:szCs w:val="17"/>
                <w:lang w:eastAsia="ja-JP" w:bidi="ar-SA"/>
              </w:rPr>
            </w:pPr>
            <w:r w:rsidRPr="00246A87">
              <w:rPr>
                <w:rFonts w:ascii="Lucida Console" w:hAnsi="Lucida Console" w:cs="Lucida Console"/>
                <w:sz w:val="17"/>
                <w:szCs w:val="17"/>
                <w:lang w:eastAsia="ja-JP" w:bidi="ar-SA"/>
              </w:rPr>
              <w:t xml:space="preserve">    &lt;s:Body xmlns:xsi = "http://www.w3.org/2001/XMLSchema-instance" xmlns:xsd = "http://www.w3.org/2001/XMLSchema"&gt;</w:t>
            </w:r>
          </w:p>
          <w:p w14:paraId="79F379A2" w14:textId="77777777" w:rsidR="00DC02E5" w:rsidRPr="00246A87" w:rsidRDefault="00DC02E5" w:rsidP="00DC02E5">
            <w:pPr>
              <w:autoSpaceDE w:val="0"/>
              <w:autoSpaceDN w:val="0"/>
              <w:adjustRightInd w:val="0"/>
              <w:spacing w:line="360" w:lineRule="auto"/>
              <w:rPr>
                <w:rFonts w:ascii="Lucida Console" w:hAnsi="Lucida Console" w:cs="Lucida Console"/>
                <w:sz w:val="17"/>
                <w:szCs w:val="17"/>
                <w:lang w:eastAsia="ja-JP" w:bidi="ar-SA"/>
              </w:rPr>
            </w:pPr>
            <w:r w:rsidRPr="00246A87">
              <w:rPr>
                <w:rFonts w:ascii="Lucida Console" w:hAnsi="Lucida Console" w:cs="Lucida Console"/>
                <w:sz w:val="17"/>
                <w:szCs w:val="17"/>
                <w:lang w:eastAsia="ja-JP" w:bidi="ar-SA"/>
              </w:rPr>
              <w:t xml:space="preserve">        &lt;GetResources xmlns = "http://www.clicksoftware.com"&gt;</w:t>
            </w:r>
          </w:p>
          <w:p w14:paraId="0C8E35D7" w14:textId="77777777" w:rsidR="00DC02E5" w:rsidRPr="00246A87" w:rsidRDefault="00DC02E5" w:rsidP="00DC02E5">
            <w:pPr>
              <w:autoSpaceDE w:val="0"/>
              <w:autoSpaceDN w:val="0"/>
              <w:adjustRightInd w:val="0"/>
              <w:spacing w:line="360" w:lineRule="auto"/>
              <w:rPr>
                <w:rFonts w:ascii="Lucida Console" w:hAnsi="Lucida Console" w:cs="Lucida Console"/>
                <w:sz w:val="17"/>
                <w:szCs w:val="17"/>
                <w:lang w:eastAsia="ja-JP" w:bidi="ar-SA"/>
              </w:rPr>
            </w:pPr>
            <w:r w:rsidRPr="00246A87">
              <w:rPr>
                <w:rFonts w:ascii="Lucida Console" w:hAnsi="Lucida Console" w:cs="Lucida Console"/>
                <w:sz w:val="17"/>
                <w:szCs w:val="17"/>
                <w:lang w:eastAsia="ja-JP" w:bidi="ar-SA"/>
              </w:rPr>
              <w:t xml:space="preserve">            &lt;Indexes&gt;</w:t>
            </w:r>
          </w:p>
          <w:p w14:paraId="46B4217E" w14:textId="77777777" w:rsidR="00DC02E5" w:rsidRPr="00246A87" w:rsidRDefault="00DC02E5" w:rsidP="00DC02E5">
            <w:pPr>
              <w:autoSpaceDE w:val="0"/>
              <w:autoSpaceDN w:val="0"/>
              <w:adjustRightInd w:val="0"/>
              <w:spacing w:line="360" w:lineRule="auto"/>
              <w:rPr>
                <w:rFonts w:ascii="Lucida Console" w:hAnsi="Lucida Console" w:cs="Lucida Console"/>
                <w:sz w:val="17"/>
                <w:szCs w:val="17"/>
                <w:lang w:eastAsia="ja-JP" w:bidi="ar-SA"/>
              </w:rPr>
            </w:pPr>
            <w:r w:rsidRPr="00246A87">
              <w:rPr>
                <w:rFonts w:ascii="Lucida Console" w:hAnsi="Lucida Console" w:cs="Lucida Console"/>
                <w:sz w:val="17"/>
                <w:szCs w:val="17"/>
                <w:lang w:eastAsia="ja-JP" w:bidi="ar-SA"/>
              </w:rPr>
              <w:t xml:space="preserve">                &lt;Index&gt;</w:t>
            </w:r>
          </w:p>
          <w:p w14:paraId="0775B4F2" w14:textId="77777777" w:rsidR="00DC02E5" w:rsidRPr="00B759EC" w:rsidRDefault="00DC02E5" w:rsidP="00DC02E5">
            <w:pPr>
              <w:autoSpaceDE w:val="0"/>
              <w:autoSpaceDN w:val="0"/>
              <w:adjustRightInd w:val="0"/>
              <w:spacing w:line="360" w:lineRule="auto"/>
              <w:rPr>
                <w:rFonts w:ascii="Lucida Console" w:hAnsi="Lucida Console" w:cs="Lucida Console"/>
                <w:b/>
                <w:sz w:val="17"/>
                <w:szCs w:val="17"/>
                <w:lang w:eastAsia="ja-JP" w:bidi="ar-SA"/>
              </w:rPr>
            </w:pPr>
            <w:r w:rsidRPr="00B759EC">
              <w:rPr>
                <w:rFonts w:ascii="Lucida Console" w:hAnsi="Lucida Console" w:cs="Lucida Console"/>
                <w:b/>
                <w:sz w:val="17"/>
                <w:szCs w:val="17"/>
                <w:lang w:eastAsia="ja-JP" w:bidi="ar-SA"/>
              </w:rPr>
              <w:t xml:space="preserve">                    &lt;LowBound&gt;</w:t>
            </w:r>
          </w:p>
          <w:p w14:paraId="49AB570B" w14:textId="77777777" w:rsidR="00DC02E5" w:rsidRPr="00B759EC" w:rsidRDefault="00DC02E5" w:rsidP="00DC02E5">
            <w:pPr>
              <w:autoSpaceDE w:val="0"/>
              <w:autoSpaceDN w:val="0"/>
              <w:adjustRightInd w:val="0"/>
              <w:spacing w:line="360" w:lineRule="auto"/>
              <w:rPr>
                <w:rFonts w:ascii="Lucida Console" w:hAnsi="Lucida Console" w:cs="Lucida Console"/>
                <w:b/>
                <w:sz w:val="17"/>
                <w:szCs w:val="17"/>
                <w:lang w:eastAsia="ja-JP" w:bidi="ar-SA"/>
              </w:rPr>
            </w:pPr>
            <w:r w:rsidRPr="00B759EC">
              <w:rPr>
                <w:rFonts w:ascii="Lucida Console" w:hAnsi="Lucida Console" w:cs="Lucida Console"/>
                <w:b/>
                <w:sz w:val="17"/>
                <w:szCs w:val="17"/>
                <w:lang w:eastAsia="ja-JP" w:bidi="ar-SA"/>
              </w:rPr>
              <w:t xml:space="preserve">                        &lt;Property&gt;</w:t>
            </w:r>
          </w:p>
          <w:p w14:paraId="4D372480" w14:textId="77777777" w:rsidR="00DC02E5" w:rsidRPr="00B759EC" w:rsidRDefault="00DC02E5" w:rsidP="00DC02E5">
            <w:pPr>
              <w:autoSpaceDE w:val="0"/>
              <w:autoSpaceDN w:val="0"/>
              <w:adjustRightInd w:val="0"/>
              <w:spacing w:line="360" w:lineRule="auto"/>
              <w:rPr>
                <w:rFonts w:ascii="Lucida Console" w:hAnsi="Lucida Console" w:cs="Lucida Console"/>
                <w:b/>
                <w:sz w:val="17"/>
                <w:szCs w:val="17"/>
                <w:lang w:eastAsia="ja-JP" w:bidi="ar-SA"/>
              </w:rPr>
            </w:pPr>
            <w:r w:rsidRPr="00B759EC">
              <w:rPr>
                <w:rFonts w:ascii="Lucida Console" w:hAnsi="Lucida Console" w:cs="Lucida Console"/>
                <w:b/>
                <w:sz w:val="17"/>
                <w:szCs w:val="17"/>
                <w:lang w:eastAsia="ja-JP" w:bidi="ar-SA"/>
              </w:rPr>
              <w:t xml:space="preserve">                            &lt;Name&gt;MUSTID&lt;/Name&gt;</w:t>
            </w:r>
          </w:p>
          <w:p w14:paraId="578024BB" w14:textId="77777777" w:rsidR="00DC02E5" w:rsidRPr="00B759EC" w:rsidRDefault="00DC02E5" w:rsidP="00DC02E5">
            <w:pPr>
              <w:autoSpaceDE w:val="0"/>
              <w:autoSpaceDN w:val="0"/>
              <w:adjustRightInd w:val="0"/>
              <w:spacing w:line="360" w:lineRule="auto"/>
              <w:rPr>
                <w:rFonts w:ascii="Lucida Console" w:hAnsi="Lucida Console" w:cs="Lucida Console"/>
                <w:b/>
                <w:sz w:val="17"/>
                <w:szCs w:val="17"/>
                <w:lang w:eastAsia="ja-JP" w:bidi="ar-SA"/>
              </w:rPr>
            </w:pPr>
            <w:r w:rsidRPr="00B759EC">
              <w:rPr>
                <w:rFonts w:ascii="Lucida Console" w:hAnsi="Lucida Console" w:cs="Lucida Console"/>
                <w:b/>
                <w:sz w:val="17"/>
                <w:szCs w:val="17"/>
                <w:lang w:eastAsia="ja-JP" w:bidi="ar-SA"/>
              </w:rPr>
              <w:t xml:space="preserve">                            &lt;Value&gt;MUSTIDTrainer01&lt;/Value&gt;</w:t>
            </w:r>
          </w:p>
          <w:p w14:paraId="6A0DF8CA" w14:textId="77777777" w:rsidR="00DC02E5" w:rsidRPr="00B759EC" w:rsidRDefault="00DC02E5" w:rsidP="00DC02E5">
            <w:pPr>
              <w:autoSpaceDE w:val="0"/>
              <w:autoSpaceDN w:val="0"/>
              <w:adjustRightInd w:val="0"/>
              <w:spacing w:line="360" w:lineRule="auto"/>
              <w:rPr>
                <w:rFonts w:ascii="Lucida Console" w:hAnsi="Lucida Console" w:cs="Lucida Console"/>
                <w:b/>
                <w:sz w:val="17"/>
                <w:szCs w:val="17"/>
                <w:lang w:eastAsia="ja-JP" w:bidi="ar-SA"/>
              </w:rPr>
            </w:pPr>
            <w:r w:rsidRPr="00B759EC">
              <w:rPr>
                <w:rFonts w:ascii="Lucida Console" w:hAnsi="Lucida Console" w:cs="Lucida Console"/>
                <w:b/>
                <w:sz w:val="17"/>
                <w:szCs w:val="17"/>
                <w:lang w:eastAsia="ja-JP" w:bidi="ar-SA"/>
              </w:rPr>
              <w:t xml:space="preserve">                        &lt;/Property&gt;</w:t>
            </w:r>
          </w:p>
          <w:p w14:paraId="350E5BF0" w14:textId="77777777" w:rsidR="00DC02E5" w:rsidRPr="00B759EC" w:rsidRDefault="00DC02E5" w:rsidP="00DC02E5">
            <w:pPr>
              <w:autoSpaceDE w:val="0"/>
              <w:autoSpaceDN w:val="0"/>
              <w:adjustRightInd w:val="0"/>
              <w:spacing w:line="360" w:lineRule="auto"/>
              <w:rPr>
                <w:rFonts w:ascii="Lucida Console" w:hAnsi="Lucida Console" w:cs="Lucida Console"/>
                <w:b/>
                <w:sz w:val="17"/>
                <w:szCs w:val="17"/>
                <w:lang w:eastAsia="ja-JP" w:bidi="ar-SA"/>
              </w:rPr>
            </w:pPr>
            <w:r w:rsidRPr="00B759EC">
              <w:rPr>
                <w:rFonts w:ascii="Lucida Console" w:hAnsi="Lucida Console" w:cs="Lucida Console"/>
                <w:b/>
                <w:sz w:val="17"/>
                <w:szCs w:val="17"/>
                <w:lang w:eastAsia="ja-JP" w:bidi="ar-SA"/>
              </w:rPr>
              <w:t xml:space="preserve">                    &lt;/LowBound&gt;</w:t>
            </w:r>
          </w:p>
          <w:p w14:paraId="02E9D803" w14:textId="77777777" w:rsidR="00DC02E5" w:rsidRPr="00B759EC" w:rsidRDefault="00DC02E5" w:rsidP="00DC02E5">
            <w:pPr>
              <w:autoSpaceDE w:val="0"/>
              <w:autoSpaceDN w:val="0"/>
              <w:adjustRightInd w:val="0"/>
              <w:spacing w:line="360" w:lineRule="auto"/>
              <w:rPr>
                <w:rFonts w:ascii="Lucida Console" w:hAnsi="Lucida Console" w:cs="Lucida Console"/>
                <w:b/>
                <w:sz w:val="17"/>
                <w:szCs w:val="17"/>
                <w:lang w:eastAsia="ja-JP" w:bidi="ar-SA"/>
              </w:rPr>
            </w:pPr>
            <w:r w:rsidRPr="00B759EC">
              <w:rPr>
                <w:rFonts w:ascii="Lucida Console" w:hAnsi="Lucida Console" w:cs="Lucida Console"/>
                <w:b/>
                <w:sz w:val="17"/>
                <w:szCs w:val="17"/>
                <w:lang w:eastAsia="ja-JP" w:bidi="ar-SA"/>
              </w:rPr>
              <w:t xml:space="preserve">                    &lt;HighBound&gt;</w:t>
            </w:r>
          </w:p>
          <w:p w14:paraId="6010AC0D" w14:textId="77777777" w:rsidR="00DC02E5" w:rsidRPr="00B759EC" w:rsidRDefault="00DC02E5" w:rsidP="00DC02E5">
            <w:pPr>
              <w:autoSpaceDE w:val="0"/>
              <w:autoSpaceDN w:val="0"/>
              <w:adjustRightInd w:val="0"/>
              <w:spacing w:line="360" w:lineRule="auto"/>
              <w:rPr>
                <w:rFonts w:ascii="Lucida Console" w:hAnsi="Lucida Console" w:cs="Lucida Console"/>
                <w:b/>
                <w:sz w:val="17"/>
                <w:szCs w:val="17"/>
                <w:lang w:eastAsia="ja-JP" w:bidi="ar-SA"/>
              </w:rPr>
            </w:pPr>
            <w:r w:rsidRPr="00B759EC">
              <w:rPr>
                <w:rFonts w:ascii="Lucida Console" w:hAnsi="Lucida Console" w:cs="Lucida Console"/>
                <w:b/>
                <w:sz w:val="17"/>
                <w:szCs w:val="17"/>
                <w:lang w:eastAsia="ja-JP" w:bidi="ar-SA"/>
              </w:rPr>
              <w:t xml:space="preserve">                        &lt;Property&gt;</w:t>
            </w:r>
          </w:p>
          <w:p w14:paraId="7AA55B11" w14:textId="77777777" w:rsidR="00DC02E5" w:rsidRPr="00B759EC" w:rsidRDefault="00DC02E5" w:rsidP="00DC02E5">
            <w:pPr>
              <w:autoSpaceDE w:val="0"/>
              <w:autoSpaceDN w:val="0"/>
              <w:adjustRightInd w:val="0"/>
              <w:spacing w:line="360" w:lineRule="auto"/>
              <w:rPr>
                <w:rFonts w:ascii="Lucida Console" w:hAnsi="Lucida Console" w:cs="Lucida Console"/>
                <w:b/>
                <w:sz w:val="17"/>
                <w:szCs w:val="17"/>
                <w:lang w:eastAsia="ja-JP" w:bidi="ar-SA"/>
              </w:rPr>
            </w:pPr>
            <w:r w:rsidRPr="00B759EC">
              <w:rPr>
                <w:rFonts w:ascii="Lucida Console" w:hAnsi="Lucida Console" w:cs="Lucida Console"/>
                <w:b/>
                <w:sz w:val="17"/>
                <w:szCs w:val="17"/>
                <w:lang w:eastAsia="ja-JP" w:bidi="ar-SA"/>
              </w:rPr>
              <w:t xml:space="preserve">                            &lt;Name&gt;MUSTID&lt;/Name&gt;</w:t>
            </w:r>
          </w:p>
          <w:p w14:paraId="34A3A50B" w14:textId="77777777" w:rsidR="00DC02E5" w:rsidRPr="00B759EC" w:rsidRDefault="00DC02E5" w:rsidP="00DC02E5">
            <w:pPr>
              <w:autoSpaceDE w:val="0"/>
              <w:autoSpaceDN w:val="0"/>
              <w:adjustRightInd w:val="0"/>
              <w:spacing w:line="360" w:lineRule="auto"/>
              <w:rPr>
                <w:rFonts w:ascii="Lucida Console" w:hAnsi="Lucida Console" w:cs="Lucida Console"/>
                <w:b/>
                <w:sz w:val="17"/>
                <w:szCs w:val="17"/>
                <w:lang w:eastAsia="ja-JP" w:bidi="ar-SA"/>
              </w:rPr>
            </w:pPr>
            <w:r w:rsidRPr="00B759EC">
              <w:rPr>
                <w:rFonts w:ascii="Lucida Console" w:hAnsi="Lucida Console" w:cs="Lucida Console"/>
                <w:b/>
                <w:sz w:val="17"/>
                <w:szCs w:val="17"/>
                <w:lang w:eastAsia="ja-JP" w:bidi="ar-SA"/>
              </w:rPr>
              <w:t xml:space="preserve">                            &lt;Value&gt;MUSTIDTrainer01&lt;/Value&gt;</w:t>
            </w:r>
          </w:p>
          <w:p w14:paraId="04FF793B" w14:textId="77777777" w:rsidR="00DC02E5" w:rsidRPr="00B759EC" w:rsidRDefault="00DC02E5" w:rsidP="00DC02E5">
            <w:pPr>
              <w:autoSpaceDE w:val="0"/>
              <w:autoSpaceDN w:val="0"/>
              <w:adjustRightInd w:val="0"/>
              <w:spacing w:line="360" w:lineRule="auto"/>
              <w:rPr>
                <w:rFonts w:ascii="Lucida Console" w:hAnsi="Lucida Console" w:cs="Lucida Console"/>
                <w:b/>
                <w:sz w:val="17"/>
                <w:szCs w:val="17"/>
                <w:lang w:eastAsia="ja-JP" w:bidi="ar-SA"/>
              </w:rPr>
            </w:pPr>
            <w:r w:rsidRPr="00B759EC">
              <w:rPr>
                <w:rFonts w:ascii="Lucida Console" w:hAnsi="Lucida Console" w:cs="Lucida Console"/>
                <w:b/>
                <w:sz w:val="17"/>
                <w:szCs w:val="17"/>
                <w:lang w:eastAsia="ja-JP" w:bidi="ar-SA"/>
              </w:rPr>
              <w:t xml:space="preserve">                        &lt;/Property&gt;</w:t>
            </w:r>
          </w:p>
          <w:p w14:paraId="57DA84EE" w14:textId="77777777" w:rsidR="00DC02E5" w:rsidRPr="00246A87" w:rsidRDefault="00DC02E5" w:rsidP="00DC02E5">
            <w:pPr>
              <w:autoSpaceDE w:val="0"/>
              <w:autoSpaceDN w:val="0"/>
              <w:adjustRightInd w:val="0"/>
              <w:spacing w:line="360" w:lineRule="auto"/>
              <w:rPr>
                <w:rFonts w:ascii="Lucida Console" w:hAnsi="Lucida Console" w:cs="Lucida Console"/>
                <w:sz w:val="17"/>
                <w:szCs w:val="17"/>
                <w:lang w:eastAsia="ja-JP" w:bidi="ar-SA"/>
              </w:rPr>
            </w:pPr>
            <w:r w:rsidRPr="00246A87">
              <w:rPr>
                <w:rFonts w:ascii="Lucida Console" w:hAnsi="Lucida Console" w:cs="Lucida Console"/>
                <w:sz w:val="17"/>
                <w:szCs w:val="17"/>
                <w:lang w:eastAsia="ja-JP" w:bidi="ar-SA"/>
              </w:rPr>
              <w:t xml:space="preserve">                    &lt;/HighBound&gt;</w:t>
            </w:r>
          </w:p>
          <w:p w14:paraId="752A76A6" w14:textId="77777777" w:rsidR="00DC02E5" w:rsidRPr="00246A87" w:rsidRDefault="00DC02E5" w:rsidP="00DC02E5">
            <w:pPr>
              <w:autoSpaceDE w:val="0"/>
              <w:autoSpaceDN w:val="0"/>
              <w:adjustRightInd w:val="0"/>
              <w:spacing w:line="360" w:lineRule="auto"/>
              <w:rPr>
                <w:rFonts w:ascii="Lucida Console" w:hAnsi="Lucida Console" w:cs="Lucida Console"/>
                <w:sz w:val="17"/>
                <w:szCs w:val="17"/>
                <w:lang w:eastAsia="ja-JP" w:bidi="ar-SA"/>
              </w:rPr>
            </w:pPr>
            <w:r w:rsidRPr="00246A87">
              <w:rPr>
                <w:rFonts w:ascii="Lucida Console" w:hAnsi="Lucida Console" w:cs="Lucida Console"/>
                <w:sz w:val="17"/>
                <w:szCs w:val="17"/>
                <w:lang w:eastAsia="ja-JP" w:bidi="ar-SA"/>
              </w:rPr>
              <w:t xml:space="preserve">                &lt;/Index&gt;</w:t>
            </w:r>
          </w:p>
          <w:p w14:paraId="7916B67D" w14:textId="77777777" w:rsidR="00DC02E5" w:rsidRPr="00246A87" w:rsidRDefault="00DC02E5" w:rsidP="00DC02E5">
            <w:pPr>
              <w:autoSpaceDE w:val="0"/>
              <w:autoSpaceDN w:val="0"/>
              <w:adjustRightInd w:val="0"/>
              <w:spacing w:line="360" w:lineRule="auto"/>
              <w:rPr>
                <w:rFonts w:ascii="Lucida Console" w:hAnsi="Lucida Console" w:cs="Lucida Console"/>
                <w:sz w:val="17"/>
                <w:szCs w:val="17"/>
                <w:lang w:eastAsia="ja-JP" w:bidi="ar-SA"/>
              </w:rPr>
            </w:pPr>
            <w:r w:rsidRPr="00246A87">
              <w:rPr>
                <w:rFonts w:ascii="Lucida Console" w:hAnsi="Lucida Console" w:cs="Lucida Console"/>
                <w:sz w:val="17"/>
                <w:szCs w:val="17"/>
                <w:lang w:eastAsia="ja-JP" w:bidi="ar-SA"/>
              </w:rPr>
              <w:t xml:space="preserve">            &lt;/Indexes&gt;</w:t>
            </w:r>
          </w:p>
          <w:p w14:paraId="7763C0BC" w14:textId="77777777" w:rsidR="00DC02E5" w:rsidRPr="00246A87" w:rsidRDefault="00DC02E5" w:rsidP="00DC02E5">
            <w:pPr>
              <w:autoSpaceDE w:val="0"/>
              <w:autoSpaceDN w:val="0"/>
              <w:adjustRightInd w:val="0"/>
              <w:spacing w:line="360" w:lineRule="auto"/>
              <w:rPr>
                <w:rFonts w:ascii="Lucida Console" w:hAnsi="Lucida Console" w:cs="Lucida Console"/>
                <w:sz w:val="17"/>
                <w:szCs w:val="17"/>
                <w:lang w:eastAsia="ja-JP" w:bidi="ar-SA"/>
              </w:rPr>
            </w:pPr>
            <w:r w:rsidRPr="00246A87">
              <w:rPr>
                <w:rFonts w:ascii="Lucida Console" w:hAnsi="Lucida Console" w:cs="Lucida Console"/>
                <w:sz w:val="17"/>
                <w:szCs w:val="17"/>
                <w:lang w:eastAsia="ja-JP" w:bidi="ar-SA"/>
              </w:rPr>
              <w:t xml:space="preserve">            &lt;EnableGroupOnTheFly&gt;false&lt;/EnableGroupOnTheFly&gt;</w:t>
            </w:r>
          </w:p>
          <w:p w14:paraId="48E5D8B8" w14:textId="77777777" w:rsidR="00DC02E5" w:rsidRPr="00246A87" w:rsidRDefault="00DC02E5" w:rsidP="00DC02E5">
            <w:pPr>
              <w:autoSpaceDE w:val="0"/>
              <w:autoSpaceDN w:val="0"/>
              <w:adjustRightInd w:val="0"/>
              <w:spacing w:line="360" w:lineRule="auto"/>
              <w:rPr>
                <w:rFonts w:ascii="Lucida Console" w:hAnsi="Lucida Console" w:cs="Lucida Console"/>
                <w:sz w:val="17"/>
                <w:szCs w:val="17"/>
                <w:lang w:eastAsia="ja-JP" w:bidi="ar-SA"/>
              </w:rPr>
            </w:pPr>
            <w:r w:rsidRPr="00246A87">
              <w:rPr>
                <w:rFonts w:ascii="Lucida Console" w:hAnsi="Lucida Console" w:cs="Lucida Console"/>
                <w:sz w:val="17"/>
                <w:szCs w:val="17"/>
                <w:lang w:eastAsia="ja-JP" w:bidi="ar-SA"/>
              </w:rPr>
              <w:t xml:space="preserve">        &lt;/GetResources&gt;</w:t>
            </w:r>
          </w:p>
          <w:p w14:paraId="34B7DE64" w14:textId="77777777" w:rsidR="00DC02E5" w:rsidRPr="00246A87" w:rsidRDefault="00DC02E5" w:rsidP="00DC02E5">
            <w:pPr>
              <w:autoSpaceDE w:val="0"/>
              <w:autoSpaceDN w:val="0"/>
              <w:adjustRightInd w:val="0"/>
              <w:spacing w:line="360" w:lineRule="auto"/>
              <w:rPr>
                <w:rFonts w:ascii="Lucida Console" w:hAnsi="Lucida Console" w:cs="Lucida Console"/>
                <w:sz w:val="17"/>
                <w:szCs w:val="17"/>
                <w:lang w:eastAsia="ja-JP" w:bidi="ar-SA"/>
              </w:rPr>
            </w:pPr>
            <w:r w:rsidRPr="00246A87">
              <w:rPr>
                <w:rFonts w:ascii="Lucida Console" w:hAnsi="Lucida Console" w:cs="Lucida Console"/>
                <w:sz w:val="17"/>
                <w:szCs w:val="17"/>
                <w:lang w:eastAsia="ja-JP" w:bidi="ar-SA"/>
              </w:rPr>
              <w:t xml:space="preserve">    &lt;/s:Body&gt;</w:t>
            </w:r>
          </w:p>
          <w:p w14:paraId="656E8F61" w14:textId="0CDB6A1D" w:rsidR="00DC02E5" w:rsidRDefault="00DC02E5" w:rsidP="00DC02E5">
            <w:pPr>
              <w:autoSpaceDE w:val="0"/>
              <w:autoSpaceDN w:val="0"/>
              <w:adjustRightInd w:val="0"/>
              <w:spacing w:line="360" w:lineRule="auto"/>
            </w:pPr>
            <w:r w:rsidRPr="00246A87">
              <w:rPr>
                <w:rFonts w:ascii="Lucida Console" w:hAnsi="Lucida Console" w:cs="Lucida Console"/>
                <w:sz w:val="17"/>
                <w:szCs w:val="17"/>
                <w:lang w:eastAsia="ja-JP" w:bidi="ar-SA"/>
              </w:rPr>
              <w:t>&lt;/s:Envelope&gt;</w:t>
            </w:r>
          </w:p>
        </w:tc>
      </w:tr>
    </w:tbl>
    <w:p w14:paraId="24DAF83D" w14:textId="2C529D52" w:rsidR="00DC02E5" w:rsidRDefault="00DC02E5" w:rsidP="00DB537E">
      <w:pPr>
        <w:spacing w:line="360" w:lineRule="auto"/>
      </w:pPr>
      <w:r>
        <w:t xml:space="preserve">Or </w:t>
      </w:r>
      <w:r w:rsidR="00B759EC">
        <w:t xml:space="preserve">for </w:t>
      </w:r>
      <w:r>
        <w:t>ID:</w:t>
      </w:r>
    </w:p>
    <w:tbl>
      <w:tblPr>
        <w:tblW w:w="0" w:type="auto"/>
        <w:tblLook w:val="04A0" w:firstRow="1" w:lastRow="0" w:firstColumn="1" w:lastColumn="0" w:noHBand="0" w:noVBand="1"/>
      </w:tblPr>
      <w:tblGrid>
        <w:gridCol w:w="10296"/>
      </w:tblGrid>
      <w:tr w:rsidR="00DC02E5" w:rsidRPr="00B759EC" w14:paraId="7906D413" w14:textId="77777777" w:rsidTr="004F234A">
        <w:trPr>
          <w:trHeight w:val="1682"/>
        </w:trPr>
        <w:tc>
          <w:tcPr>
            <w:tcW w:w="10296" w:type="dxa"/>
          </w:tcPr>
          <w:p w14:paraId="431E93E5" w14:textId="77777777" w:rsidR="00B759EC" w:rsidRPr="00B759EC" w:rsidRDefault="00B759EC" w:rsidP="00B759EC">
            <w:pPr>
              <w:autoSpaceDE w:val="0"/>
              <w:autoSpaceDN w:val="0"/>
              <w:adjustRightInd w:val="0"/>
              <w:spacing w:line="360" w:lineRule="auto"/>
              <w:rPr>
                <w:rFonts w:ascii="Lucida Console" w:hAnsi="Lucida Console" w:cs="Lucida Console"/>
                <w:sz w:val="17"/>
                <w:szCs w:val="17"/>
                <w:lang w:eastAsia="ja-JP" w:bidi="ar-SA"/>
              </w:rPr>
            </w:pPr>
            <w:r w:rsidRPr="00B759EC">
              <w:rPr>
                <w:rFonts w:ascii="Lucida Console" w:hAnsi="Lucida Console" w:cs="Lucida Console"/>
                <w:sz w:val="17"/>
                <w:szCs w:val="17"/>
                <w:lang w:eastAsia="ja-JP" w:bidi="ar-SA"/>
              </w:rPr>
              <w:t>&lt;s:Envelope xmlns:s = "http://schemas.xmlsoap.org/soap/envelope/"&gt;</w:t>
            </w:r>
          </w:p>
          <w:p w14:paraId="071C9BB3" w14:textId="77777777" w:rsidR="00B759EC" w:rsidRPr="00B759EC" w:rsidRDefault="00B759EC" w:rsidP="00B759EC">
            <w:pPr>
              <w:autoSpaceDE w:val="0"/>
              <w:autoSpaceDN w:val="0"/>
              <w:adjustRightInd w:val="0"/>
              <w:spacing w:line="360" w:lineRule="auto"/>
              <w:rPr>
                <w:rFonts w:ascii="Lucida Console" w:hAnsi="Lucida Console" w:cs="Lucida Console"/>
                <w:sz w:val="17"/>
                <w:szCs w:val="17"/>
                <w:lang w:eastAsia="ja-JP" w:bidi="ar-SA"/>
              </w:rPr>
            </w:pPr>
            <w:r w:rsidRPr="00B759EC">
              <w:rPr>
                <w:rFonts w:ascii="Lucida Console" w:hAnsi="Lucida Console" w:cs="Lucida Console"/>
                <w:sz w:val="17"/>
                <w:szCs w:val="17"/>
                <w:lang w:eastAsia="ja-JP" w:bidi="ar-SA"/>
              </w:rPr>
              <w:t xml:space="preserve">    &lt;s:Header&gt;</w:t>
            </w:r>
          </w:p>
          <w:p w14:paraId="6F8DDDE4" w14:textId="77777777" w:rsidR="00B759EC" w:rsidRPr="00B759EC" w:rsidRDefault="00B759EC" w:rsidP="00B759EC">
            <w:pPr>
              <w:autoSpaceDE w:val="0"/>
              <w:autoSpaceDN w:val="0"/>
              <w:adjustRightInd w:val="0"/>
              <w:spacing w:line="360" w:lineRule="auto"/>
              <w:rPr>
                <w:rFonts w:ascii="Lucida Console" w:hAnsi="Lucida Console" w:cs="Lucida Console"/>
                <w:sz w:val="17"/>
                <w:szCs w:val="17"/>
                <w:lang w:eastAsia="ja-JP" w:bidi="ar-SA"/>
              </w:rPr>
            </w:pPr>
            <w:r w:rsidRPr="00B759EC">
              <w:rPr>
                <w:rFonts w:ascii="Lucida Console" w:hAnsi="Lucida Console" w:cs="Lucida Console"/>
                <w:sz w:val="17"/>
                <w:szCs w:val="17"/>
                <w:lang w:eastAsia="ja-JP" w:bidi="ar-SA"/>
              </w:rPr>
              <w:t xml:space="preserve">        &lt;h:OptionalParameters</w:t>
            </w:r>
          </w:p>
          <w:p w14:paraId="3086790D" w14:textId="77777777" w:rsidR="00B759EC" w:rsidRPr="00B759EC" w:rsidRDefault="00B759EC" w:rsidP="00B759EC">
            <w:pPr>
              <w:autoSpaceDE w:val="0"/>
              <w:autoSpaceDN w:val="0"/>
              <w:adjustRightInd w:val="0"/>
              <w:spacing w:line="360" w:lineRule="auto"/>
              <w:rPr>
                <w:rFonts w:ascii="Lucida Console" w:hAnsi="Lucida Console" w:cs="Lucida Console"/>
                <w:sz w:val="17"/>
                <w:szCs w:val="17"/>
                <w:lang w:eastAsia="ja-JP" w:bidi="ar-SA"/>
              </w:rPr>
            </w:pPr>
            <w:r w:rsidRPr="00B759EC">
              <w:rPr>
                <w:rFonts w:ascii="Lucida Console" w:hAnsi="Lucida Console" w:cs="Lucida Console"/>
                <w:sz w:val="17"/>
                <w:szCs w:val="17"/>
                <w:lang w:eastAsia="ja-JP" w:bidi="ar-SA"/>
              </w:rPr>
              <w:t xml:space="preserve">            xmlns:h = "http://www.clicksoftware.com/OptionalParameters"</w:t>
            </w:r>
          </w:p>
          <w:p w14:paraId="31DEC010" w14:textId="77777777" w:rsidR="00B759EC" w:rsidRPr="00B759EC" w:rsidRDefault="00B759EC" w:rsidP="00B759EC">
            <w:pPr>
              <w:autoSpaceDE w:val="0"/>
              <w:autoSpaceDN w:val="0"/>
              <w:adjustRightInd w:val="0"/>
              <w:spacing w:line="360" w:lineRule="auto"/>
              <w:rPr>
                <w:rFonts w:ascii="Lucida Console" w:hAnsi="Lucida Console" w:cs="Lucida Console"/>
                <w:sz w:val="17"/>
                <w:szCs w:val="17"/>
                <w:lang w:eastAsia="ja-JP" w:bidi="ar-SA"/>
              </w:rPr>
            </w:pPr>
            <w:r w:rsidRPr="00B759EC">
              <w:rPr>
                <w:rFonts w:ascii="Lucida Console" w:hAnsi="Lucida Console" w:cs="Lucida Console"/>
                <w:sz w:val="17"/>
                <w:szCs w:val="17"/>
                <w:lang w:eastAsia="ja-JP" w:bidi="ar-SA"/>
              </w:rPr>
              <w:t xml:space="preserve">            xmlns = "http://www.clicksoftware.com/OptionalParameters"</w:t>
            </w:r>
          </w:p>
          <w:p w14:paraId="497B0592" w14:textId="77777777" w:rsidR="00B759EC" w:rsidRPr="00B759EC" w:rsidRDefault="00B759EC" w:rsidP="00B759EC">
            <w:pPr>
              <w:autoSpaceDE w:val="0"/>
              <w:autoSpaceDN w:val="0"/>
              <w:adjustRightInd w:val="0"/>
              <w:spacing w:line="360" w:lineRule="auto"/>
              <w:rPr>
                <w:rFonts w:ascii="Lucida Console" w:hAnsi="Lucida Console" w:cs="Lucida Console"/>
                <w:sz w:val="17"/>
                <w:szCs w:val="17"/>
                <w:lang w:eastAsia="ja-JP" w:bidi="ar-SA"/>
              </w:rPr>
            </w:pPr>
            <w:r w:rsidRPr="00B759EC">
              <w:rPr>
                <w:rFonts w:ascii="Lucida Console" w:hAnsi="Lucida Console" w:cs="Lucida Console"/>
                <w:sz w:val="17"/>
                <w:szCs w:val="17"/>
                <w:lang w:eastAsia="ja-JP" w:bidi="ar-SA"/>
              </w:rPr>
              <w:t xml:space="preserve">            xmlns:xsi = "http://www.w3.org/2001/XMLSchema-instance"</w:t>
            </w:r>
          </w:p>
          <w:p w14:paraId="0F919120" w14:textId="77777777" w:rsidR="00B759EC" w:rsidRPr="00B759EC" w:rsidRDefault="00B759EC" w:rsidP="00B759EC">
            <w:pPr>
              <w:autoSpaceDE w:val="0"/>
              <w:autoSpaceDN w:val="0"/>
              <w:adjustRightInd w:val="0"/>
              <w:spacing w:line="360" w:lineRule="auto"/>
              <w:rPr>
                <w:rFonts w:ascii="Lucida Console" w:hAnsi="Lucida Console" w:cs="Lucida Console"/>
                <w:sz w:val="17"/>
                <w:szCs w:val="17"/>
                <w:lang w:eastAsia="ja-JP" w:bidi="ar-SA"/>
              </w:rPr>
            </w:pPr>
            <w:r w:rsidRPr="00B759EC">
              <w:rPr>
                <w:rFonts w:ascii="Lucida Console" w:hAnsi="Lucida Console" w:cs="Lucida Console"/>
                <w:sz w:val="17"/>
                <w:szCs w:val="17"/>
                <w:lang w:eastAsia="ja-JP" w:bidi="ar-SA"/>
              </w:rPr>
              <w:t xml:space="preserve">            xmlns:xsd = "http://www.w3.org/2001/XMLSchema"&gt;</w:t>
            </w:r>
          </w:p>
          <w:p w14:paraId="5E793F5B" w14:textId="77777777" w:rsidR="00B759EC" w:rsidRPr="00B759EC" w:rsidRDefault="00B759EC" w:rsidP="00B759EC">
            <w:pPr>
              <w:autoSpaceDE w:val="0"/>
              <w:autoSpaceDN w:val="0"/>
              <w:adjustRightInd w:val="0"/>
              <w:spacing w:line="360" w:lineRule="auto"/>
              <w:rPr>
                <w:rFonts w:ascii="Lucida Console" w:hAnsi="Lucida Console" w:cs="Lucida Console"/>
                <w:sz w:val="17"/>
                <w:szCs w:val="17"/>
                <w:lang w:eastAsia="ja-JP" w:bidi="ar-SA"/>
              </w:rPr>
            </w:pPr>
            <w:r w:rsidRPr="00B759EC">
              <w:rPr>
                <w:rFonts w:ascii="Lucida Console" w:hAnsi="Lucida Console" w:cs="Lucida Console"/>
                <w:sz w:val="17"/>
                <w:szCs w:val="17"/>
                <w:lang w:eastAsia="ja-JP" w:bidi="ar-SA"/>
              </w:rPr>
              <w:t xml:space="preserve">            &lt;CallerIdentity&gt;MUST&lt;/CallerIdentity&gt;</w:t>
            </w:r>
          </w:p>
          <w:p w14:paraId="6C8071E1" w14:textId="77777777" w:rsidR="00B759EC" w:rsidRPr="00B759EC" w:rsidRDefault="00B759EC" w:rsidP="00B759EC">
            <w:pPr>
              <w:autoSpaceDE w:val="0"/>
              <w:autoSpaceDN w:val="0"/>
              <w:adjustRightInd w:val="0"/>
              <w:spacing w:line="360" w:lineRule="auto"/>
              <w:rPr>
                <w:rFonts w:ascii="Lucida Console" w:hAnsi="Lucida Console" w:cs="Lucida Console"/>
                <w:sz w:val="17"/>
                <w:szCs w:val="17"/>
                <w:lang w:eastAsia="ja-JP" w:bidi="ar-SA"/>
              </w:rPr>
            </w:pPr>
            <w:r w:rsidRPr="00B759EC">
              <w:rPr>
                <w:rFonts w:ascii="Lucida Console" w:hAnsi="Lucida Console" w:cs="Lucida Console"/>
                <w:sz w:val="17"/>
                <w:szCs w:val="17"/>
                <w:lang w:eastAsia="ja-JP" w:bidi="ar-SA"/>
              </w:rPr>
              <w:t xml:space="preserve">            &lt;ErrorOnNonExistingDictionaries&gt;true&lt;/ErrorOnNonExistingDictionaries&gt;</w:t>
            </w:r>
          </w:p>
          <w:p w14:paraId="169DAD31" w14:textId="77777777" w:rsidR="00B759EC" w:rsidRPr="00B759EC" w:rsidRDefault="00B759EC" w:rsidP="00B759EC">
            <w:pPr>
              <w:autoSpaceDE w:val="0"/>
              <w:autoSpaceDN w:val="0"/>
              <w:adjustRightInd w:val="0"/>
              <w:spacing w:line="360" w:lineRule="auto"/>
              <w:rPr>
                <w:rFonts w:ascii="Lucida Console" w:hAnsi="Lucida Console" w:cs="Lucida Console"/>
                <w:sz w:val="17"/>
                <w:szCs w:val="17"/>
                <w:lang w:eastAsia="ja-JP" w:bidi="ar-SA"/>
              </w:rPr>
            </w:pPr>
            <w:r w:rsidRPr="00B759EC">
              <w:rPr>
                <w:rFonts w:ascii="Lucida Console" w:hAnsi="Lucida Console" w:cs="Lucida Console"/>
                <w:sz w:val="17"/>
                <w:szCs w:val="17"/>
                <w:lang w:eastAsia="ja-JP" w:bidi="ar-SA"/>
              </w:rPr>
              <w:t xml:space="preserve">        &lt;/h:OptionalParameters&gt;</w:t>
            </w:r>
          </w:p>
          <w:p w14:paraId="3A09EC5F" w14:textId="77777777" w:rsidR="00B759EC" w:rsidRPr="00B759EC" w:rsidRDefault="00B759EC" w:rsidP="00B759EC">
            <w:pPr>
              <w:autoSpaceDE w:val="0"/>
              <w:autoSpaceDN w:val="0"/>
              <w:adjustRightInd w:val="0"/>
              <w:spacing w:line="360" w:lineRule="auto"/>
              <w:rPr>
                <w:rFonts w:ascii="Lucida Console" w:hAnsi="Lucida Console" w:cs="Lucida Console"/>
                <w:sz w:val="17"/>
                <w:szCs w:val="17"/>
                <w:lang w:eastAsia="ja-JP" w:bidi="ar-SA"/>
              </w:rPr>
            </w:pPr>
            <w:r w:rsidRPr="00B759EC">
              <w:rPr>
                <w:rFonts w:ascii="Lucida Console" w:hAnsi="Lucida Console" w:cs="Lucida Console"/>
                <w:sz w:val="17"/>
                <w:szCs w:val="17"/>
                <w:lang w:eastAsia="ja-JP" w:bidi="ar-SA"/>
              </w:rPr>
              <w:t xml:space="preserve">    &lt;/s:Header&gt;</w:t>
            </w:r>
          </w:p>
          <w:p w14:paraId="29BDBB80" w14:textId="77777777" w:rsidR="00B759EC" w:rsidRPr="00B759EC" w:rsidRDefault="00B759EC" w:rsidP="00B759EC">
            <w:pPr>
              <w:autoSpaceDE w:val="0"/>
              <w:autoSpaceDN w:val="0"/>
              <w:adjustRightInd w:val="0"/>
              <w:spacing w:line="360" w:lineRule="auto"/>
              <w:rPr>
                <w:rFonts w:ascii="Lucida Console" w:hAnsi="Lucida Console" w:cs="Lucida Console"/>
                <w:sz w:val="17"/>
                <w:szCs w:val="17"/>
                <w:lang w:eastAsia="ja-JP" w:bidi="ar-SA"/>
              </w:rPr>
            </w:pPr>
            <w:r w:rsidRPr="00B759EC">
              <w:rPr>
                <w:rFonts w:ascii="Lucida Console" w:hAnsi="Lucida Console" w:cs="Lucida Console"/>
                <w:sz w:val="17"/>
                <w:szCs w:val="17"/>
                <w:lang w:eastAsia="ja-JP" w:bidi="ar-SA"/>
              </w:rPr>
              <w:t xml:space="preserve">    &lt;s:Body xmlns:xsi = "http://www.w3.org/2001/XMLSchema-instance" xmlns:xsd = "http://www.w3.org/2001/XMLSchema"&gt;</w:t>
            </w:r>
          </w:p>
          <w:p w14:paraId="6ECEDFCF" w14:textId="77777777" w:rsidR="00B759EC" w:rsidRPr="00B759EC" w:rsidRDefault="00B759EC" w:rsidP="00B759EC">
            <w:pPr>
              <w:autoSpaceDE w:val="0"/>
              <w:autoSpaceDN w:val="0"/>
              <w:adjustRightInd w:val="0"/>
              <w:spacing w:line="360" w:lineRule="auto"/>
              <w:rPr>
                <w:rFonts w:ascii="Lucida Console" w:hAnsi="Lucida Console" w:cs="Lucida Console"/>
                <w:sz w:val="17"/>
                <w:szCs w:val="17"/>
                <w:lang w:eastAsia="ja-JP" w:bidi="ar-SA"/>
              </w:rPr>
            </w:pPr>
            <w:r w:rsidRPr="00B759EC">
              <w:rPr>
                <w:rFonts w:ascii="Lucida Console" w:hAnsi="Lucida Console" w:cs="Lucida Console"/>
                <w:sz w:val="17"/>
                <w:szCs w:val="17"/>
                <w:lang w:eastAsia="ja-JP" w:bidi="ar-SA"/>
              </w:rPr>
              <w:t xml:space="preserve">        &lt;GetResources xmlns = "http://www.clicksoftware.com"&gt;</w:t>
            </w:r>
          </w:p>
          <w:p w14:paraId="116CFEE4" w14:textId="77777777" w:rsidR="00B759EC" w:rsidRPr="00B759EC" w:rsidRDefault="00B759EC" w:rsidP="00B759EC">
            <w:pPr>
              <w:autoSpaceDE w:val="0"/>
              <w:autoSpaceDN w:val="0"/>
              <w:adjustRightInd w:val="0"/>
              <w:spacing w:line="360" w:lineRule="auto"/>
              <w:rPr>
                <w:rFonts w:ascii="Lucida Console" w:hAnsi="Lucida Console" w:cs="Lucida Console"/>
                <w:sz w:val="17"/>
                <w:szCs w:val="17"/>
                <w:lang w:eastAsia="ja-JP" w:bidi="ar-SA"/>
              </w:rPr>
            </w:pPr>
            <w:r w:rsidRPr="00B759EC">
              <w:rPr>
                <w:rFonts w:ascii="Lucida Console" w:hAnsi="Lucida Console" w:cs="Lucida Console"/>
                <w:sz w:val="17"/>
                <w:szCs w:val="17"/>
                <w:lang w:eastAsia="ja-JP" w:bidi="ar-SA"/>
              </w:rPr>
              <w:lastRenderedPageBreak/>
              <w:t xml:space="preserve">            &lt;Indexes&gt;</w:t>
            </w:r>
          </w:p>
          <w:p w14:paraId="1D7B1984" w14:textId="77777777" w:rsidR="00B759EC" w:rsidRPr="00246A87" w:rsidRDefault="00B759EC" w:rsidP="00B759EC">
            <w:pPr>
              <w:autoSpaceDE w:val="0"/>
              <w:autoSpaceDN w:val="0"/>
              <w:adjustRightInd w:val="0"/>
              <w:spacing w:line="360" w:lineRule="auto"/>
              <w:rPr>
                <w:rFonts w:ascii="Lucida Console" w:hAnsi="Lucida Console" w:cs="Lucida Console"/>
                <w:b/>
                <w:sz w:val="17"/>
                <w:szCs w:val="17"/>
                <w:lang w:eastAsia="ja-JP" w:bidi="ar-SA"/>
              </w:rPr>
            </w:pPr>
            <w:r w:rsidRPr="00B759EC">
              <w:rPr>
                <w:rFonts w:ascii="Lucida Console" w:hAnsi="Lucida Console" w:cs="Lucida Console"/>
                <w:sz w:val="17"/>
                <w:szCs w:val="17"/>
                <w:lang w:eastAsia="ja-JP" w:bidi="ar-SA"/>
              </w:rPr>
              <w:t xml:space="preserve">                </w:t>
            </w:r>
            <w:r w:rsidRPr="00246A87">
              <w:rPr>
                <w:rFonts w:ascii="Lucida Console" w:hAnsi="Lucida Console" w:cs="Lucida Console"/>
                <w:b/>
                <w:sz w:val="17"/>
                <w:szCs w:val="17"/>
                <w:lang w:eastAsia="ja-JP" w:bidi="ar-SA"/>
              </w:rPr>
              <w:t>&lt;Index&gt;</w:t>
            </w:r>
          </w:p>
          <w:p w14:paraId="168EA8A2" w14:textId="77777777" w:rsidR="00B759EC" w:rsidRPr="00246A87" w:rsidRDefault="00B759EC" w:rsidP="00B759EC">
            <w:pPr>
              <w:autoSpaceDE w:val="0"/>
              <w:autoSpaceDN w:val="0"/>
              <w:adjustRightInd w:val="0"/>
              <w:spacing w:line="360" w:lineRule="auto"/>
              <w:rPr>
                <w:rFonts w:ascii="Lucida Console" w:hAnsi="Lucida Console" w:cs="Lucida Console"/>
                <w:b/>
                <w:sz w:val="17"/>
                <w:szCs w:val="17"/>
                <w:lang w:eastAsia="ja-JP" w:bidi="ar-SA"/>
              </w:rPr>
            </w:pPr>
            <w:r w:rsidRPr="00246A87">
              <w:rPr>
                <w:rFonts w:ascii="Lucida Console" w:hAnsi="Lucida Console" w:cs="Lucida Console"/>
                <w:b/>
                <w:sz w:val="17"/>
                <w:szCs w:val="17"/>
                <w:lang w:eastAsia="ja-JP" w:bidi="ar-SA"/>
              </w:rPr>
              <w:t xml:space="preserve">                    &lt;LowBound&gt;</w:t>
            </w:r>
          </w:p>
          <w:p w14:paraId="79E813DB" w14:textId="77777777" w:rsidR="00B759EC" w:rsidRPr="00246A87" w:rsidRDefault="00B759EC" w:rsidP="00B759EC">
            <w:pPr>
              <w:autoSpaceDE w:val="0"/>
              <w:autoSpaceDN w:val="0"/>
              <w:adjustRightInd w:val="0"/>
              <w:spacing w:line="360" w:lineRule="auto"/>
              <w:rPr>
                <w:rFonts w:ascii="Lucida Console" w:hAnsi="Lucida Console" w:cs="Lucida Console"/>
                <w:b/>
                <w:sz w:val="17"/>
                <w:szCs w:val="17"/>
                <w:lang w:eastAsia="ja-JP" w:bidi="ar-SA"/>
              </w:rPr>
            </w:pPr>
            <w:r w:rsidRPr="00246A87">
              <w:rPr>
                <w:rFonts w:ascii="Lucida Console" w:hAnsi="Lucida Console" w:cs="Lucida Console"/>
                <w:b/>
                <w:sz w:val="17"/>
                <w:szCs w:val="17"/>
                <w:lang w:eastAsia="ja-JP" w:bidi="ar-SA"/>
              </w:rPr>
              <w:t xml:space="preserve">                        &lt;Property&gt;</w:t>
            </w:r>
          </w:p>
          <w:p w14:paraId="574EC3ED" w14:textId="77777777" w:rsidR="00B759EC" w:rsidRPr="00246A87" w:rsidRDefault="00B759EC" w:rsidP="00B759EC">
            <w:pPr>
              <w:autoSpaceDE w:val="0"/>
              <w:autoSpaceDN w:val="0"/>
              <w:adjustRightInd w:val="0"/>
              <w:spacing w:line="360" w:lineRule="auto"/>
              <w:rPr>
                <w:rFonts w:ascii="Lucida Console" w:hAnsi="Lucida Console" w:cs="Lucida Console"/>
                <w:b/>
                <w:sz w:val="17"/>
                <w:szCs w:val="17"/>
                <w:lang w:eastAsia="ja-JP" w:bidi="ar-SA"/>
              </w:rPr>
            </w:pPr>
            <w:r w:rsidRPr="00246A87">
              <w:rPr>
                <w:rFonts w:ascii="Lucida Console" w:hAnsi="Lucida Console" w:cs="Lucida Console"/>
                <w:b/>
                <w:sz w:val="17"/>
                <w:szCs w:val="17"/>
                <w:lang w:eastAsia="ja-JP" w:bidi="ar-SA"/>
              </w:rPr>
              <w:t xml:space="preserve">                            &lt;Name&gt;ID&lt;/Name&gt;</w:t>
            </w:r>
          </w:p>
          <w:p w14:paraId="03BF2F3F" w14:textId="77777777" w:rsidR="00B759EC" w:rsidRPr="00246A87" w:rsidRDefault="00B759EC" w:rsidP="00B759EC">
            <w:pPr>
              <w:autoSpaceDE w:val="0"/>
              <w:autoSpaceDN w:val="0"/>
              <w:adjustRightInd w:val="0"/>
              <w:spacing w:line="360" w:lineRule="auto"/>
              <w:rPr>
                <w:rFonts w:ascii="Lucida Console" w:hAnsi="Lucida Console" w:cs="Lucida Console"/>
                <w:b/>
                <w:sz w:val="17"/>
                <w:szCs w:val="17"/>
                <w:lang w:eastAsia="ja-JP" w:bidi="ar-SA"/>
              </w:rPr>
            </w:pPr>
            <w:r w:rsidRPr="00246A87">
              <w:rPr>
                <w:rFonts w:ascii="Lucida Console" w:hAnsi="Lucida Console" w:cs="Lucida Console"/>
                <w:b/>
                <w:sz w:val="17"/>
                <w:szCs w:val="17"/>
                <w:lang w:eastAsia="ja-JP" w:bidi="ar-SA"/>
              </w:rPr>
              <w:t xml:space="preserve">                            &lt;Value&gt;Trainer01&lt;/Value&gt;</w:t>
            </w:r>
          </w:p>
          <w:p w14:paraId="588436B0" w14:textId="77777777" w:rsidR="00B759EC" w:rsidRPr="00246A87" w:rsidRDefault="00B759EC" w:rsidP="00B759EC">
            <w:pPr>
              <w:autoSpaceDE w:val="0"/>
              <w:autoSpaceDN w:val="0"/>
              <w:adjustRightInd w:val="0"/>
              <w:spacing w:line="360" w:lineRule="auto"/>
              <w:rPr>
                <w:rFonts w:ascii="Lucida Console" w:hAnsi="Lucida Console" w:cs="Lucida Console"/>
                <w:b/>
                <w:sz w:val="17"/>
                <w:szCs w:val="17"/>
                <w:lang w:eastAsia="ja-JP" w:bidi="ar-SA"/>
              </w:rPr>
            </w:pPr>
            <w:r w:rsidRPr="00246A87">
              <w:rPr>
                <w:rFonts w:ascii="Lucida Console" w:hAnsi="Lucida Console" w:cs="Lucida Console"/>
                <w:b/>
                <w:sz w:val="17"/>
                <w:szCs w:val="17"/>
                <w:lang w:eastAsia="ja-JP" w:bidi="ar-SA"/>
              </w:rPr>
              <w:t xml:space="preserve">                        &lt;/Property&gt;</w:t>
            </w:r>
          </w:p>
          <w:p w14:paraId="6332DD9E" w14:textId="77777777" w:rsidR="00B759EC" w:rsidRPr="00246A87" w:rsidRDefault="00B759EC" w:rsidP="00B759EC">
            <w:pPr>
              <w:autoSpaceDE w:val="0"/>
              <w:autoSpaceDN w:val="0"/>
              <w:adjustRightInd w:val="0"/>
              <w:spacing w:line="360" w:lineRule="auto"/>
              <w:rPr>
                <w:rFonts w:ascii="Lucida Console" w:hAnsi="Lucida Console" w:cs="Lucida Console"/>
                <w:b/>
                <w:sz w:val="17"/>
                <w:szCs w:val="17"/>
                <w:lang w:eastAsia="ja-JP" w:bidi="ar-SA"/>
              </w:rPr>
            </w:pPr>
            <w:r w:rsidRPr="00246A87">
              <w:rPr>
                <w:rFonts w:ascii="Lucida Console" w:hAnsi="Lucida Console" w:cs="Lucida Console"/>
                <w:b/>
                <w:sz w:val="17"/>
                <w:szCs w:val="17"/>
                <w:lang w:eastAsia="ja-JP" w:bidi="ar-SA"/>
              </w:rPr>
              <w:t xml:space="preserve">                    &lt;/LowBound&gt;</w:t>
            </w:r>
          </w:p>
          <w:p w14:paraId="316CF4E1" w14:textId="77777777" w:rsidR="00B759EC" w:rsidRPr="00246A87" w:rsidRDefault="00B759EC" w:rsidP="00B759EC">
            <w:pPr>
              <w:autoSpaceDE w:val="0"/>
              <w:autoSpaceDN w:val="0"/>
              <w:adjustRightInd w:val="0"/>
              <w:spacing w:line="360" w:lineRule="auto"/>
              <w:rPr>
                <w:rFonts w:ascii="Lucida Console" w:hAnsi="Lucida Console" w:cs="Lucida Console"/>
                <w:b/>
                <w:sz w:val="17"/>
                <w:szCs w:val="17"/>
                <w:lang w:eastAsia="ja-JP" w:bidi="ar-SA"/>
              </w:rPr>
            </w:pPr>
            <w:r w:rsidRPr="00246A87">
              <w:rPr>
                <w:rFonts w:ascii="Lucida Console" w:hAnsi="Lucida Console" w:cs="Lucida Console"/>
                <w:b/>
                <w:sz w:val="17"/>
                <w:szCs w:val="17"/>
                <w:lang w:eastAsia="ja-JP" w:bidi="ar-SA"/>
              </w:rPr>
              <w:t xml:space="preserve">                    &lt;HighBound&gt;</w:t>
            </w:r>
          </w:p>
          <w:p w14:paraId="3BFB2698" w14:textId="77777777" w:rsidR="00B759EC" w:rsidRPr="00246A87" w:rsidRDefault="00B759EC" w:rsidP="00B759EC">
            <w:pPr>
              <w:autoSpaceDE w:val="0"/>
              <w:autoSpaceDN w:val="0"/>
              <w:adjustRightInd w:val="0"/>
              <w:spacing w:line="360" w:lineRule="auto"/>
              <w:rPr>
                <w:rFonts w:ascii="Lucida Console" w:hAnsi="Lucida Console" w:cs="Lucida Console"/>
                <w:b/>
                <w:sz w:val="17"/>
                <w:szCs w:val="17"/>
                <w:lang w:eastAsia="ja-JP" w:bidi="ar-SA"/>
              </w:rPr>
            </w:pPr>
            <w:r w:rsidRPr="00246A87">
              <w:rPr>
                <w:rFonts w:ascii="Lucida Console" w:hAnsi="Lucida Console" w:cs="Lucida Console"/>
                <w:b/>
                <w:sz w:val="17"/>
                <w:szCs w:val="17"/>
                <w:lang w:eastAsia="ja-JP" w:bidi="ar-SA"/>
              </w:rPr>
              <w:t xml:space="preserve">                        &lt;Property&gt;</w:t>
            </w:r>
          </w:p>
          <w:p w14:paraId="2D045A4E" w14:textId="77777777" w:rsidR="00B759EC" w:rsidRPr="00246A87" w:rsidRDefault="00B759EC" w:rsidP="00B759EC">
            <w:pPr>
              <w:autoSpaceDE w:val="0"/>
              <w:autoSpaceDN w:val="0"/>
              <w:adjustRightInd w:val="0"/>
              <w:spacing w:line="360" w:lineRule="auto"/>
              <w:rPr>
                <w:rFonts w:ascii="Lucida Console" w:hAnsi="Lucida Console" w:cs="Lucida Console"/>
                <w:b/>
                <w:sz w:val="17"/>
                <w:szCs w:val="17"/>
                <w:lang w:eastAsia="ja-JP" w:bidi="ar-SA"/>
              </w:rPr>
            </w:pPr>
            <w:r w:rsidRPr="00246A87">
              <w:rPr>
                <w:rFonts w:ascii="Lucida Console" w:hAnsi="Lucida Console" w:cs="Lucida Console"/>
                <w:b/>
                <w:sz w:val="17"/>
                <w:szCs w:val="17"/>
                <w:lang w:eastAsia="ja-JP" w:bidi="ar-SA"/>
              </w:rPr>
              <w:t xml:space="preserve">                            &lt;Name&gt;ID&lt;/Name&gt;</w:t>
            </w:r>
          </w:p>
          <w:p w14:paraId="1B0927F2" w14:textId="77777777" w:rsidR="00B759EC" w:rsidRPr="00246A87" w:rsidRDefault="00B759EC" w:rsidP="00B759EC">
            <w:pPr>
              <w:autoSpaceDE w:val="0"/>
              <w:autoSpaceDN w:val="0"/>
              <w:adjustRightInd w:val="0"/>
              <w:spacing w:line="360" w:lineRule="auto"/>
              <w:rPr>
                <w:rFonts w:ascii="Lucida Console" w:hAnsi="Lucida Console" w:cs="Lucida Console"/>
                <w:b/>
                <w:sz w:val="17"/>
                <w:szCs w:val="17"/>
                <w:lang w:eastAsia="ja-JP" w:bidi="ar-SA"/>
              </w:rPr>
            </w:pPr>
            <w:r w:rsidRPr="00246A87">
              <w:rPr>
                <w:rFonts w:ascii="Lucida Console" w:hAnsi="Lucida Console" w:cs="Lucida Console"/>
                <w:b/>
                <w:sz w:val="17"/>
                <w:szCs w:val="17"/>
                <w:lang w:eastAsia="ja-JP" w:bidi="ar-SA"/>
              </w:rPr>
              <w:t xml:space="preserve">                            &lt;Value&gt;Trainer01&lt;/Value&gt;</w:t>
            </w:r>
          </w:p>
          <w:p w14:paraId="494E3EF0" w14:textId="77777777" w:rsidR="00B759EC" w:rsidRPr="00246A87" w:rsidRDefault="00B759EC" w:rsidP="00B759EC">
            <w:pPr>
              <w:autoSpaceDE w:val="0"/>
              <w:autoSpaceDN w:val="0"/>
              <w:adjustRightInd w:val="0"/>
              <w:spacing w:line="360" w:lineRule="auto"/>
              <w:rPr>
                <w:rFonts w:ascii="Lucida Console" w:hAnsi="Lucida Console" w:cs="Lucida Console"/>
                <w:b/>
                <w:sz w:val="17"/>
                <w:szCs w:val="17"/>
                <w:lang w:eastAsia="ja-JP" w:bidi="ar-SA"/>
              </w:rPr>
            </w:pPr>
            <w:r w:rsidRPr="00246A87">
              <w:rPr>
                <w:rFonts w:ascii="Lucida Console" w:hAnsi="Lucida Console" w:cs="Lucida Console"/>
                <w:b/>
                <w:sz w:val="17"/>
                <w:szCs w:val="17"/>
                <w:lang w:eastAsia="ja-JP" w:bidi="ar-SA"/>
              </w:rPr>
              <w:t xml:space="preserve">                        &lt;/Property&gt;</w:t>
            </w:r>
          </w:p>
          <w:p w14:paraId="59D156BA" w14:textId="77777777" w:rsidR="00B759EC" w:rsidRPr="00246A87" w:rsidRDefault="00B759EC" w:rsidP="00B759EC">
            <w:pPr>
              <w:autoSpaceDE w:val="0"/>
              <w:autoSpaceDN w:val="0"/>
              <w:adjustRightInd w:val="0"/>
              <w:spacing w:line="360" w:lineRule="auto"/>
              <w:rPr>
                <w:rFonts w:ascii="Lucida Console" w:hAnsi="Lucida Console" w:cs="Lucida Console"/>
                <w:b/>
                <w:sz w:val="17"/>
                <w:szCs w:val="17"/>
                <w:lang w:eastAsia="ja-JP" w:bidi="ar-SA"/>
              </w:rPr>
            </w:pPr>
            <w:r w:rsidRPr="00246A87">
              <w:rPr>
                <w:rFonts w:ascii="Lucida Console" w:hAnsi="Lucida Console" w:cs="Lucida Console"/>
                <w:b/>
                <w:sz w:val="17"/>
                <w:szCs w:val="17"/>
                <w:lang w:eastAsia="ja-JP" w:bidi="ar-SA"/>
              </w:rPr>
              <w:t xml:space="preserve">                    &lt;/HighBound&gt;</w:t>
            </w:r>
          </w:p>
          <w:p w14:paraId="4EF8F9BB" w14:textId="77777777" w:rsidR="00B759EC" w:rsidRPr="00246A87" w:rsidRDefault="00B759EC" w:rsidP="00B759EC">
            <w:pPr>
              <w:autoSpaceDE w:val="0"/>
              <w:autoSpaceDN w:val="0"/>
              <w:adjustRightInd w:val="0"/>
              <w:spacing w:line="360" w:lineRule="auto"/>
              <w:rPr>
                <w:rFonts w:ascii="Lucida Console" w:hAnsi="Lucida Console" w:cs="Lucida Console"/>
                <w:b/>
                <w:sz w:val="17"/>
                <w:szCs w:val="17"/>
                <w:lang w:eastAsia="ja-JP" w:bidi="ar-SA"/>
              </w:rPr>
            </w:pPr>
            <w:r w:rsidRPr="00246A87">
              <w:rPr>
                <w:rFonts w:ascii="Lucida Console" w:hAnsi="Lucida Console" w:cs="Lucida Console"/>
                <w:b/>
                <w:sz w:val="17"/>
                <w:szCs w:val="17"/>
                <w:lang w:eastAsia="ja-JP" w:bidi="ar-SA"/>
              </w:rPr>
              <w:t xml:space="preserve">                &lt;/Index&gt;</w:t>
            </w:r>
          </w:p>
          <w:p w14:paraId="409164CF" w14:textId="77777777" w:rsidR="00B759EC" w:rsidRPr="00B759EC" w:rsidRDefault="00B759EC" w:rsidP="00B759EC">
            <w:pPr>
              <w:autoSpaceDE w:val="0"/>
              <w:autoSpaceDN w:val="0"/>
              <w:adjustRightInd w:val="0"/>
              <w:spacing w:line="360" w:lineRule="auto"/>
              <w:rPr>
                <w:rFonts w:ascii="Lucida Console" w:hAnsi="Lucida Console" w:cs="Lucida Console"/>
                <w:sz w:val="17"/>
                <w:szCs w:val="17"/>
                <w:lang w:eastAsia="ja-JP" w:bidi="ar-SA"/>
              </w:rPr>
            </w:pPr>
            <w:r w:rsidRPr="00B759EC">
              <w:rPr>
                <w:rFonts w:ascii="Lucida Console" w:hAnsi="Lucida Console" w:cs="Lucida Console"/>
                <w:sz w:val="17"/>
                <w:szCs w:val="17"/>
                <w:lang w:eastAsia="ja-JP" w:bidi="ar-SA"/>
              </w:rPr>
              <w:t xml:space="preserve">            &lt;/Indexes&gt;</w:t>
            </w:r>
          </w:p>
          <w:p w14:paraId="24D525EE" w14:textId="77777777" w:rsidR="00B759EC" w:rsidRPr="00B759EC" w:rsidRDefault="00B759EC" w:rsidP="00B759EC">
            <w:pPr>
              <w:autoSpaceDE w:val="0"/>
              <w:autoSpaceDN w:val="0"/>
              <w:adjustRightInd w:val="0"/>
              <w:spacing w:line="360" w:lineRule="auto"/>
              <w:rPr>
                <w:rFonts w:ascii="Lucida Console" w:hAnsi="Lucida Console" w:cs="Lucida Console"/>
                <w:sz w:val="17"/>
                <w:szCs w:val="17"/>
                <w:lang w:eastAsia="ja-JP" w:bidi="ar-SA"/>
              </w:rPr>
            </w:pPr>
            <w:r w:rsidRPr="00B759EC">
              <w:rPr>
                <w:rFonts w:ascii="Lucida Console" w:hAnsi="Lucida Console" w:cs="Lucida Console"/>
                <w:sz w:val="17"/>
                <w:szCs w:val="17"/>
                <w:lang w:eastAsia="ja-JP" w:bidi="ar-SA"/>
              </w:rPr>
              <w:t xml:space="preserve">            &lt;EnableGroupOnTheFly&gt;false&lt;/EnableGroupOnTheFly&gt;</w:t>
            </w:r>
          </w:p>
          <w:p w14:paraId="201CCEF0" w14:textId="77777777" w:rsidR="00B759EC" w:rsidRPr="00B759EC" w:rsidRDefault="00B759EC" w:rsidP="00B759EC">
            <w:pPr>
              <w:autoSpaceDE w:val="0"/>
              <w:autoSpaceDN w:val="0"/>
              <w:adjustRightInd w:val="0"/>
              <w:spacing w:line="360" w:lineRule="auto"/>
              <w:rPr>
                <w:rFonts w:ascii="Lucida Console" w:hAnsi="Lucida Console" w:cs="Lucida Console"/>
                <w:sz w:val="17"/>
                <w:szCs w:val="17"/>
                <w:lang w:eastAsia="ja-JP" w:bidi="ar-SA"/>
              </w:rPr>
            </w:pPr>
            <w:r w:rsidRPr="00B759EC">
              <w:rPr>
                <w:rFonts w:ascii="Lucida Console" w:hAnsi="Lucida Console" w:cs="Lucida Console"/>
                <w:sz w:val="17"/>
                <w:szCs w:val="17"/>
                <w:lang w:eastAsia="ja-JP" w:bidi="ar-SA"/>
              </w:rPr>
              <w:t xml:space="preserve">        &lt;/GetResources&gt;</w:t>
            </w:r>
          </w:p>
          <w:p w14:paraId="0C3B9EDD" w14:textId="77777777" w:rsidR="00B759EC" w:rsidRPr="00B759EC" w:rsidRDefault="00B759EC" w:rsidP="00B759EC">
            <w:pPr>
              <w:autoSpaceDE w:val="0"/>
              <w:autoSpaceDN w:val="0"/>
              <w:adjustRightInd w:val="0"/>
              <w:spacing w:line="360" w:lineRule="auto"/>
              <w:rPr>
                <w:rFonts w:ascii="Lucida Console" w:hAnsi="Lucida Console" w:cs="Lucida Console"/>
                <w:sz w:val="17"/>
                <w:szCs w:val="17"/>
                <w:lang w:eastAsia="ja-JP" w:bidi="ar-SA"/>
              </w:rPr>
            </w:pPr>
            <w:r w:rsidRPr="00B759EC">
              <w:rPr>
                <w:rFonts w:ascii="Lucida Console" w:hAnsi="Lucida Console" w:cs="Lucida Console"/>
                <w:sz w:val="17"/>
                <w:szCs w:val="17"/>
                <w:lang w:eastAsia="ja-JP" w:bidi="ar-SA"/>
              </w:rPr>
              <w:t xml:space="preserve">    &lt;/s:Body&gt;</w:t>
            </w:r>
          </w:p>
          <w:p w14:paraId="15C671C2" w14:textId="664A374F" w:rsidR="00DC02E5" w:rsidRPr="00B759EC" w:rsidRDefault="00B759EC" w:rsidP="00B759EC">
            <w:pPr>
              <w:autoSpaceDE w:val="0"/>
              <w:autoSpaceDN w:val="0"/>
              <w:adjustRightInd w:val="0"/>
              <w:spacing w:line="360" w:lineRule="auto"/>
            </w:pPr>
            <w:r w:rsidRPr="00B759EC">
              <w:rPr>
                <w:rFonts w:ascii="Lucida Console" w:hAnsi="Lucida Console" w:cs="Lucida Console"/>
                <w:sz w:val="17"/>
                <w:szCs w:val="17"/>
                <w:lang w:eastAsia="ja-JP" w:bidi="ar-SA"/>
              </w:rPr>
              <w:t>&lt;/s:Envelope&gt;</w:t>
            </w:r>
          </w:p>
        </w:tc>
      </w:tr>
    </w:tbl>
    <w:p w14:paraId="27CE192F" w14:textId="77777777" w:rsidR="00DC02E5" w:rsidRDefault="00DC02E5" w:rsidP="00DB537E">
      <w:pPr>
        <w:spacing w:line="360" w:lineRule="auto"/>
      </w:pPr>
    </w:p>
    <w:p w14:paraId="344AE54D" w14:textId="77777777" w:rsidR="0012553E" w:rsidRPr="005A6A2D" w:rsidRDefault="0012553E" w:rsidP="0012553E">
      <w:pPr>
        <w:pStyle w:val="Heading4"/>
        <w:numPr>
          <w:ilvl w:val="2"/>
          <w:numId w:val="2"/>
        </w:numPr>
        <w:rPr>
          <w:i w:val="0"/>
        </w:rPr>
      </w:pPr>
      <w:r w:rsidRPr="005A6A2D">
        <w:t>Response Message</w:t>
      </w:r>
    </w:p>
    <w:p w14:paraId="4300EA9E" w14:textId="27CDACC4" w:rsidR="0012553E" w:rsidRDefault="0012553E" w:rsidP="0012553E">
      <w:pPr>
        <w:spacing w:line="360" w:lineRule="auto"/>
      </w:pPr>
      <w:r>
        <w:t>The response showing the required Engineer:</w:t>
      </w:r>
    </w:p>
    <w:tbl>
      <w:tblPr>
        <w:tblW w:w="0" w:type="auto"/>
        <w:tblLook w:val="04A0" w:firstRow="1" w:lastRow="0" w:firstColumn="1" w:lastColumn="0" w:noHBand="0" w:noVBand="1"/>
      </w:tblPr>
      <w:tblGrid>
        <w:gridCol w:w="10296"/>
      </w:tblGrid>
      <w:tr w:rsidR="0012553E" w:rsidRPr="00AC5E69" w14:paraId="271CD375" w14:textId="77777777" w:rsidTr="004F234A">
        <w:tc>
          <w:tcPr>
            <w:tcW w:w="10296" w:type="dxa"/>
          </w:tcPr>
          <w:p w14:paraId="55E670FE" w14:textId="77777777" w:rsidR="0012553E" w:rsidRPr="0012553E" w:rsidRDefault="0012553E" w:rsidP="0012553E">
            <w:pPr>
              <w:autoSpaceDE w:val="0"/>
              <w:autoSpaceDN w:val="0"/>
              <w:adjustRightInd w:val="0"/>
              <w:spacing w:line="360" w:lineRule="auto"/>
              <w:rPr>
                <w:rFonts w:ascii="Lucida Console" w:hAnsi="Lucida Console" w:cs="Lucida Console"/>
                <w:sz w:val="17"/>
                <w:szCs w:val="17"/>
                <w:lang w:eastAsia="ja-JP" w:bidi="ar-SA"/>
              </w:rPr>
            </w:pPr>
            <w:r w:rsidRPr="0012553E">
              <w:rPr>
                <w:rFonts w:ascii="Lucida Console" w:hAnsi="Lucida Console" w:cs="Lucida Console"/>
                <w:sz w:val="17"/>
                <w:szCs w:val="17"/>
                <w:lang w:eastAsia="ja-JP" w:bidi="ar-SA"/>
              </w:rPr>
              <w:t>&lt;s:Envelope xmlns:s = "http://schemas.xmlsoap.org/soap/envelope/"&gt;</w:t>
            </w:r>
          </w:p>
          <w:p w14:paraId="0489A595" w14:textId="77777777" w:rsidR="0012553E" w:rsidRPr="0012553E" w:rsidRDefault="0012553E" w:rsidP="0012553E">
            <w:pPr>
              <w:autoSpaceDE w:val="0"/>
              <w:autoSpaceDN w:val="0"/>
              <w:adjustRightInd w:val="0"/>
              <w:spacing w:line="360" w:lineRule="auto"/>
              <w:rPr>
                <w:rFonts w:ascii="Lucida Console" w:hAnsi="Lucida Console" w:cs="Lucida Console"/>
                <w:sz w:val="17"/>
                <w:szCs w:val="17"/>
                <w:lang w:eastAsia="ja-JP" w:bidi="ar-SA"/>
              </w:rPr>
            </w:pPr>
            <w:r w:rsidRPr="0012553E">
              <w:rPr>
                <w:rFonts w:ascii="Lucida Console" w:hAnsi="Lucida Console" w:cs="Lucida Console"/>
                <w:sz w:val="17"/>
                <w:szCs w:val="17"/>
                <w:lang w:eastAsia="ja-JP" w:bidi="ar-SA"/>
              </w:rPr>
              <w:t xml:space="preserve">    &lt;s:Body&gt;</w:t>
            </w:r>
          </w:p>
          <w:p w14:paraId="2FA1E86C" w14:textId="77777777" w:rsidR="0012553E" w:rsidRPr="0012553E" w:rsidRDefault="0012553E" w:rsidP="0012553E">
            <w:pPr>
              <w:autoSpaceDE w:val="0"/>
              <w:autoSpaceDN w:val="0"/>
              <w:adjustRightInd w:val="0"/>
              <w:spacing w:line="360" w:lineRule="auto"/>
              <w:rPr>
                <w:rFonts w:ascii="Lucida Console" w:hAnsi="Lucida Console" w:cs="Lucida Console"/>
                <w:sz w:val="17"/>
                <w:szCs w:val="17"/>
                <w:lang w:eastAsia="ja-JP" w:bidi="ar-SA"/>
              </w:rPr>
            </w:pPr>
            <w:r w:rsidRPr="0012553E">
              <w:rPr>
                <w:rFonts w:ascii="Lucida Console" w:hAnsi="Lucida Console" w:cs="Lucida Console"/>
                <w:sz w:val="17"/>
                <w:szCs w:val="17"/>
                <w:lang w:eastAsia="ja-JP" w:bidi="ar-SA"/>
              </w:rPr>
              <w:t xml:space="preserve">        &lt;GetResourcesResponse xmlns = "http://www.clicksoftware.com"&gt;</w:t>
            </w:r>
          </w:p>
          <w:p w14:paraId="715E3FEA" w14:textId="77777777" w:rsidR="0012553E" w:rsidRPr="0012553E" w:rsidRDefault="0012553E" w:rsidP="0012553E">
            <w:pPr>
              <w:autoSpaceDE w:val="0"/>
              <w:autoSpaceDN w:val="0"/>
              <w:adjustRightInd w:val="0"/>
              <w:spacing w:line="360" w:lineRule="auto"/>
              <w:rPr>
                <w:rFonts w:ascii="Lucida Console" w:hAnsi="Lucida Console" w:cs="Lucida Console"/>
                <w:sz w:val="17"/>
                <w:szCs w:val="17"/>
                <w:lang w:eastAsia="ja-JP" w:bidi="ar-SA"/>
              </w:rPr>
            </w:pPr>
            <w:r w:rsidRPr="0012553E">
              <w:rPr>
                <w:rFonts w:ascii="Lucida Console" w:hAnsi="Lucida Console" w:cs="Lucida Console"/>
                <w:sz w:val="17"/>
                <w:szCs w:val="17"/>
                <w:lang w:eastAsia="ja-JP" w:bidi="ar-SA"/>
              </w:rPr>
              <w:t xml:space="preserve">            &lt;Engineers&gt;</w:t>
            </w:r>
          </w:p>
          <w:p w14:paraId="47C6D531" w14:textId="77777777" w:rsidR="0012553E" w:rsidRPr="0012553E" w:rsidRDefault="0012553E" w:rsidP="0012553E">
            <w:pPr>
              <w:autoSpaceDE w:val="0"/>
              <w:autoSpaceDN w:val="0"/>
              <w:adjustRightInd w:val="0"/>
              <w:spacing w:line="360" w:lineRule="auto"/>
              <w:rPr>
                <w:rFonts w:ascii="Lucida Console" w:hAnsi="Lucida Console" w:cs="Lucida Console"/>
                <w:sz w:val="17"/>
                <w:szCs w:val="17"/>
                <w:lang w:eastAsia="ja-JP" w:bidi="ar-SA"/>
              </w:rPr>
            </w:pPr>
            <w:r w:rsidRPr="0012553E">
              <w:rPr>
                <w:rFonts w:ascii="Lucida Console" w:hAnsi="Lucida Console" w:cs="Lucida Console"/>
                <w:sz w:val="17"/>
                <w:szCs w:val="17"/>
                <w:lang w:eastAsia="ja-JP" w:bidi="ar-SA"/>
              </w:rPr>
              <w:t xml:space="preserve">                &lt;Engineer d3p1:type = "Engineer" xmlns:d3p1 = "http://www.w3.org/2001/XMLSchema-instance"&gt;</w:t>
            </w:r>
          </w:p>
          <w:p w14:paraId="31ED82E8" w14:textId="77777777" w:rsidR="0012553E" w:rsidRPr="0012553E" w:rsidRDefault="0012553E" w:rsidP="0012553E">
            <w:pPr>
              <w:autoSpaceDE w:val="0"/>
              <w:autoSpaceDN w:val="0"/>
              <w:adjustRightInd w:val="0"/>
              <w:spacing w:line="360" w:lineRule="auto"/>
              <w:rPr>
                <w:rFonts w:ascii="Lucida Console" w:hAnsi="Lucida Console" w:cs="Lucida Console"/>
                <w:sz w:val="17"/>
                <w:szCs w:val="17"/>
                <w:lang w:eastAsia="ja-JP" w:bidi="ar-SA"/>
              </w:rPr>
            </w:pPr>
            <w:r w:rsidRPr="0012553E">
              <w:rPr>
                <w:rFonts w:ascii="Lucida Console" w:hAnsi="Lucida Console" w:cs="Lucida Console"/>
                <w:sz w:val="17"/>
                <w:szCs w:val="17"/>
                <w:lang w:eastAsia="ja-JP" w:bidi="ar-SA"/>
              </w:rPr>
              <w:t xml:space="preserve">                    &lt;Key&gt;789620736&lt;/Key&gt;</w:t>
            </w:r>
          </w:p>
          <w:p w14:paraId="7FC3CA68" w14:textId="77777777" w:rsidR="0012553E" w:rsidRPr="0012553E" w:rsidRDefault="0012553E" w:rsidP="0012553E">
            <w:pPr>
              <w:autoSpaceDE w:val="0"/>
              <w:autoSpaceDN w:val="0"/>
              <w:adjustRightInd w:val="0"/>
              <w:spacing w:line="360" w:lineRule="auto"/>
              <w:rPr>
                <w:rFonts w:ascii="Lucida Console" w:hAnsi="Lucida Console" w:cs="Lucida Console"/>
                <w:sz w:val="17"/>
                <w:szCs w:val="17"/>
                <w:lang w:eastAsia="ja-JP" w:bidi="ar-SA"/>
              </w:rPr>
            </w:pPr>
            <w:r w:rsidRPr="0012553E">
              <w:rPr>
                <w:rFonts w:ascii="Lucida Console" w:hAnsi="Lucida Console" w:cs="Lucida Console"/>
                <w:sz w:val="17"/>
                <w:szCs w:val="17"/>
                <w:lang w:eastAsia="ja-JP" w:bidi="ar-SA"/>
              </w:rPr>
              <w:t xml:space="preserve">                    &lt;Revision&gt;2&lt;/Revision&gt;</w:t>
            </w:r>
          </w:p>
          <w:p w14:paraId="1538E69A" w14:textId="77777777" w:rsidR="0012553E" w:rsidRPr="0012553E" w:rsidRDefault="0012553E" w:rsidP="0012553E">
            <w:pPr>
              <w:autoSpaceDE w:val="0"/>
              <w:autoSpaceDN w:val="0"/>
              <w:adjustRightInd w:val="0"/>
              <w:spacing w:line="360" w:lineRule="auto"/>
              <w:rPr>
                <w:rFonts w:ascii="Lucida Console" w:hAnsi="Lucida Console" w:cs="Lucida Console"/>
                <w:sz w:val="17"/>
                <w:szCs w:val="17"/>
                <w:lang w:eastAsia="ja-JP" w:bidi="ar-SA"/>
              </w:rPr>
            </w:pPr>
            <w:r w:rsidRPr="0012553E">
              <w:rPr>
                <w:rFonts w:ascii="Lucida Console" w:hAnsi="Lucida Console" w:cs="Lucida Console"/>
                <w:sz w:val="17"/>
                <w:szCs w:val="17"/>
                <w:lang w:eastAsia="ja-JP" w:bidi="ar-SA"/>
              </w:rPr>
              <w:t xml:space="preserve">                    &lt;Stamp&gt;</w:t>
            </w:r>
          </w:p>
          <w:p w14:paraId="42F36E4C" w14:textId="77777777" w:rsidR="0012553E" w:rsidRPr="0012553E" w:rsidRDefault="0012553E" w:rsidP="0012553E">
            <w:pPr>
              <w:autoSpaceDE w:val="0"/>
              <w:autoSpaceDN w:val="0"/>
              <w:adjustRightInd w:val="0"/>
              <w:spacing w:line="360" w:lineRule="auto"/>
              <w:rPr>
                <w:rFonts w:ascii="Lucida Console" w:hAnsi="Lucida Console" w:cs="Lucida Console"/>
                <w:sz w:val="17"/>
                <w:szCs w:val="17"/>
                <w:lang w:eastAsia="ja-JP" w:bidi="ar-SA"/>
              </w:rPr>
            </w:pPr>
            <w:r w:rsidRPr="0012553E">
              <w:rPr>
                <w:rFonts w:ascii="Lucida Console" w:hAnsi="Lucida Console" w:cs="Lucida Console"/>
                <w:sz w:val="17"/>
                <w:szCs w:val="17"/>
                <w:lang w:eastAsia="ja-JP" w:bidi="ar-SA"/>
              </w:rPr>
              <w:t xml:space="preserve">                        &lt;CreatedBy&gt;CLICKSOFTWARE\Duncan.Hardie&lt;/CreatedBy&gt;</w:t>
            </w:r>
          </w:p>
          <w:p w14:paraId="0FDB36F9" w14:textId="77777777" w:rsidR="0012553E" w:rsidRPr="0012553E" w:rsidRDefault="0012553E" w:rsidP="0012553E">
            <w:pPr>
              <w:autoSpaceDE w:val="0"/>
              <w:autoSpaceDN w:val="0"/>
              <w:adjustRightInd w:val="0"/>
              <w:spacing w:line="360" w:lineRule="auto"/>
              <w:rPr>
                <w:rFonts w:ascii="Lucida Console" w:hAnsi="Lucida Console" w:cs="Lucida Console"/>
                <w:sz w:val="17"/>
                <w:szCs w:val="17"/>
                <w:lang w:eastAsia="ja-JP" w:bidi="ar-SA"/>
              </w:rPr>
            </w:pPr>
            <w:r w:rsidRPr="0012553E">
              <w:rPr>
                <w:rFonts w:ascii="Lucida Console" w:hAnsi="Lucida Console" w:cs="Lucida Console"/>
                <w:sz w:val="17"/>
                <w:szCs w:val="17"/>
                <w:lang w:eastAsia="ja-JP" w:bidi="ar-SA"/>
              </w:rPr>
              <w:t xml:space="preserve">                        &lt;TimeCreated&gt;2013-10-01T09:50:08&lt;/TimeCreated&gt;</w:t>
            </w:r>
          </w:p>
          <w:p w14:paraId="67D8AE5E" w14:textId="77777777" w:rsidR="0012553E" w:rsidRPr="0012553E" w:rsidRDefault="0012553E" w:rsidP="0012553E">
            <w:pPr>
              <w:autoSpaceDE w:val="0"/>
              <w:autoSpaceDN w:val="0"/>
              <w:adjustRightInd w:val="0"/>
              <w:spacing w:line="360" w:lineRule="auto"/>
              <w:rPr>
                <w:rFonts w:ascii="Lucida Console" w:hAnsi="Lucida Console" w:cs="Lucida Console"/>
                <w:sz w:val="17"/>
                <w:szCs w:val="17"/>
                <w:lang w:eastAsia="ja-JP" w:bidi="ar-SA"/>
              </w:rPr>
            </w:pPr>
            <w:r w:rsidRPr="0012553E">
              <w:rPr>
                <w:rFonts w:ascii="Lucida Console" w:hAnsi="Lucida Console" w:cs="Lucida Console"/>
                <w:sz w:val="17"/>
                <w:szCs w:val="17"/>
                <w:lang w:eastAsia="ja-JP" w:bidi="ar-SA"/>
              </w:rPr>
              <w:t xml:space="preserve">                        &lt;CreatingProcess&gt;0&lt;/CreatingProcess&gt;</w:t>
            </w:r>
          </w:p>
          <w:p w14:paraId="7EA64A06" w14:textId="77777777" w:rsidR="0012553E" w:rsidRPr="0012553E" w:rsidRDefault="0012553E" w:rsidP="0012553E">
            <w:pPr>
              <w:autoSpaceDE w:val="0"/>
              <w:autoSpaceDN w:val="0"/>
              <w:adjustRightInd w:val="0"/>
              <w:spacing w:line="360" w:lineRule="auto"/>
              <w:rPr>
                <w:rFonts w:ascii="Lucida Console" w:hAnsi="Lucida Console" w:cs="Lucida Console"/>
                <w:sz w:val="17"/>
                <w:szCs w:val="17"/>
                <w:lang w:eastAsia="ja-JP" w:bidi="ar-SA"/>
              </w:rPr>
            </w:pPr>
            <w:r w:rsidRPr="0012553E">
              <w:rPr>
                <w:rFonts w:ascii="Lucida Console" w:hAnsi="Lucida Console" w:cs="Lucida Console"/>
                <w:sz w:val="17"/>
                <w:szCs w:val="17"/>
                <w:lang w:eastAsia="ja-JP" w:bidi="ar-SA"/>
              </w:rPr>
              <w:t xml:space="preserve">                        &lt;ModifiedBy&gt;CLICKSOFTWARE\Duncan.Hardie&lt;/ModifiedBy&gt;</w:t>
            </w:r>
          </w:p>
          <w:p w14:paraId="4C72CE60" w14:textId="77777777" w:rsidR="0012553E" w:rsidRPr="0012553E" w:rsidRDefault="0012553E" w:rsidP="0012553E">
            <w:pPr>
              <w:autoSpaceDE w:val="0"/>
              <w:autoSpaceDN w:val="0"/>
              <w:adjustRightInd w:val="0"/>
              <w:spacing w:line="360" w:lineRule="auto"/>
              <w:rPr>
                <w:rFonts w:ascii="Lucida Console" w:hAnsi="Lucida Console" w:cs="Lucida Console"/>
                <w:sz w:val="17"/>
                <w:szCs w:val="17"/>
                <w:lang w:eastAsia="ja-JP" w:bidi="ar-SA"/>
              </w:rPr>
            </w:pPr>
            <w:r w:rsidRPr="0012553E">
              <w:rPr>
                <w:rFonts w:ascii="Lucida Console" w:hAnsi="Lucida Console" w:cs="Lucida Console"/>
                <w:sz w:val="17"/>
                <w:szCs w:val="17"/>
                <w:lang w:eastAsia="ja-JP" w:bidi="ar-SA"/>
              </w:rPr>
              <w:t xml:space="preserve">                        &lt;TimeModified&gt;2013-10-01T09:53:00&lt;/TimeModified&gt;</w:t>
            </w:r>
          </w:p>
          <w:p w14:paraId="6B641F00" w14:textId="77777777" w:rsidR="0012553E" w:rsidRPr="0012553E" w:rsidRDefault="0012553E" w:rsidP="0012553E">
            <w:pPr>
              <w:autoSpaceDE w:val="0"/>
              <w:autoSpaceDN w:val="0"/>
              <w:adjustRightInd w:val="0"/>
              <w:spacing w:line="360" w:lineRule="auto"/>
              <w:rPr>
                <w:rFonts w:ascii="Lucida Console" w:hAnsi="Lucida Console" w:cs="Lucida Console"/>
                <w:sz w:val="17"/>
                <w:szCs w:val="17"/>
                <w:lang w:eastAsia="ja-JP" w:bidi="ar-SA"/>
              </w:rPr>
            </w:pPr>
            <w:r w:rsidRPr="0012553E">
              <w:rPr>
                <w:rFonts w:ascii="Lucida Console" w:hAnsi="Lucida Console" w:cs="Lucida Console"/>
                <w:sz w:val="17"/>
                <w:szCs w:val="17"/>
                <w:lang w:eastAsia="ja-JP" w:bidi="ar-SA"/>
              </w:rPr>
              <w:t xml:space="preserve">                        &lt;ModifyingProcess&gt;0&lt;/ModifyingProcess&gt;</w:t>
            </w:r>
          </w:p>
          <w:p w14:paraId="7B0632F1" w14:textId="77777777" w:rsidR="0012553E" w:rsidRPr="0012553E" w:rsidRDefault="0012553E" w:rsidP="0012553E">
            <w:pPr>
              <w:autoSpaceDE w:val="0"/>
              <w:autoSpaceDN w:val="0"/>
              <w:adjustRightInd w:val="0"/>
              <w:spacing w:line="360" w:lineRule="auto"/>
              <w:rPr>
                <w:rFonts w:ascii="Lucida Console" w:hAnsi="Lucida Console" w:cs="Lucida Console"/>
                <w:sz w:val="17"/>
                <w:szCs w:val="17"/>
                <w:lang w:eastAsia="ja-JP" w:bidi="ar-SA"/>
              </w:rPr>
            </w:pPr>
            <w:r w:rsidRPr="0012553E">
              <w:rPr>
                <w:rFonts w:ascii="Lucida Console" w:hAnsi="Lucida Console" w:cs="Lucida Console"/>
                <w:sz w:val="17"/>
                <w:szCs w:val="17"/>
                <w:lang w:eastAsia="ja-JP" w:bidi="ar-SA"/>
              </w:rPr>
              <w:t xml:space="preserve">                    &lt;/Stamp&gt;</w:t>
            </w:r>
          </w:p>
          <w:p w14:paraId="37DD2FC7" w14:textId="77777777" w:rsidR="0012553E" w:rsidRPr="0012553E" w:rsidRDefault="0012553E" w:rsidP="0012553E">
            <w:pPr>
              <w:autoSpaceDE w:val="0"/>
              <w:autoSpaceDN w:val="0"/>
              <w:adjustRightInd w:val="0"/>
              <w:spacing w:line="360" w:lineRule="auto"/>
              <w:rPr>
                <w:rFonts w:ascii="Lucida Console" w:hAnsi="Lucida Console" w:cs="Lucida Console"/>
                <w:sz w:val="17"/>
                <w:szCs w:val="17"/>
                <w:lang w:eastAsia="ja-JP" w:bidi="ar-SA"/>
              </w:rPr>
            </w:pPr>
            <w:r w:rsidRPr="0012553E">
              <w:rPr>
                <w:rFonts w:ascii="Lucida Console" w:hAnsi="Lucida Console" w:cs="Lucida Console"/>
                <w:sz w:val="17"/>
                <w:szCs w:val="17"/>
                <w:lang w:eastAsia="ja-JP" w:bidi="ar-SA"/>
              </w:rPr>
              <w:t xml:space="preserve">                    &lt;Name&gt;Trainer01&lt;/Name&gt;</w:t>
            </w:r>
          </w:p>
          <w:p w14:paraId="3B7EB23F" w14:textId="77777777" w:rsidR="0012553E" w:rsidRPr="0012553E" w:rsidRDefault="0012553E" w:rsidP="0012553E">
            <w:pPr>
              <w:autoSpaceDE w:val="0"/>
              <w:autoSpaceDN w:val="0"/>
              <w:adjustRightInd w:val="0"/>
              <w:spacing w:line="360" w:lineRule="auto"/>
              <w:rPr>
                <w:rFonts w:ascii="Lucida Console" w:hAnsi="Lucida Console" w:cs="Lucida Console"/>
                <w:sz w:val="17"/>
                <w:szCs w:val="17"/>
                <w:lang w:eastAsia="ja-JP" w:bidi="ar-SA"/>
              </w:rPr>
            </w:pPr>
            <w:r w:rsidRPr="0012553E">
              <w:rPr>
                <w:rFonts w:ascii="Lucida Console" w:hAnsi="Lucida Console" w:cs="Lucida Console"/>
                <w:sz w:val="17"/>
                <w:szCs w:val="17"/>
                <w:lang w:eastAsia="ja-JP" w:bidi="ar-SA"/>
              </w:rPr>
              <w:t xml:space="preserve">                    &lt;ID&gt;Trainer01&lt;/ID&gt;</w:t>
            </w:r>
          </w:p>
          <w:p w14:paraId="0688E345" w14:textId="77777777" w:rsidR="0012553E" w:rsidRPr="0012553E" w:rsidRDefault="0012553E" w:rsidP="0012553E">
            <w:pPr>
              <w:autoSpaceDE w:val="0"/>
              <w:autoSpaceDN w:val="0"/>
              <w:adjustRightInd w:val="0"/>
              <w:spacing w:line="360" w:lineRule="auto"/>
              <w:rPr>
                <w:rFonts w:ascii="Lucida Console" w:hAnsi="Lucida Console" w:cs="Lucida Console"/>
                <w:sz w:val="17"/>
                <w:szCs w:val="17"/>
                <w:lang w:eastAsia="ja-JP" w:bidi="ar-SA"/>
              </w:rPr>
            </w:pPr>
            <w:r w:rsidRPr="0012553E">
              <w:rPr>
                <w:rFonts w:ascii="Lucida Console" w:hAnsi="Lucida Console" w:cs="Lucida Console"/>
                <w:sz w:val="17"/>
                <w:szCs w:val="17"/>
                <w:lang w:eastAsia="ja-JP" w:bidi="ar-SA"/>
              </w:rPr>
              <w:t xml:space="preserve">                    &lt;Region Key = "124022784" DisplayString = "UK"&gt;UK&lt;/Region&gt;</w:t>
            </w:r>
          </w:p>
          <w:p w14:paraId="4C839360" w14:textId="77777777" w:rsidR="0012553E" w:rsidRPr="0012553E" w:rsidRDefault="0012553E" w:rsidP="0012553E">
            <w:pPr>
              <w:autoSpaceDE w:val="0"/>
              <w:autoSpaceDN w:val="0"/>
              <w:adjustRightInd w:val="0"/>
              <w:spacing w:line="360" w:lineRule="auto"/>
              <w:rPr>
                <w:rFonts w:ascii="Lucida Console" w:hAnsi="Lucida Console" w:cs="Lucida Console"/>
                <w:sz w:val="17"/>
                <w:szCs w:val="17"/>
                <w:lang w:eastAsia="ja-JP" w:bidi="ar-SA"/>
              </w:rPr>
            </w:pPr>
            <w:r w:rsidRPr="0012553E">
              <w:rPr>
                <w:rFonts w:ascii="Lucida Console" w:hAnsi="Lucida Console" w:cs="Lucida Console"/>
                <w:sz w:val="17"/>
                <w:szCs w:val="17"/>
                <w:lang w:eastAsia="ja-JP" w:bidi="ar-SA"/>
              </w:rPr>
              <w:t xml:space="preserve">                    &lt;District Key = "124422144" DisplayString = "UK South"&gt;UK South&lt;/District&gt;</w:t>
            </w:r>
          </w:p>
          <w:p w14:paraId="6EB9A463" w14:textId="77777777" w:rsidR="0012553E" w:rsidRPr="0012553E" w:rsidRDefault="0012553E" w:rsidP="0012553E">
            <w:pPr>
              <w:autoSpaceDE w:val="0"/>
              <w:autoSpaceDN w:val="0"/>
              <w:adjustRightInd w:val="0"/>
              <w:spacing w:line="360" w:lineRule="auto"/>
              <w:rPr>
                <w:rFonts w:ascii="Lucida Console" w:hAnsi="Lucida Console" w:cs="Lucida Console"/>
                <w:sz w:val="17"/>
                <w:szCs w:val="17"/>
                <w:lang w:eastAsia="ja-JP" w:bidi="ar-SA"/>
              </w:rPr>
            </w:pPr>
            <w:r w:rsidRPr="0012553E">
              <w:rPr>
                <w:rFonts w:ascii="Lucida Console" w:hAnsi="Lucida Console" w:cs="Lucida Console"/>
                <w:sz w:val="17"/>
                <w:szCs w:val="17"/>
                <w:lang w:eastAsia="ja-JP" w:bidi="ar-SA"/>
              </w:rPr>
              <w:t xml:space="preserve">                    &lt;Postcode&gt;&lt;/Postcode&gt;</w:t>
            </w:r>
          </w:p>
          <w:p w14:paraId="62E453FD" w14:textId="77777777" w:rsidR="0012553E" w:rsidRPr="0012553E" w:rsidRDefault="0012553E" w:rsidP="0012553E">
            <w:pPr>
              <w:autoSpaceDE w:val="0"/>
              <w:autoSpaceDN w:val="0"/>
              <w:adjustRightInd w:val="0"/>
              <w:spacing w:line="360" w:lineRule="auto"/>
              <w:rPr>
                <w:rFonts w:ascii="Lucida Console" w:hAnsi="Lucida Console" w:cs="Lucida Console"/>
                <w:sz w:val="17"/>
                <w:szCs w:val="17"/>
                <w:lang w:eastAsia="ja-JP" w:bidi="ar-SA"/>
              </w:rPr>
            </w:pPr>
            <w:r w:rsidRPr="0012553E">
              <w:rPr>
                <w:rFonts w:ascii="Lucida Console" w:hAnsi="Lucida Console" w:cs="Lucida Console"/>
                <w:sz w:val="17"/>
                <w:szCs w:val="17"/>
                <w:lang w:eastAsia="ja-JP" w:bidi="ar-SA"/>
              </w:rPr>
              <w:t xml:space="preserve">                    &lt;Calendar Key = "-1"&gt;&lt;/Calendar&gt;</w:t>
            </w:r>
          </w:p>
          <w:p w14:paraId="6C76EBA5" w14:textId="77777777" w:rsidR="0012553E" w:rsidRPr="0012553E" w:rsidRDefault="0012553E" w:rsidP="0012553E">
            <w:pPr>
              <w:autoSpaceDE w:val="0"/>
              <w:autoSpaceDN w:val="0"/>
              <w:adjustRightInd w:val="0"/>
              <w:spacing w:line="360" w:lineRule="auto"/>
              <w:rPr>
                <w:rFonts w:ascii="Lucida Console" w:hAnsi="Lucida Console" w:cs="Lucida Console"/>
                <w:sz w:val="17"/>
                <w:szCs w:val="17"/>
                <w:lang w:eastAsia="ja-JP" w:bidi="ar-SA"/>
              </w:rPr>
            </w:pPr>
            <w:r w:rsidRPr="0012553E">
              <w:rPr>
                <w:rFonts w:ascii="Lucida Console" w:hAnsi="Lucida Console" w:cs="Lucida Console"/>
                <w:sz w:val="17"/>
                <w:szCs w:val="17"/>
                <w:lang w:eastAsia="ja-JP" w:bidi="ar-SA"/>
              </w:rPr>
              <w:t xml:space="preserve">                    &lt;EngineerType Key = "-1"&gt;&lt;/EngineerType&gt;</w:t>
            </w:r>
          </w:p>
          <w:p w14:paraId="293B17DF" w14:textId="77777777" w:rsidR="0012553E" w:rsidRPr="0012553E" w:rsidRDefault="0012553E" w:rsidP="0012553E">
            <w:pPr>
              <w:autoSpaceDE w:val="0"/>
              <w:autoSpaceDN w:val="0"/>
              <w:adjustRightInd w:val="0"/>
              <w:spacing w:line="360" w:lineRule="auto"/>
              <w:rPr>
                <w:rFonts w:ascii="Lucida Console" w:hAnsi="Lucida Console" w:cs="Lucida Console"/>
                <w:sz w:val="17"/>
                <w:szCs w:val="17"/>
                <w:lang w:eastAsia="ja-JP" w:bidi="ar-SA"/>
              </w:rPr>
            </w:pPr>
            <w:r w:rsidRPr="0012553E">
              <w:rPr>
                <w:rFonts w:ascii="Lucida Console" w:hAnsi="Lucida Console" w:cs="Lucida Console"/>
                <w:sz w:val="17"/>
                <w:szCs w:val="17"/>
                <w:lang w:eastAsia="ja-JP" w:bidi="ar-SA"/>
              </w:rPr>
              <w:t xml:space="preserve">                    &lt;Tools&gt;&lt;/Tools&gt;</w:t>
            </w:r>
          </w:p>
          <w:p w14:paraId="5B0F9476" w14:textId="77777777" w:rsidR="0012553E" w:rsidRPr="0012553E" w:rsidRDefault="0012553E" w:rsidP="0012553E">
            <w:pPr>
              <w:autoSpaceDE w:val="0"/>
              <w:autoSpaceDN w:val="0"/>
              <w:adjustRightInd w:val="0"/>
              <w:spacing w:line="360" w:lineRule="auto"/>
              <w:rPr>
                <w:rFonts w:ascii="Lucida Console" w:hAnsi="Lucida Console" w:cs="Lucida Console"/>
                <w:sz w:val="17"/>
                <w:szCs w:val="17"/>
                <w:lang w:eastAsia="ja-JP" w:bidi="ar-SA"/>
              </w:rPr>
            </w:pPr>
            <w:r w:rsidRPr="0012553E">
              <w:rPr>
                <w:rFonts w:ascii="Lucida Console" w:hAnsi="Lucida Console" w:cs="Lucida Console"/>
                <w:sz w:val="17"/>
                <w:szCs w:val="17"/>
                <w:lang w:eastAsia="ja-JP" w:bidi="ar-SA"/>
              </w:rPr>
              <w:lastRenderedPageBreak/>
              <w:t xml:space="preserve">                    &lt;Active&gt;1&lt;/Active&gt;</w:t>
            </w:r>
          </w:p>
          <w:p w14:paraId="7FBF5385" w14:textId="77777777" w:rsidR="0012553E" w:rsidRPr="0012553E" w:rsidRDefault="0012553E" w:rsidP="0012553E">
            <w:pPr>
              <w:autoSpaceDE w:val="0"/>
              <w:autoSpaceDN w:val="0"/>
              <w:adjustRightInd w:val="0"/>
              <w:spacing w:line="360" w:lineRule="auto"/>
              <w:rPr>
                <w:rFonts w:ascii="Lucida Console" w:hAnsi="Lucida Console" w:cs="Lucida Console"/>
                <w:sz w:val="17"/>
                <w:szCs w:val="17"/>
                <w:lang w:eastAsia="ja-JP" w:bidi="ar-SA"/>
              </w:rPr>
            </w:pPr>
            <w:r w:rsidRPr="0012553E">
              <w:rPr>
                <w:rFonts w:ascii="Lucida Console" w:hAnsi="Lucida Console" w:cs="Lucida Console"/>
                <w:sz w:val="17"/>
                <w:szCs w:val="17"/>
                <w:lang w:eastAsia="ja-JP" w:bidi="ar-SA"/>
              </w:rPr>
              <w:t xml:space="preserve">                    &lt;Skills&gt;&lt;/Skills&gt;</w:t>
            </w:r>
          </w:p>
          <w:p w14:paraId="69F421A8" w14:textId="77777777" w:rsidR="0012553E" w:rsidRPr="0012553E" w:rsidRDefault="0012553E" w:rsidP="0012553E">
            <w:pPr>
              <w:autoSpaceDE w:val="0"/>
              <w:autoSpaceDN w:val="0"/>
              <w:adjustRightInd w:val="0"/>
              <w:spacing w:line="360" w:lineRule="auto"/>
              <w:rPr>
                <w:rFonts w:ascii="Lucida Console" w:hAnsi="Lucida Console" w:cs="Lucida Console"/>
                <w:sz w:val="17"/>
                <w:szCs w:val="17"/>
                <w:lang w:eastAsia="ja-JP" w:bidi="ar-SA"/>
              </w:rPr>
            </w:pPr>
            <w:r w:rsidRPr="0012553E">
              <w:rPr>
                <w:rFonts w:ascii="Lucida Console" w:hAnsi="Lucida Console" w:cs="Lucida Console"/>
                <w:sz w:val="17"/>
                <w:szCs w:val="17"/>
                <w:lang w:eastAsia="ja-JP" w:bidi="ar-SA"/>
              </w:rPr>
              <w:t xml:space="preserve">                    &lt;TravelSpeed&gt;0&lt;/TravelSpeed&gt;</w:t>
            </w:r>
          </w:p>
          <w:p w14:paraId="55BC0C1D" w14:textId="77777777" w:rsidR="0012553E" w:rsidRPr="0012553E" w:rsidRDefault="0012553E" w:rsidP="0012553E">
            <w:pPr>
              <w:autoSpaceDE w:val="0"/>
              <w:autoSpaceDN w:val="0"/>
              <w:adjustRightInd w:val="0"/>
              <w:spacing w:line="360" w:lineRule="auto"/>
              <w:rPr>
                <w:rFonts w:ascii="Lucida Console" w:hAnsi="Lucida Console" w:cs="Lucida Console"/>
                <w:sz w:val="17"/>
                <w:szCs w:val="17"/>
                <w:lang w:eastAsia="ja-JP" w:bidi="ar-SA"/>
              </w:rPr>
            </w:pPr>
            <w:r w:rsidRPr="0012553E">
              <w:rPr>
                <w:rFonts w:ascii="Lucida Console" w:hAnsi="Lucida Console" w:cs="Lucida Console"/>
                <w:sz w:val="17"/>
                <w:szCs w:val="17"/>
                <w:lang w:eastAsia="ja-JP" w:bidi="ar-SA"/>
              </w:rPr>
              <w:t xml:space="preserve">                    &lt;Internal&gt;0&lt;/Internal&gt;</w:t>
            </w:r>
          </w:p>
          <w:p w14:paraId="2A298576" w14:textId="77777777" w:rsidR="0012553E" w:rsidRPr="0012553E" w:rsidRDefault="0012553E" w:rsidP="0012553E">
            <w:pPr>
              <w:autoSpaceDE w:val="0"/>
              <w:autoSpaceDN w:val="0"/>
              <w:adjustRightInd w:val="0"/>
              <w:spacing w:line="360" w:lineRule="auto"/>
              <w:rPr>
                <w:rFonts w:ascii="Lucida Console" w:hAnsi="Lucida Console" w:cs="Lucida Console"/>
                <w:sz w:val="17"/>
                <w:szCs w:val="17"/>
                <w:lang w:eastAsia="ja-JP" w:bidi="ar-SA"/>
              </w:rPr>
            </w:pPr>
            <w:r w:rsidRPr="0012553E">
              <w:rPr>
                <w:rFonts w:ascii="Lucida Console" w:hAnsi="Lucida Console" w:cs="Lucida Console"/>
                <w:sz w:val="17"/>
                <w:szCs w:val="17"/>
                <w:lang w:eastAsia="ja-JP" w:bidi="ar-SA"/>
              </w:rPr>
              <w:t xml:space="preserve">                    &lt;Efficiency&gt;0&lt;/Efficiency&gt;</w:t>
            </w:r>
          </w:p>
          <w:p w14:paraId="15F1B9F1" w14:textId="77777777" w:rsidR="0012553E" w:rsidRPr="0012553E" w:rsidRDefault="0012553E" w:rsidP="0012553E">
            <w:pPr>
              <w:autoSpaceDE w:val="0"/>
              <w:autoSpaceDN w:val="0"/>
              <w:adjustRightInd w:val="0"/>
              <w:spacing w:line="360" w:lineRule="auto"/>
              <w:rPr>
                <w:rFonts w:ascii="Lucida Console" w:hAnsi="Lucida Console" w:cs="Lucida Console"/>
                <w:sz w:val="17"/>
                <w:szCs w:val="17"/>
                <w:lang w:eastAsia="ja-JP" w:bidi="ar-SA"/>
              </w:rPr>
            </w:pPr>
            <w:r w:rsidRPr="0012553E">
              <w:rPr>
                <w:rFonts w:ascii="Lucida Console" w:hAnsi="Lucida Console" w:cs="Lucida Console"/>
                <w:sz w:val="17"/>
                <w:szCs w:val="17"/>
                <w:lang w:eastAsia="ja-JP" w:bidi="ar-SA"/>
              </w:rPr>
              <w:t xml:space="preserve">                    &lt;MobileClient&gt;0&lt;/MobileClient&gt;</w:t>
            </w:r>
          </w:p>
          <w:p w14:paraId="7576FD42" w14:textId="77777777" w:rsidR="0012553E" w:rsidRPr="0012553E" w:rsidRDefault="0012553E" w:rsidP="0012553E">
            <w:pPr>
              <w:autoSpaceDE w:val="0"/>
              <w:autoSpaceDN w:val="0"/>
              <w:adjustRightInd w:val="0"/>
              <w:spacing w:line="360" w:lineRule="auto"/>
              <w:rPr>
                <w:rFonts w:ascii="Lucida Console" w:hAnsi="Lucida Console" w:cs="Lucida Console"/>
                <w:sz w:val="17"/>
                <w:szCs w:val="17"/>
                <w:lang w:eastAsia="ja-JP" w:bidi="ar-SA"/>
              </w:rPr>
            </w:pPr>
            <w:r w:rsidRPr="0012553E">
              <w:rPr>
                <w:rFonts w:ascii="Lucida Console" w:hAnsi="Lucida Console" w:cs="Lucida Console"/>
                <w:sz w:val="17"/>
                <w:szCs w:val="17"/>
                <w:lang w:eastAsia="ja-JP" w:bidi="ar-SA"/>
              </w:rPr>
              <w:t xml:space="preserve">                    &lt;AvailabilityFactor&gt;0&lt;/AvailabilityFactor&gt;</w:t>
            </w:r>
          </w:p>
          <w:p w14:paraId="70DEBB58" w14:textId="77777777" w:rsidR="0012553E" w:rsidRPr="0012553E" w:rsidRDefault="0012553E" w:rsidP="0012553E">
            <w:pPr>
              <w:autoSpaceDE w:val="0"/>
              <w:autoSpaceDN w:val="0"/>
              <w:adjustRightInd w:val="0"/>
              <w:spacing w:line="360" w:lineRule="auto"/>
              <w:rPr>
                <w:rFonts w:ascii="Lucida Console" w:hAnsi="Lucida Console" w:cs="Lucida Console"/>
                <w:sz w:val="17"/>
                <w:szCs w:val="17"/>
                <w:lang w:eastAsia="ja-JP" w:bidi="ar-SA"/>
              </w:rPr>
            </w:pPr>
            <w:r w:rsidRPr="0012553E">
              <w:rPr>
                <w:rFonts w:ascii="Lucida Console" w:hAnsi="Lucida Console" w:cs="Lucida Console"/>
                <w:sz w:val="17"/>
                <w:szCs w:val="17"/>
                <w:lang w:eastAsia="ja-JP" w:bidi="ar-SA"/>
              </w:rPr>
              <w:t xml:space="preserve">                    &lt;Latitude&gt;0&lt;/Latitude&gt;</w:t>
            </w:r>
          </w:p>
          <w:p w14:paraId="2BC60E3D" w14:textId="77777777" w:rsidR="0012553E" w:rsidRPr="0012553E" w:rsidRDefault="0012553E" w:rsidP="0012553E">
            <w:pPr>
              <w:autoSpaceDE w:val="0"/>
              <w:autoSpaceDN w:val="0"/>
              <w:adjustRightInd w:val="0"/>
              <w:spacing w:line="360" w:lineRule="auto"/>
              <w:rPr>
                <w:rFonts w:ascii="Lucida Console" w:hAnsi="Lucida Console" w:cs="Lucida Console"/>
                <w:sz w:val="17"/>
                <w:szCs w:val="17"/>
                <w:lang w:eastAsia="ja-JP" w:bidi="ar-SA"/>
              </w:rPr>
            </w:pPr>
            <w:r w:rsidRPr="0012553E">
              <w:rPr>
                <w:rFonts w:ascii="Lucida Console" w:hAnsi="Lucida Console" w:cs="Lucida Console"/>
                <w:sz w:val="17"/>
                <w:szCs w:val="17"/>
                <w:lang w:eastAsia="ja-JP" w:bidi="ar-SA"/>
              </w:rPr>
              <w:t xml:space="preserve">                    &lt;Longitude&gt;0&lt;/Longitude&gt;</w:t>
            </w:r>
          </w:p>
          <w:p w14:paraId="681D09F5" w14:textId="77777777" w:rsidR="0012553E" w:rsidRPr="0012553E" w:rsidRDefault="0012553E" w:rsidP="0012553E">
            <w:pPr>
              <w:autoSpaceDE w:val="0"/>
              <w:autoSpaceDN w:val="0"/>
              <w:adjustRightInd w:val="0"/>
              <w:spacing w:line="360" w:lineRule="auto"/>
              <w:rPr>
                <w:rFonts w:ascii="Lucida Console" w:hAnsi="Lucida Console" w:cs="Lucida Console"/>
                <w:sz w:val="17"/>
                <w:szCs w:val="17"/>
                <w:lang w:eastAsia="ja-JP" w:bidi="ar-SA"/>
              </w:rPr>
            </w:pPr>
            <w:r w:rsidRPr="0012553E">
              <w:rPr>
                <w:rFonts w:ascii="Lucida Console" w:hAnsi="Lucida Console" w:cs="Lucida Console"/>
                <w:sz w:val="17"/>
                <w:szCs w:val="17"/>
                <w:lang w:eastAsia="ja-JP" w:bidi="ar-SA"/>
              </w:rPr>
              <w:t xml:space="preserve">                    &lt;GISDataSource&gt;0&lt;/GISDataSource&gt;</w:t>
            </w:r>
          </w:p>
          <w:p w14:paraId="3D13E701" w14:textId="77777777" w:rsidR="0012553E" w:rsidRPr="0012553E" w:rsidRDefault="0012553E" w:rsidP="0012553E">
            <w:pPr>
              <w:autoSpaceDE w:val="0"/>
              <w:autoSpaceDN w:val="0"/>
              <w:adjustRightInd w:val="0"/>
              <w:spacing w:line="360" w:lineRule="auto"/>
              <w:rPr>
                <w:rFonts w:ascii="Lucida Console" w:hAnsi="Lucida Console" w:cs="Lucida Console"/>
                <w:sz w:val="17"/>
                <w:szCs w:val="17"/>
                <w:lang w:eastAsia="ja-JP" w:bidi="ar-SA"/>
              </w:rPr>
            </w:pPr>
            <w:r w:rsidRPr="0012553E">
              <w:rPr>
                <w:rFonts w:ascii="Lucida Console" w:hAnsi="Lucida Console" w:cs="Lucida Console"/>
                <w:sz w:val="17"/>
                <w:szCs w:val="17"/>
                <w:lang w:eastAsia="ja-JP" w:bidi="ar-SA"/>
              </w:rPr>
              <w:t xml:space="preserve">                    &lt;Street&gt;&lt;/Street&gt;</w:t>
            </w:r>
          </w:p>
          <w:p w14:paraId="3F91D386" w14:textId="77777777" w:rsidR="0012553E" w:rsidRPr="0012553E" w:rsidRDefault="0012553E" w:rsidP="0012553E">
            <w:pPr>
              <w:autoSpaceDE w:val="0"/>
              <w:autoSpaceDN w:val="0"/>
              <w:adjustRightInd w:val="0"/>
              <w:spacing w:line="360" w:lineRule="auto"/>
              <w:rPr>
                <w:rFonts w:ascii="Lucida Console" w:hAnsi="Lucida Console" w:cs="Lucida Console"/>
                <w:sz w:val="17"/>
                <w:szCs w:val="17"/>
                <w:lang w:eastAsia="ja-JP" w:bidi="ar-SA"/>
              </w:rPr>
            </w:pPr>
            <w:r w:rsidRPr="0012553E">
              <w:rPr>
                <w:rFonts w:ascii="Lucida Console" w:hAnsi="Lucida Console" w:cs="Lucida Console"/>
                <w:sz w:val="17"/>
                <w:szCs w:val="17"/>
                <w:lang w:eastAsia="ja-JP" w:bidi="ar-SA"/>
              </w:rPr>
              <w:t xml:space="preserve">                    &lt;City&gt;&lt;/City&gt;</w:t>
            </w:r>
          </w:p>
          <w:p w14:paraId="586CA46E" w14:textId="77777777" w:rsidR="0012553E" w:rsidRPr="0012553E" w:rsidRDefault="0012553E" w:rsidP="0012553E">
            <w:pPr>
              <w:autoSpaceDE w:val="0"/>
              <w:autoSpaceDN w:val="0"/>
              <w:adjustRightInd w:val="0"/>
              <w:spacing w:line="360" w:lineRule="auto"/>
              <w:rPr>
                <w:rFonts w:ascii="Lucida Console" w:hAnsi="Lucida Console" w:cs="Lucida Console"/>
                <w:sz w:val="17"/>
                <w:szCs w:val="17"/>
                <w:lang w:eastAsia="ja-JP" w:bidi="ar-SA"/>
              </w:rPr>
            </w:pPr>
            <w:r w:rsidRPr="0012553E">
              <w:rPr>
                <w:rFonts w:ascii="Lucida Console" w:hAnsi="Lucida Console" w:cs="Lucida Console"/>
                <w:sz w:val="17"/>
                <w:szCs w:val="17"/>
                <w:lang w:eastAsia="ja-JP" w:bidi="ar-SA"/>
              </w:rPr>
              <w:t xml:space="preserve">                    &lt;State&gt;&lt;/State&gt;</w:t>
            </w:r>
          </w:p>
          <w:p w14:paraId="5AECE740" w14:textId="77777777" w:rsidR="0012553E" w:rsidRPr="0012553E" w:rsidRDefault="0012553E" w:rsidP="0012553E">
            <w:pPr>
              <w:autoSpaceDE w:val="0"/>
              <w:autoSpaceDN w:val="0"/>
              <w:adjustRightInd w:val="0"/>
              <w:spacing w:line="360" w:lineRule="auto"/>
              <w:rPr>
                <w:rFonts w:ascii="Lucida Console" w:hAnsi="Lucida Console" w:cs="Lucida Console"/>
                <w:sz w:val="17"/>
                <w:szCs w:val="17"/>
                <w:lang w:eastAsia="ja-JP" w:bidi="ar-SA"/>
              </w:rPr>
            </w:pPr>
            <w:r w:rsidRPr="0012553E">
              <w:rPr>
                <w:rFonts w:ascii="Lucida Console" w:hAnsi="Lucida Console" w:cs="Lucida Console"/>
                <w:sz w:val="17"/>
                <w:szCs w:val="17"/>
                <w:lang w:eastAsia="ja-JP" w:bidi="ar-SA"/>
              </w:rPr>
              <w:t xml:space="preserve">                    &lt;CountryID Key = "126116068" DisplayString = "UNITED KINGDOM"&gt;UNITED KINGDOM&lt;/CountryID&gt;</w:t>
            </w:r>
          </w:p>
          <w:p w14:paraId="4D70738B" w14:textId="77777777" w:rsidR="0012553E" w:rsidRPr="0012553E" w:rsidRDefault="0012553E" w:rsidP="0012553E">
            <w:pPr>
              <w:autoSpaceDE w:val="0"/>
              <w:autoSpaceDN w:val="0"/>
              <w:adjustRightInd w:val="0"/>
              <w:spacing w:line="360" w:lineRule="auto"/>
              <w:rPr>
                <w:rFonts w:ascii="Lucida Console" w:hAnsi="Lucida Console" w:cs="Lucida Console"/>
                <w:sz w:val="17"/>
                <w:szCs w:val="17"/>
                <w:lang w:eastAsia="ja-JP" w:bidi="ar-SA"/>
              </w:rPr>
            </w:pPr>
            <w:r w:rsidRPr="0012553E">
              <w:rPr>
                <w:rFonts w:ascii="Lucida Console" w:hAnsi="Lucida Console" w:cs="Lucida Console"/>
                <w:sz w:val="17"/>
                <w:szCs w:val="17"/>
                <w:lang w:eastAsia="ja-JP" w:bidi="ar-SA"/>
              </w:rPr>
              <w:t xml:space="preserve">                    &lt;Contractor&gt;0&lt;/Contractor&gt;</w:t>
            </w:r>
          </w:p>
          <w:p w14:paraId="6E0D678C" w14:textId="77777777" w:rsidR="0012553E" w:rsidRPr="0012553E" w:rsidRDefault="0012553E" w:rsidP="0012553E">
            <w:pPr>
              <w:autoSpaceDE w:val="0"/>
              <w:autoSpaceDN w:val="0"/>
              <w:adjustRightInd w:val="0"/>
              <w:spacing w:line="360" w:lineRule="auto"/>
              <w:rPr>
                <w:rFonts w:ascii="Lucida Console" w:hAnsi="Lucida Console" w:cs="Lucida Console"/>
                <w:sz w:val="17"/>
                <w:szCs w:val="17"/>
                <w:lang w:eastAsia="ja-JP" w:bidi="ar-SA"/>
              </w:rPr>
            </w:pPr>
            <w:r w:rsidRPr="0012553E">
              <w:rPr>
                <w:rFonts w:ascii="Lucida Console" w:hAnsi="Lucida Console" w:cs="Lucida Console"/>
                <w:sz w:val="17"/>
                <w:szCs w:val="17"/>
                <w:lang w:eastAsia="ja-JP" w:bidi="ar-SA"/>
              </w:rPr>
              <w:t xml:space="preserve">                    &lt;FixedTravel&gt;0&lt;/FixedTravel&gt;</w:t>
            </w:r>
          </w:p>
          <w:p w14:paraId="134A4DB7" w14:textId="77777777" w:rsidR="0012553E" w:rsidRPr="0012553E" w:rsidRDefault="0012553E" w:rsidP="0012553E">
            <w:pPr>
              <w:autoSpaceDE w:val="0"/>
              <w:autoSpaceDN w:val="0"/>
              <w:adjustRightInd w:val="0"/>
              <w:spacing w:line="360" w:lineRule="auto"/>
              <w:rPr>
                <w:rFonts w:ascii="Lucida Console" w:hAnsi="Lucida Console" w:cs="Lucida Console"/>
                <w:sz w:val="17"/>
                <w:szCs w:val="17"/>
                <w:lang w:eastAsia="ja-JP" w:bidi="ar-SA"/>
              </w:rPr>
            </w:pPr>
            <w:r w:rsidRPr="0012553E">
              <w:rPr>
                <w:rFonts w:ascii="Lucida Console" w:hAnsi="Lucida Console" w:cs="Lucida Console"/>
                <w:sz w:val="17"/>
                <w:szCs w:val="17"/>
                <w:lang w:eastAsia="ja-JP" w:bidi="ar-SA"/>
              </w:rPr>
              <w:t xml:space="preserve">                    &lt;Company Key = "-1"&gt;&lt;/Company&gt;</w:t>
            </w:r>
          </w:p>
          <w:p w14:paraId="24940FAB" w14:textId="77777777" w:rsidR="0012553E" w:rsidRPr="0012553E" w:rsidRDefault="0012553E" w:rsidP="0012553E">
            <w:pPr>
              <w:autoSpaceDE w:val="0"/>
              <w:autoSpaceDN w:val="0"/>
              <w:adjustRightInd w:val="0"/>
              <w:spacing w:line="360" w:lineRule="auto"/>
              <w:rPr>
                <w:rFonts w:ascii="Lucida Console" w:hAnsi="Lucida Console" w:cs="Lucida Console"/>
                <w:sz w:val="17"/>
                <w:szCs w:val="17"/>
                <w:lang w:eastAsia="ja-JP" w:bidi="ar-SA"/>
              </w:rPr>
            </w:pPr>
            <w:r w:rsidRPr="0012553E">
              <w:rPr>
                <w:rFonts w:ascii="Lucida Console" w:hAnsi="Lucida Console" w:cs="Lucida Console"/>
                <w:sz w:val="17"/>
                <w:szCs w:val="17"/>
                <w:lang w:eastAsia="ja-JP" w:bidi="ar-SA"/>
              </w:rPr>
              <w:t xml:space="preserve">                    &lt;Trainers&gt;&lt;/Trainers&gt;</w:t>
            </w:r>
          </w:p>
          <w:p w14:paraId="5F29D0B6" w14:textId="77777777" w:rsidR="0012553E" w:rsidRPr="0012553E" w:rsidRDefault="0012553E" w:rsidP="0012553E">
            <w:pPr>
              <w:autoSpaceDE w:val="0"/>
              <w:autoSpaceDN w:val="0"/>
              <w:adjustRightInd w:val="0"/>
              <w:spacing w:line="360" w:lineRule="auto"/>
              <w:rPr>
                <w:rFonts w:ascii="Lucida Console" w:hAnsi="Lucida Console" w:cs="Lucida Console"/>
                <w:sz w:val="17"/>
                <w:szCs w:val="17"/>
                <w:lang w:eastAsia="ja-JP" w:bidi="ar-SA"/>
              </w:rPr>
            </w:pPr>
            <w:r w:rsidRPr="0012553E">
              <w:rPr>
                <w:rFonts w:ascii="Lucida Console" w:hAnsi="Lucida Console" w:cs="Lucida Console"/>
                <w:sz w:val="17"/>
                <w:szCs w:val="17"/>
                <w:lang w:eastAsia="ja-JP" w:bidi="ar-SA"/>
              </w:rPr>
              <w:t xml:space="preserve">                    &lt;Contract Key = "-1"&gt;&lt;/Contract&gt;</w:t>
            </w:r>
          </w:p>
          <w:p w14:paraId="6238BBCB" w14:textId="77777777" w:rsidR="0012553E" w:rsidRPr="0012553E" w:rsidRDefault="0012553E" w:rsidP="0012553E">
            <w:pPr>
              <w:autoSpaceDE w:val="0"/>
              <w:autoSpaceDN w:val="0"/>
              <w:adjustRightInd w:val="0"/>
              <w:spacing w:line="360" w:lineRule="auto"/>
              <w:rPr>
                <w:rFonts w:ascii="Lucida Console" w:hAnsi="Lucida Console" w:cs="Lucida Console"/>
                <w:sz w:val="17"/>
                <w:szCs w:val="17"/>
                <w:lang w:eastAsia="ja-JP" w:bidi="ar-SA"/>
              </w:rPr>
            </w:pPr>
            <w:r w:rsidRPr="0012553E">
              <w:rPr>
                <w:rFonts w:ascii="Lucida Console" w:hAnsi="Lucida Console" w:cs="Lucida Console"/>
                <w:sz w:val="17"/>
                <w:szCs w:val="17"/>
                <w:lang w:eastAsia="ja-JP" w:bidi="ar-SA"/>
              </w:rPr>
              <w:t xml:space="preserve">                    &lt;IgnoreAllPreferences&gt;0&lt;/IgnoreAllPreferences&gt;</w:t>
            </w:r>
          </w:p>
          <w:p w14:paraId="3589473E" w14:textId="77777777" w:rsidR="0012553E" w:rsidRPr="0012553E" w:rsidRDefault="0012553E" w:rsidP="0012553E">
            <w:pPr>
              <w:autoSpaceDE w:val="0"/>
              <w:autoSpaceDN w:val="0"/>
              <w:adjustRightInd w:val="0"/>
              <w:spacing w:line="360" w:lineRule="auto"/>
              <w:rPr>
                <w:rFonts w:ascii="Lucida Console" w:hAnsi="Lucida Console" w:cs="Lucida Console"/>
                <w:sz w:val="17"/>
                <w:szCs w:val="17"/>
                <w:lang w:eastAsia="ja-JP" w:bidi="ar-SA"/>
              </w:rPr>
            </w:pPr>
            <w:r w:rsidRPr="0012553E">
              <w:rPr>
                <w:rFonts w:ascii="Lucida Console" w:hAnsi="Lucida Console" w:cs="Lucida Console"/>
                <w:sz w:val="17"/>
                <w:szCs w:val="17"/>
                <w:lang w:eastAsia="ja-JP" w:bidi="ar-SA"/>
              </w:rPr>
              <w:t xml:space="preserve">                    &lt;IgnoreFairnessCalculation&gt;0&lt;/IgnoreFairnessCalculation&gt;</w:t>
            </w:r>
          </w:p>
          <w:p w14:paraId="6E7EEFF6" w14:textId="77777777" w:rsidR="0012553E" w:rsidRPr="0012553E" w:rsidRDefault="0012553E" w:rsidP="0012553E">
            <w:pPr>
              <w:autoSpaceDE w:val="0"/>
              <w:autoSpaceDN w:val="0"/>
              <w:adjustRightInd w:val="0"/>
              <w:spacing w:line="360" w:lineRule="auto"/>
              <w:rPr>
                <w:rFonts w:ascii="Lucida Console" w:hAnsi="Lucida Console" w:cs="Lucida Console"/>
                <w:sz w:val="17"/>
                <w:szCs w:val="17"/>
                <w:lang w:eastAsia="ja-JP" w:bidi="ar-SA"/>
              </w:rPr>
            </w:pPr>
            <w:r w:rsidRPr="0012553E">
              <w:rPr>
                <w:rFonts w:ascii="Lucida Console" w:hAnsi="Lucida Console" w:cs="Lucida Console"/>
                <w:sz w:val="17"/>
                <w:szCs w:val="17"/>
                <w:lang w:eastAsia="ja-JP" w:bidi="ar-SA"/>
              </w:rPr>
              <w:t xml:space="preserve">                    &lt;PreferenceApproved&gt;0&lt;/PreferenceApproved&gt;</w:t>
            </w:r>
          </w:p>
          <w:p w14:paraId="16C8936D" w14:textId="77777777" w:rsidR="0012553E" w:rsidRPr="0012553E" w:rsidRDefault="0012553E" w:rsidP="0012553E">
            <w:pPr>
              <w:autoSpaceDE w:val="0"/>
              <w:autoSpaceDN w:val="0"/>
              <w:adjustRightInd w:val="0"/>
              <w:spacing w:line="360" w:lineRule="auto"/>
              <w:rPr>
                <w:rFonts w:ascii="Lucida Console" w:hAnsi="Lucida Console" w:cs="Lucida Console"/>
                <w:sz w:val="17"/>
                <w:szCs w:val="17"/>
                <w:lang w:eastAsia="ja-JP" w:bidi="ar-SA"/>
              </w:rPr>
            </w:pPr>
            <w:r w:rsidRPr="0012553E">
              <w:rPr>
                <w:rFonts w:ascii="Lucida Console" w:hAnsi="Lucida Console" w:cs="Lucida Console"/>
                <w:sz w:val="17"/>
                <w:szCs w:val="17"/>
                <w:lang w:eastAsia="ja-JP" w:bidi="ar-SA"/>
              </w:rPr>
              <w:t xml:space="preserve">                    &lt;PreferenceApprovalDate&gt;1899-12-30T00:00:00&lt;/PreferenceApprovalDate&gt;</w:t>
            </w:r>
          </w:p>
          <w:p w14:paraId="27CC752C" w14:textId="77777777" w:rsidR="0012553E" w:rsidRPr="0012553E" w:rsidRDefault="0012553E" w:rsidP="0012553E">
            <w:pPr>
              <w:autoSpaceDE w:val="0"/>
              <w:autoSpaceDN w:val="0"/>
              <w:adjustRightInd w:val="0"/>
              <w:spacing w:line="360" w:lineRule="auto"/>
              <w:rPr>
                <w:rFonts w:ascii="Lucida Console" w:hAnsi="Lucida Console" w:cs="Lucida Console"/>
                <w:sz w:val="17"/>
                <w:szCs w:val="17"/>
                <w:lang w:eastAsia="ja-JP" w:bidi="ar-SA"/>
              </w:rPr>
            </w:pPr>
            <w:r w:rsidRPr="0012553E">
              <w:rPr>
                <w:rFonts w:ascii="Lucida Console" w:hAnsi="Lucida Console" w:cs="Lucida Console"/>
                <w:sz w:val="17"/>
                <w:szCs w:val="17"/>
                <w:lang w:eastAsia="ja-JP" w:bidi="ar-SA"/>
              </w:rPr>
              <w:t xml:space="preserve">                    &lt;RosterApproved&gt;0&lt;/RosterApproved&gt;</w:t>
            </w:r>
          </w:p>
          <w:p w14:paraId="69B7D1C7" w14:textId="77777777" w:rsidR="0012553E" w:rsidRPr="0012553E" w:rsidRDefault="0012553E" w:rsidP="0012553E">
            <w:pPr>
              <w:autoSpaceDE w:val="0"/>
              <w:autoSpaceDN w:val="0"/>
              <w:adjustRightInd w:val="0"/>
              <w:spacing w:line="360" w:lineRule="auto"/>
              <w:rPr>
                <w:rFonts w:ascii="Lucida Console" w:hAnsi="Lucida Console" w:cs="Lucida Console"/>
                <w:sz w:val="17"/>
                <w:szCs w:val="17"/>
                <w:lang w:eastAsia="ja-JP" w:bidi="ar-SA"/>
              </w:rPr>
            </w:pPr>
            <w:r w:rsidRPr="0012553E">
              <w:rPr>
                <w:rFonts w:ascii="Lucida Console" w:hAnsi="Lucida Console" w:cs="Lucida Console"/>
                <w:sz w:val="17"/>
                <w:szCs w:val="17"/>
                <w:lang w:eastAsia="ja-JP" w:bidi="ar-SA"/>
              </w:rPr>
              <w:t xml:space="preserve">                    &lt;RosterApprovalDate&gt;1899-12-30T00:00:00&lt;/RosterApprovalDate&gt;</w:t>
            </w:r>
          </w:p>
          <w:p w14:paraId="4BF7B35B" w14:textId="77777777" w:rsidR="0012553E" w:rsidRPr="0012553E" w:rsidRDefault="0012553E" w:rsidP="0012553E">
            <w:pPr>
              <w:autoSpaceDE w:val="0"/>
              <w:autoSpaceDN w:val="0"/>
              <w:adjustRightInd w:val="0"/>
              <w:spacing w:line="360" w:lineRule="auto"/>
              <w:rPr>
                <w:rFonts w:ascii="Lucida Console" w:hAnsi="Lucida Console" w:cs="Lucida Console"/>
                <w:sz w:val="17"/>
                <w:szCs w:val="17"/>
                <w:lang w:eastAsia="ja-JP" w:bidi="ar-SA"/>
              </w:rPr>
            </w:pPr>
            <w:r w:rsidRPr="0012553E">
              <w:rPr>
                <w:rFonts w:ascii="Lucida Console" w:hAnsi="Lucida Console" w:cs="Lucida Console"/>
                <w:sz w:val="17"/>
                <w:szCs w:val="17"/>
                <w:lang w:eastAsia="ja-JP" w:bidi="ar-SA"/>
              </w:rPr>
              <w:t xml:space="preserve">                    &lt;PeriodicEfficiencies&gt;&lt;/PeriodicEfficiencies&gt;</w:t>
            </w:r>
          </w:p>
          <w:p w14:paraId="78A891C2" w14:textId="77777777" w:rsidR="0012553E" w:rsidRPr="0012553E" w:rsidRDefault="0012553E" w:rsidP="0012553E">
            <w:pPr>
              <w:autoSpaceDE w:val="0"/>
              <w:autoSpaceDN w:val="0"/>
              <w:adjustRightInd w:val="0"/>
              <w:spacing w:line="360" w:lineRule="auto"/>
              <w:rPr>
                <w:rFonts w:ascii="Lucida Console" w:hAnsi="Lucida Console" w:cs="Lucida Console"/>
                <w:sz w:val="17"/>
                <w:szCs w:val="17"/>
                <w:lang w:eastAsia="ja-JP" w:bidi="ar-SA"/>
              </w:rPr>
            </w:pPr>
            <w:r w:rsidRPr="0012553E">
              <w:rPr>
                <w:rFonts w:ascii="Lucida Console" w:hAnsi="Lucida Console" w:cs="Lucida Console"/>
                <w:sz w:val="17"/>
                <w:szCs w:val="17"/>
                <w:lang w:eastAsia="ja-JP" w:bidi="ar-SA"/>
              </w:rPr>
              <w:t xml:space="preserve">                    &lt;LunchBreakDuration&gt;0&lt;/LunchBreakDuration&gt;</w:t>
            </w:r>
          </w:p>
          <w:p w14:paraId="75ECA84C" w14:textId="77777777" w:rsidR="0012553E" w:rsidRPr="0012553E" w:rsidRDefault="0012553E" w:rsidP="0012553E">
            <w:pPr>
              <w:autoSpaceDE w:val="0"/>
              <w:autoSpaceDN w:val="0"/>
              <w:adjustRightInd w:val="0"/>
              <w:spacing w:line="360" w:lineRule="auto"/>
              <w:rPr>
                <w:rFonts w:ascii="Lucida Console" w:hAnsi="Lucida Console" w:cs="Lucida Console"/>
                <w:sz w:val="17"/>
                <w:szCs w:val="17"/>
                <w:lang w:eastAsia="ja-JP" w:bidi="ar-SA"/>
              </w:rPr>
            </w:pPr>
            <w:r w:rsidRPr="0012553E">
              <w:rPr>
                <w:rFonts w:ascii="Lucida Console" w:hAnsi="Lucida Console" w:cs="Lucida Console"/>
                <w:sz w:val="17"/>
                <w:szCs w:val="17"/>
                <w:lang w:eastAsia="ja-JP" w:bidi="ar-SA"/>
              </w:rPr>
              <w:t xml:space="preserve">                    &lt;LunchStartsFrom&gt;1899-12-30T00:00:00&lt;/LunchStartsFrom&gt;</w:t>
            </w:r>
          </w:p>
          <w:p w14:paraId="1301704F" w14:textId="77777777" w:rsidR="0012553E" w:rsidRPr="0012553E" w:rsidRDefault="0012553E" w:rsidP="0012553E">
            <w:pPr>
              <w:autoSpaceDE w:val="0"/>
              <w:autoSpaceDN w:val="0"/>
              <w:adjustRightInd w:val="0"/>
              <w:spacing w:line="360" w:lineRule="auto"/>
              <w:rPr>
                <w:rFonts w:ascii="Lucida Console" w:hAnsi="Lucida Console" w:cs="Lucida Console"/>
                <w:sz w:val="17"/>
                <w:szCs w:val="17"/>
                <w:lang w:eastAsia="ja-JP" w:bidi="ar-SA"/>
              </w:rPr>
            </w:pPr>
            <w:r w:rsidRPr="0012553E">
              <w:rPr>
                <w:rFonts w:ascii="Lucida Console" w:hAnsi="Lucida Console" w:cs="Lucida Console"/>
                <w:sz w:val="17"/>
                <w:szCs w:val="17"/>
                <w:lang w:eastAsia="ja-JP" w:bidi="ar-SA"/>
              </w:rPr>
              <w:t xml:space="preserve">                    &lt;HasDynamicData&gt;0&lt;/HasDynamicData&gt;</w:t>
            </w:r>
          </w:p>
          <w:p w14:paraId="393E548D" w14:textId="77777777" w:rsidR="0012553E" w:rsidRPr="0012553E" w:rsidRDefault="0012553E" w:rsidP="0012553E">
            <w:pPr>
              <w:autoSpaceDE w:val="0"/>
              <w:autoSpaceDN w:val="0"/>
              <w:adjustRightInd w:val="0"/>
              <w:spacing w:line="360" w:lineRule="auto"/>
              <w:rPr>
                <w:rFonts w:ascii="Lucida Console" w:hAnsi="Lucida Console" w:cs="Lucida Console"/>
                <w:sz w:val="17"/>
                <w:szCs w:val="17"/>
                <w:lang w:eastAsia="ja-JP" w:bidi="ar-SA"/>
              </w:rPr>
            </w:pPr>
            <w:r w:rsidRPr="0012553E">
              <w:rPr>
                <w:rFonts w:ascii="Lucida Console" w:hAnsi="Lucida Console" w:cs="Lucida Console"/>
                <w:sz w:val="17"/>
                <w:szCs w:val="17"/>
                <w:lang w:eastAsia="ja-JP" w:bidi="ar-SA"/>
              </w:rPr>
              <w:t xml:space="preserve">                    &lt;LocationID&gt;&lt;/LocationID&gt;</w:t>
            </w:r>
          </w:p>
          <w:p w14:paraId="273E7480" w14:textId="77777777" w:rsidR="0012553E" w:rsidRPr="0012553E" w:rsidRDefault="0012553E" w:rsidP="0012553E">
            <w:pPr>
              <w:autoSpaceDE w:val="0"/>
              <w:autoSpaceDN w:val="0"/>
              <w:adjustRightInd w:val="0"/>
              <w:spacing w:line="360" w:lineRule="auto"/>
              <w:rPr>
                <w:rFonts w:ascii="Lucida Console" w:hAnsi="Lucida Console" w:cs="Lucida Console"/>
                <w:sz w:val="17"/>
                <w:szCs w:val="17"/>
                <w:lang w:eastAsia="ja-JP" w:bidi="ar-SA"/>
              </w:rPr>
            </w:pPr>
            <w:r w:rsidRPr="0012553E">
              <w:rPr>
                <w:rFonts w:ascii="Lucida Console" w:hAnsi="Lucida Console" w:cs="Lucida Console"/>
                <w:sz w:val="17"/>
                <w:szCs w:val="17"/>
                <w:lang w:eastAsia="ja-JP" w:bidi="ar-SA"/>
              </w:rPr>
              <w:t xml:space="preserve">                    &lt;Crew&gt;0&lt;/Crew&gt;</w:t>
            </w:r>
          </w:p>
          <w:p w14:paraId="22080CB9" w14:textId="77777777" w:rsidR="0012553E" w:rsidRPr="0012553E" w:rsidRDefault="0012553E" w:rsidP="0012553E">
            <w:pPr>
              <w:autoSpaceDE w:val="0"/>
              <w:autoSpaceDN w:val="0"/>
              <w:adjustRightInd w:val="0"/>
              <w:spacing w:line="360" w:lineRule="auto"/>
              <w:rPr>
                <w:rFonts w:ascii="Lucida Console" w:hAnsi="Lucida Console" w:cs="Lucida Console"/>
                <w:sz w:val="17"/>
                <w:szCs w:val="17"/>
                <w:lang w:eastAsia="ja-JP" w:bidi="ar-SA"/>
              </w:rPr>
            </w:pPr>
            <w:r w:rsidRPr="0012553E">
              <w:rPr>
                <w:rFonts w:ascii="Lucida Console" w:hAnsi="Lucida Console" w:cs="Lucida Console"/>
                <w:sz w:val="17"/>
                <w:szCs w:val="17"/>
                <w:lang w:eastAsia="ja-JP" w:bidi="ar-SA"/>
              </w:rPr>
              <w:t xml:space="preserve">                    &lt;MobileClientSettings Key = "-1"&gt;&lt;/MobileClientSettings&gt;</w:t>
            </w:r>
          </w:p>
          <w:p w14:paraId="29DCCDDB" w14:textId="77777777" w:rsidR="0012553E" w:rsidRPr="0012553E" w:rsidRDefault="0012553E" w:rsidP="0012553E">
            <w:pPr>
              <w:autoSpaceDE w:val="0"/>
              <w:autoSpaceDN w:val="0"/>
              <w:adjustRightInd w:val="0"/>
              <w:spacing w:line="360" w:lineRule="auto"/>
              <w:rPr>
                <w:rFonts w:ascii="Lucida Console" w:hAnsi="Lucida Console" w:cs="Lucida Console"/>
                <w:sz w:val="17"/>
                <w:szCs w:val="17"/>
                <w:lang w:eastAsia="ja-JP" w:bidi="ar-SA"/>
              </w:rPr>
            </w:pPr>
            <w:r w:rsidRPr="0012553E">
              <w:rPr>
                <w:rFonts w:ascii="Lucida Console" w:hAnsi="Lucida Console" w:cs="Lucida Console"/>
                <w:sz w:val="17"/>
                <w:szCs w:val="17"/>
                <w:lang w:eastAsia="ja-JP" w:bidi="ar-SA"/>
              </w:rPr>
              <w:t xml:space="preserve">                    &lt;TimePhasedSkills&gt;&lt;/TimePhasedSkills&gt;</w:t>
            </w:r>
          </w:p>
          <w:p w14:paraId="16D20A53" w14:textId="77777777" w:rsidR="0012553E" w:rsidRPr="0012553E" w:rsidRDefault="0012553E" w:rsidP="0012553E">
            <w:pPr>
              <w:autoSpaceDE w:val="0"/>
              <w:autoSpaceDN w:val="0"/>
              <w:adjustRightInd w:val="0"/>
              <w:spacing w:line="360" w:lineRule="auto"/>
              <w:rPr>
                <w:rFonts w:ascii="Lucida Console" w:hAnsi="Lucida Console" w:cs="Lucida Console"/>
                <w:sz w:val="17"/>
                <w:szCs w:val="17"/>
                <w:lang w:eastAsia="ja-JP" w:bidi="ar-SA"/>
              </w:rPr>
            </w:pPr>
            <w:r w:rsidRPr="0012553E">
              <w:rPr>
                <w:rFonts w:ascii="Lucida Console" w:hAnsi="Lucida Console" w:cs="Lucida Console"/>
                <w:sz w:val="17"/>
                <w:szCs w:val="17"/>
                <w:lang w:eastAsia="ja-JP" w:bidi="ar-SA"/>
              </w:rPr>
              <w:t xml:space="preserve">                    &lt;MobileWapClientSettings Key = "-1"&gt;&lt;/MobileWapClientSettings&gt;</w:t>
            </w:r>
          </w:p>
          <w:p w14:paraId="12E2DBBC" w14:textId="77777777" w:rsidR="0012553E" w:rsidRPr="0012553E" w:rsidRDefault="0012553E" w:rsidP="0012553E">
            <w:pPr>
              <w:autoSpaceDE w:val="0"/>
              <w:autoSpaceDN w:val="0"/>
              <w:adjustRightInd w:val="0"/>
              <w:spacing w:line="360" w:lineRule="auto"/>
              <w:rPr>
                <w:rFonts w:ascii="Lucida Console" w:hAnsi="Lucida Console" w:cs="Lucida Console"/>
                <w:sz w:val="17"/>
                <w:szCs w:val="17"/>
                <w:lang w:eastAsia="ja-JP" w:bidi="ar-SA"/>
              </w:rPr>
            </w:pPr>
            <w:r w:rsidRPr="0012553E">
              <w:rPr>
                <w:rFonts w:ascii="Lucida Console" w:hAnsi="Lucida Console" w:cs="Lucida Console"/>
                <w:sz w:val="17"/>
                <w:szCs w:val="17"/>
                <w:lang w:eastAsia="ja-JP" w:bidi="ar-SA"/>
              </w:rPr>
              <w:t xml:space="preserve">                    &lt;LastAllocationFinish&gt;1899-12-30T00:00:00&lt;/LastAllocationFinish&gt;</w:t>
            </w:r>
          </w:p>
          <w:p w14:paraId="24147D03" w14:textId="77777777" w:rsidR="0012553E" w:rsidRPr="0012553E" w:rsidRDefault="0012553E" w:rsidP="0012553E">
            <w:pPr>
              <w:autoSpaceDE w:val="0"/>
              <w:autoSpaceDN w:val="0"/>
              <w:adjustRightInd w:val="0"/>
              <w:spacing w:line="360" w:lineRule="auto"/>
              <w:rPr>
                <w:rFonts w:ascii="Lucida Console" w:hAnsi="Lucida Console" w:cs="Lucida Console"/>
                <w:sz w:val="17"/>
                <w:szCs w:val="17"/>
                <w:lang w:eastAsia="ja-JP" w:bidi="ar-SA"/>
              </w:rPr>
            </w:pPr>
            <w:r w:rsidRPr="0012553E">
              <w:rPr>
                <w:rFonts w:ascii="Lucida Console" w:hAnsi="Lucida Console" w:cs="Lucida Console"/>
                <w:sz w:val="17"/>
                <w:szCs w:val="17"/>
                <w:lang w:eastAsia="ja-JP" w:bidi="ar-SA"/>
              </w:rPr>
              <w:t xml:space="preserve">                    &lt;RelocationSource Key = "-1"&gt;&lt;/RelocationSource&gt;</w:t>
            </w:r>
          </w:p>
          <w:p w14:paraId="410C9B08" w14:textId="77777777" w:rsidR="0012553E" w:rsidRPr="0012553E" w:rsidRDefault="0012553E" w:rsidP="0012553E">
            <w:pPr>
              <w:autoSpaceDE w:val="0"/>
              <w:autoSpaceDN w:val="0"/>
              <w:adjustRightInd w:val="0"/>
              <w:spacing w:line="360" w:lineRule="auto"/>
              <w:rPr>
                <w:rFonts w:ascii="Lucida Console" w:hAnsi="Lucida Console" w:cs="Lucida Console"/>
                <w:sz w:val="17"/>
                <w:szCs w:val="17"/>
                <w:lang w:eastAsia="ja-JP" w:bidi="ar-SA"/>
              </w:rPr>
            </w:pPr>
            <w:r w:rsidRPr="0012553E">
              <w:rPr>
                <w:rFonts w:ascii="Lucida Console" w:hAnsi="Lucida Console" w:cs="Lucida Console"/>
                <w:sz w:val="17"/>
                <w:szCs w:val="17"/>
                <w:lang w:eastAsia="ja-JP" w:bidi="ar-SA"/>
              </w:rPr>
              <w:t xml:space="preserve">                    &lt;CrewForExternalUse&gt;0&lt;/CrewForExternalUse&gt;</w:t>
            </w:r>
          </w:p>
          <w:p w14:paraId="1BA44B90" w14:textId="77777777" w:rsidR="0012553E" w:rsidRPr="0012553E" w:rsidRDefault="0012553E" w:rsidP="0012553E">
            <w:pPr>
              <w:autoSpaceDE w:val="0"/>
              <w:autoSpaceDN w:val="0"/>
              <w:adjustRightInd w:val="0"/>
              <w:spacing w:line="360" w:lineRule="auto"/>
              <w:rPr>
                <w:rFonts w:ascii="Lucida Console" w:hAnsi="Lucida Console" w:cs="Lucida Console"/>
                <w:sz w:val="17"/>
                <w:szCs w:val="17"/>
                <w:lang w:eastAsia="ja-JP" w:bidi="ar-SA"/>
              </w:rPr>
            </w:pPr>
            <w:r w:rsidRPr="0012553E">
              <w:rPr>
                <w:rFonts w:ascii="Lucida Console" w:hAnsi="Lucida Console" w:cs="Lucida Console"/>
                <w:sz w:val="17"/>
                <w:szCs w:val="17"/>
                <w:lang w:eastAsia="ja-JP" w:bidi="ar-SA"/>
              </w:rPr>
              <w:t xml:space="preserve">                    &lt;MaxDistanceFromHB&gt;0&lt;/MaxDistanceFromHB&gt;</w:t>
            </w:r>
          </w:p>
          <w:p w14:paraId="08F39BFF" w14:textId="77777777" w:rsidR="0012553E" w:rsidRPr="0012553E" w:rsidRDefault="0012553E" w:rsidP="0012553E">
            <w:pPr>
              <w:autoSpaceDE w:val="0"/>
              <w:autoSpaceDN w:val="0"/>
              <w:adjustRightInd w:val="0"/>
              <w:spacing w:line="360" w:lineRule="auto"/>
              <w:rPr>
                <w:rFonts w:ascii="Lucida Console" w:hAnsi="Lucida Console" w:cs="Lucida Console"/>
                <w:sz w:val="17"/>
                <w:szCs w:val="17"/>
                <w:lang w:eastAsia="ja-JP" w:bidi="ar-SA"/>
              </w:rPr>
            </w:pPr>
            <w:r w:rsidRPr="0012553E">
              <w:rPr>
                <w:rFonts w:ascii="Lucida Console" w:hAnsi="Lucida Console" w:cs="Lucida Console"/>
                <w:sz w:val="17"/>
                <w:szCs w:val="17"/>
                <w:lang w:eastAsia="ja-JP" w:bidi="ar-SA"/>
              </w:rPr>
              <w:t xml:space="preserve">                    &lt;StateSubdivision&gt;&lt;/StateSubdivision&gt;</w:t>
            </w:r>
          </w:p>
          <w:p w14:paraId="04B44076" w14:textId="77777777" w:rsidR="0012553E" w:rsidRPr="0012553E" w:rsidRDefault="0012553E" w:rsidP="0012553E">
            <w:pPr>
              <w:autoSpaceDE w:val="0"/>
              <w:autoSpaceDN w:val="0"/>
              <w:adjustRightInd w:val="0"/>
              <w:spacing w:line="360" w:lineRule="auto"/>
              <w:rPr>
                <w:rFonts w:ascii="Lucida Console" w:hAnsi="Lucida Console" w:cs="Lucida Console"/>
                <w:sz w:val="17"/>
                <w:szCs w:val="17"/>
                <w:lang w:eastAsia="ja-JP" w:bidi="ar-SA"/>
              </w:rPr>
            </w:pPr>
            <w:r w:rsidRPr="0012553E">
              <w:rPr>
                <w:rFonts w:ascii="Lucida Console" w:hAnsi="Lucida Console" w:cs="Lucida Console"/>
                <w:sz w:val="17"/>
                <w:szCs w:val="17"/>
                <w:lang w:eastAsia="ja-JP" w:bidi="ar-SA"/>
              </w:rPr>
              <w:t xml:space="preserve">                    &lt;CitySubdivision&gt;&lt;/CitySubdivision&gt;</w:t>
            </w:r>
          </w:p>
          <w:p w14:paraId="12199289" w14:textId="77777777" w:rsidR="0012553E" w:rsidRPr="0012553E" w:rsidRDefault="0012553E" w:rsidP="0012553E">
            <w:pPr>
              <w:autoSpaceDE w:val="0"/>
              <w:autoSpaceDN w:val="0"/>
              <w:adjustRightInd w:val="0"/>
              <w:spacing w:line="360" w:lineRule="auto"/>
              <w:rPr>
                <w:rFonts w:ascii="Lucida Console" w:hAnsi="Lucida Console" w:cs="Lucida Console"/>
                <w:sz w:val="17"/>
                <w:szCs w:val="17"/>
                <w:lang w:eastAsia="ja-JP" w:bidi="ar-SA"/>
              </w:rPr>
            </w:pPr>
            <w:r w:rsidRPr="0012553E">
              <w:rPr>
                <w:rFonts w:ascii="Lucida Console" w:hAnsi="Lucida Console" w:cs="Lucida Console"/>
                <w:sz w:val="17"/>
                <w:szCs w:val="17"/>
                <w:lang w:eastAsia="ja-JP" w:bidi="ar-SA"/>
              </w:rPr>
              <w:t xml:space="preserve">                    &lt;SOLicenseInactive&gt;0&lt;/SOLicenseInactive&gt;</w:t>
            </w:r>
          </w:p>
          <w:p w14:paraId="7A1756ED" w14:textId="77777777" w:rsidR="0012553E" w:rsidRPr="0012553E" w:rsidRDefault="0012553E" w:rsidP="0012553E">
            <w:pPr>
              <w:autoSpaceDE w:val="0"/>
              <w:autoSpaceDN w:val="0"/>
              <w:adjustRightInd w:val="0"/>
              <w:spacing w:line="360" w:lineRule="auto"/>
              <w:rPr>
                <w:rFonts w:ascii="Lucida Console" w:hAnsi="Lucida Console" w:cs="Lucida Console"/>
                <w:sz w:val="17"/>
                <w:szCs w:val="17"/>
                <w:lang w:eastAsia="ja-JP" w:bidi="ar-SA"/>
              </w:rPr>
            </w:pPr>
            <w:r w:rsidRPr="0012553E">
              <w:rPr>
                <w:rFonts w:ascii="Lucida Console" w:hAnsi="Lucida Console" w:cs="Lucida Console"/>
                <w:sz w:val="17"/>
                <w:szCs w:val="17"/>
                <w:lang w:eastAsia="ja-JP" w:bidi="ar-SA"/>
              </w:rPr>
              <w:t xml:space="preserve">                    &lt;MobileWebClientSettings Key = "-1"&gt;&lt;/MobileWebClientSettings&gt;</w:t>
            </w:r>
          </w:p>
          <w:p w14:paraId="6C6EB509" w14:textId="77777777" w:rsidR="0012553E" w:rsidRPr="0012553E" w:rsidRDefault="0012553E" w:rsidP="0012553E">
            <w:pPr>
              <w:autoSpaceDE w:val="0"/>
              <w:autoSpaceDN w:val="0"/>
              <w:adjustRightInd w:val="0"/>
              <w:spacing w:line="360" w:lineRule="auto"/>
              <w:rPr>
                <w:rFonts w:ascii="Lucida Console" w:hAnsi="Lucida Console" w:cs="Lucida Console"/>
                <w:sz w:val="17"/>
                <w:szCs w:val="17"/>
                <w:lang w:eastAsia="ja-JP" w:bidi="ar-SA"/>
              </w:rPr>
            </w:pPr>
            <w:r w:rsidRPr="0012553E">
              <w:rPr>
                <w:rFonts w:ascii="Lucida Console" w:hAnsi="Lucida Console" w:cs="Lucida Console"/>
                <w:sz w:val="17"/>
                <w:szCs w:val="17"/>
                <w:lang w:eastAsia="ja-JP" w:bidi="ar-SA"/>
              </w:rPr>
              <w:t xml:space="preserve">                    &lt;RequiredCrewSize&gt;0&lt;/RequiredCrewSize&gt;</w:t>
            </w:r>
          </w:p>
          <w:p w14:paraId="6E240CAF" w14:textId="77777777" w:rsidR="0012553E" w:rsidRPr="0012553E" w:rsidRDefault="0012553E" w:rsidP="0012553E">
            <w:pPr>
              <w:autoSpaceDE w:val="0"/>
              <w:autoSpaceDN w:val="0"/>
              <w:adjustRightInd w:val="0"/>
              <w:spacing w:line="360" w:lineRule="auto"/>
              <w:rPr>
                <w:rFonts w:ascii="Lucida Console" w:hAnsi="Lucida Console" w:cs="Lucida Console"/>
                <w:sz w:val="17"/>
                <w:szCs w:val="17"/>
                <w:lang w:eastAsia="ja-JP" w:bidi="ar-SA"/>
              </w:rPr>
            </w:pPr>
            <w:r w:rsidRPr="0012553E">
              <w:rPr>
                <w:rFonts w:ascii="Lucida Console" w:hAnsi="Lucida Console" w:cs="Lucida Console"/>
                <w:sz w:val="17"/>
                <w:szCs w:val="17"/>
                <w:lang w:eastAsia="ja-JP" w:bidi="ar-SA"/>
              </w:rPr>
              <w:t xml:space="preserve">                    &lt;PartsStock Key = "-1"&gt;&lt;/PartsStock&gt;</w:t>
            </w:r>
          </w:p>
          <w:p w14:paraId="78077D7F" w14:textId="77777777" w:rsidR="0012553E" w:rsidRPr="0012553E" w:rsidRDefault="0012553E" w:rsidP="0012553E">
            <w:pPr>
              <w:autoSpaceDE w:val="0"/>
              <w:autoSpaceDN w:val="0"/>
              <w:adjustRightInd w:val="0"/>
              <w:spacing w:line="360" w:lineRule="auto"/>
              <w:rPr>
                <w:rFonts w:ascii="Lucida Console" w:hAnsi="Lucida Console" w:cs="Lucida Console"/>
                <w:sz w:val="17"/>
                <w:szCs w:val="17"/>
                <w:lang w:eastAsia="ja-JP" w:bidi="ar-SA"/>
              </w:rPr>
            </w:pPr>
            <w:r w:rsidRPr="0012553E">
              <w:rPr>
                <w:rFonts w:ascii="Lucida Console" w:hAnsi="Lucida Console" w:cs="Lucida Console"/>
                <w:sz w:val="17"/>
                <w:szCs w:val="17"/>
                <w:lang w:eastAsia="ja-JP" w:bidi="ar-SA"/>
              </w:rPr>
              <w:t xml:space="preserve">                    &lt;MobilePhone&gt;&lt;/MobilePhone&gt;</w:t>
            </w:r>
          </w:p>
          <w:p w14:paraId="52666EF1" w14:textId="77777777" w:rsidR="0012553E" w:rsidRPr="0012553E" w:rsidRDefault="0012553E" w:rsidP="0012553E">
            <w:pPr>
              <w:autoSpaceDE w:val="0"/>
              <w:autoSpaceDN w:val="0"/>
              <w:adjustRightInd w:val="0"/>
              <w:spacing w:line="360" w:lineRule="auto"/>
              <w:rPr>
                <w:rFonts w:ascii="Lucida Console" w:hAnsi="Lucida Console" w:cs="Lucida Console"/>
                <w:sz w:val="17"/>
                <w:szCs w:val="17"/>
                <w:lang w:eastAsia="ja-JP" w:bidi="ar-SA"/>
              </w:rPr>
            </w:pPr>
            <w:r w:rsidRPr="0012553E">
              <w:rPr>
                <w:rFonts w:ascii="Lucida Console" w:hAnsi="Lucida Console" w:cs="Lucida Console"/>
                <w:sz w:val="17"/>
                <w:szCs w:val="17"/>
                <w:lang w:eastAsia="ja-JP" w:bidi="ar-SA"/>
              </w:rPr>
              <w:t xml:space="preserve">                    &lt;ExternalRefID&gt;&lt;/ExternalRefID&gt;</w:t>
            </w:r>
          </w:p>
          <w:p w14:paraId="3EBAEC7E" w14:textId="77777777" w:rsidR="0012553E" w:rsidRPr="0012553E" w:rsidRDefault="0012553E" w:rsidP="0012553E">
            <w:pPr>
              <w:autoSpaceDE w:val="0"/>
              <w:autoSpaceDN w:val="0"/>
              <w:adjustRightInd w:val="0"/>
              <w:spacing w:line="360" w:lineRule="auto"/>
              <w:rPr>
                <w:rFonts w:ascii="Lucida Console" w:hAnsi="Lucida Console" w:cs="Lucida Console"/>
                <w:sz w:val="17"/>
                <w:szCs w:val="17"/>
                <w:lang w:eastAsia="ja-JP" w:bidi="ar-SA"/>
              </w:rPr>
            </w:pPr>
            <w:r w:rsidRPr="0012553E">
              <w:rPr>
                <w:rFonts w:ascii="Lucida Console" w:hAnsi="Lucida Console" w:cs="Lucida Console"/>
                <w:sz w:val="17"/>
                <w:szCs w:val="17"/>
                <w:lang w:eastAsia="ja-JP" w:bidi="ar-SA"/>
              </w:rPr>
              <w:t xml:space="preserve">                    &lt;Email&gt;&lt;/Email&gt;</w:t>
            </w:r>
          </w:p>
          <w:p w14:paraId="240F688E" w14:textId="77777777" w:rsidR="0012553E" w:rsidRPr="0012553E" w:rsidRDefault="0012553E" w:rsidP="0012553E">
            <w:pPr>
              <w:autoSpaceDE w:val="0"/>
              <w:autoSpaceDN w:val="0"/>
              <w:adjustRightInd w:val="0"/>
              <w:spacing w:line="360" w:lineRule="auto"/>
              <w:rPr>
                <w:rFonts w:ascii="Lucida Console" w:hAnsi="Lucida Console" w:cs="Lucida Console"/>
                <w:sz w:val="17"/>
                <w:szCs w:val="17"/>
                <w:lang w:eastAsia="ja-JP" w:bidi="ar-SA"/>
              </w:rPr>
            </w:pPr>
            <w:r w:rsidRPr="0012553E">
              <w:rPr>
                <w:rFonts w:ascii="Lucida Console" w:hAnsi="Lucida Console" w:cs="Lucida Console"/>
                <w:sz w:val="17"/>
                <w:szCs w:val="17"/>
                <w:lang w:eastAsia="ja-JP" w:bidi="ar-SA"/>
              </w:rPr>
              <w:t xml:space="preserve">                    &lt;LoginName&gt;&lt;/LoginName&gt;</w:t>
            </w:r>
          </w:p>
          <w:p w14:paraId="7E2ACDB3" w14:textId="77777777" w:rsidR="0012553E" w:rsidRPr="0012553E" w:rsidRDefault="0012553E" w:rsidP="0012553E">
            <w:pPr>
              <w:autoSpaceDE w:val="0"/>
              <w:autoSpaceDN w:val="0"/>
              <w:adjustRightInd w:val="0"/>
              <w:spacing w:line="360" w:lineRule="auto"/>
              <w:rPr>
                <w:rFonts w:ascii="Lucida Console" w:hAnsi="Lucida Console" w:cs="Lucida Console"/>
                <w:sz w:val="17"/>
                <w:szCs w:val="17"/>
                <w:lang w:eastAsia="ja-JP" w:bidi="ar-SA"/>
              </w:rPr>
            </w:pPr>
            <w:r w:rsidRPr="0012553E">
              <w:rPr>
                <w:rFonts w:ascii="Lucida Console" w:hAnsi="Lucida Console" w:cs="Lucida Console"/>
                <w:sz w:val="17"/>
                <w:szCs w:val="17"/>
                <w:lang w:eastAsia="ja-JP" w:bidi="ar-SA"/>
              </w:rPr>
              <w:t xml:space="preserve">                    &lt;ApproverLoginID&gt;&lt;/ApproverLoginID&gt;</w:t>
            </w:r>
          </w:p>
          <w:p w14:paraId="4B223C1F" w14:textId="77777777" w:rsidR="0012553E" w:rsidRPr="0012553E" w:rsidRDefault="0012553E" w:rsidP="0012553E">
            <w:pPr>
              <w:autoSpaceDE w:val="0"/>
              <w:autoSpaceDN w:val="0"/>
              <w:adjustRightInd w:val="0"/>
              <w:spacing w:line="360" w:lineRule="auto"/>
              <w:rPr>
                <w:rFonts w:ascii="Lucida Console" w:hAnsi="Lucida Console" w:cs="Lucida Console"/>
                <w:sz w:val="17"/>
                <w:szCs w:val="17"/>
                <w:lang w:eastAsia="ja-JP" w:bidi="ar-SA"/>
              </w:rPr>
            </w:pPr>
            <w:r w:rsidRPr="0012553E">
              <w:rPr>
                <w:rFonts w:ascii="Lucida Console" w:hAnsi="Lucida Console" w:cs="Lucida Console"/>
                <w:sz w:val="17"/>
                <w:szCs w:val="17"/>
                <w:lang w:eastAsia="ja-JP" w:bidi="ar-SA"/>
              </w:rPr>
              <w:lastRenderedPageBreak/>
              <w:t xml:space="preserve">                    &lt;TravelPolicy Key = "-1"&gt;&lt;/TravelPolicy&gt;</w:t>
            </w:r>
          </w:p>
          <w:p w14:paraId="7B6940E8" w14:textId="77777777" w:rsidR="0012553E" w:rsidRPr="0012553E" w:rsidRDefault="0012553E" w:rsidP="0012553E">
            <w:pPr>
              <w:autoSpaceDE w:val="0"/>
              <w:autoSpaceDN w:val="0"/>
              <w:adjustRightInd w:val="0"/>
              <w:spacing w:line="360" w:lineRule="auto"/>
              <w:rPr>
                <w:rFonts w:ascii="Lucida Console" w:hAnsi="Lucida Console" w:cs="Lucida Console"/>
                <w:sz w:val="17"/>
                <w:szCs w:val="17"/>
                <w:lang w:eastAsia="ja-JP" w:bidi="ar-SA"/>
              </w:rPr>
            </w:pPr>
            <w:r w:rsidRPr="0012553E">
              <w:rPr>
                <w:rFonts w:ascii="Lucida Console" w:hAnsi="Lucida Console" w:cs="Lucida Console"/>
                <w:sz w:val="17"/>
                <w:szCs w:val="17"/>
                <w:lang w:eastAsia="ja-JP" w:bidi="ar-SA"/>
              </w:rPr>
              <w:t xml:space="preserve">                    &lt;DispatchPolicy Key = "-1"&gt;&lt;/DispatchPolicy&gt;</w:t>
            </w:r>
          </w:p>
          <w:p w14:paraId="0FEC07B5" w14:textId="77777777" w:rsidR="0012553E" w:rsidRPr="0012553E" w:rsidRDefault="0012553E" w:rsidP="0012553E">
            <w:pPr>
              <w:autoSpaceDE w:val="0"/>
              <w:autoSpaceDN w:val="0"/>
              <w:adjustRightInd w:val="0"/>
              <w:spacing w:line="360" w:lineRule="auto"/>
              <w:rPr>
                <w:rFonts w:ascii="Lucida Console" w:hAnsi="Lucida Console" w:cs="Lucida Console"/>
                <w:sz w:val="17"/>
                <w:szCs w:val="17"/>
                <w:lang w:eastAsia="ja-JP" w:bidi="ar-SA"/>
              </w:rPr>
            </w:pPr>
            <w:r w:rsidRPr="0012553E">
              <w:rPr>
                <w:rFonts w:ascii="Lucida Console" w:hAnsi="Lucida Console" w:cs="Lucida Console"/>
                <w:sz w:val="17"/>
                <w:szCs w:val="17"/>
                <w:lang w:eastAsia="ja-JP" w:bidi="ar-SA"/>
              </w:rPr>
              <w:t xml:space="preserve">                    &lt;SOUserGroup Key = "-1"&gt;&lt;/SOUserGroup&gt;</w:t>
            </w:r>
          </w:p>
          <w:p w14:paraId="6CF0754E" w14:textId="77777777" w:rsidR="0012553E" w:rsidRPr="0012553E" w:rsidRDefault="0012553E" w:rsidP="0012553E">
            <w:pPr>
              <w:autoSpaceDE w:val="0"/>
              <w:autoSpaceDN w:val="0"/>
              <w:adjustRightInd w:val="0"/>
              <w:spacing w:line="360" w:lineRule="auto"/>
              <w:rPr>
                <w:rFonts w:ascii="Lucida Console" w:hAnsi="Lucida Console" w:cs="Lucida Console"/>
                <w:sz w:val="17"/>
                <w:szCs w:val="17"/>
                <w:lang w:eastAsia="ja-JP" w:bidi="ar-SA"/>
              </w:rPr>
            </w:pPr>
            <w:r w:rsidRPr="0012553E">
              <w:rPr>
                <w:rFonts w:ascii="Lucida Console" w:hAnsi="Lucida Console" w:cs="Lucida Console"/>
                <w:sz w:val="17"/>
                <w:szCs w:val="17"/>
                <w:lang w:eastAsia="ja-JP" w:bidi="ar-SA"/>
              </w:rPr>
              <w:t xml:space="preserve">                    &lt;RelatedPartsLocation Key = "-1"&gt;&lt;/RelatedPartsLocation&gt;</w:t>
            </w:r>
          </w:p>
          <w:p w14:paraId="5FD12745" w14:textId="77777777" w:rsidR="0012553E" w:rsidRPr="0012553E" w:rsidRDefault="0012553E" w:rsidP="0012553E">
            <w:pPr>
              <w:autoSpaceDE w:val="0"/>
              <w:autoSpaceDN w:val="0"/>
              <w:adjustRightInd w:val="0"/>
              <w:spacing w:line="360" w:lineRule="auto"/>
              <w:rPr>
                <w:rFonts w:ascii="Lucida Console" w:hAnsi="Lucida Console" w:cs="Lucida Console"/>
                <w:sz w:val="17"/>
                <w:szCs w:val="17"/>
                <w:lang w:eastAsia="ja-JP" w:bidi="ar-SA"/>
              </w:rPr>
            </w:pPr>
            <w:r w:rsidRPr="0012553E">
              <w:rPr>
                <w:rFonts w:ascii="Lucida Console" w:hAnsi="Lucida Console" w:cs="Lucida Console"/>
                <w:sz w:val="17"/>
                <w:szCs w:val="17"/>
                <w:lang w:eastAsia="ja-JP" w:bidi="ar-SA"/>
              </w:rPr>
              <w:t xml:space="preserve">                    &lt;MobileKey&gt;&lt;/MobileKey&gt;</w:t>
            </w:r>
          </w:p>
          <w:p w14:paraId="75DC7EAB" w14:textId="77777777" w:rsidR="0012553E" w:rsidRPr="0012553E" w:rsidRDefault="0012553E" w:rsidP="0012553E">
            <w:pPr>
              <w:autoSpaceDE w:val="0"/>
              <w:autoSpaceDN w:val="0"/>
              <w:adjustRightInd w:val="0"/>
              <w:spacing w:line="360" w:lineRule="auto"/>
              <w:rPr>
                <w:rFonts w:ascii="Lucida Console" w:hAnsi="Lucida Console" w:cs="Lucida Console"/>
                <w:sz w:val="17"/>
                <w:szCs w:val="17"/>
                <w:lang w:eastAsia="ja-JP" w:bidi="ar-SA"/>
              </w:rPr>
            </w:pPr>
            <w:r w:rsidRPr="0012553E">
              <w:rPr>
                <w:rFonts w:ascii="Lucida Console" w:hAnsi="Lucida Console" w:cs="Lucida Console"/>
                <w:sz w:val="17"/>
                <w:szCs w:val="17"/>
                <w:lang w:eastAsia="ja-JP" w:bidi="ar-SA"/>
              </w:rPr>
              <w:t xml:space="preserve">                    &lt;Team Key = "-1"&gt;&lt;/Team&gt;</w:t>
            </w:r>
          </w:p>
          <w:p w14:paraId="26F468F3" w14:textId="77777777" w:rsidR="0012553E" w:rsidRPr="0012553E" w:rsidRDefault="0012553E" w:rsidP="0012553E">
            <w:pPr>
              <w:autoSpaceDE w:val="0"/>
              <w:autoSpaceDN w:val="0"/>
              <w:adjustRightInd w:val="0"/>
              <w:spacing w:line="360" w:lineRule="auto"/>
              <w:rPr>
                <w:rFonts w:ascii="Lucida Console" w:hAnsi="Lucida Console" w:cs="Lucida Console"/>
                <w:sz w:val="17"/>
                <w:szCs w:val="17"/>
                <w:lang w:eastAsia="ja-JP" w:bidi="ar-SA"/>
              </w:rPr>
            </w:pPr>
            <w:r w:rsidRPr="0012553E">
              <w:rPr>
                <w:rFonts w:ascii="Lucida Console" w:hAnsi="Lucida Console" w:cs="Lucida Console"/>
                <w:sz w:val="17"/>
                <w:szCs w:val="17"/>
                <w:lang w:eastAsia="ja-JP" w:bidi="ar-SA"/>
              </w:rPr>
              <w:t xml:space="preserve">                    &lt;MUSTID&gt;MUSTIDTrainer01&lt;/MUSTID&gt;</w:t>
            </w:r>
          </w:p>
          <w:p w14:paraId="096AEB74" w14:textId="77777777" w:rsidR="0012553E" w:rsidRPr="0012553E" w:rsidRDefault="0012553E" w:rsidP="0012553E">
            <w:pPr>
              <w:autoSpaceDE w:val="0"/>
              <w:autoSpaceDN w:val="0"/>
              <w:adjustRightInd w:val="0"/>
              <w:spacing w:line="360" w:lineRule="auto"/>
              <w:rPr>
                <w:rFonts w:ascii="Lucida Console" w:hAnsi="Lucida Console" w:cs="Lucida Console"/>
                <w:sz w:val="17"/>
                <w:szCs w:val="17"/>
                <w:lang w:eastAsia="ja-JP" w:bidi="ar-SA"/>
              </w:rPr>
            </w:pPr>
            <w:r w:rsidRPr="0012553E">
              <w:rPr>
                <w:rFonts w:ascii="Lucida Console" w:hAnsi="Lucida Console" w:cs="Lucida Console"/>
                <w:sz w:val="17"/>
                <w:szCs w:val="17"/>
                <w:lang w:eastAsia="ja-JP" w:bidi="ar-SA"/>
              </w:rPr>
              <w:t xml:space="preserve">                    &lt;Characteristic&gt;&lt;/Characteristic&gt;</w:t>
            </w:r>
          </w:p>
          <w:p w14:paraId="65D764F4" w14:textId="77777777" w:rsidR="0012553E" w:rsidRPr="0012553E" w:rsidRDefault="0012553E" w:rsidP="0012553E">
            <w:pPr>
              <w:autoSpaceDE w:val="0"/>
              <w:autoSpaceDN w:val="0"/>
              <w:adjustRightInd w:val="0"/>
              <w:spacing w:line="360" w:lineRule="auto"/>
              <w:rPr>
                <w:rFonts w:ascii="Lucida Console" w:hAnsi="Lucida Console" w:cs="Lucida Console"/>
                <w:sz w:val="17"/>
                <w:szCs w:val="17"/>
                <w:lang w:eastAsia="ja-JP" w:bidi="ar-SA"/>
              </w:rPr>
            </w:pPr>
            <w:r w:rsidRPr="0012553E">
              <w:rPr>
                <w:rFonts w:ascii="Lucida Console" w:hAnsi="Lucida Console" w:cs="Lucida Console"/>
                <w:sz w:val="17"/>
                <w:szCs w:val="17"/>
                <w:lang w:eastAsia="ja-JP" w:bidi="ar-SA"/>
              </w:rPr>
              <w:t xml:space="preserve">                    &lt;ServiceArea&gt;&lt;/ServiceArea&gt;</w:t>
            </w:r>
          </w:p>
          <w:p w14:paraId="1348DE1A" w14:textId="77777777" w:rsidR="0012553E" w:rsidRPr="0012553E" w:rsidRDefault="0012553E" w:rsidP="0012553E">
            <w:pPr>
              <w:autoSpaceDE w:val="0"/>
              <w:autoSpaceDN w:val="0"/>
              <w:adjustRightInd w:val="0"/>
              <w:spacing w:line="360" w:lineRule="auto"/>
              <w:rPr>
                <w:rFonts w:ascii="Lucida Console" w:hAnsi="Lucida Console" w:cs="Lucida Console"/>
                <w:sz w:val="17"/>
                <w:szCs w:val="17"/>
                <w:lang w:eastAsia="ja-JP" w:bidi="ar-SA"/>
              </w:rPr>
            </w:pPr>
            <w:r w:rsidRPr="0012553E">
              <w:rPr>
                <w:rFonts w:ascii="Lucida Console" w:hAnsi="Lucida Console" w:cs="Lucida Console"/>
                <w:sz w:val="17"/>
                <w:szCs w:val="17"/>
                <w:lang w:eastAsia="ja-JP" w:bidi="ar-SA"/>
              </w:rPr>
              <w:t xml:space="preserve">                    &lt;LunchStartsAfter&gt;0&lt;/LunchStartsAfter&gt;</w:t>
            </w:r>
          </w:p>
          <w:p w14:paraId="6D7D4FC7" w14:textId="77777777" w:rsidR="0012553E" w:rsidRPr="0012553E" w:rsidRDefault="0012553E" w:rsidP="0012553E">
            <w:pPr>
              <w:autoSpaceDE w:val="0"/>
              <w:autoSpaceDN w:val="0"/>
              <w:adjustRightInd w:val="0"/>
              <w:spacing w:line="360" w:lineRule="auto"/>
              <w:rPr>
                <w:rFonts w:ascii="Lucida Console" w:hAnsi="Lucida Console" w:cs="Lucida Console"/>
                <w:sz w:val="17"/>
                <w:szCs w:val="17"/>
                <w:lang w:eastAsia="ja-JP" w:bidi="ar-SA"/>
              </w:rPr>
            </w:pPr>
            <w:r w:rsidRPr="0012553E">
              <w:rPr>
                <w:rFonts w:ascii="Lucida Console" w:hAnsi="Lucida Console" w:cs="Lucida Console"/>
                <w:sz w:val="17"/>
                <w:szCs w:val="17"/>
                <w:lang w:eastAsia="ja-JP" w:bidi="ar-SA"/>
              </w:rPr>
              <w:t xml:space="preserve">                    &lt;MaxTimeFromHB&gt;0&lt;/MaxTimeFromHB&gt;</w:t>
            </w:r>
          </w:p>
          <w:p w14:paraId="7B6A784E" w14:textId="77777777" w:rsidR="0012553E" w:rsidRPr="0012553E" w:rsidRDefault="0012553E" w:rsidP="0012553E">
            <w:pPr>
              <w:autoSpaceDE w:val="0"/>
              <w:autoSpaceDN w:val="0"/>
              <w:adjustRightInd w:val="0"/>
              <w:spacing w:line="360" w:lineRule="auto"/>
              <w:rPr>
                <w:rFonts w:ascii="Lucida Console" w:hAnsi="Lucida Console" w:cs="Lucida Console"/>
                <w:sz w:val="17"/>
                <w:szCs w:val="17"/>
                <w:lang w:eastAsia="ja-JP" w:bidi="ar-SA"/>
              </w:rPr>
            </w:pPr>
            <w:r w:rsidRPr="0012553E">
              <w:rPr>
                <w:rFonts w:ascii="Lucida Console" w:hAnsi="Lucida Console" w:cs="Lucida Console"/>
                <w:sz w:val="17"/>
                <w:szCs w:val="17"/>
                <w:lang w:eastAsia="ja-JP" w:bidi="ar-SA"/>
              </w:rPr>
              <w:t xml:space="preserve">                    &lt;AllowedTaskTypes Key = "-1"&gt;&lt;/AllowedTaskTypes&gt;</w:t>
            </w:r>
          </w:p>
          <w:p w14:paraId="3E9641A5" w14:textId="77777777" w:rsidR="0012553E" w:rsidRPr="0012553E" w:rsidRDefault="0012553E" w:rsidP="0012553E">
            <w:pPr>
              <w:autoSpaceDE w:val="0"/>
              <w:autoSpaceDN w:val="0"/>
              <w:adjustRightInd w:val="0"/>
              <w:spacing w:line="360" w:lineRule="auto"/>
              <w:rPr>
                <w:rFonts w:ascii="Lucida Console" w:hAnsi="Lucida Console" w:cs="Lucida Console"/>
                <w:sz w:val="17"/>
                <w:szCs w:val="17"/>
                <w:lang w:eastAsia="ja-JP" w:bidi="ar-SA"/>
              </w:rPr>
            </w:pPr>
            <w:r w:rsidRPr="0012553E">
              <w:rPr>
                <w:rFonts w:ascii="Lucida Console" w:hAnsi="Lucida Console" w:cs="Lucida Console"/>
                <w:sz w:val="17"/>
                <w:szCs w:val="17"/>
                <w:lang w:eastAsia="ja-JP" w:bidi="ar-SA"/>
              </w:rPr>
              <w:t xml:space="preserve">                    &lt;ManagerID&gt;&lt;/ManagerID&gt;</w:t>
            </w:r>
          </w:p>
          <w:p w14:paraId="256133C8" w14:textId="77777777" w:rsidR="0012553E" w:rsidRPr="0012553E" w:rsidRDefault="0012553E" w:rsidP="0012553E">
            <w:pPr>
              <w:autoSpaceDE w:val="0"/>
              <w:autoSpaceDN w:val="0"/>
              <w:adjustRightInd w:val="0"/>
              <w:spacing w:line="360" w:lineRule="auto"/>
              <w:rPr>
                <w:rFonts w:ascii="Lucida Console" w:hAnsi="Lucida Console" w:cs="Lucida Console"/>
                <w:sz w:val="17"/>
                <w:szCs w:val="17"/>
                <w:lang w:eastAsia="ja-JP" w:bidi="ar-SA"/>
              </w:rPr>
            </w:pPr>
            <w:r w:rsidRPr="0012553E">
              <w:rPr>
                <w:rFonts w:ascii="Lucida Console" w:hAnsi="Lucida Console" w:cs="Lucida Console"/>
                <w:sz w:val="17"/>
                <w:szCs w:val="17"/>
                <w:lang w:eastAsia="ja-JP" w:bidi="ar-SA"/>
              </w:rPr>
              <w:t xml:space="preserve">                    &lt;ManagerName&gt;&lt;/ManagerName&gt;</w:t>
            </w:r>
          </w:p>
          <w:p w14:paraId="1D0C3528" w14:textId="77777777" w:rsidR="0012553E" w:rsidRPr="0012553E" w:rsidRDefault="0012553E" w:rsidP="0012553E">
            <w:pPr>
              <w:autoSpaceDE w:val="0"/>
              <w:autoSpaceDN w:val="0"/>
              <w:adjustRightInd w:val="0"/>
              <w:spacing w:line="360" w:lineRule="auto"/>
              <w:rPr>
                <w:rFonts w:ascii="Lucida Console" w:hAnsi="Lucida Console" w:cs="Lucida Console"/>
                <w:sz w:val="17"/>
                <w:szCs w:val="17"/>
                <w:lang w:eastAsia="ja-JP" w:bidi="ar-SA"/>
              </w:rPr>
            </w:pPr>
            <w:r w:rsidRPr="0012553E">
              <w:rPr>
                <w:rFonts w:ascii="Lucida Console" w:hAnsi="Lucida Console" w:cs="Lucida Console"/>
                <w:sz w:val="17"/>
                <w:szCs w:val="17"/>
                <w:lang w:eastAsia="ja-JP" w:bidi="ar-SA"/>
              </w:rPr>
              <w:t xml:space="preserve">                    &lt;ManagerContactNumber&gt;&lt;/ManagerContactNumber&gt;</w:t>
            </w:r>
          </w:p>
          <w:p w14:paraId="78600D87" w14:textId="77777777" w:rsidR="0012553E" w:rsidRPr="0012553E" w:rsidRDefault="0012553E" w:rsidP="0012553E">
            <w:pPr>
              <w:autoSpaceDE w:val="0"/>
              <w:autoSpaceDN w:val="0"/>
              <w:adjustRightInd w:val="0"/>
              <w:spacing w:line="360" w:lineRule="auto"/>
              <w:rPr>
                <w:rFonts w:ascii="Lucida Console" w:hAnsi="Lucida Console" w:cs="Lucida Console"/>
                <w:sz w:val="17"/>
                <w:szCs w:val="17"/>
                <w:lang w:eastAsia="ja-JP" w:bidi="ar-SA"/>
              </w:rPr>
            </w:pPr>
            <w:r w:rsidRPr="0012553E">
              <w:rPr>
                <w:rFonts w:ascii="Lucida Console" w:hAnsi="Lucida Console" w:cs="Lucida Console"/>
                <w:sz w:val="17"/>
                <w:szCs w:val="17"/>
                <w:lang w:eastAsia="ja-JP" w:bidi="ar-SA"/>
              </w:rPr>
              <w:t xml:space="preserve">                    &lt;ManagerEmail&gt;&lt;/ManagerEmail&gt;</w:t>
            </w:r>
          </w:p>
          <w:p w14:paraId="17F3F79F" w14:textId="77777777" w:rsidR="0012553E" w:rsidRPr="0012553E" w:rsidRDefault="0012553E" w:rsidP="0012553E">
            <w:pPr>
              <w:autoSpaceDE w:val="0"/>
              <w:autoSpaceDN w:val="0"/>
              <w:adjustRightInd w:val="0"/>
              <w:spacing w:line="360" w:lineRule="auto"/>
              <w:rPr>
                <w:rFonts w:ascii="Lucida Console" w:hAnsi="Lucida Console" w:cs="Lucida Console"/>
                <w:sz w:val="17"/>
                <w:szCs w:val="17"/>
                <w:lang w:eastAsia="ja-JP" w:bidi="ar-SA"/>
              </w:rPr>
            </w:pPr>
            <w:r w:rsidRPr="0012553E">
              <w:rPr>
                <w:rFonts w:ascii="Lucida Console" w:hAnsi="Lucida Console" w:cs="Lucida Console"/>
                <w:sz w:val="17"/>
                <w:szCs w:val="17"/>
                <w:lang w:eastAsia="ja-JP" w:bidi="ar-SA"/>
              </w:rPr>
              <w:t xml:space="preserve">                    &lt;Languages&gt;&lt;/Languages&gt;</w:t>
            </w:r>
          </w:p>
          <w:p w14:paraId="056F40BE" w14:textId="77777777" w:rsidR="0012553E" w:rsidRPr="0012553E" w:rsidRDefault="0012553E" w:rsidP="0012553E">
            <w:pPr>
              <w:autoSpaceDE w:val="0"/>
              <w:autoSpaceDN w:val="0"/>
              <w:adjustRightInd w:val="0"/>
              <w:spacing w:line="360" w:lineRule="auto"/>
              <w:rPr>
                <w:rFonts w:ascii="Lucida Console" w:hAnsi="Lucida Console" w:cs="Lucida Console"/>
                <w:sz w:val="17"/>
                <w:szCs w:val="17"/>
                <w:lang w:eastAsia="ja-JP" w:bidi="ar-SA"/>
              </w:rPr>
            </w:pPr>
            <w:r w:rsidRPr="0012553E">
              <w:rPr>
                <w:rFonts w:ascii="Lucida Console" w:hAnsi="Lucida Console" w:cs="Lucida Console"/>
                <w:sz w:val="17"/>
                <w:szCs w:val="17"/>
                <w:lang w:eastAsia="ja-JP" w:bidi="ar-SA"/>
              </w:rPr>
              <w:t xml:space="preserve">                    &lt;FSELanguages&gt;&lt;/FSELanguages&gt;</w:t>
            </w:r>
          </w:p>
          <w:p w14:paraId="1813726C" w14:textId="77777777" w:rsidR="0012553E" w:rsidRPr="0012553E" w:rsidRDefault="0012553E" w:rsidP="0012553E">
            <w:pPr>
              <w:autoSpaceDE w:val="0"/>
              <w:autoSpaceDN w:val="0"/>
              <w:adjustRightInd w:val="0"/>
              <w:spacing w:line="360" w:lineRule="auto"/>
              <w:rPr>
                <w:rFonts w:ascii="Lucida Console" w:hAnsi="Lucida Console" w:cs="Lucida Console"/>
                <w:sz w:val="17"/>
                <w:szCs w:val="17"/>
                <w:lang w:eastAsia="ja-JP" w:bidi="ar-SA"/>
              </w:rPr>
            </w:pPr>
            <w:r w:rsidRPr="0012553E">
              <w:rPr>
                <w:rFonts w:ascii="Lucida Console" w:hAnsi="Lucida Console" w:cs="Lucida Console"/>
                <w:sz w:val="17"/>
                <w:szCs w:val="17"/>
                <w:lang w:eastAsia="ja-JP" w:bidi="ar-SA"/>
              </w:rPr>
              <w:t xml:space="preserve">                &lt;/Engineer&gt;</w:t>
            </w:r>
          </w:p>
          <w:p w14:paraId="3D1951F5" w14:textId="77777777" w:rsidR="0012553E" w:rsidRPr="0012553E" w:rsidRDefault="0012553E" w:rsidP="0012553E">
            <w:pPr>
              <w:autoSpaceDE w:val="0"/>
              <w:autoSpaceDN w:val="0"/>
              <w:adjustRightInd w:val="0"/>
              <w:spacing w:line="360" w:lineRule="auto"/>
              <w:rPr>
                <w:rFonts w:ascii="Lucida Console" w:hAnsi="Lucida Console" w:cs="Lucida Console"/>
                <w:sz w:val="17"/>
                <w:szCs w:val="17"/>
                <w:lang w:eastAsia="ja-JP" w:bidi="ar-SA"/>
              </w:rPr>
            </w:pPr>
            <w:r w:rsidRPr="0012553E">
              <w:rPr>
                <w:rFonts w:ascii="Lucida Console" w:hAnsi="Lucida Console" w:cs="Lucida Console"/>
                <w:sz w:val="17"/>
                <w:szCs w:val="17"/>
                <w:lang w:eastAsia="ja-JP" w:bidi="ar-SA"/>
              </w:rPr>
              <w:t xml:space="preserve">            &lt;/Engineers&gt;</w:t>
            </w:r>
          </w:p>
          <w:p w14:paraId="0F69EABD" w14:textId="77777777" w:rsidR="0012553E" w:rsidRPr="0012553E" w:rsidRDefault="0012553E" w:rsidP="0012553E">
            <w:pPr>
              <w:autoSpaceDE w:val="0"/>
              <w:autoSpaceDN w:val="0"/>
              <w:adjustRightInd w:val="0"/>
              <w:spacing w:line="360" w:lineRule="auto"/>
              <w:rPr>
                <w:rFonts w:ascii="Lucida Console" w:hAnsi="Lucida Console" w:cs="Lucida Console"/>
                <w:sz w:val="17"/>
                <w:szCs w:val="17"/>
                <w:lang w:eastAsia="ja-JP" w:bidi="ar-SA"/>
              </w:rPr>
            </w:pPr>
            <w:r w:rsidRPr="0012553E">
              <w:rPr>
                <w:rFonts w:ascii="Lucida Console" w:hAnsi="Lucida Console" w:cs="Lucida Console"/>
                <w:sz w:val="17"/>
                <w:szCs w:val="17"/>
                <w:lang w:eastAsia="ja-JP" w:bidi="ar-SA"/>
              </w:rPr>
              <w:t xml:space="preserve">        &lt;/GetResourcesResponse&gt;</w:t>
            </w:r>
          </w:p>
          <w:p w14:paraId="6D5F1A1E" w14:textId="77777777" w:rsidR="0012553E" w:rsidRPr="0012553E" w:rsidRDefault="0012553E" w:rsidP="0012553E">
            <w:pPr>
              <w:autoSpaceDE w:val="0"/>
              <w:autoSpaceDN w:val="0"/>
              <w:adjustRightInd w:val="0"/>
              <w:spacing w:line="360" w:lineRule="auto"/>
              <w:rPr>
                <w:rFonts w:ascii="Lucida Console" w:hAnsi="Lucida Console" w:cs="Lucida Console"/>
                <w:sz w:val="17"/>
                <w:szCs w:val="17"/>
                <w:lang w:eastAsia="ja-JP" w:bidi="ar-SA"/>
              </w:rPr>
            </w:pPr>
            <w:r w:rsidRPr="0012553E">
              <w:rPr>
                <w:rFonts w:ascii="Lucida Console" w:hAnsi="Lucida Console" w:cs="Lucida Console"/>
                <w:sz w:val="17"/>
                <w:szCs w:val="17"/>
                <w:lang w:eastAsia="ja-JP" w:bidi="ar-SA"/>
              </w:rPr>
              <w:t xml:space="preserve">    &lt;/s:Body&gt;</w:t>
            </w:r>
          </w:p>
          <w:p w14:paraId="2D97797F" w14:textId="7479D958" w:rsidR="0012553E" w:rsidRPr="008F7BA8" w:rsidRDefault="0012553E" w:rsidP="0012553E">
            <w:pPr>
              <w:autoSpaceDE w:val="0"/>
              <w:autoSpaceDN w:val="0"/>
              <w:adjustRightInd w:val="0"/>
              <w:spacing w:line="360" w:lineRule="auto"/>
              <w:rPr>
                <w:rFonts w:ascii="Lucida Console" w:hAnsi="Lucida Console" w:cs="Lucida Console"/>
                <w:sz w:val="17"/>
                <w:szCs w:val="17"/>
                <w:lang w:eastAsia="ja-JP" w:bidi="ar-SA"/>
              </w:rPr>
            </w:pPr>
            <w:r w:rsidRPr="0012553E">
              <w:rPr>
                <w:rFonts w:ascii="Lucida Console" w:hAnsi="Lucida Console" w:cs="Lucida Console"/>
                <w:sz w:val="17"/>
                <w:szCs w:val="17"/>
                <w:lang w:eastAsia="ja-JP" w:bidi="ar-SA"/>
              </w:rPr>
              <w:t>&lt;/s:Envelope&gt;</w:t>
            </w:r>
          </w:p>
        </w:tc>
      </w:tr>
    </w:tbl>
    <w:p w14:paraId="116A40F6" w14:textId="77777777" w:rsidR="0012553E" w:rsidRDefault="0012553E" w:rsidP="00DB537E">
      <w:pPr>
        <w:spacing w:line="360" w:lineRule="auto"/>
      </w:pPr>
    </w:p>
    <w:p w14:paraId="5F0CD3F8" w14:textId="77777777" w:rsidR="0068627F" w:rsidRPr="00224137" w:rsidRDefault="0068627F" w:rsidP="003C422C">
      <w:pPr>
        <w:pStyle w:val="Heading1"/>
      </w:pPr>
      <w:bookmarkStart w:id="1854" w:name="_Toc367444616"/>
      <w:bookmarkStart w:id="1855" w:name="_Toc367444811"/>
      <w:bookmarkStart w:id="1856" w:name="_Toc366854324"/>
      <w:bookmarkStart w:id="1857" w:name="_Toc370915673"/>
      <w:bookmarkStart w:id="1858" w:name="_Ref366156696"/>
      <w:bookmarkEnd w:id="1854"/>
      <w:bookmarkEnd w:id="1855"/>
      <w:bookmarkEnd w:id="1856"/>
      <w:r w:rsidRPr="00224137">
        <w:lastRenderedPageBreak/>
        <w:t>Error Handling</w:t>
      </w:r>
      <w:bookmarkEnd w:id="1857"/>
    </w:p>
    <w:p w14:paraId="0A2CC636" w14:textId="77777777" w:rsidR="0068627F" w:rsidRPr="006B439F" w:rsidRDefault="0068627F" w:rsidP="003C422C">
      <w:pPr>
        <w:pStyle w:val="Heading2"/>
      </w:pPr>
      <w:bookmarkStart w:id="1859" w:name="_Toc370915674"/>
      <w:r w:rsidRPr="006B439F">
        <w:t>Incoming Messages</w:t>
      </w:r>
      <w:bookmarkEnd w:id="1859"/>
    </w:p>
    <w:p w14:paraId="72BCB56B" w14:textId="15BDE3CB" w:rsidR="0068627F" w:rsidRDefault="0068627F" w:rsidP="003C422C">
      <w:pPr>
        <w:pStyle w:val="BodyText3"/>
        <w:rPr>
          <w:color w:val="auto"/>
        </w:rPr>
      </w:pPr>
      <w:r w:rsidRPr="006B439F">
        <w:rPr>
          <w:color w:val="auto"/>
        </w:rPr>
        <w:t xml:space="preserve">When </w:t>
      </w:r>
      <w:r>
        <w:rPr>
          <w:color w:val="auto"/>
        </w:rPr>
        <w:t>ClickSchedule</w:t>
      </w:r>
      <w:r w:rsidRPr="006B439F">
        <w:rPr>
          <w:color w:val="auto"/>
        </w:rPr>
        <w:t xml:space="preserve"> receives a message, it returns an immediate result (Synchronously) indicating whether the operation has succeeded or failed.  It is extremely important that the </w:t>
      </w:r>
      <w:r>
        <w:rPr>
          <w:color w:val="auto"/>
        </w:rPr>
        <w:t xml:space="preserve">GEHC / </w:t>
      </w:r>
      <w:r>
        <w:rPr>
          <w:rFonts w:cs="Times New Roman"/>
          <w:lang w:val="en-US"/>
        </w:rPr>
        <w:t>MUST</w:t>
      </w:r>
      <w:r w:rsidRPr="00CC2194">
        <w:rPr>
          <w:rFonts w:cs="Times New Roman"/>
          <w:lang w:val="en-US"/>
        </w:rPr>
        <w:t xml:space="preserve"> </w:t>
      </w:r>
      <w:r w:rsidRPr="006B439F">
        <w:rPr>
          <w:color w:val="auto"/>
        </w:rPr>
        <w:t xml:space="preserve">will check the returned message in order to know whether the action did, or did not, take place in </w:t>
      </w:r>
      <w:r>
        <w:rPr>
          <w:color w:val="auto"/>
        </w:rPr>
        <w:t>ClickSchedule</w:t>
      </w:r>
      <w:r w:rsidRPr="006B439F">
        <w:rPr>
          <w:color w:val="auto"/>
        </w:rPr>
        <w:t xml:space="preserve">.  Possible errors that the </w:t>
      </w:r>
      <w:r>
        <w:rPr>
          <w:color w:val="auto"/>
        </w:rPr>
        <w:t xml:space="preserve">GEHC systems </w:t>
      </w:r>
      <w:r w:rsidRPr="006B439F">
        <w:rPr>
          <w:color w:val="auto"/>
        </w:rPr>
        <w:t xml:space="preserve">might receive include: </w:t>
      </w:r>
      <w:r>
        <w:rPr>
          <w:color w:val="auto"/>
        </w:rPr>
        <w:t>ClickSchedule</w:t>
      </w:r>
      <w:r w:rsidRPr="006B439F">
        <w:rPr>
          <w:color w:val="auto"/>
        </w:rPr>
        <w:t xml:space="preserve"> server is down, Unknown </w:t>
      </w:r>
      <w:r>
        <w:rPr>
          <w:color w:val="auto"/>
        </w:rPr>
        <w:t>Task</w:t>
      </w:r>
      <w:r w:rsidRPr="006B439F">
        <w:rPr>
          <w:color w:val="auto"/>
        </w:rPr>
        <w:t>/Engineer, Database is down, etc.</w:t>
      </w:r>
    </w:p>
    <w:p w14:paraId="4C88C5BA" w14:textId="77777777" w:rsidR="0068627F" w:rsidRPr="009166E9" w:rsidRDefault="0068627F" w:rsidP="003C422C">
      <w:pPr>
        <w:pStyle w:val="Heading4"/>
        <w:numPr>
          <w:ilvl w:val="2"/>
          <w:numId w:val="2"/>
        </w:numPr>
      </w:pPr>
      <w:r>
        <w:t>Successful</w:t>
      </w:r>
      <w:r w:rsidRPr="006B439F">
        <w:t xml:space="preserve"> </w:t>
      </w:r>
      <w:r>
        <w:t>Message</w:t>
      </w:r>
    </w:p>
    <w:p w14:paraId="36165427" w14:textId="30D8AAAE" w:rsidR="0068627F" w:rsidRDefault="0068627F" w:rsidP="003C422C">
      <w:pPr>
        <w:pStyle w:val="BodyText3"/>
        <w:rPr>
          <w:color w:val="auto"/>
        </w:rPr>
      </w:pPr>
      <w:r>
        <w:rPr>
          <w:color w:val="auto"/>
        </w:rPr>
        <w:t>When no error occurs the message response is returned with no error. For example a successful createResource call, see for example.</w:t>
      </w:r>
    </w:p>
    <w:p w14:paraId="11A71F02" w14:textId="77777777" w:rsidR="0068627F" w:rsidRPr="009166E9" w:rsidRDefault="0068627F" w:rsidP="003C422C">
      <w:pPr>
        <w:pStyle w:val="Heading4"/>
        <w:numPr>
          <w:ilvl w:val="2"/>
          <w:numId w:val="2"/>
        </w:numPr>
      </w:pPr>
      <w:r>
        <w:t xml:space="preserve">Messages returned with Error – General </w:t>
      </w:r>
    </w:p>
    <w:p w14:paraId="3C0A7203" w14:textId="77777777" w:rsidR="0068627F" w:rsidRPr="006B439F" w:rsidRDefault="0068627F" w:rsidP="003C422C">
      <w:pPr>
        <w:pStyle w:val="BodyText3"/>
        <w:rPr>
          <w:color w:val="auto"/>
        </w:rPr>
      </w:pPr>
      <w:r w:rsidRPr="006B439F">
        <w:rPr>
          <w:color w:val="auto"/>
        </w:rPr>
        <w:t>On error, the following message will be returned within the result message:</w:t>
      </w:r>
    </w:p>
    <w:tbl>
      <w:tblPr>
        <w:tblW w:w="0" w:type="auto"/>
        <w:tblLook w:val="04A0" w:firstRow="1" w:lastRow="0" w:firstColumn="1" w:lastColumn="0" w:noHBand="0" w:noVBand="1"/>
      </w:tblPr>
      <w:tblGrid>
        <w:gridCol w:w="10296"/>
      </w:tblGrid>
      <w:tr w:rsidR="000E2085" w14:paraId="158CB0D4" w14:textId="77777777" w:rsidTr="000E2085">
        <w:tc>
          <w:tcPr>
            <w:tcW w:w="10296" w:type="dxa"/>
          </w:tcPr>
          <w:p w14:paraId="51687E98" w14:textId="77777777" w:rsidR="000E2085" w:rsidRPr="000E5CD1" w:rsidRDefault="000E2085" w:rsidP="000E5CD1">
            <w:pPr>
              <w:tabs>
                <w:tab w:val="left" w:pos="-720"/>
                <w:tab w:val="left" w:pos="0"/>
                <w:tab w:val="left" w:pos="720"/>
                <w:tab w:val="left" w:pos="1440"/>
                <w:tab w:val="left" w:pos="2160"/>
                <w:tab w:val="left" w:pos="2880"/>
                <w:tab w:val="left" w:pos="3600"/>
                <w:tab w:val="left" w:pos="4320"/>
              </w:tabs>
              <w:autoSpaceDE w:val="0"/>
              <w:autoSpaceDN w:val="0"/>
              <w:adjustRightInd w:val="0"/>
              <w:rPr>
                <w:rFonts w:ascii="Helv" w:hAnsi="Helv" w:cs="Helv"/>
                <w:color w:val="000000"/>
                <w:szCs w:val="20"/>
                <w:lang w:eastAsia="ja-JP" w:bidi="ar-SA"/>
              </w:rPr>
            </w:pPr>
            <w:r w:rsidRPr="000E5CD1">
              <w:rPr>
                <w:rFonts w:ascii="Helv" w:hAnsi="Helv" w:cs="Helv"/>
                <w:color w:val="000000"/>
                <w:szCs w:val="20"/>
                <w:lang w:eastAsia="ja-JP" w:bidi="ar-SA"/>
              </w:rPr>
              <w:t>&lt;s:Envelope &gt;</w:t>
            </w:r>
          </w:p>
          <w:p w14:paraId="30CD754C" w14:textId="77777777" w:rsidR="000E2085" w:rsidRPr="000E5CD1" w:rsidRDefault="000E2085" w:rsidP="000E5CD1">
            <w:pPr>
              <w:tabs>
                <w:tab w:val="left" w:pos="-720"/>
                <w:tab w:val="left" w:pos="0"/>
                <w:tab w:val="left" w:pos="720"/>
                <w:tab w:val="left" w:pos="1440"/>
                <w:tab w:val="left" w:pos="2160"/>
                <w:tab w:val="left" w:pos="2880"/>
                <w:tab w:val="left" w:pos="3600"/>
                <w:tab w:val="left" w:pos="4320"/>
              </w:tabs>
              <w:autoSpaceDE w:val="0"/>
              <w:autoSpaceDN w:val="0"/>
              <w:adjustRightInd w:val="0"/>
              <w:rPr>
                <w:rFonts w:ascii="Helv" w:hAnsi="Helv" w:cs="Helv"/>
                <w:color w:val="000000"/>
                <w:szCs w:val="20"/>
                <w:lang w:eastAsia="ja-JP" w:bidi="ar-SA"/>
              </w:rPr>
            </w:pPr>
            <w:r w:rsidRPr="000E5CD1">
              <w:rPr>
                <w:rFonts w:ascii="Helv" w:hAnsi="Helv" w:cs="Helv"/>
                <w:color w:val="000000"/>
                <w:szCs w:val="20"/>
                <w:lang w:eastAsia="ja-JP" w:bidi="ar-SA"/>
              </w:rPr>
              <w:t xml:space="preserve">  …</w:t>
            </w:r>
          </w:p>
          <w:p w14:paraId="5519A38C" w14:textId="77777777" w:rsidR="000E2085" w:rsidRPr="000E5CD1" w:rsidRDefault="000E2085" w:rsidP="000E5CD1">
            <w:pPr>
              <w:tabs>
                <w:tab w:val="left" w:pos="-720"/>
                <w:tab w:val="left" w:pos="0"/>
                <w:tab w:val="left" w:pos="720"/>
                <w:tab w:val="left" w:pos="1440"/>
                <w:tab w:val="left" w:pos="2160"/>
                <w:tab w:val="left" w:pos="2880"/>
                <w:tab w:val="left" w:pos="3600"/>
                <w:tab w:val="left" w:pos="4320"/>
              </w:tabs>
              <w:autoSpaceDE w:val="0"/>
              <w:autoSpaceDN w:val="0"/>
              <w:adjustRightInd w:val="0"/>
              <w:rPr>
                <w:rFonts w:ascii="Helv" w:hAnsi="Helv" w:cs="Helv"/>
                <w:color w:val="000000"/>
                <w:szCs w:val="20"/>
                <w:lang w:eastAsia="ja-JP" w:bidi="ar-SA"/>
              </w:rPr>
            </w:pPr>
            <w:r w:rsidRPr="000E5CD1">
              <w:rPr>
                <w:rFonts w:ascii="Helv" w:hAnsi="Helv" w:cs="Helv"/>
                <w:color w:val="000000"/>
                <w:szCs w:val="20"/>
                <w:lang w:eastAsia="ja-JP" w:bidi="ar-SA"/>
              </w:rPr>
              <w:t xml:space="preserve">      &lt;faultcode&gt;Error code&lt;/faultcode&gt;</w:t>
            </w:r>
          </w:p>
          <w:p w14:paraId="53A421E0" w14:textId="77777777" w:rsidR="000E2085" w:rsidRPr="000E5CD1" w:rsidRDefault="000E2085" w:rsidP="000E5CD1">
            <w:pPr>
              <w:tabs>
                <w:tab w:val="left" w:pos="-720"/>
                <w:tab w:val="left" w:pos="0"/>
                <w:tab w:val="left" w:pos="720"/>
                <w:tab w:val="left" w:pos="1440"/>
                <w:tab w:val="left" w:pos="2160"/>
                <w:tab w:val="left" w:pos="2880"/>
                <w:tab w:val="left" w:pos="3600"/>
                <w:tab w:val="left" w:pos="4320"/>
              </w:tabs>
              <w:autoSpaceDE w:val="0"/>
              <w:autoSpaceDN w:val="0"/>
              <w:adjustRightInd w:val="0"/>
              <w:rPr>
                <w:rFonts w:ascii="Helv" w:hAnsi="Helv" w:cs="Helv"/>
                <w:color w:val="000000"/>
                <w:szCs w:val="20"/>
                <w:lang w:eastAsia="ja-JP" w:bidi="ar-SA"/>
              </w:rPr>
            </w:pPr>
            <w:r w:rsidRPr="000E5CD1">
              <w:rPr>
                <w:rFonts w:ascii="Helv" w:hAnsi="Helv" w:cs="Helv"/>
                <w:color w:val="000000"/>
                <w:szCs w:val="20"/>
                <w:lang w:eastAsia="ja-JP" w:bidi="ar-SA"/>
              </w:rPr>
              <w:tab/>
            </w:r>
            <w:r w:rsidRPr="000E5CD1">
              <w:rPr>
                <w:rFonts w:ascii="Helv" w:hAnsi="Helv" w:cs="Helv"/>
                <w:color w:val="000000"/>
                <w:szCs w:val="20"/>
                <w:lang w:eastAsia="ja-JP" w:bidi="ar-SA"/>
              </w:rPr>
              <w:tab/>
              <w:t>&lt;detail&gt;</w:t>
            </w:r>
          </w:p>
          <w:p w14:paraId="5AB47D6B" w14:textId="77777777" w:rsidR="000E2085" w:rsidRPr="000E5CD1" w:rsidRDefault="000E2085" w:rsidP="000E5CD1">
            <w:pPr>
              <w:tabs>
                <w:tab w:val="left" w:pos="-720"/>
                <w:tab w:val="left" w:pos="0"/>
                <w:tab w:val="left" w:pos="720"/>
                <w:tab w:val="left" w:pos="1440"/>
                <w:tab w:val="left" w:pos="2160"/>
                <w:tab w:val="left" w:pos="2880"/>
                <w:tab w:val="left" w:pos="3600"/>
                <w:tab w:val="left" w:pos="4320"/>
              </w:tabs>
              <w:autoSpaceDE w:val="0"/>
              <w:autoSpaceDN w:val="0"/>
              <w:adjustRightInd w:val="0"/>
              <w:rPr>
                <w:rFonts w:ascii="Helv" w:hAnsi="Helv" w:cs="Helv"/>
                <w:color w:val="000000"/>
                <w:szCs w:val="20"/>
                <w:lang w:eastAsia="ja-JP" w:bidi="ar-SA"/>
              </w:rPr>
            </w:pPr>
            <w:r w:rsidRPr="000E5CD1">
              <w:rPr>
                <w:rFonts w:ascii="Helv" w:hAnsi="Helv" w:cs="Helv"/>
                <w:color w:val="000000"/>
                <w:szCs w:val="20"/>
                <w:lang w:eastAsia="ja-JP" w:bidi="ar-SA"/>
              </w:rPr>
              <w:t xml:space="preserve">        &lt;string Error description </w:t>
            </w:r>
          </w:p>
          <w:p w14:paraId="593C530D" w14:textId="77777777" w:rsidR="000E2085" w:rsidRPr="000E5CD1" w:rsidRDefault="000E2085" w:rsidP="000E5CD1">
            <w:pPr>
              <w:tabs>
                <w:tab w:val="left" w:pos="-720"/>
                <w:tab w:val="left" w:pos="0"/>
                <w:tab w:val="left" w:pos="720"/>
                <w:tab w:val="left" w:pos="1440"/>
                <w:tab w:val="left" w:pos="2160"/>
                <w:tab w:val="left" w:pos="2880"/>
                <w:tab w:val="left" w:pos="3600"/>
                <w:tab w:val="left" w:pos="4320"/>
              </w:tabs>
              <w:autoSpaceDE w:val="0"/>
              <w:autoSpaceDN w:val="0"/>
              <w:adjustRightInd w:val="0"/>
              <w:rPr>
                <w:rFonts w:ascii="Helv" w:hAnsi="Helv" w:cs="Helv"/>
                <w:color w:val="000000"/>
                <w:szCs w:val="20"/>
                <w:lang w:eastAsia="ja-JP" w:bidi="ar-SA"/>
              </w:rPr>
            </w:pPr>
            <w:r w:rsidRPr="000E5CD1">
              <w:rPr>
                <w:rFonts w:ascii="Helv" w:hAnsi="Helv" w:cs="Helv"/>
                <w:color w:val="000000"/>
                <w:szCs w:val="20"/>
                <w:lang w:eastAsia="ja-JP" w:bidi="ar-SA"/>
              </w:rPr>
              <w:tab/>
            </w:r>
            <w:r w:rsidRPr="000E5CD1">
              <w:rPr>
                <w:rFonts w:ascii="Helv" w:hAnsi="Helv" w:cs="Helv"/>
                <w:color w:val="000000"/>
                <w:szCs w:val="20"/>
                <w:lang w:eastAsia="ja-JP" w:bidi="ar-SA"/>
              </w:rPr>
              <w:tab/>
              <w:t xml:space="preserve">     …</w:t>
            </w:r>
            <w:r w:rsidRPr="000E5CD1">
              <w:rPr>
                <w:rFonts w:ascii="Helv" w:hAnsi="Helv" w:cs="Helv"/>
                <w:color w:val="000000"/>
                <w:szCs w:val="20"/>
                <w:lang w:eastAsia="ja-JP" w:bidi="ar-SA"/>
              </w:rPr>
              <w:tab/>
            </w:r>
          </w:p>
          <w:p w14:paraId="7A4B0A1D" w14:textId="77777777" w:rsidR="000E2085" w:rsidRPr="000E5CD1" w:rsidRDefault="000E2085" w:rsidP="000E5CD1">
            <w:pPr>
              <w:tabs>
                <w:tab w:val="left" w:pos="-720"/>
                <w:tab w:val="left" w:pos="0"/>
                <w:tab w:val="left" w:pos="720"/>
                <w:tab w:val="left" w:pos="1440"/>
                <w:tab w:val="left" w:pos="2160"/>
                <w:tab w:val="left" w:pos="2880"/>
                <w:tab w:val="left" w:pos="3600"/>
                <w:tab w:val="left" w:pos="4320"/>
              </w:tabs>
              <w:autoSpaceDE w:val="0"/>
              <w:autoSpaceDN w:val="0"/>
              <w:adjustRightInd w:val="0"/>
              <w:rPr>
                <w:rFonts w:ascii="Helv" w:hAnsi="Helv" w:cs="Helv"/>
                <w:color w:val="000000"/>
                <w:szCs w:val="20"/>
                <w:lang w:eastAsia="ja-JP" w:bidi="ar-SA"/>
              </w:rPr>
            </w:pPr>
            <w:r w:rsidRPr="000E5CD1">
              <w:rPr>
                <w:rFonts w:ascii="Helv" w:hAnsi="Helv" w:cs="Helv"/>
                <w:color w:val="000000"/>
                <w:szCs w:val="20"/>
                <w:lang w:eastAsia="ja-JP" w:bidi="ar-SA"/>
              </w:rPr>
              <w:tab/>
              <w:t xml:space="preserve">   &lt;/string&gt;</w:t>
            </w:r>
          </w:p>
          <w:p w14:paraId="2BCFE60F" w14:textId="77777777" w:rsidR="000E2085" w:rsidRPr="000E5CD1" w:rsidRDefault="000E2085" w:rsidP="000E5CD1">
            <w:pPr>
              <w:tabs>
                <w:tab w:val="left" w:pos="-720"/>
                <w:tab w:val="left" w:pos="0"/>
                <w:tab w:val="left" w:pos="720"/>
                <w:tab w:val="left" w:pos="1440"/>
                <w:tab w:val="left" w:pos="2160"/>
                <w:tab w:val="left" w:pos="2880"/>
                <w:tab w:val="left" w:pos="3600"/>
                <w:tab w:val="left" w:pos="4320"/>
              </w:tabs>
              <w:autoSpaceDE w:val="0"/>
              <w:autoSpaceDN w:val="0"/>
              <w:adjustRightInd w:val="0"/>
              <w:rPr>
                <w:rFonts w:ascii="Helv" w:hAnsi="Helv" w:cs="Helv"/>
                <w:color w:val="000000"/>
                <w:szCs w:val="20"/>
                <w:lang w:eastAsia="ja-JP" w:bidi="ar-SA"/>
              </w:rPr>
            </w:pPr>
            <w:r w:rsidRPr="000E5CD1">
              <w:rPr>
                <w:rFonts w:ascii="Helv" w:hAnsi="Helv" w:cs="Helv"/>
                <w:color w:val="000000"/>
                <w:szCs w:val="20"/>
                <w:lang w:eastAsia="ja-JP" w:bidi="ar-SA"/>
              </w:rPr>
              <w:t xml:space="preserve">   …   </w:t>
            </w:r>
          </w:p>
          <w:p w14:paraId="3E9C844F" w14:textId="2859AA51" w:rsidR="000E2085" w:rsidRPr="000E5CD1" w:rsidRDefault="000E2085" w:rsidP="000E5CD1">
            <w:pPr>
              <w:tabs>
                <w:tab w:val="left" w:pos="-720"/>
                <w:tab w:val="left" w:pos="0"/>
                <w:tab w:val="left" w:pos="720"/>
                <w:tab w:val="left" w:pos="1440"/>
                <w:tab w:val="left" w:pos="2160"/>
                <w:tab w:val="left" w:pos="2880"/>
                <w:tab w:val="left" w:pos="3600"/>
                <w:tab w:val="left" w:pos="4320"/>
              </w:tabs>
              <w:autoSpaceDE w:val="0"/>
              <w:autoSpaceDN w:val="0"/>
              <w:adjustRightInd w:val="0"/>
              <w:rPr>
                <w:color w:val="984806" w:themeColor="accent6" w:themeShade="80"/>
                <w:szCs w:val="20"/>
                <w:lang w:bidi="ar-SA"/>
              </w:rPr>
            </w:pPr>
            <w:r w:rsidRPr="000E5CD1">
              <w:rPr>
                <w:rFonts w:ascii="Helv" w:hAnsi="Helv" w:cs="Helv"/>
                <w:color w:val="000000"/>
                <w:szCs w:val="20"/>
                <w:lang w:eastAsia="ja-JP" w:bidi="ar-SA"/>
              </w:rPr>
              <w:t>&lt;/s:Envelope&gt;</w:t>
            </w:r>
          </w:p>
        </w:tc>
      </w:tr>
    </w:tbl>
    <w:p w14:paraId="5E905F90" w14:textId="77777777" w:rsidR="0068627F" w:rsidRPr="006B439F" w:rsidRDefault="0068627F" w:rsidP="000E5CD1">
      <w:pPr>
        <w:autoSpaceDE w:val="0"/>
        <w:autoSpaceDN w:val="0"/>
        <w:adjustRightInd w:val="0"/>
        <w:spacing w:line="360" w:lineRule="auto"/>
        <w:rPr>
          <w:szCs w:val="20"/>
          <w:lang w:bidi="ar-SA"/>
        </w:rPr>
      </w:pPr>
    </w:p>
    <w:p w14:paraId="63AF01C9" w14:textId="77777777" w:rsidR="0068627F" w:rsidRPr="006B439F" w:rsidRDefault="0068627F" w:rsidP="003C422C">
      <w:pPr>
        <w:pStyle w:val="BodyText3"/>
        <w:rPr>
          <w:color w:val="auto"/>
        </w:rPr>
      </w:pPr>
      <w:r w:rsidRPr="006B439F">
        <w:rPr>
          <w:color w:val="auto"/>
        </w:rPr>
        <w:t>For example</w:t>
      </w:r>
      <w:r>
        <w:rPr>
          <w:color w:val="auto"/>
        </w:rPr>
        <w:t xml:space="preserve"> when trying to update a task with non-existing call ID</w:t>
      </w:r>
      <w:r w:rsidRPr="006B439F">
        <w:rPr>
          <w:color w:val="auto"/>
        </w:rPr>
        <w:t>:</w:t>
      </w:r>
    </w:p>
    <w:tbl>
      <w:tblPr>
        <w:tblW w:w="0" w:type="auto"/>
        <w:tblLook w:val="04A0" w:firstRow="1" w:lastRow="0" w:firstColumn="1" w:lastColumn="0" w:noHBand="0" w:noVBand="1"/>
      </w:tblPr>
      <w:tblGrid>
        <w:gridCol w:w="10296"/>
      </w:tblGrid>
      <w:tr w:rsidR="000E2085" w14:paraId="3C3887EB" w14:textId="77777777" w:rsidTr="000E2085">
        <w:tc>
          <w:tcPr>
            <w:tcW w:w="10296" w:type="dxa"/>
          </w:tcPr>
          <w:p w14:paraId="1A088E54" w14:textId="77777777" w:rsidR="000E2085" w:rsidRDefault="000E2085" w:rsidP="000E2085">
            <w:pPr>
              <w:tabs>
                <w:tab w:val="left" w:pos="-720"/>
                <w:tab w:val="left" w:pos="0"/>
                <w:tab w:val="left" w:pos="720"/>
                <w:tab w:val="left" w:pos="1440"/>
                <w:tab w:val="left" w:pos="2160"/>
                <w:tab w:val="left" w:pos="2880"/>
                <w:tab w:val="left" w:pos="3600"/>
                <w:tab w:val="left" w:pos="4320"/>
              </w:tabs>
              <w:autoSpaceDE w:val="0"/>
              <w:autoSpaceDN w:val="0"/>
              <w:adjustRightInd w:val="0"/>
              <w:rPr>
                <w:rFonts w:ascii="Helv" w:hAnsi="Helv" w:cs="Helv"/>
                <w:color w:val="000000"/>
                <w:szCs w:val="20"/>
                <w:lang w:eastAsia="ja-JP" w:bidi="ar-SA"/>
              </w:rPr>
            </w:pPr>
            <w:r>
              <w:rPr>
                <w:rFonts w:ascii="Helv" w:hAnsi="Helv" w:cs="Helv"/>
                <w:color w:val="000000"/>
                <w:szCs w:val="20"/>
                <w:lang w:eastAsia="ja-JP" w:bidi="ar-SA"/>
              </w:rPr>
              <w:t>&lt;s:Envelope xmlns:s="http://schemas.xmlsoap.org/soap/envelope/"&gt;</w:t>
            </w:r>
          </w:p>
          <w:p w14:paraId="5548F8DE" w14:textId="77777777" w:rsidR="000E2085" w:rsidRDefault="000E2085" w:rsidP="000E2085">
            <w:pPr>
              <w:tabs>
                <w:tab w:val="left" w:pos="-720"/>
                <w:tab w:val="left" w:pos="0"/>
                <w:tab w:val="left" w:pos="720"/>
                <w:tab w:val="left" w:pos="1440"/>
                <w:tab w:val="left" w:pos="2160"/>
                <w:tab w:val="left" w:pos="2880"/>
                <w:tab w:val="left" w:pos="3600"/>
                <w:tab w:val="left" w:pos="4320"/>
              </w:tabs>
              <w:autoSpaceDE w:val="0"/>
              <w:autoSpaceDN w:val="0"/>
              <w:adjustRightInd w:val="0"/>
              <w:rPr>
                <w:rFonts w:ascii="Helv" w:hAnsi="Helv" w:cs="Helv"/>
                <w:color w:val="000000"/>
                <w:szCs w:val="20"/>
                <w:lang w:eastAsia="ja-JP" w:bidi="ar-SA"/>
              </w:rPr>
            </w:pPr>
            <w:r>
              <w:rPr>
                <w:rFonts w:ascii="Helv" w:hAnsi="Helv" w:cs="Helv"/>
                <w:color w:val="000000"/>
                <w:szCs w:val="20"/>
                <w:lang w:eastAsia="ja-JP" w:bidi="ar-SA"/>
              </w:rPr>
              <w:t xml:space="preserve">  &lt;s:Body&gt;</w:t>
            </w:r>
          </w:p>
          <w:p w14:paraId="6B803A02" w14:textId="77777777" w:rsidR="000E2085" w:rsidRDefault="000E2085" w:rsidP="000E2085">
            <w:pPr>
              <w:tabs>
                <w:tab w:val="left" w:pos="-720"/>
                <w:tab w:val="left" w:pos="0"/>
                <w:tab w:val="left" w:pos="720"/>
                <w:tab w:val="left" w:pos="1440"/>
                <w:tab w:val="left" w:pos="2160"/>
                <w:tab w:val="left" w:pos="2880"/>
                <w:tab w:val="left" w:pos="3600"/>
                <w:tab w:val="left" w:pos="4320"/>
              </w:tabs>
              <w:autoSpaceDE w:val="0"/>
              <w:autoSpaceDN w:val="0"/>
              <w:adjustRightInd w:val="0"/>
              <w:rPr>
                <w:rFonts w:ascii="Helv" w:hAnsi="Helv" w:cs="Helv"/>
                <w:color w:val="000000"/>
                <w:szCs w:val="20"/>
                <w:lang w:eastAsia="ja-JP" w:bidi="ar-SA"/>
              </w:rPr>
            </w:pPr>
            <w:r>
              <w:rPr>
                <w:rFonts w:ascii="Helv" w:hAnsi="Helv" w:cs="Helv"/>
                <w:color w:val="000000"/>
                <w:szCs w:val="20"/>
                <w:lang w:eastAsia="ja-JP" w:bidi="ar-SA"/>
              </w:rPr>
              <w:t xml:space="preserve">    &lt;s:Fault&gt;</w:t>
            </w:r>
          </w:p>
          <w:p w14:paraId="313E4501" w14:textId="77777777" w:rsidR="000E2085" w:rsidRDefault="000E2085" w:rsidP="000E2085">
            <w:pPr>
              <w:tabs>
                <w:tab w:val="left" w:pos="-720"/>
                <w:tab w:val="left" w:pos="0"/>
                <w:tab w:val="left" w:pos="720"/>
                <w:tab w:val="left" w:pos="1440"/>
                <w:tab w:val="left" w:pos="2160"/>
                <w:tab w:val="left" w:pos="2880"/>
                <w:tab w:val="left" w:pos="3600"/>
                <w:tab w:val="left" w:pos="4320"/>
              </w:tabs>
              <w:autoSpaceDE w:val="0"/>
              <w:autoSpaceDN w:val="0"/>
              <w:adjustRightInd w:val="0"/>
              <w:rPr>
                <w:rFonts w:ascii="Helv" w:hAnsi="Helv" w:cs="Helv"/>
                <w:color w:val="000000"/>
                <w:szCs w:val="20"/>
                <w:lang w:eastAsia="ja-JP" w:bidi="ar-SA"/>
              </w:rPr>
            </w:pPr>
            <w:r>
              <w:rPr>
                <w:rFonts w:ascii="Helv" w:hAnsi="Helv" w:cs="Helv"/>
                <w:color w:val="000000"/>
                <w:szCs w:val="20"/>
                <w:lang w:eastAsia="ja-JP" w:bidi="ar-SA"/>
              </w:rPr>
              <w:t xml:space="preserve">      &lt;faultcode&gt;s:ServiceOptimization.ErrorNumbers.55560&lt;/faultcode&gt;</w:t>
            </w:r>
          </w:p>
          <w:p w14:paraId="3CEA0EF4" w14:textId="77777777" w:rsidR="000E2085" w:rsidRDefault="000E2085" w:rsidP="000E2085">
            <w:pPr>
              <w:tabs>
                <w:tab w:val="left" w:pos="-720"/>
                <w:tab w:val="left" w:pos="0"/>
                <w:tab w:val="left" w:pos="720"/>
                <w:tab w:val="left" w:pos="1440"/>
                <w:tab w:val="left" w:pos="2160"/>
                <w:tab w:val="left" w:pos="2880"/>
                <w:tab w:val="left" w:pos="3600"/>
                <w:tab w:val="left" w:pos="4320"/>
              </w:tabs>
              <w:autoSpaceDE w:val="0"/>
              <w:autoSpaceDN w:val="0"/>
              <w:adjustRightInd w:val="0"/>
              <w:rPr>
                <w:rFonts w:ascii="Helv" w:hAnsi="Helv" w:cs="Helv"/>
                <w:color w:val="000000"/>
                <w:szCs w:val="20"/>
                <w:lang w:eastAsia="ja-JP" w:bidi="ar-SA"/>
              </w:rPr>
            </w:pPr>
            <w:r>
              <w:rPr>
                <w:rFonts w:ascii="Helv" w:hAnsi="Helv" w:cs="Helv"/>
                <w:color w:val="000000"/>
                <w:szCs w:val="20"/>
                <w:lang w:eastAsia="ja-JP" w:bidi="ar-SA"/>
              </w:rPr>
              <w:t xml:space="preserve">      &lt;faultstring xml:lang="en-US"&gt;Null or empty configuration&lt;/faultstring&gt;</w:t>
            </w:r>
          </w:p>
          <w:p w14:paraId="7A4C8D70" w14:textId="77777777" w:rsidR="000E2085" w:rsidRDefault="000E2085" w:rsidP="000E2085">
            <w:pPr>
              <w:tabs>
                <w:tab w:val="left" w:pos="-720"/>
                <w:tab w:val="left" w:pos="0"/>
                <w:tab w:val="left" w:pos="720"/>
                <w:tab w:val="left" w:pos="1440"/>
                <w:tab w:val="left" w:pos="2160"/>
                <w:tab w:val="left" w:pos="2880"/>
                <w:tab w:val="left" w:pos="3600"/>
                <w:tab w:val="left" w:pos="4320"/>
              </w:tabs>
              <w:autoSpaceDE w:val="0"/>
              <w:autoSpaceDN w:val="0"/>
              <w:adjustRightInd w:val="0"/>
              <w:rPr>
                <w:rFonts w:ascii="Helv" w:hAnsi="Helv" w:cs="Helv"/>
                <w:color w:val="000000"/>
                <w:szCs w:val="20"/>
                <w:lang w:eastAsia="ja-JP" w:bidi="ar-SA"/>
              </w:rPr>
            </w:pPr>
            <w:r>
              <w:rPr>
                <w:rFonts w:ascii="Helv" w:hAnsi="Helv" w:cs="Helv"/>
                <w:color w:val="000000"/>
                <w:szCs w:val="20"/>
                <w:lang w:eastAsia="ja-JP" w:bidi="ar-SA"/>
              </w:rPr>
              <w:t xml:space="preserve">      &lt;detail&gt;</w:t>
            </w:r>
          </w:p>
          <w:p w14:paraId="65DB09FB" w14:textId="77777777" w:rsidR="000E2085" w:rsidRDefault="000E2085" w:rsidP="000E2085">
            <w:pPr>
              <w:tabs>
                <w:tab w:val="left" w:pos="-720"/>
                <w:tab w:val="left" w:pos="0"/>
                <w:tab w:val="left" w:pos="720"/>
                <w:tab w:val="left" w:pos="1440"/>
                <w:tab w:val="left" w:pos="2160"/>
                <w:tab w:val="left" w:pos="2880"/>
                <w:tab w:val="left" w:pos="3600"/>
                <w:tab w:val="left" w:pos="4320"/>
              </w:tabs>
              <w:autoSpaceDE w:val="0"/>
              <w:autoSpaceDN w:val="0"/>
              <w:adjustRightInd w:val="0"/>
              <w:rPr>
                <w:rFonts w:ascii="Helv" w:hAnsi="Helv" w:cs="Helv"/>
                <w:color w:val="000000"/>
                <w:szCs w:val="20"/>
                <w:lang w:eastAsia="ja-JP" w:bidi="ar-SA"/>
              </w:rPr>
            </w:pPr>
            <w:r>
              <w:rPr>
                <w:rFonts w:ascii="Helv" w:hAnsi="Helv" w:cs="Helv"/>
                <w:color w:val="000000"/>
                <w:szCs w:val="20"/>
                <w:lang w:eastAsia="ja-JP" w:bidi="ar-SA"/>
              </w:rPr>
              <w:t xml:space="preserve">        &lt;string xmlns="http://schemas.microsoft.com/2003/10/Serialization/"&gt;W6ServiceHost.Bindings.W6Exception: Null or empty configuration</w:t>
            </w:r>
          </w:p>
          <w:p w14:paraId="1F1ACB9C" w14:textId="77777777" w:rsidR="000E2085" w:rsidRDefault="000E2085" w:rsidP="000E2085">
            <w:pPr>
              <w:tabs>
                <w:tab w:val="left" w:pos="-720"/>
                <w:tab w:val="left" w:pos="0"/>
                <w:tab w:val="left" w:pos="720"/>
                <w:tab w:val="left" w:pos="1440"/>
                <w:tab w:val="left" w:pos="2160"/>
                <w:tab w:val="left" w:pos="2880"/>
                <w:tab w:val="left" w:pos="3600"/>
                <w:tab w:val="left" w:pos="4320"/>
              </w:tabs>
              <w:autoSpaceDE w:val="0"/>
              <w:autoSpaceDN w:val="0"/>
              <w:adjustRightInd w:val="0"/>
              <w:rPr>
                <w:rFonts w:ascii="Helv" w:hAnsi="Helv" w:cs="Helv"/>
                <w:color w:val="000000"/>
                <w:szCs w:val="20"/>
                <w:lang w:eastAsia="ja-JP" w:bidi="ar-SA"/>
              </w:rPr>
            </w:pPr>
            <w:r>
              <w:rPr>
                <w:rFonts w:ascii="Helv" w:hAnsi="Helv" w:cs="Helv"/>
                <w:color w:val="000000"/>
                <w:szCs w:val="20"/>
                <w:lang w:eastAsia="ja-JP" w:bidi="ar-SA"/>
              </w:rPr>
              <w:t xml:space="preserve">   at W6ServiceHost.W6MessageProcessor.HandleSXPErrors(String sxpResponseBody, Boolean isSxpContext)</w:t>
            </w:r>
          </w:p>
          <w:p w14:paraId="6201E8F3" w14:textId="77777777" w:rsidR="000E2085" w:rsidRDefault="000E2085" w:rsidP="000E2085">
            <w:pPr>
              <w:tabs>
                <w:tab w:val="left" w:pos="-720"/>
                <w:tab w:val="left" w:pos="0"/>
                <w:tab w:val="left" w:pos="720"/>
                <w:tab w:val="left" w:pos="1440"/>
                <w:tab w:val="left" w:pos="2160"/>
                <w:tab w:val="left" w:pos="2880"/>
                <w:tab w:val="left" w:pos="3600"/>
                <w:tab w:val="left" w:pos="4320"/>
              </w:tabs>
              <w:autoSpaceDE w:val="0"/>
              <w:autoSpaceDN w:val="0"/>
              <w:adjustRightInd w:val="0"/>
              <w:rPr>
                <w:rFonts w:ascii="Helv" w:hAnsi="Helv" w:cs="Helv"/>
                <w:color w:val="000000"/>
                <w:szCs w:val="20"/>
                <w:lang w:eastAsia="ja-JP" w:bidi="ar-SA"/>
              </w:rPr>
            </w:pPr>
            <w:r>
              <w:rPr>
                <w:rFonts w:ascii="Helv" w:hAnsi="Helv" w:cs="Helv"/>
                <w:color w:val="000000"/>
                <w:szCs w:val="20"/>
                <w:lang w:eastAsia="ja-JP" w:bidi="ar-SA"/>
              </w:rPr>
              <w:t xml:space="preserve">   at W6ServiceHost.W6MessageProcessor.ProcessMessage(String requestBody, String processorTypeName, Boolean isSxpContext, W6MessageSettingProperty messageSettings)</w:t>
            </w:r>
          </w:p>
          <w:p w14:paraId="7E52A4D7" w14:textId="77777777" w:rsidR="000E2085" w:rsidRDefault="000E2085" w:rsidP="000E2085">
            <w:pPr>
              <w:tabs>
                <w:tab w:val="left" w:pos="-720"/>
                <w:tab w:val="left" w:pos="0"/>
                <w:tab w:val="left" w:pos="720"/>
                <w:tab w:val="left" w:pos="1440"/>
                <w:tab w:val="left" w:pos="2160"/>
                <w:tab w:val="left" w:pos="2880"/>
                <w:tab w:val="left" w:pos="3600"/>
                <w:tab w:val="left" w:pos="4320"/>
              </w:tabs>
              <w:autoSpaceDE w:val="0"/>
              <w:autoSpaceDN w:val="0"/>
              <w:adjustRightInd w:val="0"/>
              <w:rPr>
                <w:rFonts w:ascii="Helv" w:hAnsi="Helv" w:cs="Helv"/>
                <w:color w:val="000000"/>
                <w:szCs w:val="20"/>
                <w:lang w:eastAsia="ja-JP" w:bidi="ar-SA"/>
              </w:rPr>
            </w:pPr>
            <w:r>
              <w:rPr>
                <w:rFonts w:ascii="Helv" w:hAnsi="Helv" w:cs="Helv"/>
                <w:color w:val="000000"/>
                <w:szCs w:val="20"/>
                <w:lang w:eastAsia="ja-JP" w:bidi="ar-SA"/>
              </w:rPr>
              <w:t xml:space="preserve">   at W6ServiceHost.W6MessageProcessor.ProcessMessage(Message requestMessage, String contractNamespace, String contractName)</w:t>
            </w:r>
          </w:p>
          <w:p w14:paraId="438AC1E5" w14:textId="77777777" w:rsidR="000E2085" w:rsidRDefault="000E2085" w:rsidP="000E2085">
            <w:pPr>
              <w:tabs>
                <w:tab w:val="left" w:pos="-720"/>
                <w:tab w:val="left" w:pos="0"/>
                <w:tab w:val="left" w:pos="720"/>
                <w:tab w:val="left" w:pos="1440"/>
                <w:tab w:val="left" w:pos="2160"/>
                <w:tab w:val="left" w:pos="2880"/>
                <w:tab w:val="left" w:pos="3600"/>
                <w:tab w:val="left" w:pos="4320"/>
              </w:tabs>
              <w:autoSpaceDE w:val="0"/>
              <w:autoSpaceDN w:val="0"/>
              <w:adjustRightInd w:val="0"/>
              <w:rPr>
                <w:rFonts w:ascii="Helv" w:hAnsi="Helv" w:cs="Helv"/>
                <w:color w:val="000000"/>
                <w:szCs w:val="20"/>
                <w:lang w:eastAsia="ja-JP" w:bidi="ar-SA"/>
              </w:rPr>
            </w:pPr>
            <w:r>
              <w:rPr>
                <w:rFonts w:ascii="Helv" w:hAnsi="Helv" w:cs="Helv"/>
                <w:color w:val="000000"/>
                <w:szCs w:val="20"/>
                <w:lang w:eastAsia="ja-JP" w:bidi="ar-SA"/>
              </w:rPr>
              <w:t xml:space="preserve">   at W6Services.W6ServiceBase`1.ProcessMessage(Message message)</w:t>
            </w:r>
          </w:p>
          <w:p w14:paraId="3D3D3659" w14:textId="77777777" w:rsidR="000E2085" w:rsidRDefault="000E2085" w:rsidP="000E2085">
            <w:pPr>
              <w:tabs>
                <w:tab w:val="left" w:pos="-720"/>
                <w:tab w:val="left" w:pos="0"/>
                <w:tab w:val="left" w:pos="720"/>
                <w:tab w:val="left" w:pos="1440"/>
                <w:tab w:val="left" w:pos="2160"/>
                <w:tab w:val="left" w:pos="2880"/>
                <w:tab w:val="left" w:pos="3600"/>
                <w:tab w:val="left" w:pos="4320"/>
              </w:tabs>
              <w:autoSpaceDE w:val="0"/>
              <w:autoSpaceDN w:val="0"/>
              <w:adjustRightInd w:val="0"/>
              <w:rPr>
                <w:rFonts w:ascii="Helv" w:hAnsi="Helv" w:cs="Helv"/>
                <w:color w:val="000000"/>
                <w:szCs w:val="20"/>
                <w:lang w:eastAsia="ja-JP" w:bidi="ar-SA"/>
              </w:rPr>
            </w:pPr>
            <w:r>
              <w:rPr>
                <w:rFonts w:ascii="Helv" w:hAnsi="Helv" w:cs="Helv"/>
                <w:color w:val="000000"/>
                <w:szCs w:val="20"/>
                <w:lang w:eastAsia="ja-JP" w:bidi="ar-SA"/>
              </w:rPr>
              <w:t xml:space="preserve">   at SyncInvokeProcessMessage(Object , Object[] , Object[] )</w:t>
            </w:r>
          </w:p>
          <w:p w14:paraId="705ACB19" w14:textId="77777777" w:rsidR="000E2085" w:rsidRDefault="000E2085" w:rsidP="000E2085">
            <w:pPr>
              <w:tabs>
                <w:tab w:val="left" w:pos="-720"/>
                <w:tab w:val="left" w:pos="0"/>
                <w:tab w:val="left" w:pos="720"/>
                <w:tab w:val="left" w:pos="1440"/>
                <w:tab w:val="left" w:pos="2160"/>
                <w:tab w:val="left" w:pos="2880"/>
                <w:tab w:val="left" w:pos="3600"/>
                <w:tab w:val="left" w:pos="4320"/>
              </w:tabs>
              <w:autoSpaceDE w:val="0"/>
              <w:autoSpaceDN w:val="0"/>
              <w:adjustRightInd w:val="0"/>
              <w:rPr>
                <w:rFonts w:ascii="Helv" w:hAnsi="Helv" w:cs="Helv"/>
                <w:color w:val="000000"/>
                <w:szCs w:val="20"/>
                <w:lang w:eastAsia="ja-JP" w:bidi="ar-SA"/>
              </w:rPr>
            </w:pPr>
            <w:r>
              <w:rPr>
                <w:rFonts w:ascii="Helv" w:hAnsi="Helv" w:cs="Helv"/>
                <w:color w:val="000000"/>
                <w:szCs w:val="20"/>
                <w:lang w:eastAsia="ja-JP" w:bidi="ar-SA"/>
              </w:rPr>
              <w:t xml:space="preserve">   at System.ServiceModel.Dispatcher.SyncMethodInvoker.Invoke(Object instance, Object[] inputs, Object[]&amp;amp; </w:t>
            </w:r>
            <w:r>
              <w:rPr>
                <w:rFonts w:ascii="Helv" w:hAnsi="Helv" w:cs="Helv"/>
                <w:color w:val="000000"/>
                <w:szCs w:val="20"/>
                <w:lang w:eastAsia="ja-JP" w:bidi="ar-SA"/>
              </w:rPr>
              <w:lastRenderedPageBreak/>
              <w:t>outputs)</w:t>
            </w:r>
          </w:p>
          <w:p w14:paraId="662E64F5" w14:textId="77777777" w:rsidR="000E2085" w:rsidRDefault="000E2085" w:rsidP="000E2085">
            <w:pPr>
              <w:tabs>
                <w:tab w:val="left" w:pos="-720"/>
                <w:tab w:val="left" w:pos="0"/>
                <w:tab w:val="left" w:pos="720"/>
                <w:tab w:val="left" w:pos="1440"/>
                <w:tab w:val="left" w:pos="2160"/>
                <w:tab w:val="left" w:pos="2880"/>
                <w:tab w:val="left" w:pos="3600"/>
                <w:tab w:val="left" w:pos="4320"/>
              </w:tabs>
              <w:autoSpaceDE w:val="0"/>
              <w:autoSpaceDN w:val="0"/>
              <w:adjustRightInd w:val="0"/>
              <w:rPr>
                <w:rFonts w:ascii="Helv" w:hAnsi="Helv" w:cs="Helv"/>
                <w:color w:val="000000"/>
                <w:szCs w:val="20"/>
                <w:lang w:eastAsia="ja-JP" w:bidi="ar-SA"/>
              </w:rPr>
            </w:pPr>
            <w:r>
              <w:rPr>
                <w:rFonts w:ascii="Helv" w:hAnsi="Helv" w:cs="Helv"/>
                <w:color w:val="000000"/>
                <w:szCs w:val="20"/>
                <w:lang w:eastAsia="ja-JP" w:bidi="ar-SA"/>
              </w:rPr>
              <w:t xml:space="preserve">   at W6ServiceHost.Behaviors.W6OperationInvoker.Invoke(Object instance, Object[] inputs, Object[]&amp;amp; outputs)</w:t>
            </w:r>
          </w:p>
          <w:p w14:paraId="1CE3F3FB" w14:textId="77777777" w:rsidR="000E2085" w:rsidRDefault="000E2085" w:rsidP="000E2085">
            <w:pPr>
              <w:tabs>
                <w:tab w:val="left" w:pos="-720"/>
                <w:tab w:val="left" w:pos="0"/>
                <w:tab w:val="left" w:pos="720"/>
                <w:tab w:val="left" w:pos="1440"/>
                <w:tab w:val="left" w:pos="2160"/>
                <w:tab w:val="left" w:pos="2880"/>
                <w:tab w:val="left" w:pos="3600"/>
                <w:tab w:val="left" w:pos="4320"/>
              </w:tabs>
              <w:autoSpaceDE w:val="0"/>
              <w:autoSpaceDN w:val="0"/>
              <w:adjustRightInd w:val="0"/>
              <w:rPr>
                <w:rFonts w:ascii="Helv" w:hAnsi="Helv" w:cs="Helv"/>
                <w:color w:val="000000"/>
                <w:szCs w:val="20"/>
                <w:lang w:eastAsia="ja-JP" w:bidi="ar-SA"/>
              </w:rPr>
            </w:pPr>
          </w:p>
          <w:p w14:paraId="7013AA04" w14:textId="77777777" w:rsidR="000E2085" w:rsidRDefault="000E2085" w:rsidP="000E2085">
            <w:pPr>
              <w:tabs>
                <w:tab w:val="left" w:pos="-720"/>
                <w:tab w:val="left" w:pos="0"/>
                <w:tab w:val="left" w:pos="720"/>
                <w:tab w:val="left" w:pos="1440"/>
                <w:tab w:val="left" w:pos="2160"/>
                <w:tab w:val="left" w:pos="2880"/>
                <w:tab w:val="left" w:pos="3600"/>
                <w:tab w:val="left" w:pos="4320"/>
              </w:tabs>
              <w:autoSpaceDE w:val="0"/>
              <w:autoSpaceDN w:val="0"/>
              <w:adjustRightInd w:val="0"/>
              <w:rPr>
                <w:rFonts w:ascii="Helv" w:hAnsi="Helv" w:cs="Helv"/>
                <w:color w:val="000000"/>
                <w:szCs w:val="20"/>
                <w:lang w:eastAsia="ja-JP" w:bidi="ar-SA"/>
              </w:rPr>
            </w:pPr>
            <w:r>
              <w:rPr>
                <w:rFonts w:ascii="Helv" w:hAnsi="Helv" w:cs="Helv"/>
                <w:color w:val="000000"/>
                <w:szCs w:val="20"/>
                <w:lang w:eastAsia="ja-JP" w:bidi="ar-SA"/>
              </w:rPr>
              <w:t xml:space="preserve">Service Optimization Error: </w:t>
            </w:r>
          </w:p>
          <w:p w14:paraId="3D6E4062" w14:textId="77777777" w:rsidR="000E2085" w:rsidRDefault="000E2085" w:rsidP="000E2085">
            <w:pPr>
              <w:tabs>
                <w:tab w:val="left" w:pos="-720"/>
                <w:tab w:val="left" w:pos="0"/>
                <w:tab w:val="left" w:pos="720"/>
                <w:tab w:val="left" w:pos="1440"/>
                <w:tab w:val="left" w:pos="2160"/>
                <w:tab w:val="left" w:pos="2880"/>
                <w:tab w:val="left" w:pos="3600"/>
                <w:tab w:val="left" w:pos="4320"/>
              </w:tabs>
              <w:autoSpaceDE w:val="0"/>
              <w:autoSpaceDN w:val="0"/>
              <w:adjustRightInd w:val="0"/>
              <w:rPr>
                <w:rFonts w:ascii="Helv" w:hAnsi="Helv" w:cs="Helv"/>
                <w:color w:val="000000"/>
                <w:szCs w:val="20"/>
                <w:lang w:eastAsia="ja-JP" w:bidi="ar-SA"/>
              </w:rPr>
            </w:pPr>
            <w:r>
              <w:rPr>
                <w:rFonts w:ascii="Helv" w:hAnsi="Helv" w:cs="Helv"/>
                <w:color w:val="000000"/>
                <w:szCs w:val="20"/>
                <w:lang w:eastAsia="ja-JP" w:bidi="ar-SA"/>
              </w:rPr>
              <w:t xml:space="preserve"> Error Number: 55560</w:t>
            </w:r>
          </w:p>
          <w:p w14:paraId="49A8BCDA" w14:textId="77777777" w:rsidR="000E2085" w:rsidRDefault="000E2085" w:rsidP="000E2085">
            <w:pPr>
              <w:tabs>
                <w:tab w:val="left" w:pos="-720"/>
                <w:tab w:val="left" w:pos="0"/>
                <w:tab w:val="left" w:pos="720"/>
                <w:tab w:val="left" w:pos="1440"/>
                <w:tab w:val="left" w:pos="2160"/>
                <w:tab w:val="left" w:pos="2880"/>
                <w:tab w:val="left" w:pos="3600"/>
                <w:tab w:val="left" w:pos="4320"/>
              </w:tabs>
              <w:autoSpaceDE w:val="0"/>
              <w:autoSpaceDN w:val="0"/>
              <w:adjustRightInd w:val="0"/>
              <w:rPr>
                <w:rFonts w:ascii="Helv" w:hAnsi="Helv" w:cs="Helv"/>
                <w:color w:val="000000"/>
                <w:szCs w:val="20"/>
                <w:lang w:eastAsia="ja-JP" w:bidi="ar-SA"/>
              </w:rPr>
            </w:pPr>
            <w:r>
              <w:rPr>
                <w:rFonts w:ascii="Helv" w:hAnsi="Helv" w:cs="Helv"/>
                <w:color w:val="000000"/>
                <w:szCs w:val="20"/>
                <w:lang w:eastAsia="ja-JP" w:bidi="ar-SA"/>
              </w:rPr>
              <w:t xml:space="preserve"> Error Description: Null or empty configuration</w:t>
            </w:r>
          </w:p>
          <w:p w14:paraId="6961DB72" w14:textId="77777777" w:rsidR="000E2085" w:rsidRDefault="000E2085" w:rsidP="000E2085">
            <w:pPr>
              <w:tabs>
                <w:tab w:val="left" w:pos="-720"/>
                <w:tab w:val="left" w:pos="0"/>
                <w:tab w:val="left" w:pos="720"/>
                <w:tab w:val="left" w:pos="1440"/>
                <w:tab w:val="left" w:pos="2160"/>
                <w:tab w:val="left" w:pos="2880"/>
                <w:tab w:val="left" w:pos="3600"/>
                <w:tab w:val="left" w:pos="4320"/>
              </w:tabs>
              <w:autoSpaceDE w:val="0"/>
              <w:autoSpaceDN w:val="0"/>
              <w:adjustRightInd w:val="0"/>
              <w:rPr>
                <w:rFonts w:ascii="Helv" w:hAnsi="Helv" w:cs="Helv"/>
                <w:color w:val="000000"/>
                <w:szCs w:val="20"/>
                <w:lang w:eastAsia="ja-JP" w:bidi="ar-SA"/>
              </w:rPr>
            </w:pPr>
            <w:r>
              <w:rPr>
                <w:rFonts w:ascii="Helv" w:hAnsi="Helv" w:cs="Helv"/>
                <w:color w:val="000000"/>
                <w:szCs w:val="20"/>
                <w:lang w:eastAsia="ja-JP" w:bidi="ar-SA"/>
              </w:rPr>
              <w:t xml:space="preserve"> Error Source: </w:t>
            </w:r>
          </w:p>
          <w:p w14:paraId="6A2CA5F6" w14:textId="77777777" w:rsidR="000E2085" w:rsidRDefault="000E2085" w:rsidP="000E2085">
            <w:pPr>
              <w:tabs>
                <w:tab w:val="left" w:pos="-720"/>
                <w:tab w:val="left" w:pos="0"/>
                <w:tab w:val="left" w:pos="720"/>
                <w:tab w:val="left" w:pos="1440"/>
                <w:tab w:val="left" w:pos="2160"/>
                <w:tab w:val="left" w:pos="2880"/>
                <w:tab w:val="left" w:pos="3600"/>
                <w:tab w:val="left" w:pos="4320"/>
              </w:tabs>
              <w:autoSpaceDE w:val="0"/>
              <w:autoSpaceDN w:val="0"/>
              <w:adjustRightInd w:val="0"/>
              <w:rPr>
                <w:rFonts w:ascii="Helv" w:hAnsi="Helv" w:cs="Helv"/>
                <w:color w:val="000000"/>
                <w:szCs w:val="20"/>
                <w:lang w:eastAsia="ja-JP" w:bidi="ar-SA"/>
              </w:rPr>
            </w:pPr>
            <w:r>
              <w:rPr>
                <w:rFonts w:ascii="Helv" w:hAnsi="Helv" w:cs="Helv"/>
                <w:color w:val="000000"/>
                <w:szCs w:val="20"/>
                <w:lang w:eastAsia="ja-JP" w:bidi="ar-SA"/>
              </w:rPr>
              <w:t xml:space="preserve">   at W6ThrowComException(Int32 rc, CStringT&amp;lt;wchar_t\,StrTraitMFC_DLL&amp;lt;wchar_t\,ATL::ChTraitsCRT&amp;lt;wchar_t&amp;gt; &amp;gt; &amp;gt;* strDescription, CStringT&amp;lt;wchar_t\,StrTraitMFC_DLL&amp;lt;wchar_t\,ATL::ChTraitsCRT&amp;lt;wchar_t&amp;gt; &amp;gt; &amp;gt;* strSource)</w:t>
            </w:r>
          </w:p>
          <w:p w14:paraId="4DE7D0BE" w14:textId="77777777" w:rsidR="000E2085" w:rsidRDefault="000E2085" w:rsidP="000E2085">
            <w:pPr>
              <w:tabs>
                <w:tab w:val="left" w:pos="-720"/>
                <w:tab w:val="left" w:pos="0"/>
                <w:tab w:val="left" w:pos="720"/>
                <w:tab w:val="left" w:pos="1440"/>
                <w:tab w:val="left" w:pos="2160"/>
                <w:tab w:val="left" w:pos="2880"/>
                <w:tab w:val="left" w:pos="3600"/>
                <w:tab w:val="left" w:pos="4320"/>
              </w:tabs>
              <w:autoSpaceDE w:val="0"/>
              <w:autoSpaceDN w:val="0"/>
              <w:adjustRightInd w:val="0"/>
              <w:rPr>
                <w:rFonts w:ascii="Helv" w:hAnsi="Helv" w:cs="Helv"/>
                <w:color w:val="000000"/>
                <w:szCs w:val="20"/>
                <w:lang w:eastAsia="ja-JP" w:bidi="ar-SA"/>
              </w:rPr>
            </w:pPr>
            <w:r>
              <w:rPr>
                <w:rFonts w:ascii="Helv" w:hAnsi="Helv" w:cs="Helv"/>
                <w:color w:val="000000"/>
                <w:szCs w:val="20"/>
                <w:lang w:eastAsia="ja-JP" w:bidi="ar-SA"/>
              </w:rPr>
              <w:t xml:space="preserve">   at W6ThrowComException(CW6Exception* exp)</w:t>
            </w:r>
          </w:p>
          <w:p w14:paraId="513FE4F6" w14:textId="77777777" w:rsidR="000E2085" w:rsidRDefault="000E2085" w:rsidP="000E2085">
            <w:pPr>
              <w:tabs>
                <w:tab w:val="left" w:pos="-720"/>
                <w:tab w:val="left" w:pos="0"/>
                <w:tab w:val="left" w:pos="720"/>
                <w:tab w:val="left" w:pos="1440"/>
                <w:tab w:val="left" w:pos="2160"/>
                <w:tab w:val="left" w:pos="2880"/>
                <w:tab w:val="left" w:pos="3600"/>
                <w:tab w:val="left" w:pos="4320"/>
              </w:tabs>
              <w:autoSpaceDE w:val="0"/>
              <w:autoSpaceDN w:val="0"/>
              <w:adjustRightInd w:val="0"/>
              <w:rPr>
                <w:rFonts w:ascii="Helv" w:hAnsi="Helv" w:cs="Helv"/>
                <w:color w:val="000000"/>
                <w:szCs w:val="20"/>
                <w:lang w:eastAsia="ja-JP" w:bidi="ar-SA"/>
              </w:rPr>
            </w:pPr>
            <w:r>
              <w:rPr>
                <w:rFonts w:ascii="Helv" w:hAnsi="Helv" w:cs="Helv"/>
                <w:color w:val="000000"/>
                <w:szCs w:val="20"/>
                <w:lang w:eastAsia="ja-JP" w:bidi="ar-SA"/>
              </w:rPr>
              <w:t xml:space="preserve">   at W6XMLProcessor.W6SXPTaskOperations.AddOneTask(CW6InMsgProcessor* theParser, CW6InMsgProcessor* taskParser, Boolean bMainTask)</w:t>
            </w:r>
          </w:p>
          <w:p w14:paraId="1B3F8657" w14:textId="77777777" w:rsidR="000E2085" w:rsidRDefault="000E2085" w:rsidP="000E2085">
            <w:pPr>
              <w:tabs>
                <w:tab w:val="left" w:pos="-720"/>
                <w:tab w:val="left" w:pos="0"/>
                <w:tab w:val="left" w:pos="720"/>
                <w:tab w:val="left" w:pos="1440"/>
                <w:tab w:val="left" w:pos="2160"/>
                <w:tab w:val="left" w:pos="2880"/>
                <w:tab w:val="left" w:pos="3600"/>
                <w:tab w:val="left" w:pos="4320"/>
              </w:tabs>
              <w:autoSpaceDE w:val="0"/>
              <w:autoSpaceDN w:val="0"/>
              <w:adjustRightInd w:val="0"/>
              <w:rPr>
                <w:rFonts w:ascii="Helv" w:hAnsi="Helv" w:cs="Helv"/>
                <w:color w:val="000000"/>
                <w:szCs w:val="20"/>
                <w:lang w:eastAsia="ja-JP" w:bidi="ar-SA"/>
              </w:rPr>
            </w:pPr>
            <w:r>
              <w:rPr>
                <w:rFonts w:ascii="Helv" w:hAnsi="Helv" w:cs="Helv"/>
                <w:color w:val="000000"/>
                <w:szCs w:val="20"/>
                <w:lang w:eastAsia="ja-JP" w:bidi="ar-SA"/>
              </w:rPr>
              <w:t xml:space="preserve">   at W6XMLProcessor.W6SXPTaskOperations.ManipulateTasksAndAssignments(CW6InMsgProcessor* theParser)</w:t>
            </w:r>
          </w:p>
          <w:p w14:paraId="6F116A54" w14:textId="77777777" w:rsidR="000E2085" w:rsidRDefault="000E2085" w:rsidP="000E2085">
            <w:pPr>
              <w:tabs>
                <w:tab w:val="left" w:pos="-720"/>
                <w:tab w:val="left" w:pos="0"/>
                <w:tab w:val="left" w:pos="720"/>
                <w:tab w:val="left" w:pos="1440"/>
                <w:tab w:val="left" w:pos="2160"/>
                <w:tab w:val="left" w:pos="2880"/>
                <w:tab w:val="left" w:pos="3600"/>
                <w:tab w:val="left" w:pos="4320"/>
              </w:tabs>
              <w:autoSpaceDE w:val="0"/>
              <w:autoSpaceDN w:val="0"/>
              <w:adjustRightInd w:val="0"/>
              <w:rPr>
                <w:rFonts w:ascii="Helv" w:hAnsi="Helv" w:cs="Helv"/>
                <w:color w:val="000000"/>
                <w:szCs w:val="20"/>
                <w:lang w:eastAsia="ja-JP" w:bidi="ar-SA"/>
              </w:rPr>
            </w:pPr>
            <w:r>
              <w:rPr>
                <w:rFonts w:ascii="Helv" w:hAnsi="Helv" w:cs="Helv"/>
                <w:color w:val="000000"/>
                <w:szCs w:val="20"/>
                <w:lang w:eastAsia="ja-JP" w:bidi="ar-SA"/>
              </w:rPr>
              <w:t xml:space="preserve">   at W6XMLProcessor.W6SXPTaskOperations.ProcessMessage(String strMessageBody)</w:t>
            </w:r>
          </w:p>
          <w:p w14:paraId="0A291799" w14:textId="77777777" w:rsidR="000E2085" w:rsidRDefault="000E2085" w:rsidP="000E2085">
            <w:pPr>
              <w:tabs>
                <w:tab w:val="left" w:pos="-720"/>
                <w:tab w:val="left" w:pos="0"/>
                <w:tab w:val="left" w:pos="720"/>
                <w:tab w:val="left" w:pos="1440"/>
                <w:tab w:val="left" w:pos="2160"/>
                <w:tab w:val="left" w:pos="2880"/>
                <w:tab w:val="left" w:pos="3600"/>
                <w:tab w:val="left" w:pos="4320"/>
              </w:tabs>
              <w:autoSpaceDE w:val="0"/>
              <w:autoSpaceDN w:val="0"/>
              <w:adjustRightInd w:val="0"/>
              <w:rPr>
                <w:rFonts w:ascii="Helv" w:hAnsi="Helv" w:cs="Helv"/>
                <w:color w:val="000000"/>
                <w:szCs w:val="20"/>
                <w:lang w:eastAsia="ja-JP" w:bidi="ar-SA"/>
              </w:rPr>
            </w:pPr>
            <w:r>
              <w:rPr>
                <w:rFonts w:ascii="Helv" w:hAnsi="Helv" w:cs="Helv"/>
                <w:color w:val="000000"/>
                <w:szCs w:val="20"/>
                <w:lang w:eastAsia="ja-JP" w:bidi="ar-SA"/>
              </w:rPr>
              <w:t>&lt;/string&gt;</w:t>
            </w:r>
          </w:p>
          <w:p w14:paraId="657AFE74" w14:textId="77777777" w:rsidR="000E2085" w:rsidRDefault="000E2085" w:rsidP="000E2085">
            <w:pPr>
              <w:tabs>
                <w:tab w:val="left" w:pos="-720"/>
                <w:tab w:val="left" w:pos="0"/>
                <w:tab w:val="left" w:pos="720"/>
                <w:tab w:val="left" w:pos="1440"/>
                <w:tab w:val="left" w:pos="2160"/>
                <w:tab w:val="left" w:pos="2880"/>
                <w:tab w:val="left" w:pos="3600"/>
                <w:tab w:val="left" w:pos="4320"/>
              </w:tabs>
              <w:autoSpaceDE w:val="0"/>
              <w:autoSpaceDN w:val="0"/>
              <w:adjustRightInd w:val="0"/>
              <w:rPr>
                <w:rFonts w:ascii="Helv" w:hAnsi="Helv" w:cs="Helv"/>
                <w:color w:val="000000"/>
                <w:szCs w:val="20"/>
                <w:lang w:eastAsia="ja-JP" w:bidi="ar-SA"/>
              </w:rPr>
            </w:pPr>
            <w:r>
              <w:rPr>
                <w:rFonts w:ascii="Helv" w:hAnsi="Helv" w:cs="Helv"/>
                <w:color w:val="000000"/>
                <w:szCs w:val="20"/>
                <w:lang w:eastAsia="ja-JP" w:bidi="ar-SA"/>
              </w:rPr>
              <w:t xml:space="preserve">      &lt;/detail&gt;</w:t>
            </w:r>
          </w:p>
          <w:p w14:paraId="3A8098FC" w14:textId="77777777" w:rsidR="000E2085" w:rsidRDefault="000E2085" w:rsidP="000E2085">
            <w:pPr>
              <w:tabs>
                <w:tab w:val="left" w:pos="-720"/>
                <w:tab w:val="left" w:pos="0"/>
                <w:tab w:val="left" w:pos="720"/>
                <w:tab w:val="left" w:pos="1440"/>
                <w:tab w:val="left" w:pos="2160"/>
                <w:tab w:val="left" w:pos="2880"/>
                <w:tab w:val="left" w:pos="3600"/>
                <w:tab w:val="left" w:pos="4320"/>
              </w:tabs>
              <w:autoSpaceDE w:val="0"/>
              <w:autoSpaceDN w:val="0"/>
              <w:adjustRightInd w:val="0"/>
              <w:rPr>
                <w:rFonts w:ascii="Helv" w:hAnsi="Helv" w:cs="Helv"/>
                <w:color w:val="000000"/>
                <w:szCs w:val="20"/>
                <w:lang w:eastAsia="ja-JP" w:bidi="ar-SA"/>
              </w:rPr>
            </w:pPr>
            <w:r>
              <w:rPr>
                <w:rFonts w:ascii="Helv" w:hAnsi="Helv" w:cs="Helv"/>
                <w:color w:val="000000"/>
                <w:szCs w:val="20"/>
                <w:lang w:eastAsia="ja-JP" w:bidi="ar-SA"/>
              </w:rPr>
              <w:t xml:space="preserve">    &lt;/s:Fault&gt;</w:t>
            </w:r>
          </w:p>
          <w:p w14:paraId="7279C426" w14:textId="77777777" w:rsidR="000E2085" w:rsidRDefault="000E2085" w:rsidP="000E2085">
            <w:pPr>
              <w:tabs>
                <w:tab w:val="left" w:pos="-720"/>
                <w:tab w:val="left" w:pos="0"/>
                <w:tab w:val="left" w:pos="720"/>
                <w:tab w:val="left" w:pos="1440"/>
                <w:tab w:val="left" w:pos="2160"/>
                <w:tab w:val="left" w:pos="2880"/>
                <w:tab w:val="left" w:pos="3600"/>
                <w:tab w:val="left" w:pos="4320"/>
              </w:tabs>
              <w:autoSpaceDE w:val="0"/>
              <w:autoSpaceDN w:val="0"/>
              <w:adjustRightInd w:val="0"/>
              <w:rPr>
                <w:rFonts w:ascii="Helv" w:hAnsi="Helv" w:cs="Helv"/>
                <w:color w:val="000000"/>
                <w:szCs w:val="20"/>
                <w:lang w:eastAsia="ja-JP" w:bidi="ar-SA"/>
              </w:rPr>
            </w:pPr>
            <w:r>
              <w:rPr>
                <w:rFonts w:ascii="Helv" w:hAnsi="Helv" w:cs="Helv"/>
                <w:color w:val="000000"/>
                <w:szCs w:val="20"/>
                <w:lang w:eastAsia="ja-JP" w:bidi="ar-SA"/>
              </w:rPr>
              <w:t xml:space="preserve">  &lt;/s:Body&gt;</w:t>
            </w:r>
          </w:p>
          <w:p w14:paraId="728D9275" w14:textId="3AA10BC1" w:rsidR="000E2085" w:rsidRPr="000E5CD1" w:rsidRDefault="000E2085" w:rsidP="000E5CD1">
            <w:pPr>
              <w:tabs>
                <w:tab w:val="left" w:pos="-720"/>
                <w:tab w:val="left" w:pos="0"/>
                <w:tab w:val="left" w:pos="720"/>
                <w:tab w:val="left" w:pos="1440"/>
                <w:tab w:val="left" w:pos="2160"/>
                <w:tab w:val="left" w:pos="2880"/>
                <w:tab w:val="left" w:pos="3600"/>
                <w:tab w:val="left" w:pos="4320"/>
              </w:tabs>
              <w:autoSpaceDE w:val="0"/>
              <w:autoSpaceDN w:val="0"/>
              <w:adjustRightInd w:val="0"/>
              <w:rPr>
                <w:rFonts w:ascii="Helv" w:hAnsi="Helv" w:cs="Helv"/>
                <w:color w:val="000000"/>
                <w:szCs w:val="20"/>
                <w:lang w:eastAsia="ja-JP" w:bidi="ar-SA"/>
              </w:rPr>
            </w:pPr>
            <w:r>
              <w:rPr>
                <w:rFonts w:ascii="Helv" w:hAnsi="Helv" w:cs="Helv"/>
                <w:color w:val="000000"/>
                <w:szCs w:val="20"/>
                <w:lang w:eastAsia="ja-JP" w:bidi="ar-SA"/>
              </w:rPr>
              <w:t>&lt;/s:Envelope&gt;</w:t>
            </w:r>
          </w:p>
        </w:tc>
      </w:tr>
    </w:tbl>
    <w:p w14:paraId="1D28DEAB" w14:textId="77777777" w:rsidR="0068627F" w:rsidRDefault="0068627F" w:rsidP="000E5CD1">
      <w:pPr>
        <w:autoSpaceDE w:val="0"/>
        <w:autoSpaceDN w:val="0"/>
        <w:adjustRightInd w:val="0"/>
        <w:spacing w:line="360" w:lineRule="auto"/>
        <w:rPr>
          <w:rFonts w:cs="Arial"/>
        </w:rPr>
      </w:pPr>
    </w:p>
    <w:p w14:paraId="43F30D61" w14:textId="77777777" w:rsidR="0068627F" w:rsidRDefault="0068627F" w:rsidP="003C422C">
      <w:pPr>
        <w:pStyle w:val="Heading4"/>
        <w:numPr>
          <w:ilvl w:val="2"/>
          <w:numId w:val="2"/>
        </w:numPr>
      </w:pPr>
      <w:r w:rsidRPr="00544368">
        <w:t xml:space="preserve">Message sent with inconsistent data </w:t>
      </w:r>
    </w:p>
    <w:p w14:paraId="5E55121C" w14:textId="59F9FD5B" w:rsidR="0068627F" w:rsidRDefault="0068627F" w:rsidP="003C422C">
      <w:pPr>
        <w:pStyle w:val="BodyText2"/>
        <w:ind w:left="360"/>
      </w:pPr>
      <w:r>
        <w:t xml:space="preserve">Technically a message with missing data or pieces of data that do not make sense with other can be sent and will be accepted in SO. There will be no special validations or consistency checks on the CKSW side (for example Task with </w:t>
      </w:r>
      <w:r w:rsidR="00C64A75">
        <w:t>Job</w:t>
      </w:r>
      <w:r>
        <w:t xml:space="preserve"> Type and Equipment type that do not fit together can go through). </w:t>
      </w:r>
    </w:p>
    <w:p w14:paraId="5D0C6E69" w14:textId="46A45F81" w:rsidR="0068627F" w:rsidRDefault="0068627F" w:rsidP="000E5CD1">
      <w:pPr>
        <w:pStyle w:val="BodyText2"/>
        <w:ind w:left="360"/>
      </w:pPr>
      <w:r>
        <w:t>The assumption is that the sender knows what he is doing and that checks are already performed on the sending side.</w:t>
      </w:r>
    </w:p>
    <w:p w14:paraId="40F4AD2D" w14:textId="77777777" w:rsidR="0068627F" w:rsidRPr="00546513" w:rsidRDefault="0068627F" w:rsidP="003C422C">
      <w:pPr>
        <w:pStyle w:val="Heading4"/>
        <w:numPr>
          <w:ilvl w:val="2"/>
          <w:numId w:val="2"/>
        </w:numPr>
      </w:pPr>
      <w:r w:rsidRPr="00544368">
        <w:t xml:space="preserve">Message sent with </w:t>
      </w:r>
      <w:r>
        <w:t>non-existing dictionary items</w:t>
      </w:r>
      <w:r w:rsidRPr="00544368">
        <w:t xml:space="preserve"> </w:t>
      </w:r>
    </w:p>
    <w:p w14:paraId="05A47AEE" w14:textId="77777777" w:rsidR="0068627F" w:rsidRDefault="0068627F" w:rsidP="003C422C">
      <w:pPr>
        <w:pStyle w:val="BodyText2"/>
      </w:pPr>
      <w:r>
        <w:t xml:space="preserve">Sender </w:t>
      </w:r>
      <w:r w:rsidRPr="00460572">
        <w:rPr>
          <w:u w:val="single"/>
        </w:rPr>
        <w:t>must</w:t>
      </w:r>
      <w:r>
        <w:t xml:space="preserve"> prevent creation of objects containing non-existing dictionary items. This shall be done by using the ErrorOnNonExistingDictionaries tag within the message soap header. This will instruct SO to avoid creation of missing dictionary items “on the fly”.</w:t>
      </w:r>
    </w:p>
    <w:p w14:paraId="120CBF4D" w14:textId="77777777" w:rsidR="0068627F" w:rsidRDefault="0068627F" w:rsidP="003C422C">
      <w:pPr>
        <w:pStyle w:val="BodyText2"/>
      </w:pPr>
      <w:r>
        <w:t xml:space="preserve">For example: </w:t>
      </w:r>
    </w:p>
    <w:tbl>
      <w:tblPr>
        <w:tblW w:w="0" w:type="auto"/>
        <w:tblInd w:w="576" w:type="dxa"/>
        <w:tblLook w:val="04A0" w:firstRow="1" w:lastRow="0" w:firstColumn="1" w:lastColumn="0" w:noHBand="0" w:noVBand="1"/>
      </w:tblPr>
      <w:tblGrid>
        <w:gridCol w:w="9720"/>
      </w:tblGrid>
      <w:tr w:rsidR="0068627F" w:rsidRPr="00EB2B6C" w14:paraId="2221ABE6" w14:textId="77777777" w:rsidTr="00CC7998">
        <w:tc>
          <w:tcPr>
            <w:tcW w:w="10296" w:type="dxa"/>
          </w:tcPr>
          <w:p w14:paraId="70D4B370" w14:textId="77777777" w:rsidR="00587A12" w:rsidRPr="000E5CD1" w:rsidRDefault="00587A12" w:rsidP="000E5CD1">
            <w:pPr>
              <w:tabs>
                <w:tab w:val="left" w:pos="-720"/>
                <w:tab w:val="left" w:pos="0"/>
                <w:tab w:val="left" w:pos="720"/>
                <w:tab w:val="left" w:pos="1440"/>
                <w:tab w:val="left" w:pos="2160"/>
                <w:tab w:val="left" w:pos="2880"/>
                <w:tab w:val="left" w:pos="3600"/>
                <w:tab w:val="left" w:pos="4320"/>
              </w:tabs>
              <w:autoSpaceDE w:val="0"/>
              <w:autoSpaceDN w:val="0"/>
              <w:adjustRightInd w:val="0"/>
              <w:rPr>
                <w:rFonts w:ascii="Helv" w:hAnsi="Helv" w:cs="Helv"/>
                <w:color w:val="000000"/>
                <w:szCs w:val="20"/>
                <w:lang w:eastAsia="ja-JP" w:bidi="ar-SA"/>
              </w:rPr>
            </w:pPr>
            <w:r w:rsidRPr="000E5CD1">
              <w:rPr>
                <w:rFonts w:ascii="Helv" w:hAnsi="Helv" w:cs="Helv"/>
                <w:color w:val="000000"/>
                <w:szCs w:val="20"/>
                <w:lang w:eastAsia="ja-JP" w:bidi="ar-SA"/>
              </w:rPr>
              <w:t>&lt;s:Header &gt;</w:t>
            </w:r>
          </w:p>
          <w:p w14:paraId="2AF4BBE3" w14:textId="77777777" w:rsidR="00587A12" w:rsidRPr="000E5CD1" w:rsidRDefault="00587A12" w:rsidP="000E5CD1">
            <w:pPr>
              <w:tabs>
                <w:tab w:val="left" w:pos="-720"/>
                <w:tab w:val="left" w:pos="0"/>
                <w:tab w:val="left" w:pos="720"/>
                <w:tab w:val="left" w:pos="1440"/>
                <w:tab w:val="left" w:pos="2160"/>
                <w:tab w:val="left" w:pos="2880"/>
                <w:tab w:val="left" w:pos="3600"/>
                <w:tab w:val="left" w:pos="4320"/>
              </w:tabs>
              <w:autoSpaceDE w:val="0"/>
              <w:autoSpaceDN w:val="0"/>
              <w:adjustRightInd w:val="0"/>
              <w:ind w:firstLine="720"/>
              <w:rPr>
                <w:rFonts w:ascii="Helv" w:hAnsi="Helv" w:cs="Helv"/>
                <w:color w:val="000000"/>
                <w:szCs w:val="20"/>
                <w:lang w:eastAsia="ja-JP" w:bidi="ar-SA"/>
              </w:rPr>
            </w:pPr>
            <w:r w:rsidRPr="000E5CD1">
              <w:rPr>
                <w:rFonts w:ascii="Helv" w:hAnsi="Helv" w:cs="Helv"/>
                <w:color w:val="000000"/>
                <w:szCs w:val="20"/>
                <w:lang w:eastAsia="ja-JP" w:bidi="ar-SA"/>
              </w:rPr>
              <w:t>…</w:t>
            </w:r>
          </w:p>
          <w:p w14:paraId="09D8B209" w14:textId="77777777" w:rsidR="00587A12" w:rsidRPr="000E5CD1" w:rsidRDefault="00587A12" w:rsidP="000E5CD1">
            <w:pPr>
              <w:tabs>
                <w:tab w:val="left" w:pos="-720"/>
                <w:tab w:val="left" w:pos="0"/>
                <w:tab w:val="left" w:pos="720"/>
                <w:tab w:val="left" w:pos="1440"/>
                <w:tab w:val="left" w:pos="2160"/>
                <w:tab w:val="left" w:pos="2880"/>
                <w:tab w:val="left" w:pos="3600"/>
                <w:tab w:val="left" w:pos="4320"/>
              </w:tabs>
              <w:autoSpaceDE w:val="0"/>
              <w:autoSpaceDN w:val="0"/>
              <w:adjustRightInd w:val="0"/>
              <w:ind w:left="720"/>
              <w:rPr>
                <w:rFonts w:ascii="Helv" w:hAnsi="Helv" w:cs="Helv"/>
                <w:color w:val="000000"/>
                <w:szCs w:val="20"/>
                <w:lang w:eastAsia="ja-JP" w:bidi="ar-SA"/>
              </w:rPr>
            </w:pPr>
            <w:r w:rsidRPr="000E5CD1">
              <w:rPr>
                <w:rFonts w:ascii="Helv" w:hAnsi="Helv" w:cs="Helv"/>
                <w:color w:val="000000"/>
                <w:szCs w:val="20"/>
                <w:lang w:eastAsia="ja-JP" w:bidi="ar-SA"/>
              </w:rPr>
              <w:t xml:space="preserve">&lt;opt:OptionalParameters   xmlns:opt="http://www.clicksoftware.com/OptionalParameters"&gt;  </w:t>
            </w:r>
          </w:p>
          <w:p w14:paraId="5932AA15" w14:textId="77777777" w:rsidR="00587A12" w:rsidRPr="000E5CD1" w:rsidRDefault="00587A12" w:rsidP="000E5CD1">
            <w:pPr>
              <w:tabs>
                <w:tab w:val="left" w:pos="-720"/>
                <w:tab w:val="left" w:pos="0"/>
                <w:tab w:val="left" w:pos="720"/>
                <w:tab w:val="left" w:pos="1440"/>
                <w:tab w:val="left" w:pos="2160"/>
                <w:tab w:val="left" w:pos="2880"/>
                <w:tab w:val="left" w:pos="3600"/>
                <w:tab w:val="left" w:pos="4320"/>
              </w:tabs>
              <w:autoSpaceDE w:val="0"/>
              <w:autoSpaceDN w:val="0"/>
              <w:adjustRightInd w:val="0"/>
              <w:rPr>
                <w:rFonts w:ascii="Helv" w:hAnsi="Helv" w:cs="Helv"/>
                <w:color w:val="000000"/>
                <w:szCs w:val="20"/>
                <w:lang w:eastAsia="ja-JP" w:bidi="ar-SA"/>
              </w:rPr>
            </w:pPr>
            <w:r w:rsidRPr="000E5CD1">
              <w:rPr>
                <w:rFonts w:ascii="Helv" w:hAnsi="Helv" w:cs="Helv"/>
                <w:color w:val="000000"/>
                <w:szCs w:val="20"/>
                <w:lang w:eastAsia="ja-JP" w:bidi="ar-SA"/>
              </w:rPr>
              <w:t xml:space="preserve"> &lt;opt:ErrorOnNonExistingDictionaries&gt;true&lt;/opt:ErrorOnNonExistingDictionaries&gt;</w:t>
            </w:r>
          </w:p>
          <w:p w14:paraId="07B3C4EB" w14:textId="77777777" w:rsidR="00587A12" w:rsidRPr="000E5CD1" w:rsidRDefault="00587A12" w:rsidP="000E5CD1">
            <w:pPr>
              <w:tabs>
                <w:tab w:val="left" w:pos="-720"/>
                <w:tab w:val="left" w:pos="0"/>
                <w:tab w:val="left" w:pos="720"/>
                <w:tab w:val="left" w:pos="1440"/>
                <w:tab w:val="left" w:pos="2160"/>
                <w:tab w:val="left" w:pos="2880"/>
                <w:tab w:val="left" w:pos="3600"/>
                <w:tab w:val="left" w:pos="4320"/>
              </w:tabs>
              <w:autoSpaceDE w:val="0"/>
              <w:autoSpaceDN w:val="0"/>
              <w:adjustRightInd w:val="0"/>
              <w:ind w:left="720"/>
              <w:rPr>
                <w:rFonts w:ascii="Helv" w:hAnsi="Helv" w:cs="Helv"/>
                <w:color w:val="000000"/>
                <w:szCs w:val="20"/>
                <w:lang w:eastAsia="ja-JP" w:bidi="ar-SA"/>
              </w:rPr>
            </w:pPr>
            <w:r w:rsidRPr="000E5CD1">
              <w:rPr>
                <w:rFonts w:ascii="Helv" w:hAnsi="Helv" w:cs="Helv"/>
                <w:color w:val="000000"/>
                <w:szCs w:val="20"/>
                <w:lang w:eastAsia="ja-JP" w:bidi="ar-SA"/>
              </w:rPr>
              <w:t>&lt;/opt:OptionalParameters&gt;</w:t>
            </w:r>
          </w:p>
          <w:p w14:paraId="16962452" w14:textId="77777777" w:rsidR="00587A12" w:rsidRPr="000E5CD1" w:rsidRDefault="00587A12" w:rsidP="000E5CD1">
            <w:pPr>
              <w:tabs>
                <w:tab w:val="left" w:pos="-720"/>
                <w:tab w:val="left" w:pos="0"/>
                <w:tab w:val="left" w:pos="720"/>
                <w:tab w:val="left" w:pos="1440"/>
                <w:tab w:val="left" w:pos="2160"/>
                <w:tab w:val="left" w:pos="2880"/>
                <w:tab w:val="left" w:pos="3600"/>
                <w:tab w:val="left" w:pos="4320"/>
              </w:tabs>
              <w:autoSpaceDE w:val="0"/>
              <w:autoSpaceDN w:val="0"/>
              <w:adjustRightInd w:val="0"/>
              <w:ind w:left="720"/>
              <w:rPr>
                <w:rFonts w:ascii="Helv" w:hAnsi="Helv" w:cs="Helv"/>
                <w:color w:val="000000"/>
                <w:szCs w:val="20"/>
                <w:lang w:eastAsia="ja-JP" w:bidi="ar-SA"/>
              </w:rPr>
            </w:pPr>
            <w:r w:rsidRPr="000E5CD1">
              <w:rPr>
                <w:rFonts w:ascii="Helv" w:hAnsi="Helv" w:cs="Helv"/>
                <w:color w:val="000000"/>
                <w:szCs w:val="20"/>
                <w:lang w:eastAsia="ja-JP" w:bidi="ar-SA"/>
              </w:rPr>
              <w:t>….</w:t>
            </w:r>
          </w:p>
          <w:p w14:paraId="0E13A15A" w14:textId="5A49DA19" w:rsidR="0068627F" w:rsidRPr="000E5CD1" w:rsidRDefault="00587A12" w:rsidP="000E5CD1">
            <w:pPr>
              <w:tabs>
                <w:tab w:val="left" w:pos="-720"/>
                <w:tab w:val="left" w:pos="0"/>
                <w:tab w:val="left" w:pos="720"/>
                <w:tab w:val="left" w:pos="1440"/>
                <w:tab w:val="left" w:pos="2160"/>
                <w:tab w:val="left" w:pos="2880"/>
                <w:tab w:val="left" w:pos="3600"/>
                <w:tab w:val="left" w:pos="4320"/>
              </w:tabs>
              <w:autoSpaceDE w:val="0"/>
              <w:autoSpaceDN w:val="0"/>
              <w:adjustRightInd w:val="0"/>
              <w:rPr>
                <w:rFonts w:ascii="Helv" w:hAnsi="Helv" w:cs="Helv"/>
                <w:color w:val="000000"/>
                <w:szCs w:val="20"/>
                <w:lang w:eastAsia="ja-JP" w:bidi="ar-SA"/>
              </w:rPr>
            </w:pPr>
            <w:r w:rsidRPr="000E5CD1">
              <w:rPr>
                <w:rFonts w:ascii="Helv" w:hAnsi="Helv" w:cs="Helv"/>
                <w:color w:val="000000"/>
                <w:szCs w:val="20"/>
                <w:lang w:eastAsia="ja-JP" w:bidi="ar-SA"/>
              </w:rPr>
              <w:t xml:space="preserve">      &lt;/s:Header&gt;</w:t>
            </w:r>
          </w:p>
        </w:tc>
      </w:tr>
    </w:tbl>
    <w:p w14:paraId="00CC64DC" w14:textId="24F5A2E9" w:rsidR="0068627F" w:rsidRDefault="0068627F" w:rsidP="003C422C">
      <w:pPr>
        <w:pStyle w:val="BodyText2"/>
      </w:pPr>
    </w:p>
    <w:p w14:paraId="1C33B327" w14:textId="6D292BB8" w:rsidR="0068627F" w:rsidRDefault="0068627F" w:rsidP="00DB537E">
      <w:pPr>
        <w:spacing w:line="360" w:lineRule="auto"/>
        <w:ind w:right="600"/>
        <w:rPr>
          <w:color w:val="984806" w:themeColor="accent6" w:themeShade="80"/>
        </w:rPr>
      </w:pPr>
      <w:r w:rsidRPr="00460572">
        <w:rPr>
          <w:color w:val="984806" w:themeColor="accent6" w:themeShade="80"/>
          <w:szCs w:val="20"/>
          <w:lang w:bidi="ar-SA"/>
        </w:rPr>
        <w:lastRenderedPageBreak/>
        <w:t xml:space="preserve">  </w:t>
      </w:r>
    </w:p>
    <w:p w14:paraId="066C975E" w14:textId="77777777" w:rsidR="0068627F" w:rsidRPr="00460572" w:rsidRDefault="0068627F" w:rsidP="00DB537E">
      <w:pPr>
        <w:spacing w:line="360" w:lineRule="auto"/>
        <w:ind w:right="600"/>
        <w:rPr>
          <w:color w:val="000000" w:themeColor="text1"/>
        </w:rPr>
      </w:pPr>
      <w:r w:rsidRPr="00460572">
        <w:rPr>
          <w:color w:val="000000" w:themeColor="text1"/>
          <w:szCs w:val="20"/>
          <w:lang w:bidi="ar-SA"/>
        </w:rPr>
        <w:t>With this SO will fail the creation of the object</w:t>
      </w:r>
      <w:r>
        <w:rPr>
          <w:color w:val="000000" w:themeColor="text1"/>
          <w:szCs w:val="20"/>
          <w:lang w:bidi="ar-SA"/>
        </w:rPr>
        <w:t>.</w:t>
      </w:r>
      <w:r w:rsidRPr="00460572">
        <w:rPr>
          <w:color w:val="000000" w:themeColor="text1"/>
          <w:szCs w:val="20"/>
          <w:lang w:bidi="ar-SA"/>
        </w:rPr>
        <w:t xml:space="preserve"> For example:</w:t>
      </w:r>
    </w:p>
    <w:tbl>
      <w:tblPr>
        <w:tblW w:w="0" w:type="auto"/>
        <w:tblLook w:val="04A0" w:firstRow="1" w:lastRow="0" w:firstColumn="1" w:lastColumn="0" w:noHBand="0" w:noVBand="1"/>
      </w:tblPr>
      <w:tblGrid>
        <w:gridCol w:w="10296"/>
      </w:tblGrid>
      <w:tr w:rsidR="00EB2B6C" w:rsidRPr="00EB2B6C" w14:paraId="2F8D18DA" w14:textId="77777777" w:rsidTr="00EB2B6C">
        <w:tc>
          <w:tcPr>
            <w:tcW w:w="10296" w:type="dxa"/>
          </w:tcPr>
          <w:p w14:paraId="533D8EAC" w14:textId="77777777" w:rsidR="00EB2B6C" w:rsidRPr="000E5CD1" w:rsidRDefault="00EB2B6C" w:rsidP="000E5CD1">
            <w:pPr>
              <w:tabs>
                <w:tab w:val="left" w:pos="-720"/>
                <w:tab w:val="left" w:pos="0"/>
                <w:tab w:val="left" w:pos="720"/>
                <w:tab w:val="left" w:pos="1440"/>
                <w:tab w:val="left" w:pos="2160"/>
                <w:tab w:val="left" w:pos="2880"/>
                <w:tab w:val="left" w:pos="3600"/>
                <w:tab w:val="left" w:pos="4320"/>
              </w:tabs>
              <w:autoSpaceDE w:val="0"/>
              <w:autoSpaceDN w:val="0"/>
              <w:adjustRightInd w:val="0"/>
              <w:rPr>
                <w:rFonts w:ascii="Helv" w:hAnsi="Helv" w:cs="Helv"/>
                <w:color w:val="000000"/>
                <w:szCs w:val="20"/>
                <w:lang w:eastAsia="ja-JP" w:bidi="ar-SA"/>
              </w:rPr>
            </w:pPr>
            <w:r w:rsidRPr="000E5CD1">
              <w:rPr>
                <w:rFonts w:ascii="Helv" w:hAnsi="Helv" w:cs="Helv"/>
                <w:color w:val="000000"/>
                <w:szCs w:val="20"/>
                <w:lang w:eastAsia="ja-JP" w:bidi="ar-SA"/>
              </w:rPr>
              <w:t>&lt;ProcessTaskEx_Request_0&gt;</w:t>
            </w:r>
          </w:p>
          <w:p w14:paraId="7B974B00" w14:textId="77777777" w:rsidR="00EB2B6C" w:rsidRPr="000E5CD1" w:rsidRDefault="00EB2B6C" w:rsidP="000E5CD1">
            <w:pPr>
              <w:tabs>
                <w:tab w:val="left" w:pos="-720"/>
                <w:tab w:val="left" w:pos="0"/>
                <w:tab w:val="left" w:pos="720"/>
                <w:tab w:val="left" w:pos="1440"/>
                <w:tab w:val="left" w:pos="2160"/>
                <w:tab w:val="left" w:pos="2880"/>
                <w:tab w:val="left" w:pos="3600"/>
                <w:tab w:val="left" w:pos="4320"/>
              </w:tabs>
              <w:autoSpaceDE w:val="0"/>
              <w:autoSpaceDN w:val="0"/>
              <w:adjustRightInd w:val="0"/>
              <w:rPr>
                <w:rFonts w:ascii="Helv" w:hAnsi="Helv" w:cs="Helv"/>
                <w:color w:val="000000"/>
                <w:szCs w:val="20"/>
                <w:lang w:eastAsia="ja-JP" w:bidi="ar-SA"/>
              </w:rPr>
            </w:pPr>
            <w:r w:rsidRPr="000E5CD1">
              <w:rPr>
                <w:rFonts w:ascii="Helv" w:hAnsi="Helv" w:cs="Helv"/>
                <w:color w:val="000000"/>
                <w:szCs w:val="20"/>
                <w:lang w:eastAsia="ja-JP" w:bidi="ar-SA"/>
              </w:rPr>
              <w:t xml:space="preserve">  …</w:t>
            </w:r>
          </w:p>
          <w:p w14:paraId="76253C21" w14:textId="77777777" w:rsidR="00EB2B6C" w:rsidRPr="000E5CD1" w:rsidRDefault="00EB2B6C" w:rsidP="000E5CD1">
            <w:pPr>
              <w:tabs>
                <w:tab w:val="left" w:pos="-720"/>
                <w:tab w:val="left" w:pos="0"/>
                <w:tab w:val="left" w:pos="720"/>
                <w:tab w:val="left" w:pos="1440"/>
                <w:tab w:val="left" w:pos="2160"/>
                <w:tab w:val="left" w:pos="2880"/>
                <w:tab w:val="left" w:pos="3600"/>
                <w:tab w:val="left" w:pos="4320"/>
              </w:tabs>
              <w:autoSpaceDE w:val="0"/>
              <w:autoSpaceDN w:val="0"/>
              <w:adjustRightInd w:val="0"/>
              <w:rPr>
                <w:rFonts w:ascii="Helv" w:hAnsi="Helv" w:cs="Helv"/>
                <w:color w:val="000000"/>
                <w:szCs w:val="20"/>
                <w:lang w:eastAsia="ja-JP" w:bidi="ar-SA"/>
              </w:rPr>
            </w:pPr>
            <w:r w:rsidRPr="000E5CD1">
              <w:rPr>
                <w:rFonts w:ascii="Helv" w:hAnsi="Helv" w:cs="Helv"/>
                <w:color w:val="000000"/>
                <w:szCs w:val="20"/>
                <w:lang w:eastAsia="ja-JP" w:bidi="ar-SA"/>
              </w:rPr>
              <w:t xml:space="preserve">      &lt;s:Header &gt;    </w:t>
            </w:r>
          </w:p>
          <w:p w14:paraId="0D80A4DE" w14:textId="77777777" w:rsidR="00EB2B6C" w:rsidRPr="000E5CD1" w:rsidRDefault="00EB2B6C" w:rsidP="000E5CD1">
            <w:pPr>
              <w:tabs>
                <w:tab w:val="left" w:pos="-720"/>
                <w:tab w:val="left" w:pos="0"/>
                <w:tab w:val="left" w:pos="720"/>
                <w:tab w:val="left" w:pos="1440"/>
                <w:tab w:val="left" w:pos="2160"/>
                <w:tab w:val="left" w:pos="2880"/>
                <w:tab w:val="left" w:pos="3600"/>
                <w:tab w:val="left" w:pos="4320"/>
              </w:tabs>
              <w:autoSpaceDE w:val="0"/>
              <w:autoSpaceDN w:val="0"/>
              <w:adjustRightInd w:val="0"/>
              <w:rPr>
                <w:rFonts w:ascii="Helv" w:hAnsi="Helv" w:cs="Helv"/>
                <w:color w:val="000000"/>
                <w:szCs w:val="20"/>
                <w:lang w:eastAsia="ja-JP" w:bidi="ar-SA"/>
              </w:rPr>
            </w:pPr>
            <w:r w:rsidRPr="000E5CD1">
              <w:rPr>
                <w:rFonts w:ascii="Helv" w:hAnsi="Helv" w:cs="Helv"/>
                <w:color w:val="000000"/>
                <w:szCs w:val="20"/>
                <w:lang w:eastAsia="ja-JP" w:bidi="ar-SA"/>
              </w:rPr>
              <w:t xml:space="preserve">&lt;opt:OptionalParameters   xmlns:opt="http://www.clicksoftware.com/OptionalParameters"&gt;  </w:t>
            </w:r>
          </w:p>
          <w:p w14:paraId="1B419B43" w14:textId="77777777" w:rsidR="00EB2B6C" w:rsidRPr="000E5CD1" w:rsidRDefault="00EB2B6C" w:rsidP="000E5CD1">
            <w:pPr>
              <w:tabs>
                <w:tab w:val="left" w:pos="-720"/>
                <w:tab w:val="left" w:pos="0"/>
                <w:tab w:val="left" w:pos="720"/>
                <w:tab w:val="left" w:pos="1440"/>
                <w:tab w:val="left" w:pos="2160"/>
                <w:tab w:val="left" w:pos="2880"/>
                <w:tab w:val="left" w:pos="3600"/>
                <w:tab w:val="left" w:pos="4320"/>
              </w:tabs>
              <w:autoSpaceDE w:val="0"/>
              <w:autoSpaceDN w:val="0"/>
              <w:adjustRightInd w:val="0"/>
              <w:rPr>
                <w:rFonts w:ascii="Helv" w:hAnsi="Helv" w:cs="Helv"/>
                <w:color w:val="000000"/>
                <w:szCs w:val="20"/>
                <w:lang w:eastAsia="ja-JP" w:bidi="ar-SA"/>
              </w:rPr>
            </w:pPr>
            <w:r w:rsidRPr="000E5CD1">
              <w:rPr>
                <w:rFonts w:ascii="Helv" w:hAnsi="Helv" w:cs="Helv"/>
                <w:color w:val="000000"/>
                <w:szCs w:val="20"/>
                <w:lang w:eastAsia="ja-JP" w:bidi="ar-SA"/>
              </w:rPr>
              <w:t xml:space="preserve"> &lt;opt:ErrorOnNonExistingDictionaries&gt; true&lt;/opt:ErrorOnNonExistingDictionaries&gt;</w:t>
            </w:r>
          </w:p>
          <w:p w14:paraId="3EEE1F2C" w14:textId="77777777" w:rsidR="00EB2B6C" w:rsidRPr="000E5CD1" w:rsidRDefault="00EB2B6C" w:rsidP="000E5CD1">
            <w:pPr>
              <w:tabs>
                <w:tab w:val="left" w:pos="-720"/>
                <w:tab w:val="left" w:pos="0"/>
                <w:tab w:val="left" w:pos="720"/>
                <w:tab w:val="left" w:pos="1440"/>
                <w:tab w:val="left" w:pos="2160"/>
                <w:tab w:val="left" w:pos="2880"/>
                <w:tab w:val="left" w:pos="3600"/>
                <w:tab w:val="left" w:pos="4320"/>
              </w:tabs>
              <w:autoSpaceDE w:val="0"/>
              <w:autoSpaceDN w:val="0"/>
              <w:adjustRightInd w:val="0"/>
              <w:rPr>
                <w:rFonts w:ascii="Helv" w:hAnsi="Helv" w:cs="Helv"/>
                <w:color w:val="000000"/>
                <w:szCs w:val="20"/>
                <w:lang w:eastAsia="ja-JP" w:bidi="ar-SA"/>
              </w:rPr>
            </w:pPr>
            <w:r w:rsidRPr="000E5CD1">
              <w:rPr>
                <w:rFonts w:ascii="Helv" w:hAnsi="Helv" w:cs="Helv"/>
                <w:color w:val="000000"/>
                <w:szCs w:val="20"/>
                <w:lang w:eastAsia="ja-JP" w:bidi="ar-SA"/>
              </w:rPr>
              <w:t>&lt;/opt:OptionalParameters&gt;</w:t>
            </w:r>
          </w:p>
          <w:p w14:paraId="502EBFEA" w14:textId="77777777" w:rsidR="00EB2B6C" w:rsidRPr="000E5CD1" w:rsidRDefault="00EB2B6C" w:rsidP="000E5CD1">
            <w:pPr>
              <w:tabs>
                <w:tab w:val="left" w:pos="-720"/>
                <w:tab w:val="left" w:pos="0"/>
                <w:tab w:val="left" w:pos="720"/>
                <w:tab w:val="left" w:pos="1440"/>
                <w:tab w:val="left" w:pos="2160"/>
                <w:tab w:val="left" w:pos="2880"/>
                <w:tab w:val="left" w:pos="3600"/>
                <w:tab w:val="left" w:pos="4320"/>
              </w:tabs>
              <w:autoSpaceDE w:val="0"/>
              <w:autoSpaceDN w:val="0"/>
              <w:adjustRightInd w:val="0"/>
              <w:rPr>
                <w:rFonts w:ascii="Helv" w:hAnsi="Helv" w:cs="Helv"/>
                <w:color w:val="000000"/>
                <w:szCs w:val="20"/>
                <w:lang w:eastAsia="ja-JP" w:bidi="ar-SA"/>
              </w:rPr>
            </w:pPr>
            <w:r w:rsidRPr="000E5CD1">
              <w:rPr>
                <w:rFonts w:ascii="Helv" w:hAnsi="Helv" w:cs="Helv"/>
                <w:color w:val="000000"/>
                <w:szCs w:val="20"/>
                <w:lang w:eastAsia="ja-JP" w:bidi="ar-SA"/>
              </w:rPr>
              <w:t xml:space="preserve">      &lt;/s:Header&gt;</w:t>
            </w:r>
          </w:p>
          <w:p w14:paraId="2C85412F" w14:textId="77777777" w:rsidR="00EB2B6C" w:rsidRPr="000E5CD1" w:rsidRDefault="00EB2B6C" w:rsidP="000E5CD1">
            <w:pPr>
              <w:tabs>
                <w:tab w:val="left" w:pos="-720"/>
                <w:tab w:val="left" w:pos="0"/>
                <w:tab w:val="left" w:pos="720"/>
                <w:tab w:val="left" w:pos="1440"/>
                <w:tab w:val="left" w:pos="2160"/>
                <w:tab w:val="left" w:pos="2880"/>
                <w:tab w:val="left" w:pos="3600"/>
                <w:tab w:val="left" w:pos="4320"/>
              </w:tabs>
              <w:autoSpaceDE w:val="0"/>
              <w:autoSpaceDN w:val="0"/>
              <w:adjustRightInd w:val="0"/>
              <w:rPr>
                <w:rFonts w:ascii="Helv" w:hAnsi="Helv" w:cs="Helv"/>
                <w:color w:val="000000"/>
                <w:szCs w:val="20"/>
                <w:lang w:eastAsia="ja-JP" w:bidi="ar-SA"/>
              </w:rPr>
            </w:pPr>
            <w:r w:rsidRPr="000E5CD1">
              <w:rPr>
                <w:rFonts w:ascii="Helv" w:hAnsi="Helv" w:cs="Helv"/>
                <w:color w:val="000000"/>
                <w:szCs w:val="20"/>
                <w:lang w:eastAsia="ja-JP" w:bidi="ar-SA"/>
              </w:rPr>
              <w:t>…</w:t>
            </w:r>
          </w:p>
          <w:p w14:paraId="0F22855D" w14:textId="77777777" w:rsidR="00EB2B6C" w:rsidRPr="000E5CD1" w:rsidRDefault="00EB2B6C" w:rsidP="000E5CD1">
            <w:pPr>
              <w:tabs>
                <w:tab w:val="left" w:pos="-720"/>
                <w:tab w:val="left" w:pos="0"/>
                <w:tab w:val="left" w:pos="720"/>
                <w:tab w:val="left" w:pos="1440"/>
                <w:tab w:val="left" w:pos="2160"/>
                <w:tab w:val="left" w:pos="2880"/>
                <w:tab w:val="left" w:pos="3600"/>
                <w:tab w:val="left" w:pos="4320"/>
              </w:tabs>
              <w:autoSpaceDE w:val="0"/>
              <w:autoSpaceDN w:val="0"/>
              <w:adjustRightInd w:val="0"/>
              <w:rPr>
                <w:rFonts w:ascii="Helv" w:hAnsi="Helv" w:cs="Helv"/>
                <w:color w:val="000000"/>
                <w:szCs w:val="20"/>
                <w:lang w:eastAsia="ja-JP" w:bidi="ar-SA"/>
              </w:rPr>
            </w:pPr>
            <w:r w:rsidRPr="000E5CD1">
              <w:rPr>
                <w:rFonts w:ascii="Helv" w:hAnsi="Helv" w:cs="Helv"/>
                <w:color w:val="000000"/>
                <w:szCs w:val="20"/>
                <w:lang w:eastAsia="ja-JP" w:bidi="ar-SA"/>
              </w:rPr>
              <w:t xml:space="preserve">          &lt;Task&gt;  </w:t>
            </w:r>
          </w:p>
          <w:p w14:paraId="3A62F9BB" w14:textId="1E56539F" w:rsidR="00EB2B6C" w:rsidRPr="000E5CD1" w:rsidRDefault="00EB2B6C" w:rsidP="000E5CD1">
            <w:pPr>
              <w:tabs>
                <w:tab w:val="left" w:pos="-720"/>
                <w:tab w:val="left" w:pos="0"/>
                <w:tab w:val="left" w:pos="720"/>
                <w:tab w:val="left" w:pos="1440"/>
                <w:tab w:val="left" w:pos="2160"/>
                <w:tab w:val="left" w:pos="2880"/>
                <w:tab w:val="left" w:pos="3600"/>
                <w:tab w:val="left" w:pos="4320"/>
              </w:tabs>
              <w:autoSpaceDE w:val="0"/>
              <w:autoSpaceDN w:val="0"/>
              <w:adjustRightInd w:val="0"/>
              <w:rPr>
                <w:rFonts w:ascii="Helv" w:hAnsi="Helv" w:cs="Helv"/>
                <w:color w:val="000000"/>
                <w:szCs w:val="20"/>
                <w:lang w:eastAsia="ja-JP" w:bidi="ar-SA"/>
              </w:rPr>
            </w:pPr>
            <w:r w:rsidRPr="000E5CD1">
              <w:rPr>
                <w:rFonts w:ascii="Helv" w:hAnsi="Helv" w:cs="Helv"/>
                <w:color w:val="000000"/>
                <w:szCs w:val="20"/>
                <w:lang w:eastAsia="ja-JP" w:bidi="ar-SA"/>
              </w:rPr>
              <w:tab/>
            </w:r>
            <w:r w:rsidRPr="000E5CD1">
              <w:rPr>
                <w:rFonts w:ascii="Helv" w:hAnsi="Helv" w:cs="Helv"/>
                <w:color w:val="000000"/>
                <w:szCs w:val="20"/>
                <w:lang w:eastAsia="ja-JP" w:bidi="ar-SA"/>
              </w:rPr>
              <w:tab/>
            </w:r>
            <w:del w:id="1860" w:author="Duncan Hardie" w:date="2014-04-15T10:26:00Z">
              <w:r w:rsidRPr="000E5CD1" w:rsidDel="00AA61B2">
                <w:rPr>
                  <w:rFonts w:ascii="Helv" w:hAnsi="Helv" w:cs="Helv"/>
                  <w:color w:val="000000"/>
                  <w:szCs w:val="20"/>
                  <w:lang w:eastAsia="ja-JP" w:bidi="ar-SA"/>
                </w:rPr>
                <w:delText>&lt;CallID&gt;</w:delText>
              </w:r>
            </w:del>
            <w:ins w:id="1861" w:author="Duncan Hardie" w:date="2014-04-15T10:26:00Z">
              <w:r w:rsidR="00AA61B2">
                <w:rPr>
                  <w:rFonts w:ascii="Helv" w:hAnsi="Helv" w:cs="Helv"/>
                  <w:color w:val="000000"/>
                  <w:szCs w:val="20"/>
                  <w:lang w:eastAsia="ja-JP" w:bidi="ar-SA"/>
                </w:rPr>
                <w:t>&lt;CallID&gt;GB-</w:t>
              </w:r>
            </w:ins>
            <w:r w:rsidRPr="000E5CD1">
              <w:rPr>
                <w:rFonts w:ascii="Helv" w:hAnsi="Helv" w:cs="Helv"/>
                <w:color w:val="000000"/>
                <w:szCs w:val="20"/>
                <w:lang w:eastAsia="ja-JP" w:bidi="ar-SA"/>
              </w:rPr>
              <w:t>SR-2013-0610-test</w:t>
            </w:r>
            <w:del w:id="1862" w:author="Duncan Hardie" w:date="2014-04-15T10:26:00Z">
              <w:r w:rsidRPr="000E5CD1" w:rsidDel="00AA61B2">
                <w:rPr>
                  <w:rFonts w:ascii="Helv" w:hAnsi="Helv" w:cs="Helv"/>
                  <w:color w:val="000000"/>
                  <w:szCs w:val="20"/>
                  <w:lang w:eastAsia="ja-JP" w:bidi="ar-SA"/>
                </w:rPr>
                <w:delText>&lt;/CallID&gt;</w:delText>
              </w:r>
            </w:del>
            <w:ins w:id="1863" w:author="Duncan Hardie" w:date="2014-04-15T10:26:00Z">
              <w:r w:rsidR="00AA61B2">
                <w:rPr>
                  <w:rFonts w:ascii="Helv" w:hAnsi="Helv" w:cs="Helv"/>
                  <w:color w:val="000000"/>
                  <w:szCs w:val="20"/>
                  <w:lang w:eastAsia="ja-JP" w:bidi="ar-SA"/>
                </w:rPr>
                <w:t>-1&lt;/CallID&gt;</w:t>
              </w:r>
            </w:ins>
          </w:p>
          <w:p w14:paraId="02135693" w14:textId="77777777" w:rsidR="00EB2B6C" w:rsidRPr="000E5CD1" w:rsidRDefault="00EB2B6C" w:rsidP="000E5CD1">
            <w:pPr>
              <w:tabs>
                <w:tab w:val="left" w:pos="-720"/>
                <w:tab w:val="left" w:pos="0"/>
                <w:tab w:val="left" w:pos="720"/>
                <w:tab w:val="left" w:pos="1440"/>
                <w:tab w:val="left" w:pos="2160"/>
                <w:tab w:val="left" w:pos="2880"/>
                <w:tab w:val="left" w:pos="3600"/>
                <w:tab w:val="left" w:pos="4320"/>
              </w:tabs>
              <w:autoSpaceDE w:val="0"/>
              <w:autoSpaceDN w:val="0"/>
              <w:adjustRightInd w:val="0"/>
              <w:rPr>
                <w:rFonts w:ascii="Helv" w:hAnsi="Helv" w:cs="Helv"/>
                <w:color w:val="000000"/>
                <w:szCs w:val="20"/>
                <w:lang w:eastAsia="ja-JP" w:bidi="ar-SA"/>
              </w:rPr>
            </w:pPr>
            <w:r w:rsidRPr="000E5CD1">
              <w:rPr>
                <w:rFonts w:ascii="Helv" w:hAnsi="Helv" w:cs="Helv"/>
                <w:color w:val="000000"/>
                <w:szCs w:val="20"/>
                <w:lang w:eastAsia="ja-JP" w:bidi="ar-SA"/>
              </w:rPr>
              <w:tab/>
            </w:r>
            <w:r w:rsidRPr="000E5CD1">
              <w:rPr>
                <w:rFonts w:ascii="Helv" w:hAnsi="Helv" w:cs="Helv"/>
                <w:color w:val="000000"/>
                <w:szCs w:val="20"/>
                <w:lang w:eastAsia="ja-JP" w:bidi="ar-SA"/>
              </w:rPr>
              <w:tab/>
              <w:t>&lt;TaskOwner&gt;ED&lt;/TaskOwner&gt;</w:t>
            </w:r>
          </w:p>
          <w:p w14:paraId="3AECFE80" w14:textId="77777777" w:rsidR="00EB2B6C" w:rsidRPr="000E5CD1" w:rsidRDefault="00EB2B6C" w:rsidP="000E5CD1">
            <w:pPr>
              <w:tabs>
                <w:tab w:val="left" w:pos="-720"/>
                <w:tab w:val="left" w:pos="0"/>
                <w:tab w:val="left" w:pos="720"/>
                <w:tab w:val="left" w:pos="1440"/>
                <w:tab w:val="left" w:pos="2160"/>
                <w:tab w:val="left" w:pos="2880"/>
                <w:tab w:val="left" w:pos="3600"/>
                <w:tab w:val="left" w:pos="4320"/>
              </w:tabs>
              <w:autoSpaceDE w:val="0"/>
              <w:autoSpaceDN w:val="0"/>
              <w:adjustRightInd w:val="0"/>
              <w:rPr>
                <w:rFonts w:ascii="Helv" w:hAnsi="Helv" w:cs="Helv"/>
                <w:color w:val="000000"/>
                <w:szCs w:val="20"/>
                <w:lang w:eastAsia="ja-JP" w:bidi="ar-SA"/>
              </w:rPr>
            </w:pPr>
            <w:r w:rsidRPr="000E5CD1">
              <w:rPr>
                <w:rFonts w:ascii="Helv" w:hAnsi="Helv" w:cs="Helv"/>
                <w:color w:val="000000"/>
                <w:szCs w:val="20"/>
                <w:lang w:eastAsia="ja-JP" w:bidi="ar-SA"/>
              </w:rPr>
              <w:tab/>
            </w:r>
            <w:r w:rsidRPr="000E5CD1">
              <w:rPr>
                <w:rFonts w:ascii="Helv" w:hAnsi="Helv" w:cs="Helv"/>
                <w:color w:val="000000"/>
                <w:szCs w:val="20"/>
                <w:lang w:eastAsia="ja-JP" w:bidi="ar-SA"/>
              </w:rPr>
              <w:tab/>
              <w:t>&lt;Active&gt;1&lt;/Active&gt;</w:t>
            </w:r>
          </w:p>
          <w:p w14:paraId="30EC37B7" w14:textId="77777777" w:rsidR="00EB2B6C" w:rsidRPr="000E5CD1" w:rsidRDefault="00EB2B6C" w:rsidP="000E5CD1">
            <w:pPr>
              <w:tabs>
                <w:tab w:val="left" w:pos="-720"/>
                <w:tab w:val="left" w:pos="0"/>
                <w:tab w:val="left" w:pos="720"/>
                <w:tab w:val="left" w:pos="1440"/>
                <w:tab w:val="left" w:pos="2160"/>
                <w:tab w:val="left" w:pos="2880"/>
                <w:tab w:val="left" w:pos="3600"/>
                <w:tab w:val="left" w:pos="4320"/>
              </w:tabs>
              <w:autoSpaceDE w:val="0"/>
              <w:autoSpaceDN w:val="0"/>
              <w:adjustRightInd w:val="0"/>
              <w:rPr>
                <w:rFonts w:ascii="Helv" w:hAnsi="Helv" w:cs="Helv"/>
                <w:color w:val="000000"/>
                <w:szCs w:val="20"/>
                <w:lang w:eastAsia="ja-JP" w:bidi="ar-SA"/>
              </w:rPr>
            </w:pPr>
            <w:r w:rsidRPr="000E5CD1">
              <w:rPr>
                <w:rFonts w:ascii="Helv" w:hAnsi="Helv" w:cs="Helv"/>
                <w:color w:val="000000"/>
                <w:szCs w:val="20"/>
                <w:lang w:eastAsia="ja-JP" w:bidi="ar-SA"/>
              </w:rPr>
              <w:tab/>
            </w:r>
            <w:r w:rsidRPr="000E5CD1">
              <w:rPr>
                <w:rFonts w:ascii="Helv" w:hAnsi="Helv" w:cs="Helv"/>
                <w:color w:val="000000"/>
                <w:szCs w:val="20"/>
                <w:lang w:eastAsia="ja-JP" w:bidi="ar-SA"/>
              </w:rPr>
              <w:tab/>
              <w:t>&lt;Priority&gt;2&lt;/Priority&gt;</w:t>
            </w:r>
          </w:p>
          <w:p w14:paraId="71222F56" w14:textId="77777777" w:rsidR="00EB2B6C" w:rsidRPr="000E5CD1" w:rsidRDefault="00EB2B6C" w:rsidP="000E5CD1">
            <w:pPr>
              <w:tabs>
                <w:tab w:val="left" w:pos="-720"/>
                <w:tab w:val="left" w:pos="0"/>
                <w:tab w:val="left" w:pos="720"/>
                <w:tab w:val="left" w:pos="1440"/>
                <w:tab w:val="left" w:pos="2160"/>
                <w:tab w:val="left" w:pos="2880"/>
                <w:tab w:val="left" w:pos="3600"/>
                <w:tab w:val="left" w:pos="4320"/>
              </w:tabs>
              <w:autoSpaceDE w:val="0"/>
              <w:autoSpaceDN w:val="0"/>
              <w:adjustRightInd w:val="0"/>
              <w:rPr>
                <w:rFonts w:ascii="Helv" w:hAnsi="Helv" w:cs="Helv"/>
                <w:color w:val="000000"/>
                <w:szCs w:val="20"/>
                <w:lang w:eastAsia="ja-JP" w:bidi="ar-SA"/>
              </w:rPr>
            </w:pPr>
            <w:r w:rsidRPr="000E5CD1">
              <w:rPr>
                <w:rFonts w:ascii="Helv" w:hAnsi="Helv" w:cs="Helv"/>
                <w:color w:val="000000"/>
                <w:szCs w:val="20"/>
                <w:lang w:eastAsia="ja-JP" w:bidi="ar-SA"/>
              </w:rPr>
              <w:tab/>
              <w:t xml:space="preserve">          &lt;WorkOrderType&gt;Incident&lt;/WorkOrderType&gt;</w:t>
            </w:r>
          </w:p>
          <w:p w14:paraId="477ED780" w14:textId="77777777" w:rsidR="00EB2B6C" w:rsidRPr="000E5CD1" w:rsidRDefault="00EB2B6C" w:rsidP="000E5CD1">
            <w:pPr>
              <w:tabs>
                <w:tab w:val="left" w:pos="-720"/>
                <w:tab w:val="left" w:pos="0"/>
                <w:tab w:val="left" w:pos="720"/>
                <w:tab w:val="left" w:pos="1440"/>
                <w:tab w:val="left" w:pos="2160"/>
                <w:tab w:val="left" w:pos="2880"/>
                <w:tab w:val="left" w:pos="3600"/>
                <w:tab w:val="left" w:pos="4320"/>
              </w:tabs>
              <w:autoSpaceDE w:val="0"/>
              <w:autoSpaceDN w:val="0"/>
              <w:adjustRightInd w:val="0"/>
              <w:rPr>
                <w:rFonts w:ascii="Helv" w:hAnsi="Helv" w:cs="Helv"/>
                <w:color w:val="000000"/>
                <w:szCs w:val="20"/>
                <w:lang w:eastAsia="ja-JP" w:bidi="ar-SA"/>
              </w:rPr>
            </w:pPr>
            <w:r w:rsidRPr="000E5CD1">
              <w:rPr>
                <w:rFonts w:ascii="Helv" w:hAnsi="Helv" w:cs="Helv"/>
                <w:color w:val="000000"/>
                <w:szCs w:val="20"/>
                <w:lang w:eastAsia="ja-JP" w:bidi="ar-SA"/>
              </w:rPr>
              <w:tab/>
            </w:r>
            <w:r w:rsidRPr="000E5CD1">
              <w:rPr>
                <w:rFonts w:ascii="Helv" w:hAnsi="Helv" w:cs="Helv"/>
                <w:color w:val="000000"/>
                <w:szCs w:val="20"/>
                <w:lang w:eastAsia="ja-JP" w:bidi="ar-SA"/>
              </w:rPr>
              <w:tab/>
              <w:t xml:space="preserve">&lt;EquipmentType&gt;Incident Transmission 1&lt;/EquipmentType&gt; </w:t>
            </w:r>
          </w:p>
          <w:p w14:paraId="681E1A7F" w14:textId="77777777" w:rsidR="00EB2B6C" w:rsidRPr="000E5CD1" w:rsidRDefault="00EB2B6C" w:rsidP="000E5CD1">
            <w:pPr>
              <w:tabs>
                <w:tab w:val="left" w:pos="-720"/>
                <w:tab w:val="left" w:pos="0"/>
                <w:tab w:val="left" w:pos="720"/>
                <w:tab w:val="left" w:pos="1440"/>
                <w:tab w:val="left" w:pos="2160"/>
                <w:tab w:val="left" w:pos="2880"/>
                <w:tab w:val="left" w:pos="3600"/>
                <w:tab w:val="left" w:pos="4320"/>
              </w:tabs>
              <w:autoSpaceDE w:val="0"/>
              <w:autoSpaceDN w:val="0"/>
              <w:adjustRightInd w:val="0"/>
              <w:rPr>
                <w:rFonts w:ascii="Helv" w:hAnsi="Helv" w:cs="Helv"/>
                <w:color w:val="000000"/>
                <w:szCs w:val="20"/>
                <w:lang w:eastAsia="ja-JP" w:bidi="ar-SA"/>
              </w:rPr>
            </w:pPr>
            <w:r w:rsidRPr="000E5CD1">
              <w:rPr>
                <w:rFonts w:ascii="Helv" w:hAnsi="Helv" w:cs="Helv"/>
                <w:color w:val="000000"/>
                <w:szCs w:val="20"/>
                <w:lang w:eastAsia="ja-JP" w:bidi="ar-SA"/>
              </w:rPr>
              <w:t xml:space="preserve">                </w:t>
            </w:r>
            <w:r w:rsidRPr="000E5CD1">
              <w:rPr>
                <w:rFonts w:ascii="Helv" w:hAnsi="Helv" w:cs="Helv"/>
                <w:color w:val="000000"/>
                <w:szCs w:val="20"/>
                <w:lang w:eastAsia="ja-JP" w:bidi="ar-SA"/>
              </w:rPr>
              <w:tab/>
              <w:t xml:space="preserve">&lt;Postcode&gt;9711 KN&lt;/Postcode&gt;                           </w:t>
            </w:r>
            <w:r w:rsidRPr="000E5CD1">
              <w:rPr>
                <w:rFonts w:ascii="Helv" w:hAnsi="Helv" w:cs="Helv"/>
                <w:color w:val="000000"/>
                <w:szCs w:val="20"/>
                <w:lang w:eastAsia="ja-JP" w:bidi="ar-SA"/>
              </w:rPr>
              <w:tab/>
            </w:r>
            <w:r w:rsidRPr="000E5CD1">
              <w:rPr>
                <w:rFonts w:ascii="Helv" w:hAnsi="Helv" w:cs="Helv"/>
                <w:color w:val="000000"/>
                <w:szCs w:val="20"/>
                <w:lang w:eastAsia="ja-JP" w:bidi="ar-SA"/>
              </w:rPr>
              <w:tab/>
            </w:r>
          </w:p>
          <w:p w14:paraId="65EB6189" w14:textId="77777777" w:rsidR="00EB2B6C" w:rsidRPr="000E5CD1" w:rsidRDefault="00EB2B6C" w:rsidP="000E5CD1">
            <w:pPr>
              <w:tabs>
                <w:tab w:val="left" w:pos="-720"/>
                <w:tab w:val="left" w:pos="0"/>
                <w:tab w:val="left" w:pos="720"/>
                <w:tab w:val="left" w:pos="1440"/>
                <w:tab w:val="left" w:pos="2160"/>
                <w:tab w:val="left" w:pos="2880"/>
                <w:tab w:val="left" w:pos="3600"/>
                <w:tab w:val="left" w:pos="4320"/>
              </w:tabs>
              <w:autoSpaceDE w:val="0"/>
              <w:autoSpaceDN w:val="0"/>
              <w:adjustRightInd w:val="0"/>
              <w:rPr>
                <w:rFonts w:ascii="Helv" w:hAnsi="Helv" w:cs="Helv"/>
                <w:color w:val="000000"/>
                <w:szCs w:val="20"/>
                <w:lang w:eastAsia="ja-JP" w:bidi="ar-SA"/>
              </w:rPr>
            </w:pPr>
            <w:r w:rsidRPr="000E5CD1">
              <w:rPr>
                <w:rFonts w:ascii="Helv" w:hAnsi="Helv" w:cs="Helv"/>
                <w:color w:val="000000"/>
                <w:szCs w:val="20"/>
                <w:lang w:eastAsia="ja-JP" w:bidi="ar-SA"/>
              </w:rPr>
              <w:t xml:space="preserve">          &lt;/Task&gt;      </w:t>
            </w:r>
          </w:p>
          <w:p w14:paraId="1209B816" w14:textId="77777777" w:rsidR="00EB2B6C" w:rsidRPr="000E5CD1" w:rsidRDefault="00EB2B6C" w:rsidP="000E5CD1">
            <w:pPr>
              <w:tabs>
                <w:tab w:val="left" w:pos="-720"/>
                <w:tab w:val="left" w:pos="0"/>
                <w:tab w:val="left" w:pos="720"/>
                <w:tab w:val="left" w:pos="1440"/>
                <w:tab w:val="left" w:pos="2160"/>
                <w:tab w:val="left" w:pos="2880"/>
                <w:tab w:val="left" w:pos="3600"/>
                <w:tab w:val="left" w:pos="4320"/>
              </w:tabs>
              <w:autoSpaceDE w:val="0"/>
              <w:autoSpaceDN w:val="0"/>
              <w:adjustRightInd w:val="0"/>
              <w:rPr>
                <w:rFonts w:ascii="Helv" w:hAnsi="Helv" w:cs="Helv"/>
                <w:color w:val="000000"/>
                <w:szCs w:val="20"/>
                <w:lang w:eastAsia="ja-JP" w:bidi="ar-SA"/>
              </w:rPr>
            </w:pPr>
            <w:r w:rsidRPr="000E5CD1">
              <w:rPr>
                <w:rFonts w:ascii="Helv" w:hAnsi="Helv" w:cs="Helv"/>
                <w:color w:val="000000"/>
                <w:szCs w:val="20"/>
                <w:lang w:eastAsia="ja-JP" w:bidi="ar-SA"/>
              </w:rPr>
              <w:t xml:space="preserve">        &lt;/ProcessTaskEx&gt;</w:t>
            </w:r>
          </w:p>
          <w:p w14:paraId="19E7EC60" w14:textId="77777777" w:rsidR="00EB2B6C" w:rsidRPr="000E5CD1" w:rsidRDefault="00EB2B6C" w:rsidP="000E5CD1">
            <w:pPr>
              <w:tabs>
                <w:tab w:val="left" w:pos="-720"/>
                <w:tab w:val="left" w:pos="0"/>
                <w:tab w:val="left" w:pos="720"/>
                <w:tab w:val="left" w:pos="1440"/>
                <w:tab w:val="left" w:pos="2160"/>
                <w:tab w:val="left" w:pos="2880"/>
                <w:tab w:val="left" w:pos="3600"/>
                <w:tab w:val="left" w:pos="4320"/>
              </w:tabs>
              <w:autoSpaceDE w:val="0"/>
              <w:autoSpaceDN w:val="0"/>
              <w:adjustRightInd w:val="0"/>
              <w:rPr>
                <w:rFonts w:ascii="Helv" w:hAnsi="Helv" w:cs="Helv"/>
                <w:color w:val="000000"/>
                <w:szCs w:val="20"/>
                <w:lang w:eastAsia="ja-JP" w:bidi="ar-SA"/>
              </w:rPr>
            </w:pPr>
            <w:r w:rsidRPr="000E5CD1">
              <w:rPr>
                <w:rFonts w:ascii="Helv" w:hAnsi="Helv" w:cs="Helv"/>
                <w:color w:val="000000"/>
                <w:szCs w:val="20"/>
                <w:lang w:eastAsia="ja-JP" w:bidi="ar-SA"/>
              </w:rPr>
              <w:t xml:space="preserve">      &lt;/s:Body&gt;</w:t>
            </w:r>
          </w:p>
          <w:p w14:paraId="7163E42E" w14:textId="77777777" w:rsidR="00EB2B6C" w:rsidRPr="000E5CD1" w:rsidRDefault="00EB2B6C" w:rsidP="000E5CD1">
            <w:pPr>
              <w:tabs>
                <w:tab w:val="left" w:pos="-720"/>
                <w:tab w:val="left" w:pos="0"/>
                <w:tab w:val="left" w:pos="720"/>
                <w:tab w:val="left" w:pos="1440"/>
                <w:tab w:val="left" w:pos="2160"/>
                <w:tab w:val="left" w:pos="2880"/>
                <w:tab w:val="left" w:pos="3600"/>
                <w:tab w:val="left" w:pos="4320"/>
              </w:tabs>
              <w:autoSpaceDE w:val="0"/>
              <w:autoSpaceDN w:val="0"/>
              <w:adjustRightInd w:val="0"/>
              <w:rPr>
                <w:rFonts w:ascii="Helv" w:hAnsi="Helv" w:cs="Helv"/>
                <w:color w:val="000000"/>
                <w:szCs w:val="20"/>
                <w:lang w:eastAsia="ja-JP" w:bidi="ar-SA"/>
              </w:rPr>
            </w:pPr>
            <w:r w:rsidRPr="000E5CD1">
              <w:rPr>
                <w:rFonts w:ascii="Helv" w:hAnsi="Helv" w:cs="Helv"/>
                <w:color w:val="000000"/>
                <w:szCs w:val="20"/>
                <w:lang w:eastAsia="ja-JP" w:bidi="ar-SA"/>
              </w:rPr>
              <w:t xml:space="preserve">    &lt;/s:Envelope&gt;</w:t>
            </w:r>
          </w:p>
          <w:p w14:paraId="2035B997" w14:textId="77777777" w:rsidR="00EB2B6C" w:rsidRPr="000E5CD1" w:rsidRDefault="00EB2B6C" w:rsidP="000E5CD1">
            <w:pPr>
              <w:tabs>
                <w:tab w:val="left" w:pos="-720"/>
                <w:tab w:val="left" w:pos="0"/>
                <w:tab w:val="left" w:pos="720"/>
                <w:tab w:val="left" w:pos="1440"/>
                <w:tab w:val="left" w:pos="2160"/>
                <w:tab w:val="left" w:pos="2880"/>
                <w:tab w:val="left" w:pos="3600"/>
                <w:tab w:val="left" w:pos="4320"/>
              </w:tabs>
              <w:autoSpaceDE w:val="0"/>
              <w:autoSpaceDN w:val="0"/>
              <w:adjustRightInd w:val="0"/>
              <w:rPr>
                <w:rFonts w:ascii="Helv" w:hAnsi="Helv" w:cs="Helv"/>
                <w:color w:val="000000"/>
                <w:szCs w:val="20"/>
                <w:lang w:eastAsia="ja-JP" w:bidi="ar-SA"/>
              </w:rPr>
            </w:pPr>
            <w:r w:rsidRPr="000E5CD1">
              <w:rPr>
                <w:rFonts w:ascii="Helv" w:hAnsi="Helv" w:cs="Helv"/>
                <w:color w:val="000000"/>
                <w:szCs w:val="20"/>
                <w:lang w:eastAsia="ja-JP" w:bidi="ar-SA"/>
              </w:rPr>
              <w:t xml:space="preserve">  &lt;/RequestMessage&gt;</w:t>
            </w:r>
          </w:p>
          <w:p w14:paraId="481D9984" w14:textId="77777777" w:rsidR="00EB2B6C" w:rsidRPr="000E5CD1" w:rsidRDefault="00EB2B6C" w:rsidP="000E5CD1">
            <w:pPr>
              <w:tabs>
                <w:tab w:val="left" w:pos="-720"/>
                <w:tab w:val="left" w:pos="0"/>
                <w:tab w:val="left" w:pos="720"/>
                <w:tab w:val="left" w:pos="1440"/>
                <w:tab w:val="left" w:pos="2160"/>
                <w:tab w:val="left" w:pos="2880"/>
                <w:tab w:val="left" w:pos="3600"/>
                <w:tab w:val="left" w:pos="4320"/>
              </w:tabs>
              <w:autoSpaceDE w:val="0"/>
              <w:autoSpaceDN w:val="0"/>
              <w:adjustRightInd w:val="0"/>
              <w:rPr>
                <w:rFonts w:ascii="Helv" w:hAnsi="Helv" w:cs="Helv"/>
                <w:color w:val="000000"/>
                <w:szCs w:val="20"/>
                <w:lang w:eastAsia="ja-JP" w:bidi="ar-SA"/>
              </w:rPr>
            </w:pPr>
            <w:r w:rsidRPr="000E5CD1">
              <w:rPr>
                <w:rFonts w:ascii="Helv" w:hAnsi="Helv" w:cs="Helv"/>
                <w:color w:val="000000"/>
                <w:szCs w:val="20"/>
                <w:lang w:eastAsia="ja-JP" w:bidi="ar-SA"/>
              </w:rPr>
              <w:t>&lt;/ProcessTaskEx_Request_0&gt;</w:t>
            </w:r>
          </w:p>
          <w:p w14:paraId="5CC93F45" w14:textId="77777777" w:rsidR="00EB2B6C" w:rsidRPr="000E5CD1" w:rsidRDefault="00EB2B6C" w:rsidP="000E5CD1">
            <w:pPr>
              <w:tabs>
                <w:tab w:val="left" w:pos="-720"/>
                <w:tab w:val="left" w:pos="0"/>
                <w:tab w:val="left" w:pos="720"/>
                <w:tab w:val="left" w:pos="1440"/>
                <w:tab w:val="left" w:pos="2160"/>
                <w:tab w:val="left" w:pos="2880"/>
                <w:tab w:val="left" w:pos="3600"/>
                <w:tab w:val="left" w:pos="4320"/>
              </w:tabs>
              <w:autoSpaceDE w:val="0"/>
              <w:autoSpaceDN w:val="0"/>
              <w:adjustRightInd w:val="0"/>
              <w:rPr>
                <w:rFonts w:ascii="Helv" w:hAnsi="Helv" w:cs="Helv"/>
                <w:color w:val="000000"/>
                <w:szCs w:val="20"/>
                <w:lang w:eastAsia="ja-JP" w:bidi="ar-SA"/>
              </w:rPr>
            </w:pPr>
          </w:p>
        </w:tc>
      </w:tr>
    </w:tbl>
    <w:p w14:paraId="4EC69089" w14:textId="77777777" w:rsidR="0068627F" w:rsidRDefault="0068627F" w:rsidP="00DB537E">
      <w:pPr>
        <w:spacing w:line="360" w:lineRule="auto"/>
        <w:ind w:right="600"/>
        <w:rPr>
          <w:color w:val="984806" w:themeColor="accent6" w:themeShade="80"/>
          <w:szCs w:val="20"/>
          <w:lang w:bidi="ar-SA"/>
        </w:rPr>
      </w:pPr>
    </w:p>
    <w:p w14:paraId="6BA4E0D9" w14:textId="5F7F17D2" w:rsidR="0068627F" w:rsidRDefault="0068627F" w:rsidP="00DB537E">
      <w:pPr>
        <w:spacing w:line="360" w:lineRule="auto"/>
        <w:ind w:right="600"/>
        <w:rPr>
          <w:color w:val="984806" w:themeColor="accent6" w:themeShade="80"/>
        </w:rPr>
      </w:pPr>
    </w:p>
    <w:p w14:paraId="2F52E8A2" w14:textId="77777777" w:rsidR="0068627F" w:rsidRPr="00460572" w:rsidRDefault="0068627F" w:rsidP="00DB537E">
      <w:pPr>
        <w:spacing w:line="360" w:lineRule="auto"/>
        <w:ind w:right="600"/>
        <w:rPr>
          <w:color w:val="000000" w:themeColor="text1"/>
          <w:u w:val="single"/>
        </w:rPr>
      </w:pPr>
      <w:r w:rsidRPr="00460572">
        <w:rPr>
          <w:color w:val="000000" w:themeColor="text1"/>
          <w:szCs w:val="20"/>
          <w:u w:val="single"/>
          <w:lang w:bidi="ar-SA"/>
        </w:rPr>
        <w:t>Response:</w:t>
      </w:r>
    </w:p>
    <w:tbl>
      <w:tblPr>
        <w:tblW w:w="0" w:type="auto"/>
        <w:tblLook w:val="04A0" w:firstRow="1" w:lastRow="0" w:firstColumn="1" w:lastColumn="0" w:noHBand="0" w:noVBand="1"/>
      </w:tblPr>
      <w:tblGrid>
        <w:gridCol w:w="10296"/>
      </w:tblGrid>
      <w:tr w:rsidR="00EB2B6C" w:rsidRPr="00EB2B6C" w14:paraId="262E3BEF" w14:textId="77777777" w:rsidTr="00EB2B6C">
        <w:tc>
          <w:tcPr>
            <w:tcW w:w="10296" w:type="dxa"/>
          </w:tcPr>
          <w:p w14:paraId="2BCF7BE8" w14:textId="77777777" w:rsidR="00EB2B6C" w:rsidRPr="000E5CD1" w:rsidRDefault="00EB2B6C" w:rsidP="000E5CD1">
            <w:pPr>
              <w:autoSpaceDE w:val="0"/>
              <w:autoSpaceDN w:val="0"/>
              <w:adjustRightInd w:val="0"/>
              <w:spacing w:line="360" w:lineRule="auto"/>
              <w:ind w:left="1440"/>
              <w:rPr>
                <w:rFonts w:cs="Arial"/>
              </w:rPr>
            </w:pPr>
            <w:r w:rsidRPr="000E5CD1">
              <w:rPr>
                <w:rFonts w:cs="Arial"/>
              </w:rPr>
              <w:t>&lt;s:Envelope xmlns:s="http://schemas.xmlsoap.org/soap/envelope/"&gt;</w:t>
            </w:r>
          </w:p>
          <w:p w14:paraId="51D13212" w14:textId="77777777" w:rsidR="00EB2B6C" w:rsidRPr="000E5CD1" w:rsidRDefault="00EB2B6C" w:rsidP="000E5CD1">
            <w:pPr>
              <w:autoSpaceDE w:val="0"/>
              <w:autoSpaceDN w:val="0"/>
              <w:adjustRightInd w:val="0"/>
              <w:spacing w:line="360" w:lineRule="auto"/>
              <w:ind w:left="1440"/>
              <w:rPr>
                <w:rFonts w:cs="Arial"/>
              </w:rPr>
            </w:pPr>
            <w:r w:rsidRPr="000E5CD1">
              <w:rPr>
                <w:rFonts w:cs="Arial"/>
              </w:rPr>
              <w:t xml:space="preserve">  &lt;s:Body&gt;</w:t>
            </w:r>
          </w:p>
          <w:p w14:paraId="617ABE9E" w14:textId="77777777" w:rsidR="00EB2B6C" w:rsidRPr="000E5CD1" w:rsidRDefault="00EB2B6C" w:rsidP="000E5CD1">
            <w:pPr>
              <w:autoSpaceDE w:val="0"/>
              <w:autoSpaceDN w:val="0"/>
              <w:adjustRightInd w:val="0"/>
              <w:spacing w:line="360" w:lineRule="auto"/>
              <w:ind w:left="1440"/>
              <w:rPr>
                <w:rFonts w:cs="Arial"/>
              </w:rPr>
            </w:pPr>
            <w:r w:rsidRPr="000E5CD1">
              <w:rPr>
                <w:rFonts w:cs="Arial"/>
              </w:rPr>
              <w:t xml:space="preserve">    &lt;s:Fault&gt;</w:t>
            </w:r>
          </w:p>
          <w:p w14:paraId="3CEFAAAF" w14:textId="77777777" w:rsidR="00EB2B6C" w:rsidRPr="000E5CD1" w:rsidRDefault="00EB2B6C" w:rsidP="000E5CD1">
            <w:pPr>
              <w:autoSpaceDE w:val="0"/>
              <w:autoSpaceDN w:val="0"/>
              <w:adjustRightInd w:val="0"/>
              <w:spacing w:line="360" w:lineRule="auto"/>
              <w:ind w:left="1440"/>
              <w:rPr>
                <w:rFonts w:cs="Arial"/>
              </w:rPr>
            </w:pPr>
            <w:r w:rsidRPr="000E5CD1">
              <w:rPr>
                <w:rFonts w:cs="Arial"/>
              </w:rPr>
              <w:t xml:space="preserve">      &lt;faultcode&gt;s:ServiceOptimization.ErrorNumbers.20648&lt;/faultcode&gt;</w:t>
            </w:r>
          </w:p>
          <w:p w14:paraId="5173DC02" w14:textId="77777777" w:rsidR="00EB2B6C" w:rsidRPr="000E5CD1" w:rsidRDefault="00EB2B6C" w:rsidP="000E5CD1">
            <w:pPr>
              <w:autoSpaceDE w:val="0"/>
              <w:autoSpaceDN w:val="0"/>
              <w:adjustRightInd w:val="0"/>
              <w:spacing w:line="360" w:lineRule="auto"/>
              <w:ind w:left="1440"/>
              <w:rPr>
                <w:rFonts w:cs="Arial"/>
              </w:rPr>
            </w:pPr>
            <w:r w:rsidRPr="000E5CD1">
              <w:rPr>
                <w:rFonts w:cs="Arial"/>
              </w:rPr>
              <w:t xml:space="preserve">      &lt;faultstring xml:lang="en-US"&gt;Incident Transmission 1 cannot be read as an object of collection 122, (see tag 'EquipmentType').&lt;/faultstring&gt;</w:t>
            </w:r>
          </w:p>
          <w:p w14:paraId="64CC09CC" w14:textId="77777777" w:rsidR="00EB2B6C" w:rsidRPr="000E5CD1" w:rsidRDefault="00EB2B6C" w:rsidP="000E5CD1">
            <w:pPr>
              <w:autoSpaceDE w:val="0"/>
              <w:autoSpaceDN w:val="0"/>
              <w:adjustRightInd w:val="0"/>
              <w:spacing w:line="360" w:lineRule="auto"/>
              <w:ind w:left="1440"/>
              <w:rPr>
                <w:rFonts w:cs="Arial"/>
              </w:rPr>
            </w:pPr>
            <w:r w:rsidRPr="000E5CD1">
              <w:rPr>
                <w:rFonts w:cs="Arial"/>
              </w:rPr>
              <w:t xml:space="preserve">      &lt;detail&gt;</w:t>
            </w:r>
          </w:p>
          <w:p w14:paraId="02A0C57C" w14:textId="77777777" w:rsidR="00EB2B6C" w:rsidRPr="000E5CD1" w:rsidRDefault="00EB2B6C" w:rsidP="000E5CD1">
            <w:pPr>
              <w:autoSpaceDE w:val="0"/>
              <w:autoSpaceDN w:val="0"/>
              <w:adjustRightInd w:val="0"/>
              <w:spacing w:line="360" w:lineRule="auto"/>
              <w:ind w:left="1440"/>
              <w:rPr>
                <w:rFonts w:cs="Arial"/>
              </w:rPr>
            </w:pPr>
            <w:r w:rsidRPr="000E5CD1">
              <w:rPr>
                <w:rFonts w:cs="Arial"/>
              </w:rPr>
              <w:t>…</w:t>
            </w:r>
          </w:p>
          <w:p w14:paraId="6CC4C883" w14:textId="77777777" w:rsidR="00EB2B6C" w:rsidRPr="000E5CD1" w:rsidRDefault="00EB2B6C" w:rsidP="000E5CD1">
            <w:pPr>
              <w:autoSpaceDE w:val="0"/>
              <w:autoSpaceDN w:val="0"/>
              <w:adjustRightInd w:val="0"/>
              <w:spacing w:line="360" w:lineRule="auto"/>
              <w:ind w:left="1440"/>
              <w:rPr>
                <w:rFonts w:cs="Arial"/>
              </w:rPr>
            </w:pPr>
            <w:r w:rsidRPr="000E5CD1">
              <w:rPr>
                <w:rFonts w:cs="Arial"/>
              </w:rPr>
              <w:t xml:space="preserve">      &lt;/detail&gt;</w:t>
            </w:r>
          </w:p>
          <w:p w14:paraId="544D38B6" w14:textId="77777777" w:rsidR="00EB2B6C" w:rsidRPr="000E5CD1" w:rsidRDefault="00EB2B6C" w:rsidP="000E5CD1">
            <w:pPr>
              <w:autoSpaceDE w:val="0"/>
              <w:autoSpaceDN w:val="0"/>
              <w:adjustRightInd w:val="0"/>
              <w:spacing w:line="360" w:lineRule="auto"/>
              <w:ind w:left="1440"/>
              <w:rPr>
                <w:rFonts w:cs="Arial"/>
              </w:rPr>
            </w:pPr>
            <w:r w:rsidRPr="000E5CD1">
              <w:rPr>
                <w:rFonts w:cs="Arial"/>
              </w:rPr>
              <w:t xml:space="preserve">    &lt;/s:Fault&gt;</w:t>
            </w:r>
          </w:p>
          <w:p w14:paraId="318576E9" w14:textId="77777777" w:rsidR="00EB2B6C" w:rsidRPr="000E5CD1" w:rsidRDefault="00EB2B6C" w:rsidP="000E5CD1">
            <w:pPr>
              <w:autoSpaceDE w:val="0"/>
              <w:autoSpaceDN w:val="0"/>
              <w:adjustRightInd w:val="0"/>
              <w:spacing w:line="360" w:lineRule="auto"/>
              <w:ind w:left="1440"/>
              <w:rPr>
                <w:rFonts w:cs="Arial"/>
              </w:rPr>
            </w:pPr>
            <w:r w:rsidRPr="000E5CD1">
              <w:rPr>
                <w:rFonts w:cs="Arial"/>
              </w:rPr>
              <w:t xml:space="preserve">  &lt;/s:Body&gt;</w:t>
            </w:r>
          </w:p>
          <w:p w14:paraId="682F857C" w14:textId="77777777" w:rsidR="00EB2B6C" w:rsidRPr="000E5CD1" w:rsidRDefault="00EB2B6C" w:rsidP="000E5CD1">
            <w:pPr>
              <w:autoSpaceDE w:val="0"/>
              <w:autoSpaceDN w:val="0"/>
              <w:adjustRightInd w:val="0"/>
              <w:spacing w:line="360" w:lineRule="auto"/>
              <w:ind w:left="1440"/>
              <w:rPr>
                <w:rFonts w:cs="Arial"/>
              </w:rPr>
            </w:pPr>
            <w:r w:rsidRPr="000E5CD1">
              <w:rPr>
                <w:rFonts w:cs="Arial"/>
              </w:rPr>
              <w:t xml:space="preserve">&lt;/s:Envelope&gt; </w:t>
            </w:r>
          </w:p>
          <w:p w14:paraId="10F1C564" w14:textId="77777777" w:rsidR="00EB2B6C" w:rsidRPr="000E5CD1" w:rsidRDefault="00EB2B6C" w:rsidP="000E5CD1">
            <w:pPr>
              <w:autoSpaceDE w:val="0"/>
              <w:autoSpaceDN w:val="0"/>
              <w:adjustRightInd w:val="0"/>
              <w:spacing w:line="360" w:lineRule="auto"/>
              <w:ind w:left="1440"/>
              <w:rPr>
                <w:rFonts w:cs="Arial"/>
              </w:rPr>
            </w:pPr>
          </w:p>
        </w:tc>
      </w:tr>
    </w:tbl>
    <w:p w14:paraId="1AB355D0" w14:textId="77777777" w:rsidR="0068627F" w:rsidRDefault="0068627F" w:rsidP="00DB537E">
      <w:pPr>
        <w:spacing w:line="360" w:lineRule="auto"/>
        <w:ind w:right="600"/>
        <w:rPr>
          <w:color w:val="000000" w:themeColor="text1"/>
        </w:rPr>
      </w:pPr>
    </w:p>
    <w:p w14:paraId="3E40787E" w14:textId="77777777" w:rsidR="0068627F" w:rsidRPr="00460572" w:rsidRDefault="0068627F" w:rsidP="00DB537E">
      <w:pPr>
        <w:spacing w:line="360" w:lineRule="auto"/>
        <w:ind w:right="600"/>
        <w:rPr>
          <w:color w:val="984806" w:themeColor="accent6" w:themeShade="80"/>
        </w:rPr>
      </w:pPr>
    </w:p>
    <w:p w14:paraId="2E80AA3E" w14:textId="77777777" w:rsidR="0068627F" w:rsidRDefault="0068627F" w:rsidP="003C422C">
      <w:pPr>
        <w:pStyle w:val="Heading4"/>
        <w:numPr>
          <w:ilvl w:val="2"/>
          <w:numId w:val="2"/>
        </w:numPr>
      </w:pPr>
      <w:r>
        <w:lastRenderedPageBreak/>
        <w:t xml:space="preserve">Sender requesting non-existing attribute in requested properties </w:t>
      </w:r>
    </w:p>
    <w:p w14:paraId="190FC5FF" w14:textId="77777777" w:rsidR="0068627F" w:rsidRPr="00671108" w:rsidRDefault="0068627F" w:rsidP="003C422C">
      <w:pPr>
        <w:pStyle w:val="BodyText2"/>
      </w:pPr>
      <w:r>
        <w:t>No error is returned. Only the correct requested propertied are returned. Note that the property names are case sensitive.</w:t>
      </w:r>
    </w:p>
    <w:p w14:paraId="0D2B8754" w14:textId="77777777" w:rsidR="0068627F" w:rsidRPr="00671108" w:rsidRDefault="0068627F" w:rsidP="00DB537E">
      <w:pPr>
        <w:autoSpaceDE w:val="0"/>
        <w:autoSpaceDN w:val="0"/>
        <w:adjustRightInd w:val="0"/>
        <w:spacing w:line="360" w:lineRule="auto"/>
        <w:ind w:left="1440"/>
        <w:rPr>
          <w:rFonts w:cs="Arial"/>
        </w:rPr>
      </w:pPr>
    </w:p>
    <w:p w14:paraId="3B5F38FE" w14:textId="6F34198C" w:rsidR="00A860BF" w:rsidRDefault="0035468C" w:rsidP="003C422C">
      <w:pPr>
        <w:pStyle w:val="Heading1"/>
      </w:pPr>
      <w:bookmarkStart w:id="1864" w:name="_Ref370810469"/>
      <w:bookmarkStart w:id="1865" w:name="_Ref370889965"/>
      <w:bookmarkStart w:id="1866" w:name="_Ref370915345"/>
      <w:bookmarkStart w:id="1867" w:name="_Toc370915675"/>
      <w:r>
        <w:lastRenderedPageBreak/>
        <w:t xml:space="preserve">Outbound </w:t>
      </w:r>
      <w:r w:rsidR="00A860BF" w:rsidRPr="006B439F">
        <w:t>Interfaces</w:t>
      </w:r>
      <w:bookmarkEnd w:id="1858"/>
      <w:bookmarkEnd w:id="1864"/>
      <w:bookmarkEnd w:id="1865"/>
      <w:bookmarkEnd w:id="1866"/>
      <w:bookmarkEnd w:id="1867"/>
    </w:p>
    <w:p w14:paraId="5B628B76" w14:textId="24A23546" w:rsidR="002E65F5" w:rsidRDefault="002E65F5" w:rsidP="00DB537E">
      <w:pPr>
        <w:spacing w:line="360" w:lineRule="auto"/>
      </w:pPr>
      <w:r w:rsidRPr="00ED6F23">
        <w:t xml:space="preserve">The </w:t>
      </w:r>
      <w:r w:rsidR="00F20648">
        <w:t>sections</w:t>
      </w:r>
      <w:r w:rsidR="00F20648" w:rsidRPr="00ED6F23">
        <w:t xml:space="preserve"> </w:t>
      </w:r>
      <w:r w:rsidRPr="00ED6F23">
        <w:t>below show</w:t>
      </w:r>
      <w:r w:rsidR="00F20648">
        <w:t xml:space="preserve"> the Email &amp; Task </w:t>
      </w:r>
      <w:r w:rsidRPr="00ED6F23">
        <w:t xml:space="preserve">messages that ClickSchedule will be configured to send to </w:t>
      </w:r>
      <w:r>
        <w:t>MUST</w:t>
      </w:r>
      <w:r w:rsidR="00F20648">
        <w:t xml:space="preserve"> via FTP</w:t>
      </w:r>
      <w:r w:rsidRPr="00ED6F23">
        <w:t>.  Each message will res</w:t>
      </w:r>
      <w:r>
        <w:t>ult from a certain action on a Task/Assignment</w:t>
      </w:r>
      <w:r w:rsidRPr="00ED6F23">
        <w:t xml:space="preserve"> that exists within ClickSchedule.  The associated business scenarios are referenced</w:t>
      </w:r>
      <w:r w:rsidR="00F20648">
        <w:t xml:space="preserve"> in the trigger sections </w:t>
      </w:r>
      <w:r w:rsidR="00F20648">
        <w:fldChar w:fldCharType="begin"/>
      </w:r>
      <w:r w:rsidR="00F20648">
        <w:instrText xml:space="preserve"> REF _Ref366835023 \r \h </w:instrText>
      </w:r>
      <w:r w:rsidR="00F20648">
        <w:fldChar w:fldCharType="separate"/>
      </w:r>
      <w:r w:rsidR="006E49E1">
        <w:t>5.4.1</w:t>
      </w:r>
      <w:r w:rsidR="00F20648">
        <w:fldChar w:fldCharType="end"/>
      </w:r>
      <w:r w:rsidR="00F20648">
        <w:t xml:space="preserve"> &amp; </w:t>
      </w:r>
      <w:r w:rsidR="00F20648">
        <w:fldChar w:fldCharType="begin"/>
      </w:r>
      <w:r w:rsidR="00F20648">
        <w:instrText xml:space="preserve"> REF _Ref368061940 \r \h </w:instrText>
      </w:r>
      <w:r w:rsidR="00F20648">
        <w:fldChar w:fldCharType="separate"/>
      </w:r>
      <w:r w:rsidR="006E49E1">
        <w:t>5.4.5</w:t>
      </w:r>
      <w:r w:rsidR="00F20648">
        <w:fldChar w:fldCharType="end"/>
      </w:r>
      <w:r w:rsidRPr="00ED6F23">
        <w:t>, as are the message structures</w:t>
      </w:r>
      <w:r w:rsidR="00F20648">
        <w:t xml:space="preserve"> </w:t>
      </w:r>
      <w:r w:rsidR="00F20648">
        <w:fldChar w:fldCharType="begin"/>
      </w:r>
      <w:r w:rsidR="00F20648">
        <w:instrText xml:space="preserve"> REF _Ref368061959 \r \h </w:instrText>
      </w:r>
      <w:r w:rsidR="00F20648">
        <w:fldChar w:fldCharType="separate"/>
      </w:r>
      <w:r w:rsidR="006E49E1">
        <w:rPr>
          <w:b/>
          <w:bCs/>
        </w:rPr>
        <w:t>Error! Reference source not found.</w:t>
      </w:r>
      <w:r w:rsidR="00F20648">
        <w:fldChar w:fldCharType="end"/>
      </w:r>
      <w:r w:rsidR="00F20648">
        <w:t xml:space="preserve"> &amp; </w:t>
      </w:r>
      <w:r w:rsidR="00F20648">
        <w:fldChar w:fldCharType="begin"/>
      </w:r>
      <w:r w:rsidR="00F20648">
        <w:instrText xml:space="preserve"> REF _Ref368061967 \r \h </w:instrText>
      </w:r>
      <w:r w:rsidR="00F20648">
        <w:fldChar w:fldCharType="separate"/>
      </w:r>
      <w:r w:rsidR="006E49E1">
        <w:t>5.4.7</w:t>
      </w:r>
      <w:r w:rsidR="00F20648">
        <w:fldChar w:fldCharType="end"/>
      </w:r>
      <w:r w:rsidRPr="00ED6F23">
        <w:t>.</w:t>
      </w:r>
    </w:p>
    <w:p w14:paraId="0004FCF6" w14:textId="1CB67795" w:rsidR="00A63C09" w:rsidRDefault="00A63C09" w:rsidP="003C422C">
      <w:pPr>
        <w:pStyle w:val="Heading2"/>
      </w:pPr>
      <w:bookmarkStart w:id="1868" w:name="_Toc370915676"/>
      <w:r>
        <w:t>FTP File System</w:t>
      </w:r>
      <w:bookmarkEnd w:id="1868"/>
    </w:p>
    <w:p w14:paraId="3FE25092" w14:textId="2ED35E38" w:rsidR="00D500A5" w:rsidRDefault="00D500A5" w:rsidP="00DB537E">
      <w:pPr>
        <w:spacing w:line="360" w:lineRule="auto"/>
      </w:pPr>
      <w:r>
        <w:t>Outbond messages will go to a GEHC FTP endpoint.  A custom message broker will route the Click generated XML from an HTTP POST message to a text file across FTP.  The FTP endpoint will have the FS structure</w:t>
      </w:r>
      <w:ins w:id="1869" w:author="Duncan Hardie" w:date="2014-02-05T14:04:00Z">
        <w:r w:rsidR="0009355E">
          <w:t xml:space="preserve"> </w:t>
        </w:r>
      </w:ins>
      <w:del w:id="1870" w:author="Duncan Hardie" w:date="2014-02-05T14:04:00Z">
        <w:r w:rsidDel="0009355E">
          <w:delText xml:space="preserve"> </w:delText>
        </w:r>
      </w:del>
      <w:r>
        <w:t>below:</w:t>
      </w:r>
    </w:p>
    <w:p w14:paraId="7861A6A0" w14:textId="6839D9B6" w:rsidR="00D500A5" w:rsidRDefault="00D500A5" w:rsidP="00DB537E">
      <w:pPr>
        <w:spacing w:line="360" w:lineRule="auto"/>
      </w:pPr>
      <w:r>
        <w:t xml:space="preserve"> </w:t>
      </w:r>
    </w:p>
    <w:p w14:paraId="40B1CCA7" w14:textId="55424E05" w:rsidR="00A63C09" w:rsidRDefault="001B0CAD" w:rsidP="00DB537E">
      <w:pPr>
        <w:spacing w:line="360" w:lineRule="auto"/>
      </w:pPr>
      <w:r>
        <w:t>Folders on the FTP endpoint:</w:t>
      </w:r>
    </w:p>
    <w:p w14:paraId="0979CD67" w14:textId="42B69997" w:rsidR="00AF633A" w:rsidRDefault="00987283" w:rsidP="00DB537E">
      <w:pPr>
        <w:spacing w:line="360" w:lineRule="auto"/>
      </w:pPr>
      <w:r>
        <w:t>&lt;FTPRoot&gt;\</w:t>
      </w:r>
      <w:r w:rsidR="002C5DFD">
        <w:t>Click Schedule\OutgoingMessages</w:t>
      </w:r>
      <w:r w:rsidR="00A63C09">
        <w:t>\</w:t>
      </w:r>
      <w:r w:rsidR="002C5DFD">
        <w:t>EmailTrigger</w:t>
      </w:r>
      <w:r w:rsidR="00A63C09">
        <w:t>\</w:t>
      </w:r>
    </w:p>
    <w:p w14:paraId="48F62306" w14:textId="10D15C67" w:rsidR="00987283" w:rsidRDefault="00987283" w:rsidP="00DB537E">
      <w:pPr>
        <w:spacing w:line="360" w:lineRule="auto"/>
        <w:rPr>
          <w:ins w:id="1871" w:author="Duncan Hardie" w:date="2014-02-05T14:03:00Z"/>
        </w:rPr>
      </w:pPr>
      <w:r>
        <w:t>&lt;FTPRoot&gt;</w:t>
      </w:r>
      <w:r w:rsidR="0095587F">
        <w:t>\</w:t>
      </w:r>
      <w:r>
        <w:t>Click Schedule\OutgoingMessages\TaskUpdate\</w:t>
      </w:r>
    </w:p>
    <w:p w14:paraId="7A81C1DC" w14:textId="77777777" w:rsidR="0009355E" w:rsidRDefault="0009355E" w:rsidP="00DB537E">
      <w:pPr>
        <w:spacing w:line="360" w:lineRule="auto"/>
        <w:rPr>
          <w:ins w:id="1872" w:author="Duncan Hardie" w:date="2014-02-05T14:03:00Z"/>
        </w:rPr>
      </w:pPr>
    </w:p>
    <w:p w14:paraId="5EF6FD5F" w14:textId="087F83F6" w:rsidR="0009355E" w:rsidRDefault="0009355E" w:rsidP="00DB537E">
      <w:pPr>
        <w:spacing w:line="360" w:lineRule="auto"/>
        <w:rPr>
          <w:ins w:id="1873" w:author="Duncan Hardie" w:date="2014-02-05T14:03:00Z"/>
        </w:rPr>
      </w:pPr>
      <w:ins w:id="1874" w:author="Duncan Hardie" w:date="2014-02-05T14:05:00Z">
        <w:r>
          <w:t>The “t</w:t>
        </w:r>
      </w:ins>
      <w:ins w:id="1875" w:author="Duncan Hardie" w:date="2014-02-05T14:03:00Z">
        <w:r w:rsidRPr="0009355E">
          <w:t>o</w:t>
        </w:r>
      </w:ins>
      <w:ins w:id="1876" w:author="Duncan Hardie" w:date="2014-02-05T14:05:00Z">
        <w:r>
          <w:t xml:space="preserve"> b</w:t>
        </w:r>
      </w:ins>
      <w:ins w:id="1877" w:author="Duncan Hardie" w:date="2014-02-05T14:03:00Z">
        <w:r w:rsidRPr="0009355E">
          <w:t>e</w:t>
        </w:r>
      </w:ins>
      <w:ins w:id="1878" w:author="Duncan Hardie" w:date="2014-02-05T14:05:00Z">
        <w:r>
          <w:t xml:space="preserve"> p</w:t>
        </w:r>
      </w:ins>
      <w:ins w:id="1879" w:author="Duncan Hardie" w:date="2014-02-05T14:03:00Z">
        <w:r w:rsidRPr="0009355E">
          <w:t>rocessed</w:t>
        </w:r>
      </w:ins>
      <w:ins w:id="1880" w:author="Duncan Hardie" w:date="2014-02-05T14:05:00Z">
        <w:r>
          <w:t xml:space="preserve">” folder structure is split between PROD &amp; DEV to </w:t>
        </w:r>
      </w:ins>
      <w:ins w:id="1881" w:author="Duncan Hardie" w:date="2014-02-05T14:06:00Z">
        <w:r>
          <w:t>delimitate</w:t>
        </w:r>
      </w:ins>
      <w:ins w:id="1882" w:author="Duncan Hardie" w:date="2014-02-05T14:05:00Z">
        <w:r>
          <w:t xml:space="preserve"> between the </w:t>
        </w:r>
      </w:ins>
      <w:ins w:id="1883" w:author="Duncan Hardie" w:date="2014-02-05T14:06:00Z">
        <w:r>
          <w:t>environments</w:t>
        </w:r>
      </w:ins>
      <w:ins w:id="1884" w:author="Duncan Hardie" w:date="2014-02-05T14:05:00Z">
        <w:r>
          <w:t xml:space="preserve"> in use</w:t>
        </w:r>
      </w:ins>
      <w:ins w:id="1885" w:author="Duncan Hardie" w:date="2014-02-05T14:03:00Z">
        <w:r>
          <w:t>:</w:t>
        </w:r>
      </w:ins>
    </w:p>
    <w:p w14:paraId="6B3C3E30" w14:textId="33A89828" w:rsidR="0009355E" w:rsidRDefault="0009355E" w:rsidP="00DB537E">
      <w:pPr>
        <w:spacing w:line="360" w:lineRule="auto"/>
        <w:rPr>
          <w:ins w:id="1886" w:author="Duncan Hardie" w:date="2014-02-05T14:04:00Z"/>
        </w:rPr>
      </w:pPr>
      <w:ins w:id="1887" w:author="Duncan Hardie" w:date="2014-02-05T14:03:00Z">
        <w:r>
          <w:t>..</w:t>
        </w:r>
      </w:ins>
      <w:ins w:id="1888" w:author="Duncan Hardie" w:date="2014-02-05T14:04:00Z">
        <w:r>
          <w:t>\</w:t>
        </w:r>
      </w:ins>
      <w:ins w:id="1889" w:author="Duncan Hardie" w:date="2014-02-05T14:03:00Z">
        <w:r>
          <w:t>EmailTrigger\</w:t>
        </w:r>
      </w:ins>
      <w:ins w:id="1890" w:author="Duncan Hardie" w:date="2014-02-05T14:04:00Z">
        <w:r>
          <w:t>PROD_</w:t>
        </w:r>
        <w:r w:rsidRPr="0009355E">
          <w:t>ToBeProcessed</w:t>
        </w:r>
      </w:ins>
    </w:p>
    <w:p w14:paraId="13500003" w14:textId="764421D8" w:rsidR="0009355E" w:rsidRDefault="0009355E" w:rsidP="00DB537E">
      <w:pPr>
        <w:spacing w:line="360" w:lineRule="auto"/>
        <w:rPr>
          <w:ins w:id="1891" w:author="Duncan Hardie" w:date="2014-02-05T14:04:00Z"/>
        </w:rPr>
      </w:pPr>
      <w:ins w:id="1892" w:author="Duncan Hardie" w:date="2014-02-05T14:04:00Z">
        <w:r>
          <w:t>..\EmailTrigger\DEV_</w:t>
        </w:r>
        <w:r w:rsidRPr="0009355E">
          <w:t>ToBeProcessed</w:t>
        </w:r>
      </w:ins>
    </w:p>
    <w:p w14:paraId="0B267314" w14:textId="1EB4D6E1" w:rsidR="0009355E" w:rsidDel="0009355E" w:rsidRDefault="0009355E" w:rsidP="00DB537E">
      <w:pPr>
        <w:spacing w:line="360" w:lineRule="auto"/>
        <w:rPr>
          <w:del w:id="1893" w:author="Duncan Hardie" w:date="2014-02-05T14:05:00Z"/>
        </w:rPr>
      </w:pPr>
    </w:p>
    <w:p w14:paraId="2C9AC7F7" w14:textId="77777777" w:rsidR="00987283" w:rsidRDefault="00987283" w:rsidP="00DB537E">
      <w:pPr>
        <w:spacing w:line="360" w:lineRule="auto"/>
      </w:pPr>
    </w:p>
    <w:p w14:paraId="1AD3C846" w14:textId="201AD187" w:rsidR="001B0CAD" w:rsidRDefault="001B0CAD" w:rsidP="00DB537E">
      <w:pPr>
        <w:spacing w:line="360" w:lineRule="auto"/>
      </w:pPr>
      <w:r>
        <w:t>Folders on the SDT macro machine for holding processed file logs:</w:t>
      </w:r>
    </w:p>
    <w:p w14:paraId="492E225A" w14:textId="3CC9A076" w:rsidR="00A63C09" w:rsidRPr="008F7BA8" w:rsidRDefault="00A63C09" w:rsidP="00DB537E">
      <w:pPr>
        <w:spacing w:line="360" w:lineRule="auto"/>
        <w:rPr>
          <w:color w:val="FF0000"/>
        </w:rPr>
      </w:pPr>
      <w:r w:rsidRPr="008F7BA8">
        <w:rPr>
          <w:color w:val="FF0000"/>
        </w:rPr>
        <w:t>&lt;Localroot&gt;\SendApptEmail\ToBeProcessed</w:t>
      </w:r>
    </w:p>
    <w:p w14:paraId="5A6F7A90" w14:textId="00F021BB" w:rsidR="00A63C09" w:rsidRPr="008F7BA8" w:rsidRDefault="00A63C09" w:rsidP="00DB537E">
      <w:pPr>
        <w:spacing w:line="360" w:lineRule="auto"/>
        <w:rPr>
          <w:color w:val="FF0000"/>
        </w:rPr>
      </w:pPr>
      <w:r w:rsidRPr="008F7BA8">
        <w:rPr>
          <w:color w:val="FF0000"/>
        </w:rPr>
        <w:t>&lt;Localroot&gt;\SendApptEmail\ProcessedPass</w:t>
      </w:r>
    </w:p>
    <w:p w14:paraId="45B7158F" w14:textId="21BF179D" w:rsidR="00DB537E" w:rsidRDefault="00A63C09" w:rsidP="007D34CC">
      <w:pPr>
        <w:spacing w:line="360" w:lineRule="auto"/>
        <w:rPr>
          <w:color w:val="FF0000"/>
        </w:rPr>
      </w:pPr>
      <w:r w:rsidRPr="008F7BA8">
        <w:rPr>
          <w:color w:val="FF0000"/>
        </w:rPr>
        <w:t>&lt;Localroot&gt;\SendApptEmail\ProcessedFail</w:t>
      </w:r>
      <w:bookmarkStart w:id="1894" w:name="_Toc366574991"/>
      <w:bookmarkStart w:id="1895" w:name="_Toc366575177"/>
      <w:bookmarkStart w:id="1896" w:name="_Toc366854329"/>
      <w:bookmarkEnd w:id="1894"/>
      <w:bookmarkEnd w:id="1895"/>
      <w:bookmarkEnd w:id="1896"/>
    </w:p>
    <w:p w14:paraId="051A5B8C" w14:textId="77777777" w:rsidR="001019CD" w:rsidRDefault="001019CD" w:rsidP="007D34CC">
      <w:pPr>
        <w:spacing w:line="360" w:lineRule="auto"/>
        <w:rPr>
          <w:color w:val="FF0000"/>
        </w:rPr>
      </w:pPr>
    </w:p>
    <w:p w14:paraId="1E37A038" w14:textId="61955826" w:rsidR="001019CD" w:rsidRPr="008F7BA8" w:rsidRDefault="001019CD" w:rsidP="001019CD">
      <w:pPr>
        <w:spacing w:line="360" w:lineRule="auto"/>
        <w:rPr>
          <w:color w:val="FF0000"/>
        </w:rPr>
      </w:pPr>
      <w:r w:rsidRPr="008F7BA8">
        <w:rPr>
          <w:color w:val="FF0000"/>
        </w:rPr>
        <w:t>&lt;Localroot&gt;\</w:t>
      </w:r>
      <w:r>
        <w:rPr>
          <w:color w:val="FF0000"/>
        </w:rPr>
        <w:t>TaskRevisions</w:t>
      </w:r>
      <w:r w:rsidRPr="008F7BA8">
        <w:rPr>
          <w:color w:val="FF0000"/>
        </w:rPr>
        <w:t>\ToBeProcessed</w:t>
      </w:r>
    </w:p>
    <w:p w14:paraId="570A4D8C" w14:textId="21424D61" w:rsidR="001019CD" w:rsidRPr="008F7BA8" w:rsidRDefault="001019CD" w:rsidP="001019CD">
      <w:pPr>
        <w:spacing w:line="360" w:lineRule="auto"/>
        <w:rPr>
          <w:color w:val="FF0000"/>
        </w:rPr>
      </w:pPr>
      <w:r w:rsidRPr="008F7BA8">
        <w:rPr>
          <w:color w:val="FF0000"/>
        </w:rPr>
        <w:t>&lt;Localroot&gt;\</w:t>
      </w:r>
      <w:r>
        <w:rPr>
          <w:color w:val="FF0000"/>
        </w:rPr>
        <w:t>TaskRevisions</w:t>
      </w:r>
      <w:r w:rsidRPr="008F7BA8">
        <w:rPr>
          <w:color w:val="FF0000"/>
        </w:rPr>
        <w:t>\ProcessedPass</w:t>
      </w:r>
    </w:p>
    <w:p w14:paraId="414DDF75" w14:textId="3A710458" w:rsidR="001019CD" w:rsidRDefault="001019CD" w:rsidP="001019CD">
      <w:pPr>
        <w:spacing w:line="360" w:lineRule="auto"/>
        <w:rPr>
          <w:rFonts w:cs="Arial"/>
          <w:b/>
          <w:sz w:val="22"/>
          <w:szCs w:val="20"/>
          <w:lang w:bidi="ar-SA"/>
        </w:rPr>
      </w:pPr>
      <w:r w:rsidRPr="008F7BA8">
        <w:rPr>
          <w:color w:val="FF0000"/>
        </w:rPr>
        <w:t>&lt;Localroot&gt;\</w:t>
      </w:r>
      <w:r>
        <w:rPr>
          <w:color w:val="FF0000"/>
        </w:rPr>
        <w:t>TaskRevisions</w:t>
      </w:r>
      <w:r w:rsidRPr="008F7BA8">
        <w:rPr>
          <w:color w:val="FF0000"/>
        </w:rPr>
        <w:t>\ProcessedFail</w:t>
      </w:r>
    </w:p>
    <w:p w14:paraId="3DEF3E59" w14:textId="77777777" w:rsidR="001019CD" w:rsidRDefault="001019CD" w:rsidP="007D34CC">
      <w:pPr>
        <w:spacing w:line="360" w:lineRule="auto"/>
        <w:rPr>
          <w:rFonts w:cs="Arial"/>
          <w:b/>
          <w:sz w:val="22"/>
          <w:szCs w:val="20"/>
          <w:lang w:bidi="ar-SA"/>
        </w:rPr>
      </w:pPr>
    </w:p>
    <w:p w14:paraId="2569630E" w14:textId="27536785" w:rsidR="00AF633A" w:rsidRDefault="000F5359" w:rsidP="003C422C">
      <w:pPr>
        <w:pStyle w:val="Heading2"/>
      </w:pPr>
      <w:bookmarkStart w:id="1897" w:name="_Toc370915677"/>
      <w:r>
        <w:t>M</w:t>
      </w:r>
      <w:r w:rsidR="00AF633A" w:rsidRPr="00ED6F23">
        <w:t xml:space="preserve">essages </w:t>
      </w:r>
      <w:r>
        <w:t>D</w:t>
      </w:r>
      <w:r w:rsidR="00AF633A" w:rsidRPr="00ED6F23">
        <w:t>estinations</w:t>
      </w:r>
      <w:bookmarkEnd w:id="1897"/>
    </w:p>
    <w:p w14:paraId="79F1519E" w14:textId="16A21DEB" w:rsidR="002E65F5" w:rsidRDefault="000F5359" w:rsidP="00DB537E">
      <w:pPr>
        <w:spacing w:line="360" w:lineRule="auto"/>
      </w:pPr>
      <w:r>
        <w:t>Each Click function will post messages containing the required data to outgoing destinations which will be defined in Click.</w:t>
      </w:r>
    </w:p>
    <w:p w14:paraId="3144F212" w14:textId="77777777" w:rsidR="000F5359" w:rsidRDefault="000F5359" w:rsidP="00DB537E">
      <w:pPr>
        <w:spacing w:line="360" w:lineRule="auto"/>
      </w:pPr>
    </w:p>
    <w:p w14:paraId="6160E3E7" w14:textId="6B7EC29C" w:rsidR="000F5359" w:rsidRDefault="000F5359" w:rsidP="00DB537E">
      <w:pPr>
        <w:spacing w:line="360" w:lineRule="auto"/>
      </w:pPr>
      <w:r>
        <w:t>Once GEHC and Click have analyzed the external systems this document wil be updated with the exact outbound destination definitions.</w:t>
      </w:r>
    </w:p>
    <w:p w14:paraId="39D50792" w14:textId="77777777" w:rsidR="002E65F5" w:rsidRDefault="002E65F5" w:rsidP="00DB537E">
      <w:pPr>
        <w:spacing w:line="360" w:lineRule="auto"/>
      </w:pPr>
    </w:p>
    <w:p w14:paraId="4F766050" w14:textId="77777777" w:rsidR="00AF633A" w:rsidRPr="00ED6F23" w:rsidRDefault="00AF633A" w:rsidP="00DB537E">
      <w:pPr>
        <w:spacing w:line="360" w:lineRule="auto"/>
      </w:pPr>
    </w:p>
    <w:p w14:paraId="3C90388B" w14:textId="203D9A97" w:rsidR="002E65F5" w:rsidRPr="00CC7998" w:rsidRDefault="002E65F5" w:rsidP="00DB537E">
      <w:pPr>
        <w:pStyle w:val="Caption"/>
        <w:spacing w:line="360" w:lineRule="auto"/>
        <w:jc w:val="left"/>
        <w:rPr>
          <w:bCs w:val="0"/>
          <w:sz w:val="20"/>
          <w:szCs w:val="24"/>
        </w:rPr>
      </w:pPr>
      <w:bookmarkStart w:id="1898" w:name="_Toc357692871"/>
      <w:r w:rsidRPr="00CC7998">
        <w:rPr>
          <w:bCs w:val="0"/>
          <w:sz w:val="20"/>
          <w:szCs w:val="24"/>
        </w:rPr>
        <w:t>Outgoing Messages Destinations</w:t>
      </w:r>
      <w:bookmarkEnd w:id="1898"/>
      <w:r w:rsidR="000F5359">
        <w:rPr>
          <w:bCs w:val="0"/>
          <w:sz w:val="20"/>
          <w:szCs w:val="24"/>
        </w:rPr>
        <w:t xml:space="preserve">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17"/>
        <w:gridCol w:w="7654"/>
      </w:tblGrid>
      <w:tr w:rsidR="002E65F5" w:rsidRPr="00ED6F23" w14:paraId="14F99CE8" w14:textId="77777777" w:rsidTr="00CC7998">
        <w:tc>
          <w:tcPr>
            <w:tcW w:w="2317" w:type="dxa"/>
            <w:shd w:val="clear" w:color="auto" w:fill="548DD4"/>
          </w:tcPr>
          <w:p w14:paraId="03D5F16F" w14:textId="6143C69E" w:rsidR="002E65F5" w:rsidRPr="00ED6F23" w:rsidRDefault="002E65F5" w:rsidP="00DB537E">
            <w:pPr>
              <w:spacing w:line="360" w:lineRule="auto"/>
              <w:rPr>
                <w:color w:val="FFFFFF"/>
              </w:rPr>
            </w:pPr>
            <w:r>
              <w:rPr>
                <w:b/>
                <w:color w:val="FFFFFF"/>
              </w:rPr>
              <w:t>Setting</w:t>
            </w:r>
          </w:p>
        </w:tc>
        <w:tc>
          <w:tcPr>
            <w:tcW w:w="7654" w:type="dxa"/>
            <w:shd w:val="clear" w:color="auto" w:fill="548DD4"/>
          </w:tcPr>
          <w:p w14:paraId="419BE6FF" w14:textId="088F4B62" w:rsidR="002E65F5" w:rsidRPr="002E65F5" w:rsidRDefault="002E65F5" w:rsidP="00DB537E">
            <w:pPr>
              <w:pStyle w:val="TableTitles"/>
              <w:spacing w:line="360" w:lineRule="auto"/>
              <w:rPr>
                <w:color w:val="FFFFFF"/>
              </w:rPr>
            </w:pPr>
            <w:r w:rsidRPr="00CC7998">
              <w:rPr>
                <w:color w:val="FFFFFF"/>
              </w:rPr>
              <w:t>Value</w:t>
            </w:r>
          </w:p>
        </w:tc>
      </w:tr>
      <w:tr w:rsidR="002E65F5" w:rsidRPr="00ED6F23" w14:paraId="2B115CF6" w14:textId="77777777" w:rsidTr="00CC7998">
        <w:tc>
          <w:tcPr>
            <w:tcW w:w="9971" w:type="dxa"/>
            <w:gridSpan w:val="2"/>
          </w:tcPr>
          <w:p w14:paraId="470522B5" w14:textId="77777777" w:rsidR="002E65F5" w:rsidRPr="00ED6F23" w:rsidRDefault="002E65F5" w:rsidP="00DB537E">
            <w:pPr>
              <w:spacing w:line="360" w:lineRule="auto"/>
              <w:rPr>
                <w:b/>
              </w:rPr>
            </w:pPr>
            <w:r>
              <w:rPr>
                <w:b/>
              </w:rPr>
              <w:t>MUST</w:t>
            </w:r>
          </w:p>
        </w:tc>
      </w:tr>
      <w:tr w:rsidR="002E65F5" w:rsidRPr="00ED6F23" w14:paraId="595DC6EA" w14:textId="77777777" w:rsidTr="00CC7998">
        <w:tc>
          <w:tcPr>
            <w:tcW w:w="2317" w:type="dxa"/>
          </w:tcPr>
          <w:p w14:paraId="54280FB9" w14:textId="77777777" w:rsidR="002E65F5" w:rsidRPr="00ED6F23" w:rsidRDefault="002E65F5" w:rsidP="00DB537E">
            <w:pPr>
              <w:spacing w:line="360" w:lineRule="auto"/>
            </w:pPr>
            <w:r w:rsidRPr="00ED6F23">
              <w:t>TimeZone</w:t>
            </w:r>
          </w:p>
        </w:tc>
        <w:tc>
          <w:tcPr>
            <w:tcW w:w="7654" w:type="dxa"/>
          </w:tcPr>
          <w:p w14:paraId="1FF01B8E" w14:textId="77777777" w:rsidR="002E65F5" w:rsidRPr="00ED6F23" w:rsidRDefault="002E65F5" w:rsidP="00DB537E">
            <w:pPr>
              <w:spacing w:line="360" w:lineRule="auto"/>
            </w:pPr>
            <w:r>
              <w:t>None</w:t>
            </w:r>
          </w:p>
        </w:tc>
      </w:tr>
      <w:tr w:rsidR="002E65F5" w:rsidRPr="00ED6F23" w14:paraId="1B898579" w14:textId="77777777" w:rsidTr="00CC7998">
        <w:tc>
          <w:tcPr>
            <w:tcW w:w="2317" w:type="dxa"/>
          </w:tcPr>
          <w:p w14:paraId="7DA4DEEA" w14:textId="77777777" w:rsidR="002E65F5" w:rsidRPr="00ED6F23" w:rsidRDefault="002E65F5" w:rsidP="00DB537E">
            <w:pPr>
              <w:spacing w:line="360" w:lineRule="auto"/>
            </w:pPr>
            <w:r w:rsidRPr="00ED6F23">
              <w:t>Send HTTP as QueryString</w:t>
            </w:r>
          </w:p>
        </w:tc>
        <w:tc>
          <w:tcPr>
            <w:tcW w:w="7654" w:type="dxa"/>
          </w:tcPr>
          <w:p w14:paraId="3908A407" w14:textId="77777777" w:rsidR="002E65F5" w:rsidRPr="00ED6F23" w:rsidRDefault="002E65F5" w:rsidP="00DB537E">
            <w:pPr>
              <w:spacing w:line="360" w:lineRule="auto"/>
            </w:pPr>
            <w:r w:rsidRPr="00ED6F23">
              <w:t>False</w:t>
            </w:r>
          </w:p>
        </w:tc>
      </w:tr>
      <w:tr w:rsidR="002E65F5" w:rsidRPr="00ED6F23" w14:paraId="265D8D87" w14:textId="77777777" w:rsidTr="00CC7998">
        <w:tc>
          <w:tcPr>
            <w:tcW w:w="2317" w:type="dxa"/>
          </w:tcPr>
          <w:p w14:paraId="05D24023" w14:textId="77777777" w:rsidR="002E65F5" w:rsidRPr="00ED6F23" w:rsidRDefault="002E65F5" w:rsidP="00DB537E">
            <w:pPr>
              <w:spacing w:line="360" w:lineRule="auto"/>
            </w:pPr>
            <w:r w:rsidRPr="00ED6F23">
              <w:t>Send HTTP asynchronously</w:t>
            </w:r>
          </w:p>
        </w:tc>
        <w:tc>
          <w:tcPr>
            <w:tcW w:w="7654" w:type="dxa"/>
          </w:tcPr>
          <w:p w14:paraId="6DF335A3" w14:textId="77777777" w:rsidR="002E65F5" w:rsidRPr="00ED6F23" w:rsidRDefault="002E65F5" w:rsidP="00DB537E">
            <w:pPr>
              <w:spacing w:line="360" w:lineRule="auto"/>
            </w:pPr>
            <w:r w:rsidRPr="00ED6F23">
              <w:t>False</w:t>
            </w:r>
          </w:p>
        </w:tc>
      </w:tr>
      <w:tr w:rsidR="002E65F5" w:rsidRPr="00ED6F23" w14:paraId="6498B2D3" w14:textId="77777777" w:rsidTr="00CC7998">
        <w:tc>
          <w:tcPr>
            <w:tcW w:w="2317" w:type="dxa"/>
          </w:tcPr>
          <w:p w14:paraId="6E0B2951" w14:textId="77777777" w:rsidR="002E65F5" w:rsidRPr="00ED6F23" w:rsidRDefault="002E65F5" w:rsidP="00DB537E">
            <w:pPr>
              <w:spacing w:line="360" w:lineRule="auto"/>
            </w:pPr>
            <w:r w:rsidRPr="00ED6F23">
              <w:t>Send dates in ISO Format</w:t>
            </w:r>
          </w:p>
        </w:tc>
        <w:tc>
          <w:tcPr>
            <w:tcW w:w="7654" w:type="dxa"/>
          </w:tcPr>
          <w:p w14:paraId="3D3CE7E3" w14:textId="77777777" w:rsidR="002E65F5" w:rsidRPr="00ED6F23" w:rsidRDefault="002E65F5" w:rsidP="00DB537E">
            <w:pPr>
              <w:spacing w:line="360" w:lineRule="auto"/>
            </w:pPr>
            <w:r w:rsidRPr="00ED6F23">
              <w:t>True</w:t>
            </w:r>
          </w:p>
        </w:tc>
      </w:tr>
      <w:tr w:rsidR="002E65F5" w:rsidRPr="00ED6F23" w14:paraId="604A1D4B" w14:textId="77777777" w:rsidTr="00CC7998">
        <w:tc>
          <w:tcPr>
            <w:tcW w:w="2317" w:type="dxa"/>
          </w:tcPr>
          <w:p w14:paraId="51112DCE" w14:textId="77777777" w:rsidR="002E65F5" w:rsidRPr="00ED6F23" w:rsidRDefault="002E65F5" w:rsidP="00DB537E">
            <w:pPr>
              <w:spacing w:line="360" w:lineRule="auto"/>
            </w:pPr>
            <w:r w:rsidRPr="00ED6F23">
              <w:t>Send Message ID</w:t>
            </w:r>
          </w:p>
        </w:tc>
        <w:tc>
          <w:tcPr>
            <w:tcW w:w="7654" w:type="dxa"/>
          </w:tcPr>
          <w:p w14:paraId="1B1719EB" w14:textId="77777777" w:rsidR="002E65F5" w:rsidRPr="00ED6F23" w:rsidRDefault="002E65F5" w:rsidP="00DB537E">
            <w:pPr>
              <w:spacing w:line="360" w:lineRule="auto"/>
            </w:pPr>
            <w:r w:rsidRPr="00ED6F23">
              <w:t>True</w:t>
            </w:r>
          </w:p>
        </w:tc>
      </w:tr>
      <w:tr w:rsidR="002E65F5" w:rsidRPr="00ED6F23" w14:paraId="2382E287" w14:textId="77777777" w:rsidTr="00CC7998">
        <w:tc>
          <w:tcPr>
            <w:tcW w:w="2317" w:type="dxa"/>
          </w:tcPr>
          <w:p w14:paraId="1652A6AF" w14:textId="77777777" w:rsidR="002E65F5" w:rsidRPr="00ED6F23" w:rsidRDefault="002E65F5" w:rsidP="00DB537E">
            <w:pPr>
              <w:spacing w:line="360" w:lineRule="auto"/>
            </w:pPr>
            <w:r w:rsidRPr="00ED6F23">
              <w:t>Send as SOAP</w:t>
            </w:r>
          </w:p>
        </w:tc>
        <w:tc>
          <w:tcPr>
            <w:tcW w:w="7654" w:type="dxa"/>
          </w:tcPr>
          <w:p w14:paraId="7BD13248" w14:textId="77777777" w:rsidR="002E65F5" w:rsidRPr="00ED6F23" w:rsidRDefault="002E65F5" w:rsidP="00DB537E">
            <w:pPr>
              <w:spacing w:line="360" w:lineRule="auto"/>
            </w:pPr>
            <w:r w:rsidRPr="00ED6F23">
              <w:t>True</w:t>
            </w:r>
          </w:p>
        </w:tc>
      </w:tr>
      <w:tr w:rsidR="002E65F5" w:rsidRPr="00ED6F23" w14:paraId="132541C3" w14:textId="77777777" w:rsidTr="00CC7998">
        <w:tc>
          <w:tcPr>
            <w:tcW w:w="2317" w:type="dxa"/>
          </w:tcPr>
          <w:p w14:paraId="6F391DF2" w14:textId="77777777" w:rsidR="002E65F5" w:rsidRPr="00ED6F23" w:rsidRDefault="002E65F5" w:rsidP="00DB537E">
            <w:pPr>
              <w:spacing w:line="360" w:lineRule="auto"/>
            </w:pPr>
            <w:r w:rsidRPr="00ED6F23">
              <w:t>Address</w:t>
            </w:r>
          </w:p>
        </w:tc>
        <w:tc>
          <w:tcPr>
            <w:tcW w:w="7654" w:type="dxa"/>
          </w:tcPr>
          <w:p w14:paraId="7D3EC2FF" w14:textId="77777777" w:rsidR="002E65F5" w:rsidRDefault="002E65F5" w:rsidP="00DB537E">
            <w:pPr>
              <w:spacing w:line="360" w:lineRule="auto"/>
            </w:pPr>
            <w:r w:rsidRPr="00ED6F23">
              <w:rPr>
                <w:highlight w:val="yellow"/>
              </w:rPr>
              <w:t xml:space="preserve">TBD (based on </w:t>
            </w:r>
            <w:r>
              <w:rPr>
                <w:highlight w:val="yellow"/>
              </w:rPr>
              <w:t>communication endpoints</w:t>
            </w:r>
            <w:r w:rsidRPr="00ED6F23">
              <w:rPr>
                <w:highlight w:val="yellow"/>
              </w:rPr>
              <w:t>) for example</w:t>
            </w:r>
            <w:r>
              <w:t>:</w:t>
            </w:r>
          </w:p>
          <w:p w14:paraId="6BCBBB07" w14:textId="77777777" w:rsidR="002E65F5" w:rsidRDefault="002E65F5" w:rsidP="00DB537E">
            <w:pPr>
              <w:spacing w:line="360" w:lineRule="auto"/>
            </w:pPr>
            <w:r w:rsidRPr="00C829A9">
              <w:t>http://&lt;HOST&gt;:&lt;PORTNUMBER&gt;/Adapter/MessageServlet.svc</w:t>
            </w:r>
            <w:r>
              <w:t>?QueryString</w:t>
            </w:r>
          </w:p>
          <w:p w14:paraId="01D2E845" w14:textId="77777777" w:rsidR="002E65F5" w:rsidRPr="00ED6F23" w:rsidRDefault="002E65F5" w:rsidP="00DB537E">
            <w:pPr>
              <w:spacing w:line="360" w:lineRule="auto"/>
            </w:pPr>
          </w:p>
        </w:tc>
      </w:tr>
    </w:tbl>
    <w:p w14:paraId="17588D24" w14:textId="77777777" w:rsidR="002E65F5" w:rsidRPr="00ED6F23" w:rsidRDefault="002E65F5" w:rsidP="00DB537E">
      <w:pPr>
        <w:spacing w:line="360" w:lineRule="auto"/>
      </w:pPr>
    </w:p>
    <w:p w14:paraId="3B2B6A81" w14:textId="2DB0CFDF" w:rsidR="002E65F5" w:rsidRPr="00ED6F23" w:rsidRDefault="002E65F5" w:rsidP="00DB537E">
      <w:pPr>
        <w:spacing w:line="360" w:lineRule="auto"/>
      </w:pPr>
      <w:r w:rsidRPr="00ED6F23">
        <w:t xml:space="preserve">The message destination for each outgoing message will be identified </w:t>
      </w:r>
      <w:r w:rsidR="00597B26">
        <w:t>for each message</w:t>
      </w:r>
      <w:r w:rsidR="00597B26" w:rsidRPr="00597B26">
        <w:t xml:space="preserve"> </w:t>
      </w:r>
      <w:r w:rsidR="00597B26">
        <w:t>section.</w:t>
      </w:r>
    </w:p>
    <w:p w14:paraId="31926DD6" w14:textId="3C69CE1B" w:rsidR="00CF2BB4" w:rsidRDefault="00CF2BB4">
      <w:pPr>
        <w:rPr>
          <w:rFonts w:cs="Arial"/>
          <w:color w:val="000000"/>
          <w:szCs w:val="20"/>
          <w:lang w:bidi="ar-SA"/>
        </w:rPr>
      </w:pPr>
      <w:r>
        <w:br w:type="page"/>
      </w:r>
    </w:p>
    <w:p w14:paraId="790BAA2F" w14:textId="77777777" w:rsidR="002C5DFD" w:rsidRDefault="002C5DFD" w:rsidP="003C422C">
      <w:pPr>
        <w:pStyle w:val="Heading2"/>
      </w:pPr>
      <w:bookmarkStart w:id="1899" w:name="_Toc370915678"/>
      <w:r>
        <w:lastRenderedPageBreak/>
        <w:t>File Naming</w:t>
      </w:r>
      <w:bookmarkEnd w:id="1899"/>
    </w:p>
    <w:p w14:paraId="4F8CB779" w14:textId="77777777" w:rsidR="002C5DFD" w:rsidRDefault="002C5DFD" w:rsidP="003C422C">
      <w:pPr>
        <w:pStyle w:val="BodyText2"/>
        <w:ind w:left="0"/>
      </w:pPr>
      <w:r>
        <w:t>To exchange data between Click and MUST an FTP queue will be queried by a MUST Agent, the message content parsed and loaded into MUST in the order that the messages arrived on the FTP server.</w:t>
      </w:r>
    </w:p>
    <w:p w14:paraId="64677419" w14:textId="0E809CC9" w:rsidR="002C5DFD" w:rsidRDefault="002C5DFD" w:rsidP="003C422C">
      <w:pPr>
        <w:pStyle w:val="BodyText2"/>
        <w:ind w:left="0"/>
      </w:pPr>
      <w:r>
        <w:t>The File Name of the files will be concatenation of the Task details</w:t>
      </w:r>
      <w:r w:rsidR="00646CC2">
        <w:t xml:space="preserve"> &amp; outbound 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18"/>
        <w:gridCol w:w="5058"/>
      </w:tblGrid>
      <w:tr w:rsidR="002C5DFD" w:rsidRPr="00E94158" w14:paraId="246AA65D" w14:textId="77777777" w:rsidTr="00552D76">
        <w:tc>
          <w:tcPr>
            <w:tcW w:w="4518" w:type="dxa"/>
            <w:shd w:val="clear" w:color="auto" w:fill="365F91"/>
          </w:tcPr>
          <w:p w14:paraId="6FDDC66F" w14:textId="77777777" w:rsidR="002C5DFD" w:rsidRPr="00E94158" w:rsidRDefault="002C5DFD" w:rsidP="00DB537E">
            <w:pPr>
              <w:pStyle w:val="TableHeading"/>
              <w:spacing w:line="360" w:lineRule="auto"/>
              <w:rPr>
                <w:b w:val="0"/>
              </w:rPr>
            </w:pPr>
            <w:r>
              <w:rPr>
                <w:b w:val="0"/>
              </w:rPr>
              <w:t>Value</w:t>
            </w:r>
          </w:p>
        </w:tc>
        <w:tc>
          <w:tcPr>
            <w:tcW w:w="5058" w:type="dxa"/>
            <w:shd w:val="clear" w:color="auto" w:fill="365F91"/>
          </w:tcPr>
          <w:p w14:paraId="2A128AFC" w14:textId="77777777" w:rsidR="002C5DFD" w:rsidRPr="00E94158" w:rsidRDefault="002C5DFD" w:rsidP="00DB537E">
            <w:pPr>
              <w:pStyle w:val="TableHeading"/>
              <w:spacing w:line="360" w:lineRule="auto"/>
              <w:rPr>
                <w:b w:val="0"/>
              </w:rPr>
            </w:pPr>
            <w:r>
              <w:rPr>
                <w:b w:val="0"/>
              </w:rPr>
              <w:t>Example</w:t>
            </w:r>
          </w:p>
        </w:tc>
      </w:tr>
      <w:tr w:rsidR="002C5DFD" w:rsidRPr="00E94158" w14:paraId="0E826648" w14:textId="77777777" w:rsidTr="00552D76">
        <w:trPr>
          <w:trHeight w:val="728"/>
        </w:trPr>
        <w:tc>
          <w:tcPr>
            <w:tcW w:w="4518" w:type="dxa"/>
          </w:tcPr>
          <w:p w14:paraId="2A7CF5D5" w14:textId="515EC04F" w:rsidR="002C5DFD" w:rsidRDefault="002C5DFD" w:rsidP="00DB537E">
            <w:pPr>
              <w:spacing w:line="360" w:lineRule="auto"/>
            </w:pPr>
            <w:r>
              <w:t>Outbound Message Time</w:t>
            </w:r>
          </w:p>
          <w:p w14:paraId="16EFC120" w14:textId="77777777" w:rsidR="002C5DFD" w:rsidRPr="00E94158" w:rsidRDefault="002C5DFD" w:rsidP="00DB537E">
            <w:pPr>
              <w:pStyle w:val="TableText"/>
              <w:spacing w:line="360" w:lineRule="auto"/>
            </w:pPr>
          </w:p>
        </w:tc>
        <w:tc>
          <w:tcPr>
            <w:tcW w:w="5058" w:type="dxa"/>
          </w:tcPr>
          <w:p w14:paraId="06D0ACD0" w14:textId="77777777" w:rsidR="002C5DFD" w:rsidRPr="00E94158" w:rsidRDefault="002C5DFD" w:rsidP="00DB537E">
            <w:pPr>
              <w:spacing w:line="360" w:lineRule="auto"/>
            </w:pPr>
            <w:r>
              <w:t>20130908T0900</w:t>
            </w:r>
          </w:p>
        </w:tc>
      </w:tr>
      <w:tr w:rsidR="002C5DFD" w:rsidRPr="00E94158" w14:paraId="65CDD135" w14:textId="77777777" w:rsidTr="00552D76">
        <w:trPr>
          <w:trHeight w:val="728"/>
        </w:trPr>
        <w:tc>
          <w:tcPr>
            <w:tcW w:w="4518" w:type="dxa"/>
          </w:tcPr>
          <w:p w14:paraId="3B9A8CE8" w14:textId="7745A131" w:rsidR="002C5DFD" w:rsidRDefault="002C5DFD" w:rsidP="00DB537E">
            <w:pPr>
              <w:spacing w:line="360" w:lineRule="auto"/>
            </w:pPr>
            <w:r>
              <w:t>Header</w:t>
            </w:r>
          </w:p>
        </w:tc>
        <w:tc>
          <w:tcPr>
            <w:tcW w:w="5058" w:type="dxa"/>
          </w:tcPr>
          <w:p w14:paraId="40150ABA" w14:textId="77777777" w:rsidR="00D11600" w:rsidRPr="00D11600" w:rsidRDefault="00D11600" w:rsidP="00DB537E">
            <w:pPr>
              <w:pStyle w:val="TableText"/>
              <w:numPr>
                <w:ilvl w:val="0"/>
                <w:numId w:val="119"/>
              </w:numPr>
              <w:spacing w:line="360" w:lineRule="auto"/>
              <w:rPr>
                <w:szCs w:val="24"/>
                <w:lang w:bidi="he-IL"/>
              </w:rPr>
            </w:pPr>
            <w:r w:rsidRPr="00D11600">
              <w:rPr>
                <w:szCs w:val="24"/>
                <w:lang w:bidi="he-IL"/>
              </w:rPr>
              <w:t>EmailTaskCreated</w:t>
            </w:r>
          </w:p>
          <w:p w14:paraId="02494B9B" w14:textId="77777777" w:rsidR="00D11600" w:rsidRPr="00D11600" w:rsidRDefault="00D11600" w:rsidP="00DB537E">
            <w:pPr>
              <w:pStyle w:val="TableText"/>
              <w:numPr>
                <w:ilvl w:val="0"/>
                <w:numId w:val="119"/>
              </w:numPr>
              <w:spacing w:line="360" w:lineRule="auto"/>
              <w:rPr>
                <w:szCs w:val="24"/>
                <w:lang w:bidi="he-IL"/>
              </w:rPr>
            </w:pPr>
            <w:r w:rsidRPr="00D11600">
              <w:rPr>
                <w:szCs w:val="24"/>
                <w:lang w:bidi="he-IL"/>
              </w:rPr>
              <w:t>EmailTaskAppointmentTimeUpdate</w:t>
            </w:r>
          </w:p>
          <w:p w14:paraId="50E6181A" w14:textId="77777777" w:rsidR="00D11600" w:rsidRPr="00D11600" w:rsidRDefault="00D11600" w:rsidP="00DB537E">
            <w:pPr>
              <w:pStyle w:val="TableText"/>
              <w:numPr>
                <w:ilvl w:val="0"/>
                <w:numId w:val="119"/>
              </w:numPr>
              <w:spacing w:line="360" w:lineRule="auto"/>
              <w:rPr>
                <w:szCs w:val="24"/>
                <w:lang w:bidi="he-IL"/>
              </w:rPr>
            </w:pPr>
            <w:r w:rsidRPr="00D11600">
              <w:rPr>
                <w:szCs w:val="24"/>
                <w:lang w:bidi="he-IL"/>
              </w:rPr>
              <w:t>EmailTaskEnRoute</w:t>
            </w:r>
          </w:p>
          <w:p w14:paraId="3CAB08DF" w14:textId="77777777" w:rsidR="002C5DFD" w:rsidRDefault="00D11600" w:rsidP="00DB537E">
            <w:pPr>
              <w:pStyle w:val="TableText"/>
              <w:numPr>
                <w:ilvl w:val="0"/>
                <w:numId w:val="119"/>
              </w:numPr>
              <w:spacing w:line="360" w:lineRule="auto"/>
              <w:rPr>
                <w:szCs w:val="24"/>
                <w:lang w:bidi="he-IL"/>
              </w:rPr>
            </w:pPr>
            <w:r w:rsidRPr="00D11600">
              <w:rPr>
                <w:szCs w:val="24"/>
                <w:lang w:bidi="he-IL"/>
              </w:rPr>
              <w:t>EmailTaskCancel</w:t>
            </w:r>
          </w:p>
          <w:p w14:paraId="0598E06B" w14:textId="77777777" w:rsidR="00D11600" w:rsidRPr="00D11600" w:rsidRDefault="00D11600" w:rsidP="00DB537E">
            <w:pPr>
              <w:pStyle w:val="TableText"/>
              <w:numPr>
                <w:ilvl w:val="0"/>
                <w:numId w:val="119"/>
              </w:numPr>
              <w:spacing w:line="360" w:lineRule="auto"/>
              <w:rPr>
                <w:szCs w:val="24"/>
                <w:lang w:bidi="he-IL"/>
              </w:rPr>
            </w:pPr>
            <w:r w:rsidRPr="00D11600">
              <w:rPr>
                <w:szCs w:val="24"/>
                <w:lang w:bidi="he-IL"/>
              </w:rPr>
              <w:t>TaskAppointment</w:t>
            </w:r>
          </w:p>
          <w:p w14:paraId="54E62663" w14:textId="77777777" w:rsidR="00D11600" w:rsidRPr="00D11600" w:rsidRDefault="00D11600" w:rsidP="00DB537E">
            <w:pPr>
              <w:pStyle w:val="TableText"/>
              <w:numPr>
                <w:ilvl w:val="0"/>
                <w:numId w:val="119"/>
              </w:numPr>
              <w:spacing w:line="360" w:lineRule="auto"/>
              <w:rPr>
                <w:szCs w:val="24"/>
                <w:lang w:bidi="he-IL"/>
              </w:rPr>
            </w:pPr>
            <w:r w:rsidRPr="00D11600">
              <w:rPr>
                <w:szCs w:val="24"/>
                <w:lang w:bidi="he-IL"/>
              </w:rPr>
              <w:t>TaskStatusAcknowledged</w:t>
            </w:r>
          </w:p>
          <w:p w14:paraId="1C5B82AD" w14:textId="77777777" w:rsidR="00D11600" w:rsidRPr="00D11600" w:rsidRDefault="00D11600" w:rsidP="00DB537E">
            <w:pPr>
              <w:pStyle w:val="TableText"/>
              <w:numPr>
                <w:ilvl w:val="0"/>
                <w:numId w:val="119"/>
              </w:numPr>
              <w:spacing w:line="360" w:lineRule="auto"/>
              <w:rPr>
                <w:szCs w:val="24"/>
                <w:lang w:bidi="he-IL"/>
              </w:rPr>
            </w:pPr>
            <w:r w:rsidRPr="00D11600">
              <w:rPr>
                <w:szCs w:val="24"/>
                <w:lang w:bidi="he-IL"/>
              </w:rPr>
              <w:t>TaskStatusAssigned</w:t>
            </w:r>
          </w:p>
          <w:p w14:paraId="331C7553" w14:textId="7DB0F119" w:rsidR="00D11600" w:rsidRPr="00CC7998" w:rsidRDefault="00D11600" w:rsidP="00DB537E">
            <w:pPr>
              <w:pStyle w:val="TableText"/>
              <w:numPr>
                <w:ilvl w:val="0"/>
                <w:numId w:val="119"/>
              </w:numPr>
              <w:spacing w:line="360" w:lineRule="auto"/>
              <w:rPr>
                <w:szCs w:val="24"/>
                <w:lang w:bidi="he-IL"/>
              </w:rPr>
            </w:pPr>
            <w:r w:rsidRPr="00D11600">
              <w:rPr>
                <w:szCs w:val="24"/>
                <w:lang w:bidi="he-IL"/>
              </w:rPr>
              <w:t>TaskStatusCanceled</w:t>
            </w:r>
          </w:p>
        </w:tc>
      </w:tr>
      <w:tr w:rsidR="002C5DFD" w:rsidRPr="00E94158" w14:paraId="0AD194F6" w14:textId="77777777" w:rsidTr="00552D76">
        <w:trPr>
          <w:trHeight w:val="728"/>
        </w:trPr>
        <w:tc>
          <w:tcPr>
            <w:tcW w:w="4518" w:type="dxa"/>
          </w:tcPr>
          <w:p w14:paraId="6F009E71" w14:textId="77777777" w:rsidR="0019386D" w:rsidRDefault="002C5DFD" w:rsidP="00DB537E">
            <w:pPr>
              <w:spacing w:line="360" w:lineRule="auto"/>
            </w:pPr>
            <w:r>
              <w:t>OldTaskID</w:t>
            </w:r>
            <w:r w:rsidR="000469E3">
              <w:t>(for Task*)</w:t>
            </w:r>
          </w:p>
          <w:p w14:paraId="14141AF1" w14:textId="6167411D" w:rsidR="0019386D" w:rsidRDefault="0019386D" w:rsidP="00DB537E">
            <w:pPr>
              <w:spacing w:line="360" w:lineRule="auto"/>
            </w:pPr>
            <w:r>
              <w:t>O</w:t>
            </w:r>
            <w:r w:rsidR="000469E3">
              <w:t>r</w:t>
            </w:r>
          </w:p>
          <w:p w14:paraId="4F838C62" w14:textId="625A3D08" w:rsidR="002C5DFD" w:rsidRDefault="000469E3" w:rsidP="00DB537E">
            <w:pPr>
              <w:spacing w:line="360" w:lineRule="auto"/>
            </w:pPr>
            <w:r w:rsidRPr="000469E3">
              <w:t>MessageID</w:t>
            </w:r>
            <w:r>
              <w:t xml:space="preserve"> (for Email*)</w:t>
            </w:r>
          </w:p>
        </w:tc>
        <w:tc>
          <w:tcPr>
            <w:tcW w:w="5058" w:type="dxa"/>
          </w:tcPr>
          <w:p w14:paraId="6A1B60F0" w14:textId="50253AF0" w:rsidR="000469E3" w:rsidRPr="008974CF" w:rsidRDefault="000469E3">
            <w:pPr>
              <w:pStyle w:val="TableText"/>
              <w:spacing w:line="360" w:lineRule="auto"/>
              <w:rPr>
                <w:szCs w:val="24"/>
                <w:lang w:bidi="he-IL"/>
              </w:rPr>
            </w:pPr>
            <w:r w:rsidRPr="008974CF">
              <w:rPr>
                <w:szCs w:val="24"/>
                <w:lang w:bidi="he-IL"/>
              </w:rPr>
              <w:t>Task*</w:t>
            </w:r>
            <w:r w:rsidR="00CF2BB4">
              <w:rPr>
                <w:szCs w:val="24"/>
                <w:lang w:bidi="he-IL"/>
              </w:rPr>
              <w:t>:</w:t>
            </w:r>
          </w:p>
          <w:p w14:paraId="01C23B08" w14:textId="77777777" w:rsidR="002C5DFD" w:rsidRDefault="002C5DFD" w:rsidP="000E5CD1">
            <w:pPr>
              <w:pStyle w:val="TableText"/>
              <w:numPr>
                <w:ilvl w:val="0"/>
                <w:numId w:val="119"/>
              </w:numPr>
              <w:spacing w:line="360" w:lineRule="auto"/>
              <w:rPr>
                <w:sz w:val="24"/>
                <w:szCs w:val="24"/>
                <w:lang w:bidi="he-IL"/>
              </w:rPr>
            </w:pPr>
            <w:r w:rsidRPr="008B5124">
              <w:rPr>
                <w:szCs w:val="24"/>
                <w:lang w:bidi="he-IL"/>
              </w:rPr>
              <w:t>FR-A1234567_D4_20130909T0958</w:t>
            </w:r>
          </w:p>
          <w:p w14:paraId="3F75775F" w14:textId="18714524" w:rsidR="00CF2BB4" w:rsidRDefault="00CF2BB4">
            <w:pPr>
              <w:pStyle w:val="TableText"/>
              <w:spacing w:line="360" w:lineRule="auto"/>
              <w:rPr>
                <w:szCs w:val="24"/>
                <w:lang w:bidi="he-IL"/>
              </w:rPr>
            </w:pPr>
            <w:r>
              <w:rPr>
                <w:szCs w:val="24"/>
                <w:lang w:bidi="he-IL"/>
              </w:rPr>
              <w:t>Email*:</w:t>
            </w:r>
          </w:p>
          <w:p w14:paraId="3F52F323" w14:textId="27436102" w:rsidR="00CF2BB4" w:rsidRPr="008974CF" w:rsidRDefault="00CF2BB4" w:rsidP="000E5CD1">
            <w:pPr>
              <w:pStyle w:val="TableText"/>
              <w:numPr>
                <w:ilvl w:val="0"/>
                <w:numId w:val="119"/>
              </w:numPr>
              <w:spacing w:line="360" w:lineRule="auto"/>
              <w:rPr>
                <w:sz w:val="24"/>
                <w:szCs w:val="24"/>
                <w:lang w:bidi="he-IL"/>
              </w:rPr>
            </w:pPr>
            <w:r w:rsidRPr="00CF2BB4">
              <w:rPr>
                <w:szCs w:val="24"/>
                <w:lang w:bidi="he-IL"/>
              </w:rPr>
              <w:t>101445649</w:t>
            </w:r>
          </w:p>
          <w:p w14:paraId="5A0E1A7F" w14:textId="03891150" w:rsidR="000469E3" w:rsidRPr="000E5CD1" w:rsidRDefault="000469E3" w:rsidP="00DB537E">
            <w:pPr>
              <w:pStyle w:val="TableText"/>
              <w:spacing w:line="360" w:lineRule="auto"/>
              <w:rPr>
                <w:szCs w:val="24"/>
                <w:lang w:bidi="he-IL"/>
              </w:rPr>
            </w:pPr>
          </w:p>
          <w:p w14:paraId="04AD6392" w14:textId="68DF5007" w:rsidR="000469E3" w:rsidRPr="000E5CD1" w:rsidRDefault="000469E3" w:rsidP="00DB537E">
            <w:pPr>
              <w:pStyle w:val="TableText"/>
              <w:spacing w:line="360" w:lineRule="auto"/>
              <w:rPr>
                <w:szCs w:val="24"/>
                <w:lang w:bidi="he-IL"/>
              </w:rPr>
            </w:pPr>
          </w:p>
        </w:tc>
      </w:tr>
      <w:tr w:rsidR="002C5DFD" w:rsidRPr="00E94158" w14:paraId="62E0A364" w14:textId="77777777" w:rsidTr="00552D76">
        <w:trPr>
          <w:trHeight w:val="728"/>
        </w:trPr>
        <w:tc>
          <w:tcPr>
            <w:tcW w:w="4518" w:type="dxa"/>
          </w:tcPr>
          <w:p w14:paraId="23DFD937" w14:textId="29C1B55F" w:rsidR="002C5DFD" w:rsidRPr="0068627F" w:rsidRDefault="002C5DFD" w:rsidP="00DB537E">
            <w:pPr>
              <w:spacing w:line="360" w:lineRule="auto"/>
            </w:pPr>
            <w:r>
              <w:t>.</w:t>
            </w:r>
            <w:r w:rsidR="00CF2BB4">
              <w:t>xml</w:t>
            </w:r>
          </w:p>
        </w:tc>
        <w:tc>
          <w:tcPr>
            <w:tcW w:w="5058" w:type="dxa"/>
          </w:tcPr>
          <w:p w14:paraId="5D9CC93A" w14:textId="77777777" w:rsidR="002C5DFD" w:rsidRPr="0068627F" w:rsidRDefault="002C5DFD" w:rsidP="00DB537E">
            <w:pPr>
              <w:pStyle w:val="TableText"/>
              <w:spacing w:line="360" w:lineRule="auto"/>
              <w:rPr>
                <w:szCs w:val="24"/>
                <w:lang w:bidi="he-IL"/>
              </w:rPr>
            </w:pPr>
          </w:p>
        </w:tc>
      </w:tr>
    </w:tbl>
    <w:p w14:paraId="5EE90DB1" w14:textId="4E9758C2" w:rsidR="002C5DFD" w:rsidRDefault="002C5DFD" w:rsidP="003C422C">
      <w:pPr>
        <w:pStyle w:val="BodyText2"/>
        <w:ind w:left="0"/>
      </w:pPr>
      <w:r>
        <w:t>Note: Values will be separated by a</w:t>
      </w:r>
      <w:r w:rsidR="00646CC2">
        <w:t xml:space="preserve">n underscore </w:t>
      </w:r>
      <w:r>
        <w:t xml:space="preserve">character </w:t>
      </w:r>
      <w:r w:rsidR="00646CC2">
        <w:t>_</w:t>
      </w:r>
      <w:r>
        <w:t xml:space="preserve"> .</w:t>
      </w:r>
    </w:p>
    <w:p w14:paraId="2DBF1B64" w14:textId="3D775175" w:rsidR="002C5DFD" w:rsidRDefault="00CF2BB4" w:rsidP="003C422C">
      <w:pPr>
        <w:pStyle w:val="BodyText2"/>
        <w:ind w:left="0"/>
      </w:pPr>
      <w:r>
        <w:t>E</w:t>
      </w:r>
      <w:r w:rsidR="002C5DFD">
        <w:t>xample of file name</w:t>
      </w:r>
      <w:r>
        <w:t>s</w:t>
      </w:r>
      <w:r w:rsidR="002C5DFD">
        <w:t>:</w:t>
      </w:r>
    </w:p>
    <w:tbl>
      <w:tblPr>
        <w:tblW w:w="0" w:type="auto"/>
        <w:tblLook w:val="04A0" w:firstRow="1" w:lastRow="0" w:firstColumn="1" w:lastColumn="0" w:noHBand="0" w:noVBand="1"/>
      </w:tblPr>
      <w:tblGrid>
        <w:gridCol w:w="10296"/>
      </w:tblGrid>
      <w:tr w:rsidR="002C5DFD" w14:paraId="388B46DC" w14:textId="77777777" w:rsidTr="00552D76">
        <w:tc>
          <w:tcPr>
            <w:tcW w:w="10296" w:type="dxa"/>
          </w:tcPr>
          <w:p w14:paraId="5EED4990" w14:textId="77777777" w:rsidR="00CF2BB4" w:rsidRDefault="00CF2BB4" w:rsidP="00DB537E">
            <w:pPr>
              <w:spacing w:line="360" w:lineRule="auto"/>
            </w:pPr>
            <w:r w:rsidRPr="00CF2BB4">
              <w:t>20131106T094611_EmailTaskEnRoute_101445649.xml</w:t>
            </w:r>
          </w:p>
          <w:p w14:paraId="021F8889" w14:textId="6F7A227E" w:rsidR="00CF2BB4" w:rsidRDefault="00CF2BB4" w:rsidP="00DB537E">
            <w:pPr>
              <w:spacing w:line="360" w:lineRule="auto"/>
            </w:pPr>
            <w:r w:rsidRPr="00CF2BB4">
              <w:t>20131106T094449_EmailTaskCancel_101445643.xml</w:t>
            </w:r>
          </w:p>
          <w:p w14:paraId="3B8A2772" w14:textId="0BA21710" w:rsidR="00CF2BB4" w:rsidRDefault="00646CC2" w:rsidP="00DB537E">
            <w:pPr>
              <w:spacing w:line="360" w:lineRule="auto"/>
            </w:pPr>
            <w:r>
              <w:t>201</w:t>
            </w:r>
            <w:r w:rsidR="00CF2BB4" w:rsidRPr="00CF2BB4">
              <w:t>31106T094611_TaskAppointment_A1234567_GB-3013_20131106T111200.xml</w:t>
            </w:r>
          </w:p>
          <w:p w14:paraId="77067C10" w14:textId="77777777" w:rsidR="002416BA" w:rsidRDefault="002416BA" w:rsidP="00DB537E">
            <w:pPr>
              <w:spacing w:line="360" w:lineRule="auto"/>
            </w:pPr>
            <w:r w:rsidRPr="002416BA">
              <w:t>20131106T112628_TaskStatusCancelled_FR-A1111111_D4_20131106T101505.xml</w:t>
            </w:r>
          </w:p>
          <w:p w14:paraId="178A87DF" w14:textId="6AAE2557" w:rsidR="002C5DFD" w:rsidRDefault="00CF2BB4" w:rsidP="00DB537E">
            <w:pPr>
              <w:spacing w:line="360" w:lineRule="auto"/>
            </w:pPr>
            <w:r w:rsidRPr="00CF2BB4">
              <w:t>20131106T094540_TaskStatusAssigned_FR-A1234567_D4_20131106T093535.xml</w:t>
            </w:r>
          </w:p>
        </w:tc>
      </w:tr>
    </w:tbl>
    <w:p w14:paraId="522A3F63" w14:textId="77777777" w:rsidR="002C5DFD" w:rsidRDefault="002C5DFD" w:rsidP="00DB537E">
      <w:pPr>
        <w:spacing w:line="360" w:lineRule="auto"/>
        <w:rPr>
          <w:rFonts w:cs="Arial"/>
          <w:b/>
          <w:sz w:val="22"/>
          <w:szCs w:val="20"/>
          <w:lang w:bidi="ar-SA"/>
        </w:rPr>
      </w:pPr>
      <w:r>
        <w:br w:type="page"/>
      </w:r>
    </w:p>
    <w:p w14:paraId="50059493" w14:textId="474CC188" w:rsidR="006D294C" w:rsidRPr="00224137" w:rsidRDefault="00C8434F" w:rsidP="003C422C">
      <w:pPr>
        <w:pStyle w:val="Heading2"/>
      </w:pPr>
      <w:bookmarkStart w:id="1900" w:name="_Toc370915679"/>
      <w:r>
        <w:lastRenderedPageBreak/>
        <w:t>Email</w:t>
      </w:r>
      <w:bookmarkEnd w:id="1900"/>
      <w:r w:rsidR="001019CD">
        <w:t xml:space="preserve"> </w:t>
      </w:r>
      <w:r w:rsidR="001019CD" w:rsidRPr="000E5CD1">
        <w:t>SendApptEmail</w:t>
      </w:r>
    </w:p>
    <w:p w14:paraId="2CC9AAF6" w14:textId="01119DBF" w:rsidR="00E951B6" w:rsidRDefault="002A78E2" w:rsidP="00DB537E">
      <w:pPr>
        <w:spacing w:line="360" w:lineRule="auto"/>
        <w:rPr>
          <w:bCs/>
        </w:rPr>
      </w:pPr>
      <w:r w:rsidRPr="002E0197">
        <w:rPr>
          <w:rFonts w:cs="Arial"/>
          <w:color w:val="000000"/>
          <w:szCs w:val="20"/>
          <w:lang w:bidi="ar-SA"/>
        </w:rPr>
        <w:t>GEHC</w:t>
      </w:r>
      <w:r w:rsidR="002E0197" w:rsidRPr="00CC7998">
        <w:rPr>
          <w:bCs/>
        </w:rPr>
        <w:t xml:space="preserve"> </w:t>
      </w:r>
      <w:r w:rsidR="002E0197">
        <w:rPr>
          <w:bCs/>
        </w:rPr>
        <w:t>w</w:t>
      </w:r>
      <w:r w:rsidR="002E0197" w:rsidRPr="00CC7998">
        <w:rPr>
          <w:bCs/>
        </w:rPr>
        <w:t xml:space="preserve">ill provide </w:t>
      </w:r>
      <w:r w:rsidR="002E0197">
        <w:rPr>
          <w:bCs/>
        </w:rPr>
        <w:t>an HTTP POST compatible email interface endpoint for the Click destination to send an HTTP message containing relevant customer appointment information to.</w:t>
      </w:r>
    </w:p>
    <w:p w14:paraId="4FB06905" w14:textId="35DB5BF0" w:rsidR="00E951B6" w:rsidRDefault="00A63C09" w:rsidP="00DB537E">
      <w:pPr>
        <w:spacing w:line="360" w:lineRule="auto"/>
        <w:rPr>
          <w:bCs/>
        </w:rPr>
      </w:pPr>
      <w:r>
        <w:rPr>
          <w:bCs/>
        </w:rPr>
        <w:t>T</w:t>
      </w:r>
      <w:r w:rsidR="00E951B6">
        <w:rPr>
          <w:bCs/>
        </w:rPr>
        <w:t xml:space="preserve">raining </w:t>
      </w:r>
      <w:r>
        <w:rPr>
          <w:bCs/>
        </w:rPr>
        <w:t xml:space="preserve">or </w:t>
      </w:r>
      <w:r w:rsidR="008974CF">
        <w:rPr>
          <w:bCs/>
        </w:rPr>
        <w:t>Parts Pickup</w:t>
      </w:r>
      <w:r>
        <w:rPr>
          <w:bCs/>
        </w:rPr>
        <w:t xml:space="preserve"> jobs </w:t>
      </w:r>
      <w:r w:rsidR="00E951B6">
        <w:rPr>
          <w:bCs/>
        </w:rPr>
        <w:t xml:space="preserve">are identified and excluded from the </w:t>
      </w:r>
      <w:r w:rsidR="00E951B6" w:rsidRPr="00E951B6">
        <w:rPr>
          <w:bCs/>
        </w:rPr>
        <w:t>SendApptEmail</w:t>
      </w:r>
      <w:r w:rsidR="00E951B6">
        <w:rPr>
          <w:bCs/>
        </w:rPr>
        <w:t xml:space="preserve"> outbound message, see </w:t>
      </w:r>
      <w:r w:rsidR="00E951B6">
        <w:rPr>
          <w:bCs/>
        </w:rPr>
        <w:fldChar w:fldCharType="begin"/>
      </w:r>
      <w:r w:rsidR="00E951B6">
        <w:rPr>
          <w:bCs/>
        </w:rPr>
        <w:instrText xml:space="preserve"> REF _Ref366157527 \r \h </w:instrText>
      </w:r>
      <w:r w:rsidR="003C422C">
        <w:rPr>
          <w:bCs/>
        </w:rPr>
        <w:instrText xml:space="preserve"> \* MERGEFORMAT </w:instrText>
      </w:r>
      <w:r w:rsidR="00E951B6">
        <w:rPr>
          <w:bCs/>
        </w:rPr>
      </w:r>
      <w:r w:rsidR="00E951B6">
        <w:rPr>
          <w:bCs/>
        </w:rPr>
        <w:fldChar w:fldCharType="separate"/>
      </w:r>
      <w:r w:rsidR="006E49E1">
        <w:rPr>
          <w:bCs/>
        </w:rPr>
        <w:t>2.6.3.2</w:t>
      </w:r>
      <w:r w:rsidR="00E951B6">
        <w:rPr>
          <w:bCs/>
        </w:rPr>
        <w:fldChar w:fldCharType="end"/>
      </w:r>
    </w:p>
    <w:p w14:paraId="4BB2F648" w14:textId="28FA3964" w:rsidR="00844A01" w:rsidRPr="00534A8B" w:rsidRDefault="00DB537E" w:rsidP="003C422C">
      <w:pPr>
        <w:pStyle w:val="Heading2"/>
        <w:numPr>
          <w:ilvl w:val="2"/>
          <w:numId w:val="2"/>
        </w:numPr>
      </w:pPr>
      <w:bookmarkStart w:id="1901" w:name="_Ref366835023"/>
      <w:bookmarkStart w:id="1902" w:name="_Ref366836888"/>
      <w:bookmarkStart w:id="1903" w:name="_Toc370915680"/>
      <w:r>
        <w:t xml:space="preserve">Email Request </w:t>
      </w:r>
      <w:r w:rsidR="00844A01">
        <w:t>Trigger</w:t>
      </w:r>
      <w:bookmarkEnd w:id="1901"/>
      <w:bookmarkEnd w:id="1902"/>
      <w:bookmarkEnd w:id="1903"/>
    </w:p>
    <w:p w14:paraId="7401903C" w14:textId="0343FA91" w:rsidR="00844A01" w:rsidRDefault="00844A01" w:rsidP="00DB537E">
      <w:pPr>
        <w:spacing w:line="360" w:lineRule="auto"/>
        <w:rPr>
          <w:bCs/>
        </w:rPr>
      </w:pPr>
      <w:r>
        <w:rPr>
          <w:bCs/>
        </w:rPr>
        <w:t xml:space="preserve">The following </w:t>
      </w:r>
      <w:r w:rsidR="00597B26">
        <w:rPr>
          <w:bCs/>
        </w:rPr>
        <w:t>events</w:t>
      </w:r>
      <w:r>
        <w:rPr>
          <w:bCs/>
        </w:rPr>
        <w:t xml:space="preserve"> will </w:t>
      </w:r>
      <w:r w:rsidR="007A77F5">
        <w:rPr>
          <w:bCs/>
        </w:rPr>
        <w:t>trigger</w:t>
      </w:r>
      <w:r>
        <w:rPr>
          <w:bCs/>
        </w:rPr>
        <w:t xml:space="preserve"> the outbound message</w:t>
      </w:r>
      <w:r w:rsidR="007A77F5">
        <w:rPr>
          <w:bCs/>
        </w:rPr>
        <w:t xml:space="preserve"> for only Tasks</w:t>
      </w:r>
      <w:r w:rsidR="003F20CB">
        <w:rPr>
          <w:bCs/>
        </w:rPr>
        <w:t xml:space="preserve"> that are not pickup or training</w:t>
      </w:r>
      <w:r>
        <w:rPr>
          <w:bCs/>
        </w:rPr>
        <w:t>:</w:t>
      </w:r>
    </w:p>
    <w:p w14:paraId="6EEF5280" w14:textId="77777777" w:rsidR="00FA6CAF" w:rsidRDefault="00FA6CAF" w:rsidP="00DB537E">
      <w:pPr>
        <w:spacing w:line="360" w:lineRule="auto"/>
        <w:rPr>
          <w:bCs/>
        </w:rPr>
      </w:pPr>
    </w:p>
    <w:tbl>
      <w:tblPr>
        <w:tblW w:w="0" w:type="auto"/>
        <w:tblInd w:w="-38" w:type="dxa"/>
        <w:tblLayout w:type="fixed"/>
        <w:tblLook w:val="0000" w:firstRow="0" w:lastRow="0" w:firstColumn="0" w:lastColumn="0" w:noHBand="0" w:noVBand="0"/>
      </w:tblPr>
      <w:tblGrid>
        <w:gridCol w:w="3805"/>
        <w:gridCol w:w="4322"/>
      </w:tblGrid>
      <w:tr w:rsidR="00FA6CAF" w14:paraId="558F24AE" w14:textId="77777777" w:rsidTr="007D34CC">
        <w:trPr>
          <w:trHeight w:val="384"/>
        </w:trPr>
        <w:tc>
          <w:tcPr>
            <w:tcW w:w="3805" w:type="dxa"/>
            <w:tcBorders>
              <w:top w:val="single" w:sz="6" w:space="0" w:color="auto"/>
              <w:left w:val="single" w:sz="6" w:space="0" w:color="auto"/>
              <w:bottom w:val="single" w:sz="6" w:space="0" w:color="auto"/>
              <w:right w:val="single" w:sz="6" w:space="0" w:color="auto"/>
            </w:tcBorders>
            <w:shd w:val="solid" w:color="003366" w:fill="auto"/>
          </w:tcPr>
          <w:p w14:paraId="3071ED5A" w14:textId="64820923" w:rsidR="00FA6CAF" w:rsidRPr="00FA6CAF" w:rsidRDefault="00FA6CAF" w:rsidP="007D34CC">
            <w:pPr>
              <w:autoSpaceDE w:val="0"/>
              <w:autoSpaceDN w:val="0"/>
              <w:adjustRightInd w:val="0"/>
              <w:spacing w:line="360" w:lineRule="auto"/>
              <w:rPr>
                <w:rFonts w:cs="Verdana"/>
                <w:b/>
                <w:bCs/>
                <w:color w:val="FFFFFF"/>
                <w:sz w:val="16"/>
                <w:szCs w:val="16"/>
                <w:lang w:eastAsia="ja-JP"/>
              </w:rPr>
            </w:pPr>
            <w:r w:rsidRPr="007D34CC">
              <w:rPr>
                <w:b/>
                <w:bCs/>
              </w:rPr>
              <w:t>Outbound Action Name</w:t>
            </w:r>
          </w:p>
        </w:tc>
        <w:tc>
          <w:tcPr>
            <w:tcW w:w="4322" w:type="dxa"/>
            <w:tcBorders>
              <w:top w:val="single" w:sz="6" w:space="0" w:color="auto"/>
              <w:left w:val="single" w:sz="6" w:space="0" w:color="auto"/>
              <w:bottom w:val="single" w:sz="6" w:space="0" w:color="auto"/>
              <w:right w:val="single" w:sz="6" w:space="0" w:color="auto"/>
            </w:tcBorders>
            <w:shd w:val="solid" w:color="003366" w:fill="auto"/>
          </w:tcPr>
          <w:p w14:paraId="1DAB7408" w14:textId="4E561FA1" w:rsidR="00FA6CAF" w:rsidRPr="00FA6CAF" w:rsidRDefault="00FA6CAF" w:rsidP="007D34CC">
            <w:pPr>
              <w:autoSpaceDE w:val="0"/>
              <w:autoSpaceDN w:val="0"/>
              <w:adjustRightInd w:val="0"/>
              <w:spacing w:line="360" w:lineRule="auto"/>
              <w:rPr>
                <w:rFonts w:cs="Verdana"/>
                <w:b/>
                <w:bCs/>
                <w:color w:val="FFFFFF"/>
                <w:sz w:val="16"/>
                <w:szCs w:val="16"/>
                <w:lang w:eastAsia="ja-JP"/>
              </w:rPr>
            </w:pPr>
            <w:r>
              <w:rPr>
                <w:b/>
                <w:bCs/>
              </w:rPr>
              <w:t>W</w:t>
            </w:r>
            <w:r w:rsidRPr="007D34CC">
              <w:rPr>
                <w:b/>
                <w:bCs/>
              </w:rPr>
              <w:t>hen the Event Fires</w:t>
            </w:r>
          </w:p>
        </w:tc>
      </w:tr>
      <w:tr w:rsidR="008F5B3D" w14:paraId="6E7CF6AF" w14:textId="77777777" w:rsidTr="007D34CC">
        <w:trPr>
          <w:trHeight w:val="406"/>
        </w:trPr>
        <w:tc>
          <w:tcPr>
            <w:tcW w:w="3805" w:type="dxa"/>
            <w:tcBorders>
              <w:top w:val="single" w:sz="6" w:space="0" w:color="auto"/>
              <w:left w:val="single" w:sz="6" w:space="0" w:color="auto"/>
              <w:bottom w:val="single" w:sz="6" w:space="0" w:color="auto"/>
              <w:right w:val="single" w:sz="6" w:space="0" w:color="auto"/>
            </w:tcBorders>
          </w:tcPr>
          <w:p w14:paraId="6F7F15E1" w14:textId="5CCA96B9" w:rsidR="008F5B3D" w:rsidRDefault="008F5B3D" w:rsidP="007D34CC">
            <w:pPr>
              <w:autoSpaceDE w:val="0"/>
              <w:autoSpaceDN w:val="0"/>
              <w:adjustRightInd w:val="0"/>
              <w:spacing w:line="360" w:lineRule="auto"/>
              <w:rPr>
                <w:rFonts w:ascii="Calibri" w:hAnsi="Calibri" w:cs="Calibri"/>
                <w:color w:val="000000"/>
                <w:sz w:val="16"/>
                <w:szCs w:val="16"/>
                <w:lang w:eastAsia="ja-JP"/>
              </w:rPr>
            </w:pPr>
            <w:r>
              <w:t>EmailTaskCreated</w:t>
            </w:r>
          </w:p>
        </w:tc>
        <w:tc>
          <w:tcPr>
            <w:tcW w:w="4322" w:type="dxa"/>
            <w:tcBorders>
              <w:top w:val="single" w:sz="6" w:space="0" w:color="auto"/>
              <w:left w:val="single" w:sz="6" w:space="0" w:color="auto"/>
              <w:bottom w:val="single" w:sz="6" w:space="0" w:color="auto"/>
              <w:right w:val="single" w:sz="6" w:space="0" w:color="auto"/>
            </w:tcBorders>
          </w:tcPr>
          <w:p w14:paraId="79773D70" w14:textId="72693C71" w:rsidR="008F5B3D" w:rsidRDefault="008F5B3D" w:rsidP="007D34CC">
            <w:pPr>
              <w:autoSpaceDE w:val="0"/>
              <w:autoSpaceDN w:val="0"/>
              <w:adjustRightInd w:val="0"/>
              <w:spacing w:line="360" w:lineRule="auto"/>
              <w:rPr>
                <w:rFonts w:cs="Verdana"/>
                <w:color w:val="000000"/>
                <w:sz w:val="16"/>
                <w:szCs w:val="16"/>
                <w:lang w:eastAsia="ja-JP"/>
              </w:rPr>
            </w:pPr>
            <w:r w:rsidRPr="00F23B76">
              <w:rPr>
                <w:bCs/>
              </w:rPr>
              <w:t>New Task Creation</w:t>
            </w:r>
          </w:p>
        </w:tc>
      </w:tr>
      <w:tr w:rsidR="008F5B3D" w14:paraId="6BE16BCA" w14:textId="77777777" w:rsidTr="007D34CC">
        <w:trPr>
          <w:trHeight w:val="406"/>
        </w:trPr>
        <w:tc>
          <w:tcPr>
            <w:tcW w:w="3805" w:type="dxa"/>
            <w:tcBorders>
              <w:top w:val="single" w:sz="6" w:space="0" w:color="auto"/>
              <w:left w:val="single" w:sz="6" w:space="0" w:color="auto"/>
              <w:bottom w:val="single" w:sz="6" w:space="0" w:color="auto"/>
              <w:right w:val="single" w:sz="6" w:space="0" w:color="auto"/>
            </w:tcBorders>
          </w:tcPr>
          <w:p w14:paraId="4B10814C" w14:textId="6305104C" w:rsidR="008F5B3D" w:rsidRDefault="008F5B3D" w:rsidP="007D34CC">
            <w:pPr>
              <w:autoSpaceDE w:val="0"/>
              <w:autoSpaceDN w:val="0"/>
              <w:adjustRightInd w:val="0"/>
              <w:spacing w:line="360" w:lineRule="auto"/>
              <w:rPr>
                <w:rFonts w:ascii="Calibri" w:hAnsi="Calibri" w:cs="Calibri"/>
                <w:color w:val="000000"/>
                <w:sz w:val="16"/>
                <w:szCs w:val="16"/>
                <w:lang w:eastAsia="ja-JP"/>
              </w:rPr>
            </w:pPr>
            <w:r>
              <w:t>EmailTaskAppointmentTimeUpdate</w:t>
            </w:r>
          </w:p>
        </w:tc>
        <w:tc>
          <w:tcPr>
            <w:tcW w:w="4322" w:type="dxa"/>
            <w:tcBorders>
              <w:top w:val="single" w:sz="6" w:space="0" w:color="auto"/>
              <w:left w:val="single" w:sz="6" w:space="0" w:color="auto"/>
              <w:bottom w:val="single" w:sz="6" w:space="0" w:color="auto"/>
              <w:right w:val="single" w:sz="6" w:space="0" w:color="auto"/>
            </w:tcBorders>
          </w:tcPr>
          <w:p w14:paraId="533D25D6" w14:textId="4A40B0EA" w:rsidR="008F5B3D" w:rsidRDefault="008F5B3D" w:rsidP="007D34CC">
            <w:pPr>
              <w:autoSpaceDE w:val="0"/>
              <w:autoSpaceDN w:val="0"/>
              <w:adjustRightInd w:val="0"/>
              <w:spacing w:line="360" w:lineRule="auto"/>
              <w:rPr>
                <w:rFonts w:cs="Verdana"/>
                <w:color w:val="000000"/>
                <w:sz w:val="16"/>
                <w:szCs w:val="16"/>
                <w:lang w:eastAsia="ja-JP"/>
              </w:rPr>
            </w:pPr>
            <w:r w:rsidRPr="00A82904">
              <w:rPr>
                <w:bCs/>
              </w:rPr>
              <w:t>Task Update</w:t>
            </w:r>
            <w:r>
              <w:rPr>
                <w:bCs/>
              </w:rPr>
              <w:t xml:space="preserve"> </w:t>
            </w:r>
            <w:r w:rsidRPr="00A82904">
              <w:rPr>
                <w:bCs/>
              </w:rPr>
              <w:t xml:space="preserve">appointment </w:t>
            </w:r>
            <w:r>
              <w:rPr>
                <w:bCs/>
              </w:rPr>
              <w:t xml:space="preserve">times </w:t>
            </w:r>
            <w:r w:rsidRPr="00A82904">
              <w:rPr>
                <w:bCs/>
              </w:rPr>
              <w:t>change</w:t>
            </w:r>
          </w:p>
        </w:tc>
      </w:tr>
      <w:tr w:rsidR="008F5B3D" w14:paraId="2284AEAE" w14:textId="77777777" w:rsidTr="007D34CC">
        <w:trPr>
          <w:trHeight w:val="406"/>
        </w:trPr>
        <w:tc>
          <w:tcPr>
            <w:tcW w:w="3805" w:type="dxa"/>
            <w:tcBorders>
              <w:top w:val="single" w:sz="6" w:space="0" w:color="auto"/>
              <w:left w:val="single" w:sz="6" w:space="0" w:color="auto"/>
              <w:bottom w:val="single" w:sz="6" w:space="0" w:color="auto"/>
              <w:right w:val="single" w:sz="6" w:space="0" w:color="auto"/>
            </w:tcBorders>
          </w:tcPr>
          <w:p w14:paraId="02C85E73" w14:textId="544F0C53" w:rsidR="008F5B3D" w:rsidRPr="00945740" w:rsidRDefault="008F5B3D" w:rsidP="007D34CC">
            <w:pPr>
              <w:autoSpaceDE w:val="0"/>
              <w:autoSpaceDN w:val="0"/>
              <w:adjustRightInd w:val="0"/>
              <w:spacing w:line="360" w:lineRule="auto"/>
              <w:rPr>
                <w:rFonts w:ascii="Calibri" w:hAnsi="Calibri" w:cs="Calibri"/>
              </w:rPr>
            </w:pPr>
            <w:r>
              <w:t>EmailTaskEnRoute</w:t>
            </w:r>
          </w:p>
        </w:tc>
        <w:tc>
          <w:tcPr>
            <w:tcW w:w="4322" w:type="dxa"/>
            <w:tcBorders>
              <w:top w:val="single" w:sz="6" w:space="0" w:color="auto"/>
              <w:left w:val="single" w:sz="6" w:space="0" w:color="auto"/>
              <w:bottom w:val="single" w:sz="6" w:space="0" w:color="auto"/>
              <w:right w:val="single" w:sz="6" w:space="0" w:color="auto"/>
            </w:tcBorders>
          </w:tcPr>
          <w:p w14:paraId="5BDC03A5" w14:textId="2ECFD035" w:rsidR="008F5B3D" w:rsidRPr="00945740" w:rsidRDefault="008F5B3D" w:rsidP="007D34CC">
            <w:pPr>
              <w:autoSpaceDE w:val="0"/>
              <w:autoSpaceDN w:val="0"/>
              <w:adjustRightInd w:val="0"/>
              <w:spacing w:line="360" w:lineRule="auto"/>
              <w:rPr>
                <w:rFonts w:ascii="Calibri" w:hAnsi="Calibri" w:cs="Calibri"/>
              </w:rPr>
            </w:pPr>
            <w:r w:rsidRPr="007D444B">
              <w:rPr>
                <w:bCs/>
              </w:rPr>
              <w:t>Task Status change to “En Route”;</w:t>
            </w:r>
          </w:p>
        </w:tc>
      </w:tr>
      <w:tr w:rsidR="008F5B3D" w14:paraId="4330CD94" w14:textId="77777777" w:rsidTr="007D34CC">
        <w:trPr>
          <w:trHeight w:val="406"/>
        </w:trPr>
        <w:tc>
          <w:tcPr>
            <w:tcW w:w="3805" w:type="dxa"/>
            <w:tcBorders>
              <w:top w:val="single" w:sz="6" w:space="0" w:color="auto"/>
              <w:left w:val="single" w:sz="6" w:space="0" w:color="auto"/>
              <w:bottom w:val="single" w:sz="6" w:space="0" w:color="auto"/>
              <w:right w:val="single" w:sz="6" w:space="0" w:color="auto"/>
            </w:tcBorders>
          </w:tcPr>
          <w:p w14:paraId="34FA187C" w14:textId="7798A863" w:rsidR="008F5B3D" w:rsidRPr="00945740" w:rsidRDefault="008F5B3D" w:rsidP="007D34CC">
            <w:pPr>
              <w:autoSpaceDE w:val="0"/>
              <w:autoSpaceDN w:val="0"/>
              <w:adjustRightInd w:val="0"/>
              <w:spacing w:line="360" w:lineRule="auto"/>
              <w:rPr>
                <w:rFonts w:ascii="Calibri" w:hAnsi="Calibri" w:cs="Calibri"/>
              </w:rPr>
            </w:pPr>
            <w:r>
              <w:t>EmailTaskCancel</w:t>
            </w:r>
          </w:p>
        </w:tc>
        <w:tc>
          <w:tcPr>
            <w:tcW w:w="4322" w:type="dxa"/>
            <w:tcBorders>
              <w:top w:val="single" w:sz="6" w:space="0" w:color="auto"/>
              <w:left w:val="single" w:sz="6" w:space="0" w:color="auto"/>
              <w:bottom w:val="single" w:sz="6" w:space="0" w:color="auto"/>
              <w:right w:val="single" w:sz="6" w:space="0" w:color="auto"/>
            </w:tcBorders>
          </w:tcPr>
          <w:p w14:paraId="75735ADD" w14:textId="77777777" w:rsidR="008F5B3D" w:rsidRPr="00F44412" w:rsidRDefault="008F5B3D" w:rsidP="007D34CC">
            <w:pPr>
              <w:spacing w:line="360" w:lineRule="auto"/>
              <w:rPr>
                <w:bCs/>
              </w:rPr>
            </w:pPr>
            <w:r w:rsidRPr="007D444B">
              <w:rPr>
                <w:bCs/>
              </w:rPr>
              <w:t xml:space="preserve">Task Status change to “Cancel”; </w:t>
            </w:r>
          </w:p>
          <w:p w14:paraId="798A216A" w14:textId="77777777" w:rsidR="008F5B3D" w:rsidRPr="00945740" w:rsidRDefault="008F5B3D" w:rsidP="007D34CC">
            <w:pPr>
              <w:autoSpaceDE w:val="0"/>
              <w:autoSpaceDN w:val="0"/>
              <w:adjustRightInd w:val="0"/>
              <w:spacing w:line="360" w:lineRule="auto"/>
              <w:rPr>
                <w:rFonts w:ascii="Calibri" w:hAnsi="Calibri" w:cs="Calibri"/>
              </w:rPr>
            </w:pPr>
          </w:p>
        </w:tc>
      </w:tr>
    </w:tbl>
    <w:p w14:paraId="3EC10C89" w14:textId="77777777" w:rsidR="00242D39" w:rsidRDefault="00242D39" w:rsidP="00242D39">
      <w:pPr>
        <w:spacing w:line="360" w:lineRule="auto"/>
        <w:rPr>
          <w:bCs/>
        </w:rPr>
      </w:pPr>
      <w:r>
        <w:rPr>
          <w:bCs/>
        </w:rPr>
        <w:t>Note: Should any of the values included in the messages below be changed while the Task is the event fire status listed above, the outbound message will be resent with the new data.</w:t>
      </w:r>
    </w:p>
    <w:p w14:paraId="71118D38" w14:textId="77777777" w:rsidR="002B5EF3" w:rsidRDefault="002B5EF3" w:rsidP="002B5EF3">
      <w:pPr>
        <w:pStyle w:val="Heading2"/>
        <w:numPr>
          <w:ilvl w:val="2"/>
          <w:numId w:val="2"/>
        </w:numPr>
      </w:pPr>
      <w:bookmarkStart w:id="1904" w:name="_Toc366574996"/>
      <w:bookmarkStart w:id="1905" w:name="_Toc366575182"/>
      <w:bookmarkStart w:id="1906" w:name="_Toc366854334"/>
      <w:bookmarkStart w:id="1907" w:name="_Toc370915681"/>
      <w:bookmarkEnd w:id="1904"/>
      <w:bookmarkEnd w:id="1905"/>
      <w:bookmarkEnd w:id="1906"/>
      <w:r w:rsidRPr="00534A8B">
        <w:t>Message Fields</w:t>
      </w:r>
      <w:bookmarkEnd w:id="1907"/>
    </w:p>
    <w:p w14:paraId="496399F3" w14:textId="77777777" w:rsidR="002B5EF3" w:rsidRDefault="002B5EF3" w:rsidP="002B5EF3">
      <w:pPr>
        <w:pStyle w:val="BodyText"/>
        <w:ind w:left="0"/>
      </w:pPr>
      <w:r>
        <w:t>Below is a proposal for the task fields that shall be sent out in the outgoing message.</w:t>
      </w:r>
    </w:p>
    <w:p w14:paraId="56C5682F" w14:textId="29AEC976" w:rsidR="002B5EF3" w:rsidRPr="00507DB3" w:rsidRDefault="002B5EF3" w:rsidP="002B5EF3">
      <w:pPr>
        <w:pStyle w:val="TableText"/>
        <w:numPr>
          <w:ilvl w:val="0"/>
          <w:numId w:val="161"/>
        </w:numPr>
        <w:spacing w:line="360" w:lineRule="auto"/>
        <w:rPr>
          <w:rFonts w:ascii="Calibri" w:hAnsi="Calibri" w:cs="Calibri"/>
          <w:lang w:bidi="he-IL"/>
        </w:rPr>
      </w:pPr>
      <w:r>
        <w:rPr>
          <w:rFonts w:ascii="Calibri" w:hAnsi="Calibri" w:cs="Calibri"/>
          <w:lang w:bidi="he-IL"/>
        </w:rPr>
        <w:t>EmailTaskCreated</w:t>
      </w:r>
    </w:p>
    <w:p w14:paraId="0DFBC15D" w14:textId="77777777" w:rsidR="00D3725F" w:rsidRDefault="00D3725F" w:rsidP="00D3725F">
      <w:pPr>
        <w:pStyle w:val="TableText"/>
        <w:numPr>
          <w:ilvl w:val="1"/>
          <w:numId w:val="161"/>
        </w:numPr>
        <w:spacing w:line="360" w:lineRule="auto"/>
        <w:rPr>
          <w:rFonts w:ascii="Calibri" w:hAnsi="Calibri" w:cs="Calibri"/>
          <w:lang w:bidi="he-IL"/>
        </w:rPr>
      </w:pPr>
      <w:r>
        <w:rPr>
          <w:rFonts w:ascii="Calibri" w:hAnsi="Calibri" w:cs="Calibri"/>
          <w:lang w:bidi="he-IL"/>
        </w:rPr>
        <w:t>CallID</w:t>
      </w:r>
    </w:p>
    <w:p w14:paraId="3F993673" w14:textId="77777777" w:rsidR="00D3725F" w:rsidRDefault="00D3725F" w:rsidP="00D3725F">
      <w:pPr>
        <w:pStyle w:val="TableText"/>
        <w:numPr>
          <w:ilvl w:val="1"/>
          <w:numId w:val="161"/>
        </w:numPr>
        <w:spacing w:line="360" w:lineRule="auto"/>
        <w:rPr>
          <w:rFonts w:ascii="Calibri" w:hAnsi="Calibri" w:cs="Calibri"/>
          <w:lang w:bidi="he-IL"/>
        </w:rPr>
      </w:pPr>
      <w:r>
        <w:rPr>
          <w:rFonts w:ascii="Calibri" w:hAnsi="Calibri" w:cs="Calibri"/>
          <w:lang w:bidi="he-IL"/>
        </w:rPr>
        <w:t>Number</w:t>
      </w:r>
    </w:p>
    <w:p w14:paraId="580A43E1" w14:textId="74640452" w:rsidR="00D3725F" w:rsidRDefault="00D3725F">
      <w:pPr>
        <w:pStyle w:val="TableText"/>
        <w:numPr>
          <w:ilvl w:val="1"/>
          <w:numId w:val="161"/>
        </w:numPr>
        <w:spacing w:line="360" w:lineRule="auto"/>
        <w:rPr>
          <w:rFonts w:ascii="Calibri" w:hAnsi="Calibri" w:cs="Calibri"/>
          <w:lang w:bidi="he-IL"/>
        </w:rPr>
      </w:pPr>
      <w:r>
        <w:rPr>
          <w:rFonts w:ascii="Calibri" w:hAnsi="Calibri" w:cs="Calibri"/>
          <w:lang w:bidi="he-IL"/>
        </w:rPr>
        <w:t>MUSTJobNumber</w:t>
      </w:r>
    </w:p>
    <w:p w14:paraId="282B6D39" w14:textId="69756756" w:rsidR="00D3725F" w:rsidRPr="00D3725F" w:rsidRDefault="00D3725F" w:rsidP="00D3725F">
      <w:pPr>
        <w:pStyle w:val="TableText"/>
        <w:numPr>
          <w:ilvl w:val="1"/>
          <w:numId w:val="161"/>
        </w:numPr>
        <w:spacing w:line="360" w:lineRule="auto"/>
        <w:rPr>
          <w:rFonts w:ascii="Calibri" w:hAnsi="Calibri" w:cs="Calibri"/>
          <w:lang w:bidi="he-IL"/>
        </w:rPr>
      </w:pPr>
      <w:r w:rsidRPr="00D3725F">
        <w:rPr>
          <w:rFonts w:ascii="Calibri" w:hAnsi="Calibri" w:cs="Calibri"/>
          <w:lang w:bidi="he-IL"/>
        </w:rPr>
        <w:t>ContactName</w:t>
      </w:r>
    </w:p>
    <w:p w14:paraId="2509FA2D" w14:textId="77777777" w:rsidR="00D3725F" w:rsidRPr="00D3725F" w:rsidRDefault="00D3725F" w:rsidP="00D3725F">
      <w:pPr>
        <w:pStyle w:val="TableText"/>
        <w:numPr>
          <w:ilvl w:val="1"/>
          <w:numId w:val="161"/>
        </w:numPr>
        <w:spacing w:line="360" w:lineRule="auto"/>
        <w:rPr>
          <w:rFonts w:ascii="Calibri" w:hAnsi="Calibri" w:cs="Calibri"/>
          <w:lang w:bidi="he-IL"/>
        </w:rPr>
      </w:pPr>
      <w:r w:rsidRPr="00D3725F">
        <w:rPr>
          <w:rFonts w:ascii="Calibri" w:hAnsi="Calibri" w:cs="Calibri"/>
          <w:lang w:bidi="he-IL"/>
        </w:rPr>
        <w:t>ContactPhoneNumber</w:t>
      </w:r>
    </w:p>
    <w:p w14:paraId="27298334" w14:textId="77777777" w:rsidR="00F20648" w:rsidRDefault="00F20648">
      <w:pPr>
        <w:pStyle w:val="TableText"/>
        <w:numPr>
          <w:ilvl w:val="1"/>
          <w:numId w:val="161"/>
        </w:numPr>
        <w:spacing w:line="360" w:lineRule="auto"/>
        <w:rPr>
          <w:rFonts w:ascii="Calibri" w:hAnsi="Calibri" w:cs="Calibri"/>
          <w:lang w:bidi="he-IL"/>
        </w:rPr>
      </w:pPr>
      <w:r>
        <w:rPr>
          <w:rFonts w:ascii="Calibri" w:hAnsi="Calibri" w:cs="Calibri"/>
          <w:lang w:bidi="he-IL"/>
        </w:rPr>
        <w:t>CustomerEmail</w:t>
      </w:r>
    </w:p>
    <w:p w14:paraId="691BA064" w14:textId="63E510B1" w:rsidR="00ED4752" w:rsidRDefault="00ED4752">
      <w:pPr>
        <w:pStyle w:val="TableText"/>
        <w:numPr>
          <w:ilvl w:val="1"/>
          <w:numId w:val="161"/>
        </w:numPr>
        <w:spacing w:line="360" w:lineRule="auto"/>
        <w:rPr>
          <w:rFonts w:ascii="Calibri" w:hAnsi="Calibri" w:cs="Calibri"/>
          <w:lang w:bidi="he-IL"/>
        </w:rPr>
      </w:pPr>
      <w:r>
        <w:rPr>
          <w:rFonts w:ascii="Calibri" w:hAnsi="Calibri" w:cs="Calibri"/>
          <w:lang w:bidi="he-IL"/>
        </w:rPr>
        <w:t>Customer</w:t>
      </w:r>
    </w:p>
    <w:p w14:paraId="4FF05EB7" w14:textId="7E9B1F41" w:rsidR="00D3725F" w:rsidRPr="00D3725F" w:rsidRDefault="00D3725F">
      <w:pPr>
        <w:pStyle w:val="TableText"/>
        <w:numPr>
          <w:ilvl w:val="1"/>
          <w:numId w:val="161"/>
        </w:numPr>
        <w:spacing w:line="360" w:lineRule="auto"/>
        <w:rPr>
          <w:rFonts w:ascii="Calibri" w:hAnsi="Calibri" w:cs="Calibri"/>
          <w:lang w:bidi="he-IL"/>
        </w:rPr>
      </w:pPr>
      <w:r w:rsidRPr="00D3725F">
        <w:rPr>
          <w:rFonts w:ascii="Calibri" w:hAnsi="Calibri" w:cs="Calibri"/>
          <w:lang w:bidi="he-IL"/>
        </w:rPr>
        <w:t>ContractOfferingFamily</w:t>
      </w:r>
    </w:p>
    <w:p w14:paraId="060E663E" w14:textId="3E378F55" w:rsidR="00D3725F" w:rsidRDefault="00D3725F" w:rsidP="007D34CC">
      <w:pPr>
        <w:pStyle w:val="TableText"/>
        <w:numPr>
          <w:ilvl w:val="1"/>
          <w:numId w:val="161"/>
        </w:numPr>
        <w:spacing w:line="360" w:lineRule="auto"/>
        <w:rPr>
          <w:rFonts w:ascii="Calibri" w:hAnsi="Calibri" w:cs="Calibri"/>
          <w:lang w:bidi="he-IL"/>
        </w:rPr>
      </w:pPr>
      <w:r w:rsidRPr="00D3725F">
        <w:rPr>
          <w:rFonts w:ascii="Calibri" w:hAnsi="Calibri" w:cs="Calibri"/>
          <w:lang w:bidi="he-IL"/>
        </w:rPr>
        <w:t>Languages</w:t>
      </w:r>
    </w:p>
    <w:p w14:paraId="6E3ABA53" w14:textId="6179EB76" w:rsidR="002B5EF3" w:rsidRDefault="002B5EF3" w:rsidP="002B5EF3">
      <w:pPr>
        <w:pStyle w:val="TableText"/>
        <w:numPr>
          <w:ilvl w:val="0"/>
          <w:numId w:val="161"/>
        </w:numPr>
        <w:spacing w:line="360" w:lineRule="auto"/>
        <w:rPr>
          <w:rFonts w:ascii="Calibri" w:hAnsi="Calibri" w:cs="Calibri"/>
          <w:lang w:bidi="he-IL"/>
        </w:rPr>
      </w:pPr>
      <w:r>
        <w:rPr>
          <w:rFonts w:ascii="Calibri" w:hAnsi="Calibri" w:cs="Calibri"/>
          <w:lang w:bidi="he-IL"/>
        </w:rPr>
        <w:t>EmailTaskAppointmentTimeUpdate</w:t>
      </w:r>
      <w:r w:rsidR="0085107D">
        <w:rPr>
          <w:rFonts w:ascii="Calibri" w:hAnsi="Calibri" w:cs="Calibri"/>
          <w:lang w:bidi="he-IL"/>
        </w:rPr>
        <w:t>/</w:t>
      </w:r>
      <w:r w:rsidR="0085107D" w:rsidRPr="0085107D">
        <w:rPr>
          <w:rFonts w:ascii="Calibri" w:hAnsi="Calibri" w:cs="Calibri"/>
          <w:lang w:bidi="he-IL"/>
        </w:rPr>
        <w:t xml:space="preserve"> </w:t>
      </w:r>
      <w:r w:rsidR="0085107D">
        <w:rPr>
          <w:rFonts w:ascii="Calibri" w:hAnsi="Calibri" w:cs="Calibri"/>
          <w:lang w:bidi="he-IL"/>
        </w:rPr>
        <w:t>EmailTaskEnRoute/</w:t>
      </w:r>
      <w:r w:rsidR="0085107D" w:rsidRPr="0085107D">
        <w:rPr>
          <w:rFonts w:ascii="Calibri" w:hAnsi="Calibri" w:cs="Calibri"/>
          <w:lang w:bidi="he-IL"/>
        </w:rPr>
        <w:t xml:space="preserve"> </w:t>
      </w:r>
      <w:r w:rsidR="0085107D">
        <w:rPr>
          <w:rFonts w:ascii="Calibri" w:hAnsi="Calibri" w:cs="Calibri"/>
          <w:lang w:bidi="he-IL"/>
        </w:rPr>
        <w:t>EmailTaskCancel</w:t>
      </w:r>
    </w:p>
    <w:p w14:paraId="68C9C455" w14:textId="77777777" w:rsidR="0085107D" w:rsidRDefault="0085107D" w:rsidP="0085107D">
      <w:pPr>
        <w:pStyle w:val="TableText"/>
        <w:numPr>
          <w:ilvl w:val="1"/>
          <w:numId w:val="161"/>
        </w:numPr>
        <w:spacing w:line="360" w:lineRule="auto"/>
        <w:rPr>
          <w:rFonts w:ascii="Calibri" w:hAnsi="Calibri" w:cs="Calibri"/>
          <w:lang w:bidi="he-IL"/>
        </w:rPr>
      </w:pPr>
      <w:r>
        <w:rPr>
          <w:rFonts w:ascii="Calibri" w:hAnsi="Calibri" w:cs="Calibri"/>
          <w:lang w:bidi="he-IL"/>
        </w:rPr>
        <w:t>CallID</w:t>
      </w:r>
    </w:p>
    <w:p w14:paraId="1F7DCD6B" w14:textId="77777777" w:rsidR="0085107D" w:rsidRDefault="0085107D" w:rsidP="0085107D">
      <w:pPr>
        <w:pStyle w:val="TableText"/>
        <w:numPr>
          <w:ilvl w:val="1"/>
          <w:numId w:val="161"/>
        </w:numPr>
        <w:spacing w:line="360" w:lineRule="auto"/>
        <w:rPr>
          <w:rFonts w:ascii="Calibri" w:hAnsi="Calibri" w:cs="Calibri"/>
          <w:lang w:bidi="he-IL"/>
        </w:rPr>
      </w:pPr>
      <w:r>
        <w:rPr>
          <w:rFonts w:ascii="Calibri" w:hAnsi="Calibri" w:cs="Calibri"/>
          <w:lang w:bidi="he-IL"/>
        </w:rPr>
        <w:lastRenderedPageBreak/>
        <w:t>Number</w:t>
      </w:r>
    </w:p>
    <w:p w14:paraId="383E41DC" w14:textId="77777777" w:rsidR="0085107D" w:rsidRDefault="0085107D" w:rsidP="0085107D">
      <w:pPr>
        <w:pStyle w:val="TableText"/>
        <w:numPr>
          <w:ilvl w:val="1"/>
          <w:numId w:val="161"/>
        </w:numPr>
        <w:spacing w:line="360" w:lineRule="auto"/>
        <w:rPr>
          <w:rFonts w:ascii="Calibri" w:hAnsi="Calibri" w:cs="Calibri"/>
          <w:lang w:bidi="he-IL"/>
        </w:rPr>
      </w:pPr>
      <w:r>
        <w:rPr>
          <w:rFonts w:ascii="Calibri" w:hAnsi="Calibri" w:cs="Calibri"/>
          <w:lang w:bidi="he-IL"/>
        </w:rPr>
        <w:t>MUSTJobNumber</w:t>
      </w:r>
    </w:p>
    <w:p w14:paraId="47717368" w14:textId="77777777" w:rsidR="0085107D" w:rsidRPr="00D3725F" w:rsidRDefault="0085107D" w:rsidP="0085107D">
      <w:pPr>
        <w:pStyle w:val="TableText"/>
        <w:numPr>
          <w:ilvl w:val="1"/>
          <w:numId w:val="161"/>
        </w:numPr>
        <w:spacing w:line="360" w:lineRule="auto"/>
        <w:rPr>
          <w:rFonts w:ascii="Calibri" w:hAnsi="Calibri" w:cs="Calibri"/>
          <w:lang w:bidi="he-IL"/>
        </w:rPr>
      </w:pPr>
      <w:r w:rsidRPr="00D3725F">
        <w:rPr>
          <w:rFonts w:ascii="Calibri" w:hAnsi="Calibri" w:cs="Calibri"/>
          <w:lang w:bidi="he-IL"/>
        </w:rPr>
        <w:t>ContactName</w:t>
      </w:r>
    </w:p>
    <w:p w14:paraId="6665387E" w14:textId="77777777" w:rsidR="0085107D" w:rsidRPr="00D3725F" w:rsidRDefault="0085107D" w:rsidP="0085107D">
      <w:pPr>
        <w:pStyle w:val="TableText"/>
        <w:numPr>
          <w:ilvl w:val="1"/>
          <w:numId w:val="161"/>
        </w:numPr>
        <w:spacing w:line="360" w:lineRule="auto"/>
        <w:rPr>
          <w:rFonts w:ascii="Calibri" w:hAnsi="Calibri" w:cs="Calibri"/>
          <w:lang w:bidi="he-IL"/>
        </w:rPr>
      </w:pPr>
      <w:r w:rsidRPr="00D3725F">
        <w:rPr>
          <w:rFonts w:ascii="Calibri" w:hAnsi="Calibri" w:cs="Calibri"/>
          <w:lang w:bidi="he-IL"/>
        </w:rPr>
        <w:t>ContactPhoneNumber</w:t>
      </w:r>
    </w:p>
    <w:p w14:paraId="54352033" w14:textId="77777777" w:rsidR="0085107D" w:rsidRDefault="0085107D" w:rsidP="0085107D">
      <w:pPr>
        <w:pStyle w:val="TableText"/>
        <w:numPr>
          <w:ilvl w:val="1"/>
          <w:numId w:val="161"/>
        </w:numPr>
        <w:spacing w:line="360" w:lineRule="auto"/>
        <w:rPr>
          <w:rFonts w:ascii="Calibri" w:hAnsi="Calibri" w:cs="Calibri"/>
          <w:lang w:bidi="he-IL"/>
        </w:rPr>
      </w:pPr>
      <w:r w:rsidRPr="00CB584C">
        <w:rPr>
          <w:rFonts w:ascii="Calibri" w:hAnsi="Calibri" w:cs="Calibri"/>
          <w:lang w:bidi="he-IL"/>
        </w:rPr>
        <w:t>CustomerEmail</w:t>
      </w:r>
    </w:p>
    <w:p w14:paraId="65BE3382" w14:textId="4CCB00EE" w:rsidR="00ED4752" w:rsidRDefault="00ED4752" w:rsidP="0085107D">
      <w:pPr>
        <w:pStyle w:val="TableText"/>
        <w:numPr>
          <w:ilvl w:val="1"/>
          <w:numId w:val="161"/>
        </w:numPr>
        <w:spacing w:line="360" w:lineRule="auto"/>
        <w:rPr>
          <w:rFonts w:ascii="Calibri" w:hAnsi="Calibri" w:cs="Calibri"/>
          <w:lang w:bidi="he-IL"/>
        </w:rPr>
      </w:pPr>
      <w:r>
        <w:rPr>
          <w:rFonts w:ascii="Helv" w:hAnsi="Helv" w:cs="Helv"/>
          <w:color w:val="000000"/>
          <w:lang w:eastAsia="ja-JP"/>
        </w:rPr>
        <w:t>CustomerExpectation</w:t>
      </w:r>
    </w:p>
    <w:p w14:paraId="152129FC" w14:textId="77777777" w:rsidR="0085107D" w:rsidRPr="00CB584C" w:rsidRDefault="0085107D" w:rsidP="0085107D">
      <w:pPr>
        <w:pStyle w:val="TableText"/>
        <w:numPr>
          <w:ilvl w:val="1"/>
          <w:numId w:val="161"/>
        </w:numPr>
        <w:spacing w:line="360" w:lineRule="auto"/>
        <w:rPr>
          <w:rFonts w:ascii="Calibri" w:hAnsi="Calibri" w:cs="Calibri"/>
          <w:lang w:bidi="he-IL"/>
        </w:rPr>
      </w:pPr>
      <w:r w:rsidRPr="00CB584C">
        <w:rPr>
          <w:rFonts w:ascii="Calibri" w:hAnsi="Calibri" w:cs="Calibri"/>
          <w:lang w:bidi="he-IL"/>
        </w:rPr>
        <w:t>ContractOfferingFamily</w:t>
      </w:r>
    </w:p>
    <w:p w14:paraId="07D7CBAB" w14:textId="1ABFC5E9" w:rsidR="0085107D" w:rsidRDefault="0085107D" w:rsidP="0085107D">
      <w:pPr>
        <w:pStyle w:val="TableText"/>
        <w:numPr>
          <w:ilvl w:val="1"/>
          <w:numId w:val="161"/>
        </w:numPr>
        <w:spacing w:line="360" w:lineRule="auto"/>
        <w:rPr>
          <w:rFonts w:ascii="Calibri" w:hAnsi="Calibri" w:cs="Calibri"/>
          <w:lang w:bidi="he-IL"/>
        </w:rPr>
      </w:pPr>
      <w:r w:rsidRPr="00D3725F">
        <w:rPr>
          <w:rFonts w:ascii="Calibri" w:hAnsi="Calibri" w:cs="Calibri"/>
          <w:lang w:bidi="he-IL"/>
        </w:rPr>
        <w:t>Languages</w:t>
      </w:r>
      <w:r w:rsidRPr="0085107D">
        <w:rPr>
          <w:rFonts w:ascii="Calibri" w:hAnsi="Calibri" w:cs="Calibri"/>
          <w:lang w:bidi="he-IL"/>
        </w:rPr>
        <w:t xml:space="preserve"> </w:t>
      </w:r>
    </w:p>
    <w:p w14:paraId="7CAD0E8C" w14:textId="77777777" w:rsidR="0085107D" w:rsidRPr="00CB584C" w:rsidRDefault="0085107D" w:rsidP="0085107D">
      <w:pPr>
        <w:pStyle w:val="TableText"/>
        <w:numPr>
          <w:ilvl w:val="1"/>
          <w:numId w:val="161"/>
        </w:numPr>
        <w:spacing w:line="360" w:lineRule="auto"/>
        <w:rPr>
          <w:rFonts w:cs="Arial"/>
          <w:color w:val="000000"/>
        </w:rPr>
      </w:pPr>
      <w:r w:rsidRPr="00CB584C">
        <w:rPr>
          <w:rFonts w:cs="Arial"/>
          <w:color w:val="000000"/>
        </w:rPr>
        <w:t>AppointmentStart</w:t>
      </w:r>
    </w:p>
    <w:p w14:paraId="08F94ADB" w14:textId="0BB82FD3" w:rsidR="005776D6" w:rsidRDefault="0085107D">
      <w:pPr>
        <w:pStyle w:val="TableText"/>
        <w:numPr>
          <w:ilvl w:val="1"/>
          <w:numId w:val="161"/>
        </w:numPr>
        <w:spacing w:line="360" w:lineRule="auto"/>
        <w:rPr>
          <w:rFonts w:cs="Arial"/>
          <w:color w:val="000000"/>
        </w:rPr>
      </w:pPr>
      <w:r w:rsidRPr="00CB584C">
        <w:rPr>
          <w:rFonts w:cs="Arial"/>
          <w:color w:val="000000"/>
        </w:rPr>
        <w:t>AppointmentFinish</w:t>
      </w:r>
    </w:p>
    <w:p w14:paraId="509609CF" w14:textId="2703289C" w:rsidR="00E41585" w:rsidRDefault="00E41585" w:rsidP="0085107D">
      <w:pPr>
        <w:pStyle w:val="TableText"/>
        <w:numPr>
          <w:ilvl w:val="1"/>
          <w:numId w:val="161"/>
        </w:numPr>
        <w:spacing w:line="360" w:lineRule="auto"/>
        <w:rPr>
          <w:rFonts w:cs="Arial"/>
          <w:color w:val="000000"/>
        </w:rPr>
      </w:pPr>
      <w:r>
        <w:rPr>
          <w:rFonts w:cs="Arial"/>
          <w:color w:val="000000"/>
        </w:rPr>
        <w:t>Status</w:t>
      </w:r>
    </w:p>
    <w:p w14:paraId="22EF8A39" w14:textId="56BDF3B1" w:rsidR="00ED4752" w:rsidRPr="000E5CD1" w:rsidRDefault="00ED4752" w:rsidP="0085107D">
      <w:pPr>
        <w:pStyle w:val="TableText"/>
        <w:numPr>
          <w:ilvl w:val="1"/>
          <w:numId w:val="161"/>
        </w:numPr>
        <w:spacing w:line="360" w:lineRule="auto"/>
        <w:rPr>
          <w:rFonts w:cs="Arial"/>
          <w:color w:val="000000"/>
        </w:rPr>
      </w:pPr>
      <w:r>
        <w:rPr>
          <w:rFonts w:ascii="Helv" w:hAnsi="Helv" w:cs="Helv"/>
          <w:color w:val="000000"/>
          <w:lang w:eastAsia="ja-JP"/>
        </w:rPr>
        <w:t>PrevTask</w:t>
      </w:r>
    </w:p>
    <w:p w14:paraId="5ACAB75D" w14:textId="69FEDBCA" w:rsidR="00ED4752" w:rsidRPr="000E5CD1" w:rsidRDefault="00ED4752" w:rsidP="000E5CD1">
      <w:pPr>
        <w:pStyle w:val="pdefinitionkeywordrelative"/>
        <w:numPr>
          <w:ilvl w:val="2"/>
          <w:numId w:val="161"/>
        </w:numPr>
        <w:rPr>
          <w:rFonts w:ascii="Calibri" w:hAnsi="Calibri" w:cs="Calibri"/>
        </w:rPr>
      </w:pPr>
      <w:r w:rsidRPr="00ED4752">
        <w:rPr>
          <w:rFonts w:ascii="Calibri" w:hAnsi="Calibri" w:cs="Calibri"/>
        </w:rPr>
        <w:t xml:space="preserve">Status (not </w:t>
      </w:r>
      <w:r w:rsidRPr="00ED4752">
        <w:rPr>
          <w:rFonts w:ascii="Calibri" w:hAnsi="Calibri" w:cs="Calibri"/>
          <w:szCs w:val="20"/>
        </w:rPr>
        <w:t>EmailTaskAppointmentTimeUpdate</w:t>
      </w:r>
      <w:r>
        <w:rPr>
          <w:rFonts w:ascii="Calibri" w:hAnsi="Calibri" w:cs="Calibri"/>
          <w:szCs w:val="20"/>
        </w:rPr>
        <w:t>)</w:t>
      </w:r>
    </w:p>
    <w:p w14:paraId="2DE96059" w14:textId="77777777" w:rsidR="00ED4752" w:rsidRPr="00CB584C" w:rsidRDefault="00ED4752" w:rsidP="000E5CD1">
      <w:pPr>
        <w:pStyle w:val="TableText"/>
        <w:numPr>
          <w:ilvl w:val="2"/>
          <w:numId w:val="161"/>
        </w:numPr>
        <w:spacing w:line="360" w:lineRule="auto"/>
        <w:rPr>
          <w:rFonts w:cs="Arial"/>
          <w:color w:val="000000"/>
        </w:rPr>
      </w:pPr>
      <w:r w:rsidRPr="00CB584C">
        <w:rPr>
          <w:rFonts w:cs="Arial"/>
          <w:color w:val="000000"/>
        </w:rPr>
        <w:t>AppointmentStart</w:t>
      </w:r>
    </w:p>
    <w:p w14:paraId="6D220FF2" w14:textId="77777777" w:rsidR="00ED4752" w:rsidRDefault="00ED4752" w:rsidP="000E5CD1">
      <w:pPr>
        <w:pStyle w:val="TableText"/>
        <w:numPr>
          <w:ilvl w:val="2"/>
          <w:numId w:val="161"/>
        </w:numPr>
        <w:spacing w:line="360" w:lineRule="auto"/>
        <w:rPr>
          <w:rFonts w:cs="Arial"/>
          <w:color w:val="000000"/>
        </w:rPr>
      </w:pPr>
      <w:r w:rsidRPr="00CB584C">
        <w:rPr>
          <w:rFonts w:cs="Arial"/>
          <w:color w:val="000000"/>
        </w:rPr>
        <w:t>AppointmentFinish</w:t>
      </w:r>
    </w:p>
    <w:p w14:paraId="5E6F1C9F" w14:textId="67A9F2ED" w:rsidR="00B3693F" w:rsidRPr="000E5CD1" w:rsidRDefault="00B3693F" w:rsidP="000E5CD1">
      <w:pPr>
        <w:pStyle w:val="TableText"/>
        <w:numPr>
          <w:ilvl w:val="0"/>
          <w:numId w:val="161"/>
        </w:numPr>
        <w:spacing w:line="360" w:lineRule="auto"/>
        <w:rPr>
          <w:rFonts w:cs="Arial"/>
          <w:color w:val="000000"/>
        </w:rPr>
      </w:pPr>
      <w:r>
        <w:rPr>
          <w:rFonts w:ascii="Calibri" w:hAnsi="Calibri" w:cs="Calibri"/>
          <w:lang w:bidi="he-IL"/>
        </w:rPr>
        <w:t>EmailTaskAppointmentTimeUpdate/</w:t>
      </w:r>
      <w:r w:rsidRPr="0085107D">
        <w:rPr>
          <w:rFonts w:ascii="Calibri" w:hAnsi="Calibri" w:cs="Calibri"/>
          <w:lang w:bidi="he-IL"/>
        </w:rPr>
        <w:t xml:space="preserve"> </w:t>
      </w:r>
      <w:r>
        <w:rPr>
          <w:rFonts w:ascii="Calibri" w:hAnsi="Calibri" w:cs="Calibri"/>
          <w:lang w:bidi="he-IL"/>
        </w:rPr>
        <w:t>EmailTaskEnRoute</w:t>
      </w:r>
    </w:p>
    <w:p w14:paraId="7DD94EE7" w14:textId="7B2EB037" w:rsidR="00B3693F" w:rsidRPr="000E5CD1" w:rsidRDefault="00B3693F">
      <w:pPr>
        <w:pStyle w:val="TableText"/>
        <w:numPr>
          <w:ilvl w:val="1"/>
          <w:numId w:val="161"/>
        </w:numPr>
        <w:spacing w:line="360" w:lineRule="auto"/>
        <w:rPr>
          <w:rFonts w:cs="Arial"/>
          <w:color w:val="000000"/>
        </w:rPr>
      </w:pPr>
      <w:r>
        <w:rPr>
          <w:rFonts w:ascii="Calibri" w:hAnsi="Calibri" w:cs="Calibri"/>
          <w:lang w:bidi="he-IL"/>
        </w:rPr>
        <w:t>Assignment</w:t>
      </w:r>
    </w:p>
    <w:p w14:paraId="14B4E7D6" w14:textId="175E40FF" w:rsidR="00B3693F" w:rsidRPr="000E5CD1" w:rsidRDefault="00B3693F" w:rsidP="000E5CD1">
      <w:pPr>
        <w:pStyle w:val="TableText"/>
        <w:numPr>
          <w:ilvl w:val="2"/>
          <w:numId w:val="161"/>
        </w:numPr>
        <w:spacing w:line="360" w:lineRule="auto"/>
        <w:rPr>
          <w:rFonts w:cs="Arial"/>
          <w:color w:val="000000"/>
        </w:rPr>
      </w:pPr>
      <w:r>
        <w:rPr>
          <w:rFonts w:ascii="Calibri" w:hAnsi="Calibri" w:cs="Calibri"/>
          <w:lang w:bidi="he-IL"/>
        </w:rPr>
        <w:t>Start</w:t>
      </w:r>
    </w:p>
    <w:p w14:paraId="492B2604" w14:textId="15F02C70" w:rsidR="00B3693F" w:rsidRDefault="00B3693F" w:rsidP="000E5CD1">
      <w:pPr>
        <w:pStyle w:val="TableText"/>
        <w:numPr>
          <w:ilvl w:val="2"/>
          <w:numId w:val="161"/>
        </w:numPr>
        <w:spacing w:line="360" w:lineRule="auto"/>
        <w:rPr>
          <w:rFonts w:cs="Arial"/>
          <w:color w:val="000000"/>
        </w:rPr>
      </w:pPr>
      <w:r>
        <w:rPr>
          <w:rFonts w:ascii="Calibri" w:hAnsi="Calibri" w:cs="Calibri"/>
          <w:lang w:bidi="he-IL"/>
        </w:rPr>
        <w:t>Finish</w:t>
      </w:r>
    </w:p>
    <w:p w14:paraId="778F8C65" w14:textId="77777777" w:rsidR="00ED4752" w:rsidRPr="00CB584C" w:rsidRDefault="00ED4752" w:rsidP="000E5CD1">
      <w:pPr>
        <w:pStyle w:val="TableText"/>
        <w:spacing w:line="360" w:lineRule="auto"/>
        <w:ind w:left="1440"/>
        <w:rPr>
          <w:rFonts w:cs="Arial"/>
          <w:color w:val="000000"/>
        </w:rPr>
      </w:pPr>
    </w:p>
    <w:p w14:paraId="345459C7" w14:textId="77777777" w:rsidR="0085107D" w:rsidRDefault="0085107D" w:rsidP="007D34CC">
      <w:pPr>
        <w:pStyle w:val="TableText"/>
        <w:spacing w:line="360" w:lineRule="auto"/>
        <w:rPr>
          <w:rFonts w:ascii="Calibri" w:hAnsi="Calibri" w:cs="Calibri"/>
          <w:lang w:bidi="he-IL"/>
        </w:rPr>
      </w:pPr>
    </w:p>
    <w:p w14:paraId="2E3F5E10" w14:textId="7C1F3B4A" w:rsidR="004560A9" w:rsidRDefault="0085107D">
      <w:pPr>
        <w:pStyle w:val="Heading2"/>
        <w:numPr>
          <w:ilvl w:val="2"/>
          <w:numId w:val="2"/>
        </w:numPr>
      </w:pPr>
      <w:bookmarkStart w:id="1908" w:name="_Toc370915682"/>
      <w:r>
        <w:t>Message Content</w:t>
      </w:r>
      <w:bookmarkEnd w:id="1908"/>
    </w:p>
    <w:p w14:paraId="6B139C00" w14:textId="7F17598D" w:rsidR="004A33B1" w:rsidRDefault="004A33B1" w:rsidP="007D34CC">
      <w:pPr>
        <w:pStyle w:val="Heading4"/>
      </w:pPr>
      <w:r>
        <w:t>Email</w:t>
      </w:r>
      <w:r w:rsidR="002C2959">
        <w:t>T</w:t>
      </w:r>
      <w:r>
        <w:t>askCreated</w:t>
      </w:r>
    </w:p>
    <w:tbl>
      <w:tblPr>
        <w:tblW w:w="0" w:type="auto"/>
        <w:tblLook w:val="04A0" w:firstRow="1" w:lastRow="0" w:firstColumn="1" w:lastColumn="0" w:noHBand="0" w:noVBand="1"/>
      </w:tblPr>
      <w:tblGrid>
        <w:gridCol w:w="10296"/>
      </w:tblGrid>
      <w:tr w:rsidR="001B0CAD" w:rsidRPr="004A33B1" w14:paraId="3550FD9B" w14:textId="77777777" w:rsidTr="001B0CAD">
        <w:tc>
          <w:tcPr>
            <w:tcW w:w="10296" w:type="dxa"/>
          </w:tcPr>
          <w:p w14:paraId="46F8A082" w14:textId="77777777" w:rsidR="002C2959" w:rsidRPr="002C2959" w:rsidRDefault="002C2959" w:rsidP="002C2959">
            <w:pPr>
              <w:autoSpaceDE w:val="0"/>
              <w:autoSpaceDN w:val="0"/>
              <w:adjustRightInd w:val="0"/>
              <w:spacing w:line="360" w:lineRule="auto"/>
              <w:rPr>
                <w:rFonts w:ascii="Lucida Console" w:hAnsi="Lucida Console" w:cs="Lucida Console"/>
                <w:sz w:val="17"/>
                <w:szCs w:val="17"/>
                <w:lang w:eastAsia="ja-JP" w:bidi="ar-SA"/>
              </w:rPr>
            </w:pPr>
            <w:r w:rsidRPr="002C2959">
              <w:rPr>
                <w:rFonts w:ascii="Lucida Console" w:hAnsi="Lucida Console" w:cs="Lucida Console"/>
                <w:sz w:val="17"/>
                <w:szCs w:val="17"/>
                <w:lang w:eastAsia="ja-JP" w:bidi="ar-SA"/>
              </w:rPr>
              <w:t>&lt;EmailTaskCreated</w:t>
            </w:r>
          </w:p>
          <w:p w14:paraId="4B326E8C" w14:textId="77777777" w:rsidR="002C2959" w:rsidRPr="002C2959" w:rsidRDefault="002C2959" w:rsidP="002C2959">
            <w:pPr>
              <w:autoSpaceDE w:val="0"/>
              <w:autoSpaceDN w:val="0"/>
              <w:adjustRightInd w:val="0"/>
              <w:spacing w:line="360" w:lineRule="auto"/>
              <w:rPr>
                <w:rFonts w:ascii="Lucida Console" w:hAnsi="Lucida Console" w:cs="Lucida Console"/>
                <w:sz w:val="17"/>
                <w:szCs w:val="17"/>
                <w:lang w:eastAsia="ja-JP" w:bidi="ar-SA"/>
              </w:rPr>
            </w:pPr>
            <w:r w:rsidRPr="002C2959">
              <w:rPr>
                <w:rFonts w:ascii="Lucida Console" w:hAnsi="Lucida Console" w:cs="Lucida Console"/>
                <w:sz w:val="17"/>
                <w:szCs w:val="17"/>
                <w:lang w:eastAsia="ja-JP" w:bidi="ar-SA"/>
              </w:rPr>
              <w:t xml:space="preserve">    Destination = "MainInt"</w:t>
            </w:r>
          </w:p>
          <w:p w14:paraId="68C7CA19" w14:textId="77777777" w:rsidR="002C2959" w:rsidRPr="002C2959" w:rsidRDefault="002C2959" w:rsidP="002C2959">
            <w:pPr>
              <w:autoSpaceDE w:val="0"/>
              <w:autoSpaceDN w:val="0"/>
              <w:adjustRightInd w:val="0"/>
              <w:spacing w:line="360" w:lineRule="auto"/>
              <w:rPr>
                <w:rFonts w:ascii="Lucida Console" w:hAnsi="Lucida Console" w:cs="Lucida Console"/>
                <w:sz w:val="17"/>
                <w:szCs w:val="17"/>
                <w:lang w:eastAsia="ja-JP" w:bidi="ar-SA"/>
              </w:rPr>
            </w:pPr>
            <w:r w:rsidRPr="002C2959">
              <w:rPr>
                <w:rFonts w:ascii="Lucida Console" w:hAnsi="Lucida Console" w:cs="Lucida Console"/>
                <w:sz w:val="17"/>
                <w:szCs w:val="17"/>
                <w:lang w:eastAsia="ja-JP" w:bidi="ar-SA"/>
              </w:rPr>
              <w:t xml:space="preserve">    CreatedBy = "MUST"</w:t>
            </w:r>
          </w:p>
          <w:p w14:paraId="53A107BC" w14:textId="77777777" w:rsidR="002C2959" w:rsidRPr="002C2959" w:rsidRDefault="002C2959" w:rsidP="002C2959">
            <w:pPr>
              <w:autoSpaceDE w:val="0"/>
              <w:autoSpaceDN w:val="0"/>
              <w:adjustRightInd w:val="0"/>
              <w:spacing w:line="360" w:lineRule="auto"/>
              <w:rPr>
                <w:rFonts w:ascii="Lucida Console" w:hAnsi="Lucida Console" w:cs="Lucida Console"/>
                <w:sz w:val="17"/>
                <w:szCs w:val="17"/>
                <w:lang w:eastAsia="ja-JP" w:bidi="ar-SA"/>
              </w:rPr>
            </w:pPr>
            <w:r w:rsidRPr="002C2959">
              <w:rPr>
                <w:rFonts w:ascii="Lucida Console" w:hAnsi="Lucida Console" w:cs="Lucida Console"/>
                <w:sz w:val="17"/>
                <w:szCs w:val="17"/>
                <w:lang w:eastAsia="ja-JP" w:bidi="ar-SA"/>
              </w:rPr>
              <w:t xml:space="preserve">    MessageID = "101396480"&gt;</w:t>
            </w:r>
          </w:p>
          <w:p w14:paraId="63B28B4A" w14:textId="77777777" w:rsidR="002C2959" w:rsidRPr="002C2959" w:rsidRDefault="002C2959" w:rsidP="002C2959">
            <w:pPr>
              <w:autoSpaceDE w:val="0"/>
              <w:autoSpaceDN w:val="0"/>
              <w:adjustRightInd w:val="0"/>
              <w:spacing w:line="360" w:lineRule="auto"/>
              <w:rPr>
                <w:rFonts w:ascii="Lucida Console" w:hAnsi="Lucida Console" w:cs="Lucida Console"/>
                <w:sz w:val="17"/>
                <w:szCs w:val="17"/>
                <w:lang w:eastAsia="ja-JP" w:bidi="ar-SA"/>
              </w:rPr>
            </w:pPr>
            <w:r w:rsidRPr="002C2959">
              <w:rPr>
                <w:rFonts w:ascii="Lucida Console" w:hAnsi="Lucida Console" w:cs="Lucida Console"/>
                <w:sz w:val="17"/>
                <w:szCs w:val="17"/>
                <w:lang w:eastAsia="ja-JP" w:bidi="ar-SA"/>
              </w:rPr>
              <w:t xml:space="preserve">    &lt;Task&gt;</w:t>
            </w:r>
          </w:p>
          <w:p w14:paraId="53968779" w14:textId="70D2BF78" w:rsidR="002C2959" w:rsidRPr="002C2959" w:rsidRDefault="002C2959" w:rsidP="002C2959">
            <w:pPr>
              <w:autoSpaceDE w:val="0"/>
              <w:autoSpaceDN w:val="0"/>
              <w:adjustRightInd w:val="0"/>
              <w:spacing w:line="360" w:lineRule="auto"/>
              <w:rPr>
                <w:rFonts w:ascii="Lucida Console" w:hAnsi="Lucida Console" w:cs="Lucida Console"/>
                <w:sz w:val="17"/>
                <w:szCs w:val="17"/>
                <w:lang w:eastAsia="ja-JP" w:bidi="ar-SA"/>
              </w:rPr>
            </w:pPr>
            <w:r w:rsidRPr="002C2959">
              <w:rPr>
                <w:rFonts w:ascii="Lucida Console" w:hAnsi="Lucida Console" w:cs="Lucida Console"/>
                <w:sz w:val="17"/>
                <w:szCs w:val="17"/>
                <w:lang w:eastAsia="ja-JP" w:bidi="ar-SA"/>
              </w:rPr>
              <w:t xml:space="preserve">        </w:t>
            </w:r>
            <w:del w:id="1909" w:author="Duncan Hardie" w:date="2014-04-15T10:26:00Z">
              <w:r w:rsidRPr="002C2959" w:rsidDel="00AA61B2">
                <w:rPr>
                  <w:rFonts w:ascii="Lucida Console" w:hAnsi="Lucida Console" w:cs="Lucida Console"/>
                  <w:sz w:val="17"/>
                  <w:szCs w:val="17"/>
                  <w:lang w:eastAsia="ja-JP" w:bidi="ar-SA"/>
                </w:rPr>
                <w:delText>&lt;CallID&gt;</w:delText>
              </w:r>
            </w:del>
            <w:ins w:id="1910" w:author="Duncan Hardie" w:date="2014-04-15T10:26:00Z">
              <w:r w:rsidR="00AA61B2">
                <w:rPr>
                  <w:rFonts w:ascii="Lucida Console" w:hAnsi="Lucida Console" w:cs="Lucida Console"/>
                  <w:sz w:val="17"/>
                  <w:szCs w:val="17"/>
                  <w:lang w:eastAsia="ja-JP" w:bidi="ar-SA"/>
                </w:rPr>
                <w:t>&lt;CallID&gt;GB-</w:t>
              </w:r>
            </w:ins>
            <w:r w:rsidRPr="002C2959">
              <w:rPr>
                <w:rFonts w:ascii="Lucida Console" w:hAnsi="Lucida Console" w:cs="Lucida Console"/>
                <w:sz w:val="17"/>
                <w:szCs w:val="17"/>
                <w:lang w:eastAsia="ja-JP" w:bidi="ar-SA"/>
              </w:rPr>
              <w:t>A1234567</w:t>
            </w:r>
            <w:del w:id="1911" w:author="Duncan Hardie" w:date="2014-04-15T10:26:00Z">
              <w:r w:rsidRPr="002C2959" w:rsidDel="00AA61B2">
                <w:rPr>
                  <w:rFonts w:ascii="Lucida Console" w:hAnsi="Lucida Console" w:cs="Lucida Console"/>
                  <w:sz w:val="17"/>
                  <w:szCs w:val="17"/>
                  <w:lang w:eastAsia="ja-JP" w:bidi="ar-SA"/>
                </w:rPr>
                <w:delText>&lt;/CallID&gt;</w:delText>
              </w:r>
            </w:del>
            <w:ins w:id="1912" w:author="Duncan Hardie" w:date="2014-04-15T10:26:00Z">
              <w:r w:rsidR="00AA61B2">
                <w:rPr>
                  <w:rFonts w:ascii="Lucida Console" w:hAnsi="Lucida Console" w:cs="Lucida Console"/>
                  <w:sz w:val="17"/>
                  <w:szCs w:val="17"/>
                  <w:lang w:eastAsia="ja-JP" w:bidi="ar-SA"/>
                </w:rPr>
                <w:t>-1&lt;/CallID&gt;</w:t>
              </w:r>
            </w:ins>
          </w:p>
          <w:p w14:paraId="50D814E2" w14:textId="77777777" w:rsidR="002C2959" w:rsidRPr="002C2959" w:rsidRDefault="002C2959" w:rsidP="002C2959">
            <w:pPr>
              <w:autoSpaceDE w:val="0"/>
              <w:autoSpaceDN w:val="0"/>
              <w:adjustRightInd w:val="0"/>
              <w:spacing w:line="360" w:lineRule="auto"/>
              <w:rPr>
                <w:rFonts w:ascii="Lucida Console" w:hAnsi="Lucida Console" w:cs="Lucida Console"/>
                <w:sz w:val="17"/>
                <w:szCs w:val="17"/>
                <w:lang w:eastAsia="ja-JP" w:bidi="ar-SA"/>
              </w:rPr>
            </w:pPr>
            <w:r w:rsidRPr="002C2959">
              <w:rPr>
                <w:rFonts w:ascii="Lucida Console" w:hAnsi="Lucida Console" w:cs="Lucida Console"/>
                <w:sz w:val="17"/>
                <w:szCs w:val="17"/>
                <w:lang w:eastAsia="ja-JP" w:bidi="ar-SA"/>
              </w:rPr>
              <w:t xml:space="preserve">        &lt;ContactName&gt;&lt;/ContactName&gt;</w:t>
            </w:r>
          </w:p>
          <w:p w14:paraId="0CA5F979" w14:textId="77777777" w:rsidR="002C2959" w:rsidRPr="002C2959" w:rsidRDefault="002C2959" w:rsidP="002C2959">
            <w:pPr>
              <w:autoSpaceDE w:val="0"/>
              <w:autoSpaceDN w:val="0"/>
              <w:adjustRightInd w:val="0"/>
              <w:spacing w:line="360" w:lineRule="auto"/>
              <w:rPr>
                <w:rFonts w:ascii="Lucida Console" w:hAnsi="Lucida Console" w:cs="Lucida Console"/>
                <w:sz w:val="17"/>
                <w:szCs w:val="17"/>
                <w:lang w:eastAsia="ja-JP" w:bidi="ar-SA"/>
              </w:rPr>
            </w:pPr>
            <w:r w:rsidRPr="002C2959">
              <w:rPr>
                <w:rFonts w:ascii="Lucida Console" w:hAnsi="Lucida Console" w:cs="Lucida Console"/>
                <w:sz w:val="17"/>
                <w:szCs w:val="17"/>
                <w:lang w:eastAsia="ja-JP" w:bidi="ar-SA"/>
              </w:rPr>
              <w:t xml:space="preserve">        &lt;ContactPhoneNumber&gt;+447720449438&lt;/ContactPhoneNumber&gt;</w:t>
            </w:r>
          </w:p>
          <w:p w14:paraId="5660427D" w14:textId="77777777" w:rsidR="002C2959" w:rsidRPr="002C2959" w:rsidRDefault="002C2959" w:rsidP="002C2959">
            <w:pPr>
              <w:autoSpaceDE w:val="0"/>
              <w:autoSpaceDN w:val="0"/>
              <w:adjustRightInd w:val="0"/>
              <w:spacing w:line="360" w:lineRule="auto"/>
              <w:rPr>
                <w:rFonts w:ascii="Lucida Console" w:hAnsi="Lucida Console" w:cs="Lucida Console"/>
                <w:sz w:val="17"/>
                <w:szCs w:val="17"/>
                <w:lang w:eastAsia="ja-JP" w:bidi="ar-SA"/>
              </w:rPr>
            </w:pPr>
            <w:r w:rsidRPr="002C2959">
              <w:rPr>
                <w:rFonts w:ascii="Lucida Console" w:hAnsi="Lucida Console" w:cs="Lucida Console"/>
                <w:sz w:val="17"/>
                <w:szCs w:val="17"/>
                <w:lang w:eastAsia="ja-JP" w:bidi="ar-SA"/>
              </w:rPr>
              <w:t xml:space="preserve">        &lt;ContractOfferingFamily&gt;Gold&lt;/ContractOfferingFamily&gt;</w:t>
            </w:r>
          </w:p>
          <w:p w14:paraId="45E3A3B4" w14:textId="77777777" w:rsidR="002C2959" w:rsidRPr="002C2959" w:rsidRDefault="002C2959" w:rsidP="002C2959">
            <w:pPr>
              <w:autoSpaceDE w:val="0"/>
              <w:autoSpaceDN w:val="0"/>
              <w:adjustRightInd w:val="0"/>
              <w:spacing w:line="360" w:lineRule="auto"/>
              <w:rPr>
                <w:rFonts w:ascii="Lucida Console" w:hAnsi="Lucida Console" w:cs="Lucida Console"/>
                <w:sz w:val="17"/>
                <w:szCs w:val="17"/>
                <w:lang w:eastAsia="ja-JP" w:bidi="ar-SA"/>
              </w:rPr>
            </w:pPr>
            <w:r w:rsidRPr="002C2959">
              <w:rPr>
                <w:rFonts w:ascii="Lucida Console" w:hAnsi="Lucida Console" w:cs="Lucida Console"/>
                <w:sz w:val="17"/>
                <w:szCs w:val="17"/>
                <w:lang w:eastAsia="ja-JP" w:bidi="ar-SA"/>
              </w:rPr>
              <w:t xml:space="preserve">        &lt;Customer&gt;Cristina Hardie&lt;/Customer&gt;</w:t>
            </w:r>
          </w:p>
          <w:p w14:paraId="440DD31A" w14:textId="77777777" w:rsidR="00ED4752" w:rsidRPr="00101A94" w:rsidRDefault="002C2959" w:rsidP="00ED4752">
            <w:pPr>
              <w:autoSpaceDE w:val="0"/>
              <w:autoSpaceDN w:val="0"/>
              <w:adjustRightInd w:val="0"/>
              <w:spacing w:line="360" w:lineRule="auto"/>
              <w:rPr>
                <w:rFonts w:ascii="Lucida Console" w:hAnsi="Lucida Console" w:cs="Lucida Console"/>
                <w:sz w:val="17"/>
                <w:szCs w:val="17"/>
                <w:lang w:eastAsia="ja-JP" w:bidi="ar-SA"/>
              </w:rPr>
            </w:pPr>
            <w:r w:rsidRPr="002C2959">
              <w:rPr>
                <w:rFonts w:ascii="Lucida Console" w:hAnsi="Lucida Console" w:cs="Lucida Console"/>
                <w:sz w:val="17"/>
                <w:szCs w:val="17"/>
                <w:lang w:eastAsia="ja-JP" w:bidi="ar-SA"/>
              </w:rPr>
              <w:t xml:space="preserve">        &lt;MUSTJobNumber&gt;A1234567&lt;/MUSTJobNumber&gt;</w:t>
            </w:r>
          </w:p>
          <w:p w14:paraId="7ABA3A1F" w14:textId="25E95A86" w:rsidR="00ED4752" w:rsidRPr="00101A94" w:rsidRDefault="00ED4752" w:rsidP="00ED4752">
            <w:pPr>
              <w:autoSpaceDE w:val="0"/>
              <w:autoSpaceDN w:val="0"/>
              <w:adjustRightInd w:val="0"/>
              <w:spacing w:line="360" w:lineRule="auto"/>
              <w:rPr>
                <w:rFonts w:ascii="Lucida Console" w:hAnsi="Lucida Console" w:cs="Lucida Console"/>
                <w:sz w:val="17"/>
                <w:szCs w:val="17"/>
                <w:lang w:eastAsia="ja-JP" w:bidi="ar-SA"/>
              </w:rPr>
            </w:pPr>
            <w:r w:rsidRPr="00101A94">
              <w:rPr>
                <w:rFonts w:ascii="Lucida Console" w:hAnsi="Lucida Console" w:cs="Lucida Console"/>
                <w:sz w:val="17"/>
                <w:szCs w:val="17"/>
                <w:lang w:eastAsia="ja-JP" w:bidi="ar-SA"/>
              </w:rPr>
              <w:t xml:space="preserve">        &lt;CustomerEmail&gt;dhardie@gmail.com</w:t>
            </w:r>
            <w:r>
              <w:rPr>
                <w:rFonts w:ascii="Lucida Console" w:hAnsi="Lucida Console" w:cs="Lucida Console"/>
                <w:sz w:val="17"/>
                <w:szCs w:val="17"/>
                <w:lang w:eastAsia="ja-JP" w:bidi="ar-SA"/>
              </w:rPr>
              <w:t>&lt;/CustomerEmail&gt;</w:t>
            </w:r>
          </w:p>
          <w:p w14:paraId="70193246" w14:textId="0442907D" w:rsidR="002C2959" w:rsidRPr="002C2959" w:rsidRDefault="00ED4752">
            <w:pPr>
              <w:autoSpaceDE w:val="0"/>
              <w:autoSpaceDN w:val="0"/>
              <w:adjustRightInd w:val="0"/>
              <w:spacing w:line="360" w:lineRule="auto"/>
              <w:rPr>
                <w:rFonts w:ascii="Lucida Console" w:hAnsi="Lucida Console" w:cs="Lucida Console"/>
                <w:sz w:val="17"/>
                <w:szCs w:val="17"/>
                <w:lang w:eastAsia="ja-JP" w:bidi="ar-SA"/>
              </w:rPr>
            </w:pPr>
            <w:r w:rsidRPr="00101A94">
              <w:rPr>
                <w:rFonts w:ascii="Lucida Console" w:hAnsi="Lucida Console" w:cs="Lucida Console"/>
                <w:sz w:val="17"/>
                <w:szCs w:val="17"/>
                <w:lang w:eastAsia="ja-JP" w:bidi="ar-SA"/>
              </w:rPr>
              <w:t xml:space="preserve">        &lt;Number&gt;1&lt;/Number&gt;</w:t>
            </w:r>
          </w:p>
          <w:p w14:paraId="11AA8F35" w14:textId="77777777" w:rsidR="002C2959" w:rsidRPr="002C2959" w:rsidRDefault="002C2959" w:rsidP="002C2959">
            <w:pPr>
              <w:autoSpaceDE w:val="0"/>
              <w:autoSpaceDN w:val="0"/>
              <w:adjustRightInd w:val="0"/>
              <w:spacing w:line="360" w:lineRule="auto"/>
              <w:rPr>
                <w:rFonts w:ascii="Lucida Console" w:hAnsi="Lucida Console" w:cs="Lucida Console"/>
                <w:sz w:val="17"/>
                <w:szCs w:val="17"/>
                <w:lang w:eastAsia="ja-JP" w:bidi="ar-SA"/>
              </w:rPr>
            </w:pPr>
            <w:r w:rsidRPr="002C2959">
              <w:rPr>
                <w:rFonts w:ascii="Lucida Console" w:hAnsi="Lucida Console" w:cs="Lucida Console"/>
                <w:sz w:val="17"/>
                <w:szCs w:val="17"/>
                <w:lang w:eastAsia="ja-JP" w:bidi="ar-SA"/>
              </w:rPr>
              <w:t xml:space="preserve">    &lt;/Task&gt;</w:t>
            </w:r>
          </w:p>
          <w:p w14:paraId="6A64BA6E" w14:textId="100977D3" w:rsidR="001B0CAD" w:rsidRPr="007D34CC" w:rsidRDefault="002C2959" w:rsidP="002C2959">
            <w:pPr>
              <w:autoSpaceDE w:val="0"/>
              <w:autoSpaceDN w:val="0"/>
              <w:adjustRightInd w:val="0"/>
              <w:spacing w:line="360" w:lineRule="auto"/>
              <w:rPr>
                <w:rFonts w:ascii="Lucida Console" w:hAnsi="Lucida Console" w:cs="Lucida Console"/>
                <w:sz w:val="17"/>
                <w:szCs w:val="17"/>
                <w:lang w:eastAsia="ja-JP" w:bidi="ar-SA"/>
              </w:rPr>
            </w:pPr>
            <w:r w:rsidRPr="002C2959">
              <w:rPr>
                <w:rFonts w:ascii="Lucida Console" w:hAnsi="Lucida Console" w:cs="Lucida Console"/>
                <w:sz w:val="17"/>
                <w:szCs w:val="17"/>
                <w:lang w:eastAsia="ja-JP" w:bidi="ar-SA"/>
              </w:rPr>
              <w:t>&lt;/EmailTaskCreated&gt;</w:t>
            </w:r>
          </w:p>
        </w:tc>
      </w:tr>
    </w:tbl>
    <w:p w14:paraId="6EB3431A" w14:textId="77777777" w:rsidR="00602476" w:rsidRDefault="00602476" w:rsidP="00DB537E">
      <w:pPr>
        <w:autoSpaceDE w:val="0"/>
        <w:autoSpaceDN w:val="0"/>
        <w:adjustRightInd w:val="0"/>
        <w:spacing w:line="360" w:lineRule="auto"/>
        <w:rPr>
          <w:rFonts w:ascii="Segoe UI" w:hAnsi="Segoe UI" w:cs="Segoe UI"/>
          <w:sz w:val="18"/>
          <w:szCs w:val="18"/>
          <w:lang w:eastAsia="ja-JP"/>
        </w:rPr>
      </w:pPr>
    </w:p>
    <w:p w14:paraId="68F0EC88" w14:textId="77777777" w:rsidR="002C2959" w:rsidRDefault="002C2959" w:rsidP="002C2959">
      <w:pPr>
        <w:pStyle w:val="Heading4"/>
      </w:pPr>
      <w:r w:rsidRPr="00507DB3">
        <w:t>EmailTaskAppointmentTimeUpdate</w:t>
      </w:r>
    </w:p>
    <w:tbl>
      <w:tblPr>
        <w:tblW w:w="0" w:type="auto"/>
        <w:tblLook w:val="04A0" w:firstRow="1" w:lastRow="0" w:firstColumn="1" w:lastColumn="0" w:noHBand="0" w:noVBand="1"/>
      </w:tblPr>
      <w:tblGrid>
        <w:gridCol w:w="10296"/>
      </w:tblGrid>
      <w:tr w:rsidR="002C2959" w:rsidRPr="00CB584C" w14:paraId="0603068B" w14:textId="77777777" w:rsidTr="007D34CC">
        <w:tc>
          <w:tcPr>
            <w:tcW w:w="10296" w:type="dxa"/>
          </w:tcPr>
          <w:p w14:paraId="0E8EB5E2" w14:textId="77777777" w:rsidR="00101A94" w:rsidRPr="00101A94" w:rsidRDefault="00101A94" w:rsidP="00101A94">
            <w:pPr>
              <w:autoSpaceDE w:val="0"/>
              <w:autoSpaceDN w:val="0"/>
              <w:adjustRightInd w:val="0"/>
              <w:spacing w:line="360" w:lineRule="auto"/>
              <w:rPr>
                <w:rFonts w:ascii="Lucida Console" w:hAnsi="Lucida Console" w:cs="Lucida Console"/>
                <w:sz w:val="17"/>
                <w:szCs w:val="17"/>
                <w:lang w:eastAsia="ja-JP" w:bidi="ar-SA"/>
              </w:rPr>
            </w:pPr>
            <w:r w:rsidRPr="00101A94">
              <w:rPr>
                <w:rFonts w:ascii="Lucida Console" w:hAnsi="Lucida Console" w:cs="Lucida Console"/>
                <w:sz w:val="17"/>
                <w:szCs w:val="17"/>
                <w:lang w:eastAsia="ja-JP" w:bidi="ar-SA"/>
              </w:rPr>
              <w:t>&lt;EmailTaskAppointmentTimeUpdate</w:t>
            </w:r>
          </w:p>
          <w:p w14:paraId="13E44DEF" w14:textId="77777777" w:rsidR="00101A94" w:rsidRPr="00101A94" w:rsidRDefault="00101A94" w:rsidP="00101A94">
            <w:pPr>
              <w:autoSpaceDE w:val="0"/>
              <w:autoSpaceDN w:val="0"/>
              <w:adjustRightInd w:val="0"/>
              <w:spacing w:line="360" w:lineRule="auto"/>
              <w:rPr>
                <w:rFonts w:ascii="Lucida Console" w:hAnsi="Lucida Console" w:cs="Lucida Console"/>
                <w:sz w:val="17"/>
                <w:szCs w:val="17"/>
                <w:lang w:eastAsia="ja-JP" w:bidi="ar-SA"/>
              </w:rPr>
            </w:pPr>
            <w:r w:rsidRPr="00101A94">
              <w:rPr>
                <w:rFonts w:ascii="Lucida Console" w:hAnsi="Lucida Console" w:cs="Lucida Console"/>
                <w:sz w:val="17"/>
                <w:szCs w:val="17"/>
                <w:lang w:eastAsia="ja-JP" w:bidi="ar-SA"/>
              </w:rPr>
              <w:t xml:space="preserve">    Destination = "MainInt"</w:t>
            </w:r>
          </w:p>
          <w:p w14:paraId="388E9175" w14:textId="77777777" w:rsidR="00101A94" w:rsidRPr="00101A94" w:rsidRDefault="00101A94" w:rsidP="00101A94">
            <w:pPr>
              <w:autoSpaceDE w:val="0"/>
              <w:autoSpaceDN w:val="0"/>
              <w:adjustRightInd w:val="0"/>
              <w:spacing w:line="360" w:lineRule="auto"/>
              <w:rPr>
                <w:rFonts w:ascii="Lucida Console" w:hAnsi="Lucida Console" w:cs="Lucida Console"/>
                <w:sz w:val="17"/>
                <w:szCs w:val="17"/>
                <w:lang w:eastAsia="ja-JP" w:bidi="ar-SA"/>
              </w:rPr>
            </w:pPr>
            <w:r w:rsidRPr="00101A94">
              <w:rPr>
                <w:rFonts w:ascii="Lucida Console" w:hAnsi="Lucida Console" w:cs="Lucida Console"/>
                <w:sz w:val="17"/>
                <w:szCs w:val="17"/>
                <w:lang w:eastAsia="ja-JP" w:bidi="ar-SA"/>
              </w:rPr>
              <w:t xml:space="preserve">    CreatedBy = "CLICKSOFTWARE\Duncan.Hardie"</w:t>
            </w:r>
          </w:p>
          <w:p w14:paraId="506F01DB" w14:textId="77777777" w:rsidR="00101A94" w:rsidRPr="00101A94" w:rsidRDefault="00101A94" w:rsidP="00101A94">
            <w:pPr>
              <w:autoSpaceDE w:val="0"/>
              <w:autoSpaceDN w:val="0"/>
              <w:adjustRightInd w:val="0"/>
              <w:spacing w:line="360" w:lineRule="auto"/>
              <w:rPr>
                <w:rFonts w:ascii="Lucida Console" w:hAnsi="Lucida Console" w:cs="Lucida Console"/>
                <w:sz w:val="17"/>
                <w:szCs w:val="17"/>
                <w:lang w:eastAsia="ja-JP" w:bidi="ar-SA"/>
              </w:rPr>
            </w:pPr>
            <w:r w:rsidRPr="00101A94">
              <w:rPr>
                <w:rFonts w:ascii="Lucida Console" w:hAnsi="Lucida Console" w:cs="Lucida Console"/>
                <w:sz w:val="17"/>
                <w:szCs w:val="17"/>
                <w:lang w:eastAsia="ja-JP" w:bidi="ar-SA"/>
              </w:rPr>
              <w:t xml:space="preserve">    MessageID = "101396482"&gt;</w:t>
            </w:r>
          </w:p>
          <w:p w14:paraId="4DA70BEB" w14:textId="77777777" w:rsidR="00101A94" w:rsidRPr="00101A94" w:rsidRDefault="00101A94" w:rsidP="00101A94">
            <w:pPr>
              <w:autoSpaceDE w:val="0"/>
              <w:autoSpaceDN w:val="0"/>
              <w:adjustRightInd w:val="0"/>
              <w:spacing w:line="360" w:lineRule="auto"/>
              <w:rPr>
                <w:rFonts w:ascii="Lucida Console" w:hAnsi="Lucida Console" w:cs="Lucida Console"/>
                <w:sz w:val="17"/>
                <w:szCs w:val="17"/>
                <w:lang w:eastAsia="ja-JP" w:bidi="ar-SA"/>
              </w:rPr>
            </w:pPr>
            <w:r w:rsidRPr="00101A94">
              <w:rPr>
                <w:rFonts w:ascii="Lucida Console" w:hAnsi="Lucida Console" w:cs="Lucida Console"/>
                <w:sz w:val="17"/>
                <w:szCs w:val="17"/>
                <w:lang w:eastAsia="ja-JP" w:bidi="ar-SA"/>
              </w:rPr>
              <w:t xml:space="preserve">    &lt;Task&gt;</w:t>
            </w:r>
          </w:p>
          <w:p w14:paraId="1C811CA7" w14:textId="77777777" w:rsidR="00101A94" w:rsidRPr="00101A94" w:rsidRDefault="00101A94" w:rsidP="00101A94">
            <w:pPr>
              <w:autoSpaceDE w:val="0"/>
              <w:autoSpaceDN w:val="0"/>
              <w:adjustRightInd w:val="0"/>
              <w:spacing w:line="360" w:lineRule="auto"/>
              <w:rPr>
                <w:rFonts w:ascii="Lucida Console" w:hAnsi="Lucida Console" w:cs="Lucida Console"/>
                <w:sz w:val="17"/>
                <w:szCs w:val="17"/>
                <w:lang w:eastAsia="ja-JP" w:bidi="ar-SA"/>
              </w:rPr>
            </w:pPr>
            <w:r w:rsidRPr="00101A94">
              <w:rPr>
                <w:rFonts w:ascii="Lucida Console" w:hAnsi="Lucida Console" w:cs="Lucida Console"/>
                <w:sz w:val="17"/>
                <w:szCs w:val="17"/>
                <w:lang w:eastAsia="ja-JP" w:bidi="ar-SA"/>
              </w:rPr>
              <w:t xml:space="preserve">        &lt;AppointmentFinish&gt;2013-10-12T06:05:00&lt;/AppointmentFinish&gt;</w:t>
            </w:r>
          </w:p>
          <w:p w14:paraId="2034E3D3" w14:textId="77777777" w:rsidR="00101A94" w:rsidRPr="00101A94" w:rsidRDefault="00101A94" w:rsidP="00101A94">
            <w:pPr>
              <w:autoSpaceDE w:val="0"/>
              <w:autoSpaceDN w:val="0"/>
              <w:adjustRightInd w:val="0"/>
              <w:spacing w:line="360" w:lineRule="auto"/>
              <w:rPr>
                <w:rFonts w:ascii="Lucida Console" w:hAnsi="Lucida Console" w:cs="Lucida Console"/>
                <w:sz w:val="17"/>
                <w:szCs w:val="17"/>
                <w:lang w:eastAsia="ja-JP" w:bidi="ar-SA"/>
              </w:rPr>
            </w:pPr>
            <w:r w:rsidRPr="00101A94">
              <w:rPr>
                <w:rFonts w:ascii="Lucida Console" w:hAnsi="Lucida Console" w:cs="Lucida Console"/>
                <w:sz w:val="17"/>
                <w:szCs w:val="17"/>
                <w:lang w:eastAsia="ja-JP" w:bidi="ar-SA"/>
              </w:rPr>
              <w:t xml:space="preserve">        &lt;AppointmentStart&gt;2013-09-27T06:05:00&lt;/AppointmentStart&gt;</w:t>
            </w:r>
          </w:p>
          <w:p w14:paraId="2814CF20" w14:textId="60084E16" w:rsidR="00101A94" w:rsidRPr="00101A94" w:rsidRDefault="00101A94" w:rsidP="00101A94">
            <w:pPr>
              <w:autoSpaceDE w:val="0"/>
              <w:autoSpaceDN w:val="0"/>
              <w:adjustRightInd w:val="0"/>
              <w:spacing w:line="360" w:lineRule="auto"/>
              <w:rPr>
                <w:rFonts w:ascii="Lucida Console" w:hAnsi="Lucida Console" w:cs="Lucida Console"/>
                <w:sz w:val="17"/>
                <w:szCs w:val="17"/>
                <w:lang w:eastAsia="ja-JP" w:bidi="ar-SA"/>
              </w:rPr>
            </w:pPr>
            <w:r w:rsidRPr="00101A94">
              <w:rPr>
                <w:rFonts w:ascii="Lucida Console" w:hAnsi="Lucida Console" w:cs="Lucida Console"/>
                <w:sz w:val="17"/>
                <w:szCs w:val="17"/>
                <w:lang w:eastAsia="ja-JP" w:bidi="ar-SA"/>
              </w:rPr>
              <w:t xml:space="preserve">        </w:t>
            </w:r>
            <w:del w:id="1913" w:author="Duncan Hardie" w:date="2014-04-15T10:26:00Z">
              <w:r w:rsidRPr="00101A94" w:rsidDel="00AA61B2">
                <w:rPr>
                  <w:rFonts w:ascii="Lucida Console" w:hAnsi="Lucida Console" w:cs="Lucida Console"/>
                  <w:sz w:val="17"/>
                  <w:szCs w:val="17"/>
                  <w:lang w:eastAsia="ja-JP" w:bidi="ar-SA"/>
                </w:rPr>
                <w:delText>&lt;CallID&gt;</w:delText>
              </w:r>
            </w:del>
            <w:ins w:id="1914" w:author="Duncan Hardie" w:date="2014-04-15T10:26:00Z">
              <w:r w:rsidR="00AA61B2">
                <w:rPr>
                  <w:rFonts w:ascii="Lucida Console" w:hAnsi="Lucida Console" w:cs="Lucida Console"/>
                  <w:sz w:val="17"/>
                  <w:szCs w:val="17"/>
                  <w:lang w:eastAsia="ja-JP" w:bidi="ar-SA"/>
                </w:rPr>
                <w:t>&lt;CallID&gt;GB-</w:t>
              </w:r>
            </w:ins>
            <w:r w:rsidRPr="00101A94">
              <w:rPr>
                <w:rFonts w:ascii="Lucida Console" w:hAnsi="Lucida Console" w:cs="Lucida Console"/>
                <w:sz w:val="17"/>
                <w:szCs w:val="17"/>
                <w:lang w:eastAsia="ja-JP" w:bidi="ar-SA"/>
              </w:rPr>
              <w:t>A1234567</w:t>
            </w:r>
            <w:del w:id="1915" w:author="Duncan Hardie" w:date="2014-04-15T10:26:00Z">
              <w:r w:rsidRPr="00101A94" w:rsidDel="00AA61B2">
                <w:rPr>
                  <w:rFonts w:ascii="Lucida Console" w:hAnsi="Lucida Console" w:cs="Lucida Console"/>
                  <w:sz w:val="17"/>
                  <w:szCs w:val="17"/>
                  <w:lang w:eastAsia="ja-JP" w:bidi="ar-SA"/>
                </w:rPr>
                <w:delText>&lt;/CallID&gt;</w:delText>
              </w:r>
            </w:del>
            <w:ins w:id="1916" w:author="Duncan Hardie" w:date="2014-04-15T10:26:00Z">
              <w:r w:rsidR="00AA61B2">
                <w:rPr>
                  <w:rFonts w:ascii="Lucida Console" w:hAnsi="Lucida Console" w:cs="Lucida Console"/>
                  <w:sz w:val="17"/>
                  <w:szCs w:val="17"/>
                  <w:lang w:eastAsia="ja-JP" w:bidi="ar-SA"/>
                </w:rPr>
                <w:t>-1&lt;/CallID&gt;</w:t>
              </w:r>
            </w:ins>
          </w:p>
          <w:p w14:paraId="415ABE50" w14:textId="77777777" w:rsidR="00101A94" w:rsidRPr="00101A94" w:rsidRDefault="00101A94" w:rsidP="00101A94">
            <w:pPr>
              <w:autoSpaceDE w:val="0"/>
              <w:autoSpaceDN w:val="0"/>
              <w:adjustRightInd w:val="0"/>
              <w:spacing w:line="360" w:lineRule="auto"/>
              <w:rPr>
                <w:rFonts w:ascii="Lucida Console" w:hAnsi="Lucida Console" w:cs="Lucida Console"/>
                <w:sz w:val="17"/>
                <w:szCs w:val="17"/>
                <w:lang w:eastAsia="ja-JP" w:bidi="ar-SA"/>
              </w:rPr>
            </w:pPr>
            <w:r w:rsidRPr="00101A94">
              <w:rPr>
                <w:rFonts w:ascii="Lucida Console" w:hAnsi="Lucida Console" w:cs="Lucida Console"/>
                <w:sz w:val="17"/>
                <w:szCs w:val="17"/>
                <w:lang w:eastAsia="ja-JP" w:bidi="ar-SA"/>
              </w:rPr>
              <w:t xml:space="preserve">        &lt;ContactName&gt;&lt;/ContactName&gt;</w:t>
            </w:r>
          </w:p>
          <w:p w14:paraId="5143EC09" w14:textId="77777777" w:rsidR="00101A94" w:rsidRPr="00101A94" w:rsidRDefault="00101A94" w:rsidP="00101A94">
            <w:pPr>
              <w:autoSpaceDE w:val="0"/>
              <w:autoSpaceDN w:val="0"/>
              <w:adjustRightInd w:val="0"/>
              <w:spacing w:line="360" w:lineRule="auto"/>
              <w:rPr>
                <w:rFonts w:ascii="Lucida Console" w:hAnsi="Lucida Console" w:cs="Lucida Console"/>
                <w:sz w:val="17"/>
                <w:szCs w:val="17"/>
                <w:lang w:eastAsia="ja-JP" w:bidi="ar-SA"/>
              </w:rPr>
            </w:pPr>
            <w:r w:rsidRPr="00101A94">
              <w:rPr>
                <w:rFonts w:ascii="Lucida Console" w:hAnsi="Lucida Console" w:cs="Lucida Console"/>
                <w:sz w:val="17"/>
                <w:szCs w:val="17"/>
                <w:lang w:eastAsia="ja-JP" w:bidi="ar-SA"/>
              </w:rPr>
              <w:t xml:space="preserve">        &lt;ContactPhoneNumber&gt;+447720449438&lt;/ContactPhoneNumber&gt;</w:t>
            </w:r>
          </w:p>
          <w:p w14:paraId="35C30178" w14:textId="77777777" w:rsidR="00101A94" w:rsidRPr="00101A94" w:rsidRDefault="00101A94" w:rsidP="00101A94">
            <w:pPr>
              <w:autoSpaceDE w:val="0"/>
              <w:autoSpaceDN w:val="0"/>
              <w:adjustRightInd w:val="0"/>
              <w:spacing w:line="360" w:lineRule="auto"/>
              <w:rPr>
                <w:rFonts w:ascii="Lucida Console" w:hAnsi="Lucida Console" w:cs="Lucida Console"/>
                <w:sz w:val="17"/>
                <w:szCs w:val="17"/>
                <w:lang w:eastAsia="ja-JP" w:bidi="ar-SA"/>
              </w:rPr>
            </w:pPr>
            <w:r w:rsidRPr="00101A94">
              <w:rPr>
                <w:rFonts w:ascii="Lucida Console" w:hAnsi="Lucida Console" w:cs="Lucida Console"/>
                <w:sz w:val="17"/>
                <w:szCs w:val="17"/>
                <w:lang w:eastAsia="ja-JP" w:bidi="ar-SA"/>
              </w:rPr>
              <w:t xml:space="preserve">        &lt;ContractOfferingFamily&gt;Gold&lt;/ContractOfferingFamily&gt;</w:t>
            </w:r>
          </w:p>
          <w:p w14:paraId="151C1729" w14:textId="77777777" w:rsidR="00101A94" w:rsidRPr="00101A94" w:rsidRDefault="00101A94" w:rsidP="00101A94">
            <w:pPr>
              <w:autoSpaceDE w:val="0"/>
              <w:autoSpaceDN w:val="0"/>
              <w:adjustRightInd w:val="0"/>
              <w:spacing w:line="360" w:lineRule="auto"/>
              <w:rPr>
                <w:rFonts w:ascii="Lucida Console" w:hAnsi="Lucida Console" w:cs="Lucida Console"/>
                <w:sz w:val="17"/>
                <w:szCs w:val="17"/>
                <w:lang w:eastAsia="ja-JP" w:bidi="ar-SA"/>
              </w:rPr>
            </w:pPr>
            <w:r w:rsidRPr="00101A94">
              <w:rPr>
                <w:rFonts w:ascii="Lucida Console" w:hAnsi="Lucida Console" w:cs="Lucida Console"/>
                <w:sz w:val="17"/>
                <w:szCs w:val="17"/>
                <w:lang w:eastAsia="ja-JP" w:bidi="ar-SA"/>
              </w:rPr>
              <w:t xml:space="preserve">        &lt;CustomerEmail&gt;dhardie@gmail.com&lt;/CustomerEmail&gt;</w:t>
            </w:r>
          </w:p>
          <w:p w14:paraId="71B14D11" w14:textId="77777777" w:rsidR="00101A94" w:rsidRPr="00101A94" w:rsidRDefault="00101A94" w:rsidP="00101A94">
            <w:pPr>
              <w:autoSpaceDE w:val="0"/>
              <w:autoSpaceDN w:val="0"/>
              <w:adjustRightInd w:val="0"/>
              <w:spacing w:line="360" w:lineRule="auto"/>
              <w:rPr>
                <w:rFonts w:ascii="Lucida Console" w:hAnsi="Lucida Console" w:cs="Lucida Console"/>
                <w:sz w:val="17"/>
                <w:szCs w:val="17"/>
                <w:lang w:eastAsia="ja-JP" w:bidi="ar-SA"/>
              </w:rPr>
            </w:pPr>
            <w:r w:rsidRPr="00101A94">
              <w:rPr>
                <w:rFonts w:ascii="Lucida Console" w:hAnsi="Lucida Console" w:cs="Lucida Console"/>
                <w:sz w:val="17"/>
                <w:szCs w:val="17"/>
                <w:lang w:eastAsia="ja-JP" w:bidi="ar-SA"/>
              </w:rPr>
              <w:t xml:space="preserve">        &lt;CustomerExpectation&gt;The Customer Expectation&lt;/CustomerExpectation&gt;</w:t>
            </w:r>
          </w:p>
          <w:p w14:paraId="39E688D3" w14:textId="77777777" w:rsidR="00101A94" w:rsidRPr="00101A94" w:rsidRDefault="00101A94" w:rsidP="00101A94">
            <w:pPr>
              <w:autoSpaceDE w:val="0"/>
              <w:autoSpaceDN w:val="0"/>
              <w:adjustRightInd w:val="0"/>
              <w:spacing w:line="360" w:lineRule="auto"/>
              <w:rPr>
                <w:rFonts w:ascii="Lucida Console" w:hAnsi="Lucida Console" w:cs="Lucida Console"/>
                <w:sz w:val="17"/>
                <w:szCs w:val="17"/>
                <w:lang w:eastAsia="ja-JP" w:bidi="ar-SA"/>
              </w:rPr>
            </w:pPr>
            <w:r w:rsidRPr="00101A94">
              <w:rPr>
                <w:rFonts w:ascii="Lucida Console" w:hAnsi="Lucida Console" w:cs="Lucida Console"/>
                <w:sz w:val="17"/>
                <w:szCs w:val="17"/>
                <w:lang w:eastAsia="ja-JP" w:bidi="ar-SA"/>
              </w:rPr>
              <w:t xml:space="preserve">        &lt;MUSTJobNumber&gt;A1234567&lt;/MUSTJobNumber&gt;</w:t>
            </w:r>
          </w:p>
          <w:p w14:paraId="1CB9E47E" w14:textId="1DF1B059" w:rsidR="00753830" w:rsidRPr="00101A94" w:rsidRDefault="00101A94">
            <w:pPr>
              <w:autoSpaceDE w:val="0"/>
              <w:autoSpaceDN w:val="0"/>
              <w:adjustRightInd w:val="0"/>
              <w:spacing w:line="360" w:lineRule="auto"/>
              <w:rPr>
                <w:rFonts w:ascii="Lucida Console" w:hAnsi="Lucida Console" w:cs="Lucida Console"/>
                <w:sz w:val="17"/>
                <w:szCs w:val="17"/>
                <w:lang w:eastAsia="ja-JP" w:bidi="ar-SA"/>
              </w:rPr>
            </w:pPr>
            <w:r w:rsidRPr="00101A94">
              <w:rPr>
                <w:rFonts w:ascii="Lucida Console" w:hAnsi="Lucida Console" w:cs="Lucida Console"/>
                <w:sz w:val="17"/>
                <w:szCs w:val="17"/>
                <w:lang w:eastAsia="ja-JP" w:bidi="ar-SA"/>
              </w:rPr>
              <w:t xml:space="preserve">        &lt;Number&gt;1&lt;/Number&gt;</w:t>
            </w:r>
          </w:p>
          <w:p w14:paraId="5C07050C" w14:textId="77777777" w:rsidR="00753830" w:rsidRDefault="00101A94" w:rsidP="00753830">
            <w:pPr>
              <w:autoSpaceDE w:val="0"/>
              <w:autoSpaceDN w:val="0"/>
              <w:adjustRightInd w:val="0"/>
              <w:spacing w:line="360" w:lineRule="auto"/>
              <w:rPr>
                <w:rFonts w:ascii="Lucida Console" w:hAnsi="Lucida Console" w:cs="Lucida Console"/>
                <w:sz w:val="17"/>
                <w:szCs w:val="17"/>
                <w:lang w:eastAsia="ja-JP" w:bidi="ar-SA"/>
              </w:rPr>
            </w:pPr>
            <w:r w:rsidRPr="00101A94">
              <w:rPr>
                <w:rFonts w:ascii="Lucida Console" w:hAnsi="Lucida Console" w:cs="Lucida Console"/>
                <w:sz w:val="17"/>
                <w:szCs w:val="17"/>
                <w:lang w:eastAsia="ja-JP" w:bidi="ar-SA"/>
              </w:rPr>
              <w:t xml:space="preserve">    &lt;/Task&gt;</w:t>
            </w:r>
          </w:p>
          <w:p w14:paraId="13A788E0" w14:textId="476F8F00" w:rsidR="00101A94" w:rsidRPr="00101A94" w:rsidRDefault="00753830" w:rsidP="00101A94">
            <w:pPr>
              <w:autoSpaceDE w:val="0"/>
              <w:autoSpaceDN w:val="0"/>
              <w:adjustRightInd w:val="0"/>
              <w:spacing w:line="360" w:lineRule="auto"/>
              <w:rPr>
                <w:rFonts w:ascii="Lucida Console" w:hAnsi="Lucida Console" w:cs="Lucida Console"/>
                <w:sz w:val="17"/>
                <w:szCs w:val="17"/>
                <w:lang w:eastAsia="ja-JP" w:bidi="ar-SA"/>
              </w:rPr>
            </w:pPr>
            <w:r w:rsidRPr="00753830">
              <w:rPr>
                <w:rFonts w:ascii="Lucida Console" w:hAnsi="Lucida Console" w:cs="Lucida Console"/>
                <w:sz w:val="17"/>
                <w:szCs w:val="17"/>
                <w:lang w:eastAsia="ja-JP" w:bidi="ar-SA"/>
              </w:rPr>
              <w:t>&lt;Assignment&gt;&lt;Finish&gt;2013-12-02T14:00:00&lt;/Finish&gt;&lt;Start&gt;2013-12-02T13:30:00&lt;/Start&gt;&lt;/Assignment&gt;</w:t>
            </w:r>
          </w:p>
          <w:p w14:paraId="1D3AA8BB" w14:textId="77777777" w:rsidR="00101A94" w:rsidRPr="00101A94" w:rsidRDefault="00101A94" w:rsidP="00101A94">
            <w:pPr>
              <w:autoSpaceDE w:val="0"/>
              <w:autoSpaceDN w:val="0"/>
              <w:adjustRightInd w:val="0"/>
              <w:spacing w:line="360" w:lineRule="auto"/>
              <w:rPr>
                <w:rFonts w:ascii="Lucida Console" w:hAnsi="Lucida Console" w:cs="Lucida Console"/>
                <w:sz w:val="17"/>
                <w:szCs w:val="17"/>
                <w:lang w:eastAsia="ja-JP" w:bidi="ar-SA"/>
              </w:rPr>
            </w:pPr>
            <w:r w:rsidRPr="00101A94">
              <w:rPr>
                <w:rFonts w:ascii="Lucida Console" w:hAnsi="Lucida Console" w:cs="Lucida Console"/>
                <w:sz w:val="17"/>
                <w:szCs w:val="17"/>
                <w:lang w:eastAsia="ja-JP" w:bidi="ar-SA"/>
              </w:rPr>
              <w:t xml:space="preserve">    &lt;PrevTask&gt;</w:t>
            </w:r>
          </w:p>
          <w:p w14:paraId="6E67DFFA" w14:textId="77777777" w:rsidR="00101A94" w:rsidRPr="00101A94" w:rsidRDefault="00101A94" w:rsidP="00101A94">
            <w:pPr>
              <w:autoSpaceDE w:val="0"/>
              <w:autoSpaceDN w:val="0"/>
              <w:adjustRightInd w:val="0"/>
              <w:spacing w:line="360" w:lineRule="auto"/>
              <w:rPr>
                <w:rFonts w:ascii="Lucida Console" w:hAnsi="Lucida Console" w:cs="Lucida Console"/>
                <w:sz w:val="17"/>
                <w:szCs w:val="17"/>
                <w:lang w:eastAsia="ja-JP" w:bidi="ar-SA"/>
              </w:rPr>
            </w:pPr>
            <w:r w:rsidRPr="00101A94">
              <w:rPr>
                <w:rFonts w:ascii="Lucida Console" w:hAnsi="Lucida Console" w:cs="Lucida Console"/>
                <w:sz w:val="17"/>
                <w:szCs w:val="17"/>
                <w:lang w:eastAsia="ja-JP" w:bidi="ar-SA"/>
              </w:rPr>
              <w:t xml:space="preserve">        &lt;Task&gt;</w:t>
            </w:r>
          </w:p>
          <w:p w14:paraId="2208760E" w14:textId="77777777" w:rsidR="00101A94" w:rsidRPr="00101A94" w:rsidRDefault="00101A94" w:rsidP="00101A94">
            <w:pPr>
              <w:autoSpaceDE w:val="0"/>
              <w:autoSpaceDN w:val="0"/>
              <w:adjustRightInd w:val="0"/>
              <w:spacing w:line="360" w:lineRule="auto"/>
              <w:rPr>
                <w:rFonts w:ascii="Lucida Console" w:hAnsi="Lucida Console" w:cs="Lucida Console"/>
                <w:sz w:val="17"/>
                <w:szCs w:val="17"/>
                <w:lang w:eastAsia="ja-JP" w:bidi="ar-SA"/>
              </w:rPr>
            </w:pPr>
            <w:r w:rsidRPr="00101A94">
              <w:rPr>
                <w:rFonts w:ascii="Lucida Console" w:hAnsi="Lucida Console" w:cs="Lucida Console"/>
                <w:sz w:val="17"/>
                <w:szCs w:val="17"/>
                <w:lang w:eastAsia="ja-JP" w:bidi="ar-SA"/>
              </w:rPr>
              <w:t xml:space="preserve">            &lt;AppointmentFinish&gt;2013-10-12T06:05:12&lt;/AppointmentFinish&gt;</w:t>
            </w:r>
          </w:p>
          <w:p w14:paraId="39A5B0B5" w14:textId="77777777" w:rsidR="00101A94" w:rsidRPr="00101A94" w:rsidRDefault="00101A94" w:rsidP="00101A94">
            <w:pPr>
              <w:autoSpaceDE w:val="0"/>
              <w:autoSpaceDN w:val="0"/>
              <w:adjustRightInd w:val="0"/>
              <w:spacing w:line="360" w:lineRule="auto"/>
              <w:rPr>
                <w:rFonts w:ascii="Lucida Console" w:hAnsi="Lucida Console" w:cs="Lucida Console"/>
                <w:sz w:val="17"/>
                <w:szCs w:val="17"/>
                <w:lang w:eastAsia="ja-JP" w:bidi="ar-SA"/>
              </w:rPr>
            </w:pPr>
            <w:r w:rsidRPr="00101A94">
              <w:rPr>
                <w:rFonts w:ascii="Lucida Console" w:hAnsi="Lucida Console" w:cs="Lucida Console"/>
                <w:sz w:val="17"/>
                <w:szCs w:val="17"/>
                <w:lang w:eastAsia="ja-JP" w:bidi="ar-SA"/>
              </w:rPr>
              <w:t xml:space="preserve">            &lt;AppointmentStart&gt;2013-09-27T06:05:12&lt;/AppointmentStart&gt;</w:t>
            </w:r>
          </w:p>
          <w:p w14:paraId="2478DD62" w14:textId="77777777" w:rsidR="00101A94" w:rsidRPr="00101A94" w:rsidRDefault="00101A94" w:rsidP="00101A94">
            <w:pPr>
              <w:autoSpaceDE w:val="0"/>
              <w:autoSpaceDN w:val="0"/>
              <w:adjustRightInd w:val="0"/>
              <w:spacing w:line="360" w:lineRule="auto"/>
              <w:rPr>
                <w:rFonts w:ascii="Lucida Console" w:hAnsi="Lucida Console" w:cs="Lucida Console"/>
                <w:sz w:val="17"/>
                <w:szCs w:val="17"/>
                <w:lang w:eastAsia="ja-JP" w:bidi="ar-SA"/>
              </w:rPr>
            </w:pPr>
            <w:r w:rsidRPr="00101A94">
              <w:rPr>
                <w:rFonts w:ascii="Lucida Console" w:hAnsi="Lucida Console" w:cs="Lucida Console"/>
                <w:sz w:val="17"/>
                <w:szCs w:val="17"/>
                <w:lang w:eastAsia="ja-JP" w:bidi="ar-SA"/>
              </w:rPr>
              <w:t xml:space="preserve">        &lt;/Task&gt;</w:t>
            </w:r>
          </w:p>
          <w:p w14:paraId="4BD1B2F8" w14:textId="77777777" w:rsidR="00101A94" w:rsidRPr="00101A94" w:rsidRDefault="00101A94" w:rsidP="00101A94">
            <w:pPr>
              <w:autoSpaceDE w:val="0"/>
              <w:autoSpaceDN w:val="0"/>
              <w:adjustRightInd w:val="0"/>
              <w:spacing w:line="360" w:lineRule="auto"/>
              <w:rPr>
                <w:rFonts w:ascii="Lucida Console" w:hAnsi="Lucida Console" w:cs="Lucida Console"/>
                <w:sz w:val="17"/>
                <w:szCs w:val="17"/>
                <w:lang w:eastAsia="ja-JP" w:bidi="ar-SA"/>
              </w:rPr>
            </w:pPr>
            <w:r w:rsidRPr="00101A94">
              <w:rPr>
                <w:rFonts w:ascii="Lucida Console" w:hAnsi="Lucida Console" w:cs="Lucida Console"/>
                <w:sz w:val="17"/>
                <w:szCs w:val="17"/>
                <w:lang w:eastAsia="ja-JP" w:bidi="ar-SA"/>
              </w:rPr>
              <w:t xml:space="preserve">    &lt;/PrevTask&gt;</w:t>
            </w:r>
          </w:p>
          <w:p w14:paraId="69A8A65C" w14:textId="46CBC10A" w:rsidR="002C2959" w:rsidRPr="00CB584C" w:rsidRDefault="00101A94" w:rsidP="00101A94">
            <w:pPr>
              <w:autoSpaceDE w:val="0"/>
              <w:autoSpaceDN w:val="0"/>
              <w:adjustRightInd w:val="0"/>
              <w:spacing w:line="360" w:lineRule="auto"/>
              <w:rPr>
                <w:rFonts w:ascii="Lucida Console" w:hAnsi="Lucida Console" w:cs="Lucida Console"/>
                <w:sz w:val="17"/>
                <w:szCs w:val="17"/>
                <w:lang w:eastAsia="ja-JP" w:bidi="ar-SA"/>
              </w:rPr>
            </w:pPr>
            <w:r w:rsidRPr="00101A94">
              <w:rPr>
                <w:rFonts w:ascii="Lucida Console" w:hAnsi="Lucida Console" w:cs="Lucida Console"/>
                <w:sz w:val="17"/>
                <w:szCs w:val="17"/>
                <w:lang w:eastAsia="ja-JP" w:bidi="ar-SA"/>
              </w:rPr>
              <w:t>&lt;/EmailTaskAppointmentTimeUpdate&gt;</w:t>
            </w:r>
          </w:p>
        </w:tc>
      </w:tr>
    </w:tbl>
    <w:p w14:paraId="4A8F43B4" w14:textId="310B3CFA" w:rsidR="002C2959" w:rsidRDefault="00101A94" w:rsidP="007D34CC">
      <w:pPr>
        <w:pStyle w:val="Heading4"/>
      </w:pPr>
      <w:bookmarkStart w:id="1917" w:name="_Ref370915366"/>
      <w:r>
        <w:t>EmailTaskEnRoute</w:t>
      </w:r>
      <w:bookmarkEnd w:id="1917"/>
    </w:p>
    <w:tbl>
      <w:tblPr>
        <w:tblW w:w="0" w:type="auto"/>
        <w:tblLook w:val="04A0" w:firstRow="1" w:lastRow="0" w:firstColumn="1" w:lastColumn="0" w:noHBand="0" w:noVBand="1"/>
      </w:tblPr>
      <w:tblGrid>
        <w:gridCol w:w="10296"/>
      </w:tblGrid>
      <w:tr w:rsidR="0084385F" w:rsidRPr="0084385F" w14:paraId="03E11507" w14:textId="77777777" w:rsidTr="0084385F">
        <w:tc>
          <w:tcPr>
            <w:tcW w:w="10296" w:type="dxa"/>
          </w:tcPr>
          <w:p w14:paraId="47F8A7DC" w14:textId="77777777" w:rsidR="0084385F" w:rsidRPr="007D34CC" w:rsidRDefault="0084385F" w:rsidP="007D34CC">
            <w:pPr>
              <w:autoSpaceDE w:val="0"/>
              <w:autoSpaceDN w:val="0"/>
              <w:adjustRightInd w:val="0"/>
              <w:spacing w:line="360" w:lineRule="auto"/>
              <w:rPr>
                <w:rFonts w:ascii="Lucida Console" w:hAnsi="Lucida Console" w:cs="Lucida Console"/>
                <w:sz w:val="17"/>
                <w:szCs w:val="17"/>
                <w:lang w:eastAsia="ja-JP"/>
              </w:rPr>
            </w:pPr>
            <w:r w:rsidRPr="007D34CC">
              <w:rPr>
                <w:rFonts w:ascii="Lucida Console" w:hAnsi="Lucida Console" w:cs="Lucida Console"/>
                <w:sz w:val="17"/>
                <w:szCs w:val="17"/>
                <w:lang w:eastAsia="ja-JP" w:bidi="ar-SA"/>
              </w:rPr>
              <w:t>&lt;EmailTaskEnRoute</w:t>
            </w:r>
          </w:p>
          <w:p w14:paraId="294C7E30" w14:textId="77777777" w:rsidR="0084385F" w:rsidRPr="007D34CC" w:rsidRDefault="0084385F" w:rsidP="007D34CC">
            <w:pPr>
              <w:autoSpaceDE w:val="0"/>
              <w:autoSpaceDN w:val="0"/>
              <w:adjustRightInd w:val="0"/>
              <w:spacing w:line="360" w:lineRule="auto"/>
              <w:rPr>
                <w:rFonts w:ascii="Lucida Console" w:hAnsi="Lucida Console" w:cs="Lucida Console"/>
                <w:sz w:val="17"/>
                <w:szCs w:val="17"/>
                <w:lang w:eastAsia="ja-JP"/>
              </w:rPr>
            </w:pPr>
            <w:r w:rsidRPr="007D34CC">
              <w:rPr>
                <w:rFonts w:ascii="Lucida Console" w:hAnsi="Lucida Console" w:cs="Lucida Console"/>
                <w:sz w:val="17"/>
                <w:szCs w:val="17"/>
                <w:lang w:eastAsia="ja-JP" w:bidi="ar-SA"/>
              </w:rPr>
              <w:t xml:space="preserve">    Destination = "MainInt"</w:t>
            </w:r>
          </w:p>
          <w:p w14:paraId="7691B40D" w14:textId="77777777" w:rsidR="0084385F" w:rsidRPr="007D34CC" w:rsidRDefault="0084385F" w:rsidP="007D34CC">
            <w:pPr>
              <w:autoSpaceDE w:val="0"/>
              <w:autoSpaceDN w:val="0"/>
              <w:adjustRightInd w:val="0"/>
              <w:spacing w:line="360" w:lineRule="auto"/>
              <w:rPr>
                <w:rFonts w:ascii="Lucida Console" w:hAnsi="Lucida Console" w:cs="Lucida Console"/>
                <w:sz w:val="17"/>
                <w:szCs w:val="17"/>
                <w:lang w:eastAsia="ja-JP"/>
              </w:rPr>
            </w:pPr>
            <w:r w:rsidRPr="007D34CC">
              <w:rPr>
                <w:rFonts w:ascii="Lucida Console" w:hAnsi="Lucida Console" w:cs="Lucida Console"/>
                <w:sz w:val="17"/>
                <w:szCs w:val="17"/>
                <w:lang w:eastAsia="ja-JP" w:bidi="ar-SA"/>
              </w:rPr>
              <w:t xml:space="preserve">    CreatedBy = "CLICKSOFTWARE\Duncan.Hardie"</w:t>
            </w:r>
          </w:p>
          <w:p w14:paraId="4EB554E7" w14:textId="77777777" w:rsidR="0084385F" w:rsidRPr="007D34CC" w:rsidRDefault="0084385F" w:rsidP="007D34CC">
            <w:pPr>
              <w:autoSpaceDE w:val="0"/>
              <w:autoSpaceDN w:val="0"/>
              <w:adjustRightInd w:val="0"/>
              <w:spacing w:line="360" w:lineRule="auto"/>
              <w:rPr>
                <w:rFonts w:ascii="Lucida Console" w:hAnsi="Lucida Console" w:cs="Lucida Console"/>
                <w:sz w:val="17"/>
                <w:szCs w:val="17"/>
                <w:lang w:eastAsia="ja-JP"/>
              </w:rPr>
            </w:pPr>
            <w:r w:rsidRPr="007D34CC">
              <w:rPr>
                <w:rFonts w:ascii="Lucida Console" w:hAnsi="Lucida Console" w:cs="Lucida Console"/>
                <w:sz w:val="17"/>
                <w:szCs w:val="17"/>
                <w:lang w:eastAsia="ja-JP" w:bidi="ar-SA"/>
              </w:rPr>
              <w:t xml:space="preserve">    MessageID = "101396484"&gt;</w:t>
            </w:r>
          </w:p>
          <w:p w14:paraId="1D86F744" w14:textId="77777777" w:rsidR="0084385F" w:rsidRPr="007D34CC" w:rsidRDefault="0084385F" w:rsidP="007D34CC">
            <w:pPr>
              <w:autoSpaceDE w:val="0"/>
              <w:autoSpaceDN w:val="0"/>
              <w:adjustRightInd w:val="0"/>
              <w:spacing w:line="360" w:lineRule="auto"/>
              <w:rPr>
                <w:rFonts w:ascii="Lucida Console" w:hAnsi="Lucida Console" w:cs="Lucida Console"/>
                <w:sz w:val="17"/>
                <w:szCs w:val="17"/>
                <w:lang w:eastAsia="ja-JP"/>
              </w:rPr>
            </w:pPr>
            <w:r w:rsidRPr="007D34CC">
              <w:rPr>
                <w:rFonts w:ascii="Lucida Console" w:hAnsi="Lucida Console" w:cs="Lucida Console"/>
                <w:sz w:val="17"/>
                <w:szCs w:val="17"/>
                <w:lang w:eastAsia="ja-JP" w:bidi="ar-SA"/>
              </w:rPr>
              <w:t xml:space="preserve">    &lt;Task&gt;</w:t>
            </w:r>
          </w:p>
          <w:p w14:paraId="5DC89AE8" w14:textId="77777777" w:rsidR="0084385F" w:rsidRPr="007D34CC" w:rsidRDefault="0084385F" w:rsidP="007D34CC">
            <w:pPr>
              <w:autoSpaceDE w:val="0"/>
              <w:autoSpaceDN w:val="0"/>
              <w:adjustRightInd w:val="0"/>
              <w:spacing w:line="360" w:lineRule="auto"/>
              <w:rPr>
                <w:rFonts w:ascii="Lucida Console" w:hAnsi="Lucida Console" w:cs="Lucida Console"/>
                <w:sz w:val="17"/>
                <w:szCs w:val="17"/>
                <w:lang w:eastAsia="ja-JP"/>
              </w:rPr>
            </w:pPr>
            <w:r w:rsidRPr="007D34CC">
              <w:rPr>
                <w:rFonts w:ascii="Lucida Console" w:hAnsi="Lucida Console" w:cs="Lucida Console"/>
                <w:sz w:val="17"/>
                <w:szCs w:val="17"/>
                <w:lang w:eastAsia="ja-JP" w:bidi="ar-SA"/>
              </w:rPr>
              <w:t xml:space="preserve">        &lt;AppointmentFinish&gt;2013-10-12T06:05:00&lt;/AppointmentFinish&gt;</w:t>
            </w:r>
          </w:p>
          <w:p w14:paraId="73EBA0C0" w14:textId="77777777" w:rsidR="0084385F" w:rsidRPr="007D34CC" w:rsidRDefault="0084385F" w:rsidP="007D34CC">
            <w:pPr>
              <w:autoSpaceDE w:val="0"/>
              <w:autoSpaceDN w:val="0"/>
              <w:adjustRightInd w:val="0"/>
              <w:spacing w:line="360" w:lineRule="auto"/>
              <w:rPr>
                <w:rFonts w:ascii="Lucida Console" w:hAnsi="Lucida Console" w:cs="Lucida Console"/>
                <w:sz w:val="17"/>
                <w:szCs w:val="17"/>
                <w:lang w:eastAsia="ja-JP"/>
              </w:rPr>
            </w:pPr>
            <w:r w:rsidRPr="007D34CC">
              <w:rPr>
                <w:rFonts w:ascii="Lucida Console" w:hAnsi="Lucida Console" w:cs="Lucida Console"/>
                <w:sz w:val="17"/>
                <w:szCs w:val="17"/>
                <w:lang w:eastAsia="ja-JP" w:bidi="ar-SA"/>
              </w:rPr>
              <w:t xml:space="preserve">        &lt;AppointmentStart&gt;2013-09-27T06:05:00&lt;/AppointmentStart&gt;</w:t>
            </w:r>
          </w:p>
          <w:p w14:paraId="3182EA39" w14:textId="39A8869F" w:rsidR="0084385F" w:rsidRPr="007D34CC" w:rsidRDefault="0084385F" w:rsidP="007D34CC">
            <w:pPr>
              <w:autoSpaceDE w:val="0"/>
              <w:autoSpaceDN w:val="0"/>
              <w:adjustRightInd w:val="0"/>
              <w:spacing w:line="360" w:lineRule="auto"/>
              <w:rPr>
                <w:rFonts w:ascii="Lucida Console" w:hAnsi="Lucida Console" w:cs="Lucida Console"/>
                <w:sz w:val="17"/>
                <w:szCs w:val="17"/>
                <w:lang w:eastAsia="ja-JP"/>
              </w:rPr>
            </w:pPr>
            <w:r w:rsidRPr="007D34CC">
              <w:rPr>
                <w:rFonts w:ascii="Lucida Console" w:hAnsi="Lucida Console" w:cs="Lucida Console"/>
                <w:sz w:val="17"/>
                <w:szCs w:val="17"/>
                <w:lang w:eastAsia="ja-JP" w:bidi="ar-SA"/>
              </w:rPr>
              <w:t xml:space="preserve">        </w:t>
            </w:r>
            <w:del w:id="1918" w:author="Duncan Hardie" w:date="2014-04-15T10:26:00Z">
              <w:r w:rsidRPr="007D34CC" w:rsidDel="00AA61B2">
                <w:rPr>
                  <w:rFonts w:ascii="Lucida Console" w:hAnsi="Lucida Console" w:cs="Lucida Console"/>
                  <w:sz w:val="17"/>
                  <w:szCs w:val="17"/>
                  <w:lang w:eastAsia="ja-JP" w:bidi="ar-SA"/>
                </w:rPr>
                <w:delText>&lt;CallID&gt;</w:delText>
              </w:r>
            </w:del>
            <w:ins w:id="1919" w:author="Duncan Hardie" w:date="2014-04-15T10:26:00Z">
              <w:r w:rsidR="00AA61B2">
                <w:rPr>
                  <w:rFonts w:ascii="Lucida Console" w:hAnsi="Lucida Console" w:cs="Lucida Console"/>
                  <w:sz w:val="17"/>
                  <w:szCs w:val="17"/>
                  <w:lang w:eastAsia="ja-JP" w:bidi="ar-SA"/>
                </w:rPr>
                <w:t>&lt;CallID&gt;GB-</w:t>
              </w:r>
            </w:ins>
            <w:r w:rsidRPr="007D34CC">
              <w:rPr>
                <w:rFonts w:ascii="Lucida Console" w:hAnsi="Lucida Console" w:cs="Lucida Console"/>
                <w:sz w:val="17"/>
                <w:szCs w:val="17"/>
                <w:lang w:eastAsia="ja-JP" w:bidi="ar-SA"/>
              </w:rPr>
              <w:t>A1234567</w:t>
            </w:r>
            <w:del w:id="1920" w:author="Duncan Hardie" w:date="2014-04-15T10:26:00Z">
              <w:r w:rsidRPr="007D34CC" w:rsidDel="00AA61B2">
                <w:rPr>
                  <w:rFonts w:ascii="Lucida Console" w:hAnsi="Lucida Console" w:cs="Lucida Console"/>
                  <w:sz w:val="17"/>
                  <w:szCs w:val="17"/>
                  <w:lang w:eastAsia="ja-JP" w:bidi="ar-SA"/>
                </w:rPr>
                <w:delText>&lt;/CallID&gt;</w:delText>
              </w:r>
            </w:del>
            <w:ins w:id="1921" w:author="Duncan Hardie" w:date="2014-04-15T10:26:00Z">
              <w:r w:rsidR="00AA61B2">
                <w:rPr>
                  <w:rFonts w:ascii="Lucida Console" w:hAnsi="Lucida Console" w:cs="Lucida Console"/>
                  <w:sz w:val="17"/>
                  <w:szCs w:val="17"/>
                  <w:lang w:eastAsia="ja-JP" w:bidi="ar-SA"/>
                </w:rPr>
                <w:t>-1&lt;/CallID&gt;</w:t>
              </w:r>
            </w:ins>
          </w:p>
          <w:p w14:paraId="06606BF2" w14:textId="77777777" w:rsidR="0084385F" w:rsidRPr="007D34CC" w:rsidRDefault="0084385F" w:rsidP="007D34CC">
            <w:pPr>
              <w:autoSpaceDE w:val="0"/>
              <w:autoSpaceDN w:val="0"/>
              <w:adjustRightInd w:val="0"/>
              <w:spacing w:line="360" w:lineRule="auto"/>
              <w:rPr>
                <w:rFonts w:ascii="Lucida Console" w:hAnsi="Lucida Console" w:cs="Lucida Console"/>
                <w:sz w:val="17"/>
                <w:szCs w:val="17"/>
                <w:lang w:eastAsia="ja-JP"/>
              </w:rPr>
            </w:pPr>
            <w:r w:rsidRPr="007D34CC">
              <w:rPr>
                <w:rFonts w:ascii="Lucida Console" w:hAnsi="Lucida Console" w:cs="Lucida Console"/>
                <w:sz w:val="17"/>
                <w:szCs w:val="17"/>
                <w:lang w:eastAsia="ja-JP" w:bidi="ar-SA"/>
              </w:rPr>
              <w:t xml:space="preserve">        &lt;ContactName&gt;&lt;/ContactName&gt;</w:t>
            </w:r>
          </w:p>
          <w:p w14:paraId="3C19D138" w14:textId="77777777" w:rsidR="0084385F" w:rsidRPr="007D34CC" w:rsidRDefault="0084385F" w:rsidP="007D34CC">
            <w:pPr>
              <w:autoSpaceDE w:val="0"/>
              <w:autoSpaceDN w:val="0"/>
              <w:adjustRightInd w:val="0"/>
              <w:spacing w:line="360" w:lineRule="auto"/>
              <w:rPr>
                <w:rFonts w:ascii="Lucida Console" w:hAnsi="Lucida Console" w:cs="Lucida Console"/>
                <w:sz w:val="17"/>
                <w:szCs w:val="17"/>
                <w:lang w:eastAsia="ja-JP"/>
              </w:rPr>
            </w:pPr>
            <w:r w:rsidRPr="007D34CC">
              <w:rPr>
                <w:rFonts w:ascii="Lucida Console" w:hAnsi="Lucida Console" w:cs="Lucida Console"/>
                <w:sz w:val="17"/>
                <w:szCs w:val="17"/>
                <w:lang w:eastAsia="ja-JP" w:bidi="ar-SA"/>
              </w:rPr>
              <w:t xml:space="preserve">        &lt;ContactPhoneNumber&gt;+447720449438&lt;/ContactPhoneNumber&gt;</w:t>
            </w:r>
          </w:p>
          <w:p w14:paraId="457C34EC" w14:textId="77777777" w:rsidR="0084385F" w:rsidRPr="007D34CC" w:rsidRDefault="0084385F" w:rsidP="007D34CC">
            <w:pPr>
              <w:autoSpaceDE w:val="0"/>
              <w:autoSpaceDN w:val="0"/>
              <w:adjustRightInd w:val="0"/>
              <w:spacing w:line="360" w:lineRule="auto"/>
              <w:rPr>
                <w:rFonts w:ascii="Lucida Console" w:hAnsi="Lucida Console" w:cs="Lucida Console"/>
                <w:sz w:val="17"/>
                <w:szCs w:val="17"/>
                <w:lang w:eastAsia="ja-JP"/>
              </w:rPr>
            </w:pPr>
            <w:r w:rsidRPr="007D34CC">
              <w:rPr>
                <w:rFonts w:ascii="Lucida Console" w:hAnsi="Lucida Console" w:cs="Lucida Console"/>
                <w:sz w:val="17"/>
                <w:szCs w:val="17"/>
                <w:lang w:eastAsia="ja-JP" w:bidi="ar-SA"/>
              </w:rPr>
              <w:t xml:space="preserve">        &lt;ContractOfferingFamily&gt;Gold&lt;/ContractOfferingFamily&gt;</w:t>
            </w:r>
          </w:p>
          <w:p w14:paraId="49072AEF" w14:textId="77777777" w:rsidR="0084385F" w:rsidRPr="007D34CC" w:rsidRDefault="0084385F" w:rsidP="007D34CC">
            <w:pPr>
              <w:autoSpaceDE w:val="0"/>
              <w:autoSpaceDN w:val="0"/>
              <w:adjustRightInd w:val="0"/>
              <w:spacing w:line="360" w:lineRule="auto"/>
              <w:rPr>
                <w:rFonts w:ascii="Lucida Console" w:hAnsi="Lucida Console" w:cs="Lucida Console"/>
                <w:sz w:val="17"/>
                <w:szCs w:val="17"/>
                <w:lang w:eastAsia="ja-JP"/>
              </w:rPr>
            </w:pPr>
            <w:r w:rsidRPr="007D34CC">
              <w:rPr>
                <w:rFonts w:ascii="Lucida Console" w:hAnsi="Lucida Console" w:cs="Lucida Console"/>
                <w:sz w:val="17"/>
                <w:szCs w:val="17"/>
                <w:lang w:eastAsia="ja-JP" w:bidi="ar-SA"/>
              </w:rPr>
              <w:t xml:space="preserve">        &lt;CustomerEmail&gt;dhardie@gmail.com&lt;/CustomerEmail&gt;</w:t>
            </w:r>
          </w:p>
          <w:p w14:paraId="3306ED90" w14:textId="77777777" w:rsidR="0084385F" w:rsidRPr="007D34CC" w:rsidRDefault="0084385F" w:rsidP="007D34CC">
            <w:pPr>
              <w:autoSpaceDE w:val="0"/>
              <w:autoSpaceDN w:val="0"/>
              <w:adjustRightInd w:val="0"/>
              <w:spacing w:line="360" w:lineRule="auto"/>
              <w:rPr>
                <w:rFonts w:ascii="Lucida Console" w:hAnsi="Lucida Console" w:cs="Lucida Console"/>
                <w:sz w:val="17"/>
                <w:szCs w:val="17"/>
                <w:lang w:eastAsia="ja-JP"/>
              </w:rPr>
            </w:pPr>
            <w:r w:rsidRPr="007D34CC">
              <w:rPr>
                <w:rFonts w:ascii="Lucida Console" w:hAnsi="Lucida Console" w:cs="Lucida Console"/>
                <w:sz w:val="17"/>
                <w:szCs w:val="17"/>
                <w:lang w:eastAsia="ja-JP" w:bidi="ar-SA"/>
              </w:rPr>
              <w:t xml:space="preserve">        &lt;CustomerExpectation&gt;The Customer Expectation&lt;/CustomerExpectation&gt;</w:t>
            </w:r>
          </w:p>
          <w:p w14:paraId="2BD485E1" w14:textId="77777777" w:rsidR="0084385F" w:rsidRPr="007D34CC" w:rsidRDefault="0084385F" w:rsidP="007D34CC">
            <w:pPr>
              <w:autoSpaceDE w:val="0"/>
              <w:autoSpaceDN w:val="0"/>
              <w:adjustRightInd w:val="0"/>
              <w:spacing w:line="360" w:lineRule="auto"/>
              <w:rPr>
                <w:rFonts w:ascii="Lucida Console" w:hAnsi="Lucida Console" w:cs="Lucida Console"/>
                <w:sz w:val="17"/>
                <w:szCs w:val="17"/>
                <w:lang w:eastAsia="ja-JP"/>
              </w:rPr>
            </w:pPr>
            <w:r w:rsidRPr="007D34CC">
              <w:rPr>
                <w:rFonts w:ascii="Lucida Console" w:hAnsi="Lucida Console" w:cs="Lucida Console"/>
                <w:sz w:val="17"/>
                <w:szCs w:val="17"/>
                <w:lang w:eastAsia="ja-JP" w:bidi="ar-SA"/>
              </w:rPr>
              <w:t xml:space="preserve">        &lt;MUSTJobNumber&gt;A1234567&lt;/MUSTJobNumber&gt;</w:t>
            </w:r>
          </w:p>
          <w:p w14:paraId="1320D70B" w14:textId="77777777" w:rsidR="0084385F" w:rsidRPr="007D34CC" w:rsidRDefault="0084385F" w:rsidP="007D34CC">
            <w:pPr>
              <w:autoSpaceDE w:val="0"/>
              <w:autoSpaceDN w:val="0"/>
              <w:adjustRightInd w:val="0"/>
              <w:spacing w:line="360" w:lineRule="auto"/>
              <w:rPr>
                <w:rFonts w:ascii="Lucida Console" w:hAnsi="Lucida Console" w:cs="Lucida Console"/>
                <w:sz w:val="17"/>
                <w:szCs w:val="17"/>
                <w:lang w:eastAsia="ja-JP"/>
              </w:rPr>
            </w:pPr>
            <w:r w:rsidRPr="007D34CC">
              <w:rPr>
                <w:rFonts w:ascii="Lucida Console" w:hAnsi="Lucida Console" w:cs="Lucida Console"/>
                <w:sz w:val="17"/>
                <w:szCs w:val="17"/>
                <w:lang w:eastAsia="ja-JP" w:bidi="ar-SA"/>
              </w:rPr>
              <w:t xml:space="preserve">        &lt;Number&gt;1&lt;/Number&gt;</w:t>
            </w:r>
          </w:p>
          <w:p w14:paraId="6DE66D5A" w14:textId="77777777" w:rsidR="0084385F" w:rsidRPr="007D34CC" w:rsidRDefault="0084385F" w:rsidP="007D34CC">
            <w:pPr>
              <w:autoSpaceDE w:val="0"/>
              <w:autoSpaceDN w:val="0"/>
              <w:adjustRightInd w:val="0"/>
              <w:spacing w:line="360" w:lineRule="auto"/>
              <w:rPr>
                <w:rFonts w:ascii="Lucida Console" w:hAnsi="Lucida Console" w:cs="Lucida Console"/>
                <w:sz w:val="17"/>
                <w:szCs w:val="17"/>
                <w:lang w:eastAsia="ja-JP"/>
              </w:rPr>
            </w:pPr>
            <w:r w:rsidRPr="007D34CC">
              <w:rPr>
                <w:rFonts w:ascii="Lucida Console" w:hAnsi="Lucida Console" w:cs="Lucida Console"/>
                <w:sz w:val="17"/>
                <w:szCs w:val="17"/>
                <w:lang w:eastAsia="ja-JP" w:bidi="ar-SA"/>
              </w:rPr>
              <w:t xml:space="preserve">        &lt;Status&gt;</w:t>
            </w:r>
          </w:p>
          <w:p w14:paraId="3BFE03EA" w14:textId="77777777" w:rsidR="0084385F" w:rsidRPr="007D34CC" w:rsidRDefault="0084385F" w:rsidP="007D34CC">
            <w:pPr>
              <w:autoSpaceDE w:val="0"/>
              <w:autoSpaceDN w:val="0"/>
              <w:adjustRightInd w:val="0"/>
              <w:spacing w:line="360" w:lineRule="auto"/>
              <w:rPr>
                <w:rFonts w:ascii="Lucida Console" w:hAnsi="Lucida Console" w:cs="Lucida Console"/>
                <w:sz w:val="17"/>
                <w:szCs w:val="17"/>
                <w:lang w:eastAsia="ja-JP"/>
              </w:rPr>
            </w:pPr>
            <w:r w:rsidRPr="007D34CC">
              <w:rPr>
                <w:rFonts w:ascii="Lucida Console" w:hAnsi="Lucida Console" w:cs="Lucida Console"/>
                <w:sz w:val="17"/>
                <w:szCs w:val="17"/>
                <w:lang w:eastAsia="ja-JP" w:bidi="ar-SA"/>
              </w:rPr>
              <w:t xml:space="preserve">            &lt;Name&gt;En Route&lt;/Name&gt;</w:t>
            </w:r>
          </w:p>
          <w:p w14:paraId="1AE90958" w14:textId="77777777" w:rsidR="0084385F" w:rsidRPr="007D34CC" w:rsidRDefault="0084385F" w:rsidP="007D34CC">
            <w:pPr>
              <w:autoSpaceDE w:val="0"/>
              <w:autoSpaceDN w:val="0"/>
              <w:adjustRightInd w:val="0"/>
              <w:spacing w:line="360" w:lineRule="auto"/>
              <w:rPr>
                <w:rFonts w:ascii="Lucida Console" w:hAnsi="Lucida Console" w:cs="Lucida Console"/>
                <w:sz w:val="17"/>
                <w:szCs w:val="17"/>
                <w:lang w:eastAsia="ja-JP"/>
              </w:rPr>
            </w:pPr>
            <w:r w:rsidRPr="007D34CC">
              <w:rPr>
                <w:rFonts w:ascii="Lucida Console" w:hAnsi="Lucida Console" w:cs="Lucida Console"/>
                <w:sz w:val="17"/>
                <w:szCs w:val="17"/>
                <w:lang w:eastAsia="ja-JP" w:bidi="ar-SA"/>
              </w:rPr>
              <w:t xml:space="preserve">        &lt;/Status&gt;</w:t>
            </w:r>
          </w:p>
          <w:p w14:paraId="74E2719B" w14:textId="77777777" w:rsidR="00753830" w:rsidRDefault="0084385F" w:rsidP="00753830">
            <w:pPr>
              <w:autoSpaceDE w:val="0"/>
              <w:autoSpaceDN w:val="0"/>
              <w:adjustRightInd w:val="0"/>
              <w:spacing w:line="360" w:lineRule="auto"/>
              <w:rPr>
                <w:rFonts w:ascii="Lucida Console" w:hAnsi="Lucida Console" w:cs="Lucida Console"/>
                <w:sz w:val="17"/>
                <w:szCs w:val="17"/>
                <w:lang w:eastAsia="ja-JP" w:bidi="ar-SA"/>
              </w:rPr>
            </w:pPr>
            <w:r w:rsidRPr="007D34CC">
              <w:rPr>
                <w:rFonts w:ascii="Lucida Console" w:hAnsi="Lucida Console" w:cs="Lucida Console"/>
                <w:sz w:val="17"/>
                <w:szCs w:val="17"/>
                <w:lang w:eastAsia="ja-JP" w:bidi="ar-SA"/>
              </w:rPr>
              <w:t xml:space="preserve">    &lt;/Task&gt;</w:t>
            </w:r>
          </w:p>
          <w:p w14:paraId="2E2D34A1" w14:textId="77777777" w:rsidR="00753830" w:rsidRPr="00101A94" w:rsidRDefault="00753830" w:rsidP="00753830">
            <w:pPr>
              <w:autoSpaceDE w:val="0"/>
              <w:autoSpaceDN w:val="0"/>
              <w:adjustRightInd w:val="0"/>
              <w:spacing w:line="360" w:lineRule="auto"/>
              <w:rPr>
                <w:rFonts w:ascii="Lucida Console" w:hAnsi="Lucida Console" w:cs="Lucida Console"/>
                <w:sz w:val="17"/>
                <w:szCs w:val="17"/>
                <w:lang w:eastAsia="ja-JP" w:bidi="ar-SA"/>
              </w:rPr>
            </w:pPr>
            <w:r w:rsidRPr="00753830">
              <w:rPr>
                <w:rFonts w:ascii="Lucida Console" w:hAnsi="Lucida Console" w:cs="Lucida Console"/>
                <w:sz w:val="17"/>
                <w:szCs w:val="17"/>
                <w:lang w:eastAsia="ja-JP" w:bidi="ar-SA"/>
              </w:rPr>
              <w:lastRenderedPageBreak/>
              <w:t>&lt;Assignment&gt;&lt;Finish&gt;2013-12-02T14:00:00&lt;/Finish&gt;&lt;Start&gt;2013-12-02T13:30:00&lt;/Start&gt;&lt;/Assignment&gt;</w:t>
            </w:r>
          </w:p>
          <w:p w14:paraId="2E8C9252" w14:textId="77777777" w:rsidR="0084385F" w:rsidRPr="007D34CC" w:rsidRDefault="0084385F" w:rsidP="007D34CC">
            <w:pPr>
              <w:autoSpaceDE w:val="0"/>
              <w:autoSpaceDN w:val="0"/>
              <w:adjustRightInd w:val="0"/>
              <w:spacing w:line="360" w:lineRule="auto"/>
              <w:rPr>
                <w:rFonts w:ascii="Lucida Console" w:hAnsi="Lucida Console" w:cs="Lucida Console"/>
                <w:sz w:val="17"/>
                <w:szCs w:val="17"/>
                <w:lang w:eastAsia="ja-JP"/>
              </w:rPr>
            </w:pPr>
            <w:r w:rsidRPr="007D34CC">
              <w:rPr>
                <w:rFonts w:ascii="Lucida Console" w:hAnsi="Lucida Console" w:cs="Lucida Console"/>
                <w:sz w:val="17"/>
                <w:szCs w:val="17"/>
                <w:lang w:eastAsia="ja-JP" w:bidi="ar-SA"/>
              </w:rPr>
              <w:t xml:space="preserve">    &lt;PrevTask&gt;</w:t>
            </w:r>
          </w:p>
          <w:p w14:paraId="61D62130" w14:textId="77777777" w:rsidR="0084385F" w:rsidRPr="007D34CC" w:rsidRDefault="0084385F" w:rsidP="007D34CC">
            <w:pPr>
              <w:autoSpaceDE w:val="0"/>
              <w:autoSpaceDN w:val="0"/>
              <w:adjustRightInd w:val="0"/>
              <w:spacing w:line="360" w:lineRule="auto"/>
              <w:rPr>
                <w:rFonts w:ascii="Lucida Console" w:hAnsi="Lucida Console" w:cs="Lucida Console"/>
                <w:sz w:val="17"/>
                <w:szCs w:val="17"/>
                <w:lang w:eastAsia="ja-JP"/>
              </w:rPr>
            </w:pPr>
            <w:r w:rsidRPr="007D34CC">
              <w:rPr>
                <w:rFonts w:ascii="Lucida Console" w:hAnsi="Lucida Console" w:cs="Lucida Console"/>
                <w:sz w:val="17"/>
                <w:szCs w:val="17"/>
                <w:lang w:eastAsia="ja-JP" w:bidi="ar-SA"/>
              </w:rPr>
              <w:t xml:space="preserve">        &lt;Task&gt;</w:t>
            </w:r>
          </w:p>
          <w:p w14:paraId="6EC420A0" w14:textId="77777777" w:rsidR="0084385F" w:rsidRPr="007D34CC" w:rsidRDefault="0084385F" w:rsidP="007D34CC">
            <w:pPr>
              <w:autoSpaceDE w:val="0"/>
              <w:autoSpaceDN w:val="0"/>
              <w:adjustRightInd w:val="0"/>
              <w:spacing w:line="360" w:lineRule="auto"/>
              <w:rPr>
                <w:rFonts w:ascii="Lucida Console" w:hAnsi="Lucida Console" w:cs="Lucida Console"/>
                <w:sz w:val="17"/>
                <w:szCs w:val="17"/>
                <w:lang w:eastAsia="ja-JP"/>
              </w:rPr>
            </w:pPr>
            <w:r w:rsidRPr="007D34CC">
              <w:rPr>
                <w:rFonts w:ascii="Lucida Console" w:hAnsi="Lucida Console" w:cs="Lucida Console"/>
                <w:sz w:val="17"/>
                <w:szCs w:val="17"/>
                <w:lang w:eastAsia="ja-JP" w:bidi="ar-SA"/>
              </w:rPr>
              <w:t xml:space="preserve">            &lt;AppointmentFinish&gt;2013-10-12T06:05:00&lt;/AppointmentFinish&gt;</w:t>
            </w:r>
          </w:p>
          <w:p w14:paraId="7524936E" w14:textId="77777777" w:rsidR="0084385F" w:rsidRPr="007D34CC" w:rsidRDefault="0084385F" w:rsidP="007D34CC">
            <w:pPr>
              <w:autoSpaceDE w:val="0"/>
              <w:autoSpaceDN w:val="0"/>
              <w:adjustRightInd w:val="0"/>
              <w:spacing w:line="360" w:lineRule="auto"/>
              <w:rPr>
                <w:rFonts w:ascii="Lucida Console" w:hAnsi="Lucida Console" w:cs="Lucida Console"/>
                <w:sz w:val="17"/>
                <w:szCs w:val="17"/>
                <w:lang w:eastAsia="ja-JP"/>
              </w:rPr>
            </w:pPr>
            <w:r w:rsidRPr="007D34CC">
              <w:rPr>
                <w:rFonts w:ascii="Lucida Console" w:hAnsi="Lucida Console" w:cs="Lucida Console"/>
                <w:sz w:val="17"/>
                <w:szCs w:val="17"/>
                <w:lang w:eastAsia="ja-JP" w:bidi="ar-SA"/>
              </w:rPr>
              <w:t xml:space="preserve">            &lt;AppointmentStart&gt;2013-09-27T06:05:00&lt;/AppointmentStart&gt;</w:t>
            </w:r>
          </w:p>
          <w:p w14:paraId="1738E62A" w14:textId="77777777" w:rsidR="0084385F" w:rsidRPr="007D34CC" w:rsidRDefault="0084385F" w:rsidP="007D34CC">
            <w:pPr>
              <w:autoSpaceDE w:val="0"/>
              <w:autoSpaceDN w:val="0"/>
              <w:adjustRightInd w:val="0"/>
              <w:spacing w:line="360" w:lineRule="auto"/>
              <w:rPr>
                <w:rFonts w:ascii="Lucida Console" w:hAnsi="Lucida Console" w:cs="Lucida Console"/>
                <w:sz w:val="17"/>
                <w:szCs w:val="17"/>
                <w:lang w:eastAsia="ja-JP"/>
              </w:rPr>
            </w:pPr>
            <w:r w:rsidRPr="007D34CC">
              <w:rPr>
                <w:rFonts w:ascii="Lucida Console" w:hAnsi="Lucida Console" w:cs="Lucida Console"/>
                <w:sz w:val="17"/>
                <w:szCs w:val="17"/>
                <w:lang w:eastAsia="ja-JP" w:bidi="ar-SA"/>
              </w:rPr>
              <w:t xml:space="preserve">            &lt;Status&gt;</w:t>
            </w:r>
          </w:p>
          <w:p w14:paraId="7CE28ED4" w14:textId="4FA42DCF" w:rsidR="0084385F" w:rsidRPr="007D34CC" w:rsidRDefault="0084385F" w:rsidP="007D34CC">
            <w:pPr>
              <w:autoSpaceDE w:val="0"/>
              <w:autoSpaceDN w:val="0"/>
              <w:adjustRightInd w:val="0"/>
              <w:spacing w:line="360" w:lineRule="auto"/>
              <w:rPr>
                <w:rFonts w:ascii="Lucida Console" w:hAnsi="Lucida Console" w:cs="Lucida Console"/>
                <w:sz w:val="17"/>
                <w:szCs w:val="17"/>
                <w:lang w:eastAsia="ja-JP"/>
              </w:rPr>
            </w:pPr>
            <w:r w:rsidRPr="007D34CC">
              <w:rPr>
                <w:rFonts w:ascii="Lucida Console" w:hAnsi="Lucida Console" w:cs="Lucida Console"/>
                <w:sz w:val="17"/>
                <w:szCs w:val="17"/>
                <w:lang w:eastAsia="ja-JP" w:bidi="ar-SA"/>
              </w:rPr>
              <w:t xml:space="preserve">                &lt;Name&gt;</w:t>
            </w:r>
            <w:r w:rsidR="004B0375">
              <w:t>Assigned</w:t>
            </w:r>
            <w:r w:rsidRPr="007D34CC">
              <w:rPr>
                <w:rFonts w:ascii="Lucida Console" w:hAnsi="Lucida Console" w:cs="Lucida Console"/>
                <w:sz w:val="17"/>
                <w:szCs w:val="17"/>
                <w:lang w:eastAsia="ja-JP" w:bidi="ar-SA"/>
              </w:rPr>
              <w:t>&lt;/Name&gt;</w:t>
            </w:r>
          </w:p>
          <w:p w14:paraId="1A8E565A" w14:textId="77777777" w:rsidR="0084385F" w:rsidRPr="007D34CC" w:rsidRDefault="0084385F" w:rsidP="007D34CC">
            <w:pPr>
              <w:autoSpaceDE w:val="0"/>
              <w:autoSpaceDN w:val="0"/>
              <w:adjustRightInd w:val="0"/>
              <w:spacing w:line="360" w:lineRule="auto"/>
              <w:rPr>
                <w:rFonts w:ascii="Lucida Console" w:hAnsi="Lucida Console" w:cs="Lucida Console"/>
                <w:sz w:val="17"/>
                <w:szCs w:val="17"/>
                <w:lang w:eastAsia="ja-JP"/>
              </w:rPr>
            </w:pPr>
            <w:r w:rsidRPr="007D34CC">
              <w:rPr>
                <w:rFonts w:ascii="Lucida Console" w:hAnsi="Lucida Console" w:cs="Lucida Console"/>
                <w:sz w:val="17"/>
                <w:szCs w:val="17"/>
                <w:lang w:eastAsia="ja-JP" w:bidi="ar-SA"/>
              </w:rPr>
              <w:t xml:space="preserve">            &lt;/Status&gt;</w:t>
            </w:r>
          </w:p>
          <w:p w14:paraId="61936D6C" w14:textId="77777777" w:rsidR="0084385F" w:rsidRPr="007D34CC" w:rsidRDefault="0084385F" w:rsidP="007D34CC">
            <w:pPr>
              <w:autoSpaceDE w:val="0"/>
              <w:autoSpaceDN w:val="0"/>
              <w:adjustRightInd w:val="0"/>
              <w:spacing w:line="360" w:lineRule="auto"/>
              <w:rPr>
                <w:rFonts w:ascii="Lucida Console" w:hAnsi="Lucida Console" w:cs="Lucida Console"/>
                <w:sz w:val="17"/>
                <w:szCs w:val="17"/>
                <w:lang w:eastAsia="ja-JP"/>
              </w:rPr>
            </w:pPr>
            <w:r w:rsidRPr="007D34CC">
              <w:rPr>
                <w:rFonts w:ascii="Lucida Console" w:hAnsi="Lucida Console" w:cs="Lucida Console"/>
                <w:sz w:val="17"/>
                <w:szCs w:val="17"/>
                <w:lang w:eastAsia="ja-JP" w:bidi="ar-SA"/>
              </w:rPr>
              <w:t xml:space="preserve">        &lt;/Task&gt;</w:t>
            </w:r>
          </w:p>
          <w:p w14:paraId="6FD9A0F2" w14:textId="77777777" w:rsidR="0084385F" w:rsidRPr="007D34CC" w:rsidRDefault="0084385F" w:rsidP="007D34CC">
            <w:pPr>
              <w:autoSpaceDE w:val="0"/>
              <w:autoSpaceDN w:val="0"/>
              <w:adjustRightInd w:val="0"/>
              <w:spacing w:line="360" w:lineRule="auto"/>
              <w:rPr>
                <w:rFonts w:ascii="Lucida Console" w:hAnsi="Lucida Console" w:cs="Lucida Console"/>
                <w:sz w:val="17"/>
                <w:szCs w:val="17"/>
                <w:lang w:eastAsia="ja-JP"/>
              </w:rPr>
            </w:pPr>
            <w:r w:rsidRPr="007D34CC">
              <w:rPr>
                <w:rFonts w:ascii="Lucida Console" w:hAnsi="Lucida Console" w:cs="Lucida Console"/>
                <w:sz w:val="17"/>
                <w:szCs w:val="17"/>
                <w:lang w:eastAsia="ja-JP" w:bidi="ar-SA"/>
              </w:rPr>
              <w:t xml:space="preserve">    &lt;/PrevTask&gt;</w:t>
            </w:r>
          </w:p>
          <w:p w14:paraId="07CDF949" w14:textId="0B006685" w:rsidR="0084385F" w:rsidRPr="007D34CC" w:rsidRDefault="0084385F" w:rsidP="007D34CC">
            <w:pPr>
              <w:autoSpaceDE w:val="0"/>
              <w:autoSpaceDN w:val="0"/>
              <w:adjustRightInd w:val="0"/>
              <w:spacing w:line="360" w:lineRule="auto"/>
              <w:rPr>
                <w:rFonts w:ascii="Lucida Console" w:hAnsi="Lucida Console" w:cs="Lucida Console"/>
                <w:sz w:val="17"/>
                <w:szCs w:val="17"/>
                <w:lang w:eastAsia="ja-JP"/>
              </w:rPr>
            </w:pPr>
            <w:r w:rsidRPr="007D34CC">
              <w:rPr>
                <w:rFonts w:ascii="Lucida Console" w:hAnsi="Lucida Console" w:cs="Lucida Console"/>
                <w:sz w:val="17"/>
                <w:szCs w:val="17"/>
                <w:lang w:eastAsia="ja-JP" w:bidi="ar-SA"/>
              </w:rPr>
              <w:t>&lt;/EmailTaskEnRoute&gt;</w:t>
            </w:r>
          </w:p>
        </w:tc>
      </w:tr>
    </w:tbl>
    <w:p w14:paraId="107D9EE4" w14:textId="77777777" w:rsidR="0049460A" w:rsidRPr="00507DB3" w:rsidRDefault="0049460A" w:rsidP="007D34CC">
      <w:pPr>
        <w:pStyle w:val="BodyText"/>
      </w:pPr>
    </w:p>
    <w:p w14:paraId="172EFEEA" w14:textId="17CBE236" w:rsidR="00101A94" w:rsidRDefault="0049460A" w:rsidP="007D34CC">
      <w:pPr>
        <w:pStyle w:val="Heading4"/>
      </w:pPr>
      <w:r>
        <w:t>EmailTaskCancel</w:t>
      </w:r>
    </w:p>
    <w:tbl>
      <w:tblPr>
        <w:tblW w:w="0" w:type="auto"/>
        <w:tblLook w:val="04A0" w:firstRow="1" w:lastRow="0" w:firstColumn="1" w:lastColumn="0" w:noHBand="0" w:noVBand="1"/>
      </w:tblPr>
      <w:tblGrid>
        <w:gridCol w:w="10296"/>
      </w:tblGrid>
      <w:tr w:rsidR="0049460A" w:rsidRPr="0049460A" w14:paraId="49BF0B7A" w14:textId="77777777" w:rsidTr="0049460A">
        <w:tc>
          <w:tcPr>
            <w:tcW w:w="10296" w:type="dxa"/>
          </w:tcPr>
          <w:p w14:paraId="75C0F62A" w14:textId="77777777" w:rsidR="0049460A" w:rsidRPr="007D34CC" w:rsidRDefault="0049460A" w:rsidP="007D34CC">
            <w:pPr>
              <w:autoSpaceDE w:val="0"/>
              <w:autoSpaceDN w:val="0"/>
              <w:adjustRightInd w:val="0"/>
              <w:spacing w:line="360" w:lineRule="auto"/>
              <w:rPr>
                <w:rFonts w:ascii="Lucida Console" w:hAnsi="Lucida Console" w:cs="Lucida Console"/>
                <w:sz w:val="17"/>
                <w:szCs w:val="17"/>
                <w:lang w:eastAsia="ja-JP"/>
              </w:rPr>
            </w:pPr>
            <w:r w:rsidRPr="007D34CC">
              <w:rPr>
                <w:rFonts w:ascii="Lucida Console" w:hAnsi="Lucida Console" w:cs="Lucida Console"/>
                <w:sz w:val="17"/>
                <w:szCs w:val="17"/>
                <w:lang w:eastAsia="ja-JP" w:bidi="ar-SA"/>
              </w:rPr>
              <w:t>&lt;EmailTaskCancel</w:t>
            </w:r>
          </w:p>
          <w:p w14:paraId="06B0A6EB" w14:textId="77777777" w:rsidR="0049460A" w:rsidRPr="007D34CC" w:rsidRDefault="0049460A" w:rsidP="007D34CC">
            <w:pPr>
              <w:autoSpaceDE w:val="0"/>
              <w:autoSpaceDN w:val="0"/>
              <w:adjustRightInd w:val="0"/>
              <w:spacing w:line="360" w:lineRule="auto"/>
              <w:rPr>
                <w:rFonts w:ascii="Lucida Console" w:hAnsi="Lucida Console" w:cs="Lucida Console"/>
                <w:sz w:val="17"/>
                <w:szCs w:val="17"/>
                <w:lang w:eastAsia="ja-JP"/>
              </w:rPr>
            </w:pPr>
            <w:r w:rsidRPr="007D34CC">
              <w:rPr>
                <w:rFonts w:ascii="Lucida Console" w:hAnsi="Lucida Console" w:cs="Lucida Console"/>
                <w:sz w:val="17"/>
                <w:szCs w:val="17"/>
                <w:lang w:eastAsia="ja-JP" w:bidi="ar-SA"/>
              </w:rPr>
              <w:t xml:space="preserve">    Destination = "MainInt"</w:t>
            </w:r>
          </w:p>
          <w:p w14:paraId="42002A03" w14:textId="77777777" w:rsidR="0049460A" w:rsidRPr="007D34CC" w:rsidRDefault="0049460A" w:rsidP="007D34CC">
            <w:pPr>
              <w:autoSpaceDE w:val="0"/>
              <w:autoSpaceDN w:val="0"/>
              <w:adjustRightInd w:val="0"/>
              <w:spacing w:line="360" w:lineRule="auto"/>
              <w:rPr>
                <w:rFonts w:ascii="Lucida Console" w:hAnsi="Lucida Console" w:cs="Lucida Console"/>
                <w:sz w:val="17"/>
                <w:szCs w:val="17"/>
                <w:lang w:eastAsia="ja-JP"/>
              </w:rPr>
            </w:pPr>
            <w:r w:rsidRPr="007D34CC">
              <w:rPr>
                <w:rFonts w:ascii="Lucida Console" w:hAnsi="Lucida Console" w:cs="Lucida Console"/>
                <w:sz w:val="17"/>
                <w:szCs w:val="17"/>
                <w:lang w:eastAsia="ja-JP" w:bidi="ar-SA"/>
              </w:rPr>
              <w:t xml:space="preserve">    CreatedBy = "CLICKSOFTWARE\Duncan.Hardie"</w:t>
            </w:r>
          </w:p>
          <w:p w14:paraId="1B58881D" w14:textId="77777777" w:rsidR="0049460A" w:rsidRPr="007D34CC" w:rsidRDefault="0049460A" w:rsidP="007D34CC">
            <w:pPr>
              <w:autoSpaceDE w:val="0"/>
              <w:autoSpaceDN w:val="0"/>
              <w:adjustRightInd w:val="0"/>
              <w:spacing w:line="360" w:lineRule="auto"/>
              <w:rPr>
                <w:rFonts w:ascii="Lucida Console" w:hAnsi="Lucida Console" w:cs="Lucida Console"/>
                <w:sz w:val="17"/>
                <w:szCs w:val="17"/>
                <w:lang w:eastAsia="ja-JP"/>
              </w:rPr>
            </w:pPr>
            <w:r w:rsidRPr="007D34CC">
              <w:rPr>
                <w:rFonts w:ascii="Lucida Console" w:hAnsi="Lucida Console" w:cs="Lucida Console"/>
                <w:sz w:val="17"/>
                <w:szCs w:val="17"/>
                <w:lang w:eastAsia="ja-JP" w:bidi="ar-SA"/>
              </w:rPr>
              <w:t xml:space="preserve">    MessageID = "101396485"&gt;</w:t>
            </w:r>
          </w:p>
          <w:p w14:paraId="2E6A7DE7" w14:textId="77777777" w:rsidR="0049460A" w:rsidRPr="007D34CC" w:rsidRDefault="0049460A" w:rsidP="007D34CC">
            <w:pPr>
              <w:autoSpaceDE w:val="0"/>
              <w:autoSpaceDN w:val="0"/>
              <w:adjustRightInd w:val="0"/>
              <w:spacing w:line="360" w:lineRule="auto"/>
              <w:rPr>
                <w:rFonts w:ascii="Lucida Console" w:hAnsi="Lucida Console" w:cs="Lucida Console"/>
                <w:sz w:val="17"/>
                <w:szCs w:val="17"/>
                <w:lang w:eastAsia="ja-JP"/>
              </w:rPr>
            </w:pPr>
            <w:r w:rsidRPr="007D34CC">
              <w:rPr>
                <w:rFonts w:ascii="Lucida Console" w:hAnsi="Lucida Console" w:cs="Lucida Console"/>
                <w:sz w:val="17"/>
                <w:szCs w:val="17"/>
                <w:lang w:eastAsia="ja-JP" w:bidi="ar-SA"/>
              </w:rPr>
              <w:t xml:space="preserve">    &lt;Task&gt;</w:t>
            </w:r>
          </w:p>
          <w:p w14:paraId="466CD7B1" w14:textId="77777777" w:rsidR="0049460A" w:rsidRPr="007D34CC" w:rsidRDefault="0049460A" w:rsidP="007D34CC">
            <w:pPr>
              <w:autoSpaceDE w:val="0"/>
              <w:autoSpaceDN w:val="0"/>
              <w:adjustRightInd w:val="0"/>
              <w:spacing w:line="360" w:lineRule="auto"/>
              <w:rPr>
                <w:rFonts w:ascii="Lucida Console" w:hAnsi="Lucida Console" w:cs="Lucida Console"/>
                <w:sz w:val="17"/>
                <w:szCs w:val="17"/>
                <w:lang w:eastAsia="ja-JP"/>
              </w:rPr>
            </w:pPr>
            <w:r w:rsidRPr="007D34CC">
              <w:rPr>
                <w:rFonts w:ascii="Lucida Console" w:hAnsi="Lucida Console" w:cs="Lucida Console"/>
                <w:sz w:val="17"/>
                <w:szCs w:val="17"/>
                <w:lang w:eastAsia="ja-JP" w:bidi="ar-SA"/>
              </w:rPr>
              <w:t xml:space="preserve">        &lt;AppointmentFinish&gt;2013-10-12T06:05:00&lt;/AppointmentFinish&gt;</w:t>
            </w:r>
          </w:p>
          <w:p w14:paraId="589B73CC" w14:textId="77777777" w:rsidR="0049460A" w:rsidRPr="007D34CC" w:rsidRDefault="0049460A" w:rsidP="007D34CC">
            <w:pPr>
              <w:autoSpaceDE w:val="0"/>
              <w:autoSpaceDN w:val="0"/>
              <w:adjustRightInd w:val="0"/>
              <w:spacing w:line="360" w:lineRule="auto"/>
              <w:rPr>
                <w:rFonts w:ascii="Lucida Console" w:hAnsi="Lucida Console" w:cs="Lucida Console"/>
                <w:sz w:val="17"/>
                <w:szCs w:val="17"/>
                <w:lang w:eastAsia="ja-JP"/>
              </w:rPr>
            </w:pPr>
            <w:r w:rsidRPr="007D34CC">
              <w:rPr>
                <w:rFonts w:ascii="Lucida Console" w:hAnsi="Lucida Console" w:cs="Lucida Console"/>
                <w:sz w:val="17"/>
                <w:szCs w:val="17"/>
                <w:lang w:eastAsia="ja-JP" w:bidi="ar-SA"/>
              </w:rPr>
              <w:t xml:space="preserve">        &lt;AppointmentStart&gt;2013-09-27T06:05:00&lt;/AppointmentStart&gt;</w:t>
            </w:r>
          </w:p>
          <w:p w14:paraId="5EB6326C" w14:textId="1141596E" w:rsidR="0049460A" w:rsidRPr="007D34CC" w:rsidRDefault="0049460A" w:rsidP="007D34CC">
            <w:pPr>
              <w:autoSpaceDE w:val="0"/>
              <w:autoSpaceDN w:val="0"/>
              <w:adjustRightInd w:val="0"/>
              <w:spacing w:line="360" w:lineRule="auto"/>
              <w:rPr>
                <w:rFonts w:ascii="Lucida Console" w:hAnsi="Lucida Console" w:cs="Lucida Console"/>
                <w:sz w:val="17"/>
                <w:szCs w:val="17"/>
                <w:lang w:eastAsia="ja-JP"/>
              </w:rPr>
            </w:pPr>
            <w:r w:rsidRPr="007D34CC">
              <w:rPr>
                <w:rFonts w:ascii="Lucida Console" w:hAnsi="Lucida Console" w:cs="Lucida Console"/>
                <w:sz w:val="17"/>
                <w:szCs w:val="17"/>
                <w:lang w:eastAsia="ja-JP" w:bidi="ar-SA"/>
              </w:rPr>
              <w:t xml:space="preserve">        </w:t>
            </w:r>
            <w:del w:id="1922" w:author="Duncan Hardie" w:date="2014-04-15T10:26:00Z">
              <w:r w:rsidRPr="007D34CC" w:rsidDel="00AA61B2">
                <w:rPr>
                  <w:rFonts w:ascii="Lucida Console" w:hAnsi="Lucida Console" w:cs="Lucida Console"/>
                  <w:sz w:val="17"/>
                  <w:szCs w:val="17"/>
                  <w:lang w:eastAsia="ja-JP" w:bidi="ar-SA"/>
                </w:rPr>
                <w:delText>&lt;CallID&gt;</w:delText>
              </w:r>
            </w:del>
            <w:ins w:id="1923" w:author="Duncan Hardie" w:date="2014-04-15T10:26:00Z">
              <w:r w:rsidR="00AA61B2">
                <w:rPr>
                  <w:rFonts w:ascii="Lucida Console" w:hAnsi="Lucida Console" w:cs="Lucida Console"/>
                  <w:sz w:val="17"/>
                  <w:szCs w:val="17"/>
                  <w:lang w:eastAsia="ja-JP" w:bidi="ar-SA"/>
                </w:rPr>
                <w:t>&lt;CallID&gt;GB-</w:t>
              </w:r>
            </w:ins>
            <w:r w:rsidRPr="007D34CC">
              <w:rPr>
                <w:rFonts w:ascii="Lucida Console" w:hAnsi="Lucida Console" w:cs="Lucida Console"/>
                <w:sz w:val="17"/>
                <w:szCs w:val="17"/>
                <w:lang w:eastAsia="ja-JP" w:bidi="ar-SA"/>
              </w:rPr>
              <w:t>A1234567</w:t>
            </w:r>
            <w:del w:id="1924" w:author="Duncan Hardie" w:date="2014-04-15T10:26:00Z">
              <w:r w:rsidRPr="007D34CC" w:rsidDel="00AA61B2">
                <w:rPr>
                  <w:rFonts w:ascii="Lucida Console" w:hAnsi="Lucida Console" w:cs="Lucida Console"/>
                  <w:sz w:val="17"/>
                  <w:szCs w:val="17"/>
                  <w:lang w:eastAsia="ja-JP" w:bidi="ar-SA"/>
                </w:rPr>
                <w:delText>&lt;/CallID&gt;</w:delText>
              </w:r>
            </w:del>
            <w:ins w:id="1925" w:author="Duncan Hardie" w:date="2014-04-15T10:26:00Z">
              <w:r w:rsidR="00AA61B2">
                <w:rPr>
                  <w:rFonts w:ascii="Lucida Console" w:hAnsi="Lucida Console" w:cs="Lucida Console"/>
                  <w:sz w:val="17"/>
                  <w:szCs w:val="17"/>
                  <w:lang w:eastAsia="ja-JP" w:bidi="ar-SA"/>
                </w:rPr>
                <w:t>-1&lt;/CallID&gt;</w:t>
              </w:r>
            </w:ins>
          </w:p>
          <w:p w14:paraId="0EB946DC" w14:textId="77777777" w:rsidR="0049460A" w:rsidRPr="007D34CC" w:rsidRDefault="0049460A" w:rsidP="007D34CC">
            <w:pPr>
              <w:autoSpaceDE w:val="0"/>
              <w:autoSpaceDN w:val="0"/>
              <w:adjustRightInd w:val="0"/>
              <w:spacing w:line="360" w:lineRule="auto"/>
              <w:rPr>
                <w:rFonts w:ascii="Lucida Console" w:hAnsi="Lucida Console" w:cs="Lucida Console"/>
                <w:sz w:val="17"/>
                <w:szCs w:val="17"/>
                <w:lang w:eastAsia="ja-JP"/>
              </w:rPr>
            </w:pPr>
            <w:r w:rsidRPr="007D34CC">
              <w:rPr>
                <w:rFonts w:ascii="Lucida Console" w:hAnsi="Lucida Console" w:cs="Lucida Console"/>
                <w:sz w:val="17"/>
                <w:szCs w:val="17"/>
                <w:lang w:eastAsia="ja-JP" w:bidi="ar-SA"/>
              </w:rPr>
              <w:t xml:space="preserve">        &lt;ContactName&gt;&lt;/ContactName&gt;</w:t>
            </w:r>
          </w:p>
          <w:p w14:paraId="74E00F6E" w14:textId="77777777" w:rsidR="0049460A" w:rsidRPr="007D34CC" w:rsidRDefault="0049460A" w:rsidP="007D34CC">
            <w:pPr>
              <w:autoSpaceDE w:val="0"/>
              <w:autoSpaceDN w:val="0"/>
              <w:adjustRightInd w:val="0"/>
              <w:spacing w:line="360" w:lineRule="auto"/>
              <w:rPr>
                <w:rFonts w:ascii="Lucida Console" w:hAnsi="Lucida Console" w:cs="Lucida Console"/>
                <w:sz w:val="17"/>
                <w:szCs w:val="17"/>
                <w:lang w:eastAsia="ja-JP"/>
              </w:rPr>
            </w:pPr>
            <w:r w:rsidRPr="007D34CC">
              <w:rPr>
                <w:rFonts w:ascii="Lucida Console" w:hAnsi="Lucida Console" w:cs="Lucida Console"/>
                <w:sz w:val="17"/>
                <w:szCs w:val="17"/>
                <w:lang w:eastAsia="ja-JP" w:bidi="ar-SA"/>
              </w:rPr>
              <w:t xml:space="preserve">        &lt;ContactPhoneNumber&gt;+447720449438&lt;/ContactPhoneNumber&gt;</w:t>
            </w:r>
          </w:p>
          <w:p w14:paraId="52BCE0ED" w14:textId="77777777" w:rsidR="0049460A" w:rsidRPr="007D34CC" w:rsidRDefault="0049460A" w:rsidP="007D34CC">
            <w:pPr>
              <w:autoSpaceDE w:val="0"/>
              <w:autoSpaceDN w:val="0"/>
              <w:adjustRightInd w:val="0"/>
              <w:spacing w:line="360" w:lineRule="auto"/>
              <w:rPr>
                <w:rFonts w:ascii="Lucida Console" w:hAnsi="Lucida Console" w:cs="Lucida Console"/>
                <w:sz w:val="17"/>
                <w:szCs w:val="17"/>
                <w:lang w:eastAsia="ja-JP"/>
              </w:rPr>
            </w:pPr>
            <w:r w:rsidRPr="007D34CC">
              <w:rPr>
                <w:rFonts w:ascii="Lucida Console" w:hAnsi="Lucida Console" w:cs="Lucida Console"/>
                <w:sz w:val="17"/>
                <w:szCs w:val="17"/>
                <w:lang w:eastAsia="ja-JP" w:bidi="ar-SA"/>
              </w:rPr>
              <w:t xml:space="preserve">        &lt;ContractOfferingFamily&gt;Gold&lt;/ContractOfferingFamily&gt;</w:t>
            </w:r>
          </w:p>
          <w:p w14:paraId="330DC894" w14:textId="77777777" w:rsidR="0049460A" w:rsidRPr="007D34CC" w:rsidRDefault="0049460A" w:rsidP="007D34CC">
            <w:pPr>
              <w:autoSpaceDE w:val="0"/>
              <w:autoSpaceDN w:val="0"/>
              <w:adjustRightInd w:val="0"/>
              <w:spacing w:line="360" w:lineRule="auto"/>
              <w:rPr>
                <w:rFonts w:ascii="Lucida Console" w:hAnsi="Lucida Console" w:cs="Lucida Console"/>
                <w:sz w:val="17"/>
                <w:szCs w:val="17"/>
                <w:lang w:eastAsia="ja-JP"/>
              </w:rPr>
            </w:pPr>
            <w:r w:rsidRPr="007D34CC">
              <w:rPr>
                <w:rFonts w:ascii="Lucida Console" w:hAnsi="Lucida Console" w:cs="Lucida Console"/>
                <w:sz w:val="17"/>
                <w:szCs w:val="17"/>
                <w:lang w:eastAsia="ja-JP" w:bidi="ar-SA"/>
              </w:rPr>
              <w:t xml:space="preserve">        &lt;CustomerEmail&gt;dhardie@gmail.com&lt;/CustomerEmail&gt;</w:t>
            </w:r>
          </w:p>
          <w:p w14:paraId="32D49F7F" w14:textId="77777777" w:rsidR="0049460A" w:rsidRPr="007D34CC" w:rsidRDefault="0049460A" w:rsidP="007D34CC">
            <w:pPr>
              <w:autoSpaceDE w:val="0"/>
              <w:autoSpaceDN w:val="0"/>
              <w:adjustRightInd w:val="0"/>
              <w:spacing w:line="360" w:lineRule="auto"/>
              <w:rPr>
                <w:rFonts w:ascii="Lucida Console" w:hAnsi="Lucida Console" w:cs="Lucida Console"/>
                <w:sz w:val="17"/>
                <w:szCs w:val="17"/>
                <w:lang w:eastAsia="ja-JP"/>
              </w:rPr>
            </w:pPr>
            <w:r w:rsidRPr="007D34CC">
              <w:rPr>
                <w:rFonts w:ascii="Lucida Console" w:hAnsi="Lucida Console" w:cs="Lucida Console"/>
                <w:sz w:val="17"/>
                <w:szCs w:val="17"/>
                <w:lang w:eastAsia="ja-JP" w:bidi="ar-SA"/>
              </w:rPr>
              <w:t xml:space="preserve">        &lt;CustomerExpectation&gt;The Customer Expectation&lt;/CustomerExpectation&gt;</w:t>
            </w:r>
          </w:p>
          <w:p w14:paraId="21F79ACA" w14:textId="77777777" w:rsidR="0049460A" w:rsidRPr="007D34CC" w:rsidRDefault="0049460A" w:rsidP="007D34CC">
            <w:pPr>
              <w:autoSpaceDE w:val="0"/>
              <w:autoSpaceDN w:val="0"/>
              <w:adjustRightInd w:val="0"/>
              <w:spacing w:line="360" w:lineRule="auto"/>
              <w:rPr>
                <w:rFonts w:ascii="Lucida Console" w:hAnsi="Lucida Console" w:cs="Lucida Console"/>
                <w:sz w:val="17"/>
                <w:szCs w:val="17"/>
                <w:lang w:eastAsia="ja-JP"/>
              </w:rPr>
            </w:pPr>
            <w:r w:rsidRPr="007D34CC">
              <w:rPr>
                <w:rFonts w:ascii="Lucida Console" w:hAnsi="Lucida Console" w:cs="Lucida Console"/>
                <w:sz w:val="17"/>
                <w:szCs w:val="17"/>
                <w:lang w:eastAsia="ja-JP" w:bidi="ar-SA"/>
              </w:rPr>
              <w:t xml:space="preserve">        &lt;MUSTJobNumber&gt;A1234567&lt;/MUSTJobNumber&gt;</w:t>
            </w:r>
          </w:p>
          <w:p w14:paraId="32F9EE15" w14:textId="77777777" w:rsidR="0049460A" w:rsidRPr="007D34CC" w:rsidRDefault="0049460A" w:rsidP="007D34CC">
            <w:pPr>
              <w:autoSpaceDE w:val="0"/>
              <w:autoSpaceDN w:val="0"/>
              <w:adjustRightInd w:val="0"/>
              <w:spacing w:line="360" w:lineRule="auto"/>
              <w:rPr>
                <w:rFonts w:ascii="Lucida Console" w:hAnsi="Lucida Console" w:cs="Lucida Console"/>
                <w:sz w:val="17"/>
                <w:szCs w:val="17"/>
                <w:lang w:eastAsia="ja-JP"/>
              </w:rPr>
            </w:pPr>
            <w:r w:rsidRPr="007D34CC">
              <w:rPr>
                <w:rFonts w:ascii="Lucida Console" w:hAnsi="Lucida Console" w:cs="Lucida Console"/>
                <w:sz w:val="17"/>
                <w:szCs w:val="17"/>
                <w:lang w:eastAsia="ja-JP" w:bidi="ar-SA"/>
              </w:rPr>
              <w:t xml:space="preserve">        &lt;Number&gt;1&lt;/Number&gt;</w:t>
            </w:r>
          </w:p>
          <w:p w14:paraId="392F6609" w14:textId="77777777" w:rsidR="0049460A" w:rsidRPr="007D34CC" w:rsidRDefault="0049460A" w:rsidP="007D34CC">
            <w:pPr>
              <w:autoSpaceDE w:val="0"/>
              <w:autoSpaceDN w:val="0"/>
              <w:adjustRightInd w:val="0"/>
              <w:spacing w:line="360" w:lineRule="auto"/>
              <w:rPr>
                <w:rFonts w:ascii="Lucida Console" w:hAnsi="Lucida Console" w:cs="Lucida Console"/>
                <w:sz w:val="17"/>
                <w:szCs w:val="17"/>
                <w:lang w:eastAsia="ja-JP"/>
              </w:rPr>
            </w:pPr>
            <w:r w:rsidRPr="007D34CC">
              <w:rPr>
                <w:rFonts w:ascii="Lucida Console" w:hAnsi="Lucida Console" w:cs="Lucida Console"/>
                <w:sz w:val="17"/>
                <w:szCs w:val="17"/>
                <w:lang w:eastAsia="ja-JP" w:bidi="ar-SA"/>
              </w:rPr>
              <w:t xml:space="preserve">        &lt;Status&gt;</w:t>
            </w:r>
          </w:p>
          <w:p w14:paraId="6A6A28E8" w14:textId="77777777" w:rsidR="0049460A" w:rsidRPr="007D34CC" w:rsidRDefault="0049460A" w:rsidP="007D34CC">
            <w:pPr>
              <w:autoSpaceDE w:val="0"/>
              <w:autoSpaceDN w:val="0"/>
              <w:adjustRightInd w:val="0"/>
              <w:spacing w:line="360" w:lineRule="auto"/>
              <w:rPr>
                <w:rFonts w:ascii="Lucida Console" w:hAnsi="Lucida Console" w:cs="Lucida Console"/>
                <w:sz w:val="17"/>
                <w:szCs w:val="17"/>
                <w:lang w:eastAsia="ja-JP"/>
              </w:rPr>
            </w:pPr>
            <w:r w:rsidRPr="007D34CC">
              <w:rPr>
                <w:rFonts w:ascii="Lucida Console" w:hAnsi="Lucida Console" w:cs="Lucida Console"/>
                <w:sz w:val="17"/>
                <w:szCs w:val="17"/>
                <w:lang w:eastAsia="ja-JP" w:bidi="ar-SA"/>
              </w:rPr>
              <w:t xml:space="preserve">            &lt;Name&gt;Cancelled&lt;/Name&gt;</w:t>
            </w:r>
          </w:p>
          <w:p w14:paraId="05B02A9F" w14:textId="77777777" w:rsidR="0049460A" w:rsidRPr="007D34CC" w:rsidRDefault="0049460A" w:rsidP="007D34CC">
            <w:pPr>
              <w:autoSpaceDE w:val="0"/>
              <w:autoSpaceDN w:val="0"/>
              <w:adjustRightInd w:val="0"/>
              <w:spacing w:line="360" w:lineRule="auto"/>
              <w:rPr>
                <w:rFonts w:ascii="Lucida Console" w:hAnsi="Lucida Console" w:cs="Lucida Console"/>
                <w:sz w:val="17"/>
                <w:szCs w:val="17"/>
                <w:lang w:eastAsia="ja-JP"/>
              </w:rPr>
            </w:pPr>
            <w:r w:rsidRPr="007D34CC">
              <w:rPr>
                <w:rFonts w:ascii="Lucida Console" w:hAnsi="Lucida Console" w:cs="Lucida Console"/>
                <w:sz w:val="17"/>
                <w:szCs w:val="17"/>
                <w:lang w:eastAsia="ja-JP" w:bidi="ar-SA"/>
              </w:rPr>
              <w:t xml:space="preserve">        &lt;/Status&gt;</w:t>
            </w:r>
          </w:p>
          <w:p w14:paraId="525FBD2C" w14:textId="77777777" w:rsidR="0049460A" w:rsidRPr="007D34CC" w:rsidRDefault="0049460A" w:rsidP="007D34CC">
            <w:pPr>
              <w:autoSpaceDE w:val="0"/>
              <w:autoSpaceDN w:val="0"/>
              <w:adjustRightInd w:val="0"/>
              <w:spacing w:line="360" w:lineRule="auto"/>
              <w:rPr>
                <w:rFonts w:ascii="Lucida Console" w:hAnsi="Lucida Console" w:cs="Lucida Console"/>
                <w:sz w:val="17"/>
                <w:szCs w:val="17"/>
                <w:lang w:eastAsia="ja-JP"/>
              </w:rPr>
            </w:pPr>
            <w:r w:rsidRPr="007D34CC">
              <w:rPr>
                <w:rFonts w:ascii="Lucida Console" w:hAnsi="Lucida Console" w:cs="Lucida Console"/>
                <w:sz w:val="17"/>
                <w:szCs w:val="17"/>
                <w:lang w:eastAsia="ja-JP" w:bidi="ar-SA"/>
              </w:rPr>
              <w:t xml:space="preserve">    &lt;/Task&gt;</w:t>
            </w:r>
          </w:p>
          <w:p w14:paraId="3DE92FA7" w14:textId="77777777" w:rsidR="0049460A" w:rsidRPr="007D34CC" w:rsidRDefault="0049460A" w:rsidP="007D34CC">
            <w:pPr>
              <w:autoSpaceDE w:val="0"/>
              <w:autoSpaceDN w:val="0"/>
              <w:adjustRightInd w:val="0"/>
              <w:spacing w:line="360" w:lineRule="auto"/>
              <w:rPr>
                <w:rFonts w:ascii="Lucida Console" w:hAnsi="Lucida Console" w:cs="Lucida Console"/>
                <w:sz w:val="17"/>
                <w:szCs w:val="17"/>
                <w:lang w:eastAsia="ja-JP"/>
              </w:rPr>
            </w:pPr>
            <w:r w:rsidRPr="007D34CC">
              <w:rPr>
                <w:rFonts w:ascii="Lucida Console" w:hAnsi="Lucida Console" w:cs="Lucida Console"/>
                <w:sz w:val="17"/>
                <w:szCs w:val="17"/>
                <w:lang w:eastAsia="ja-JP" w:bidi="ar-SA"/>
              </w:rPr>
              <w:t xml:space="preserve">    &lt;PrevTask&gt;</w:t>
            </w:r>
          </w:p>
          <w:p w14:paraId="35D5FE5F" w14:textId="77777777" w:rsidR="0049460A" w:rsidRPr="007D34CC" w:rsidRDefault="0049460A" w:rsidP="007D34CC">
            <w:pPr>
              <w:autoSpaceDE w:val="0"/>
              <w:autoSpaceDN w:val="0"/>
              <w:adjustRightInd w:val="0"/>
              <w:spacing w:line="360" w:lineRule="auto"/>
              <w:rPr>
                <w:rFonts w:ascii="Lucida Console" w:hAnsi="Lucida Console" w:cs="Lucida Console"/>
                <w:sz w:val="17"/>
                <w:szCs w:val="17"/>
                <w:lang w:eastAsia="ja-JP"/>
              </w:rPr>
            </w:pPr>
            <w:r w:rsidRPr="007D34CC">
              <w:rPr>
                <w:rFonts w:ascii="Lucida Console" w:hAnsi="Lucida Console" w:cs="Lucida Console"/>
                <w:sz w:val="17"/>
                <w:szCs w:val="17"/>
                <w:lang w:eastAsia="ja-JP" w:bidi="ar-SA"/>
              </w:rPr>
              <w:t xml:space="preserve">        &lt;Task&gt;</w:t>
            </w:r>
          </w:p>
          <w:p w14:paraId="6D8C6125" w14:textId="77777777" w:rsidR="0049460A" w:rsidRPr="007D34CC" w:rsidRDefault="0049460A" w:rsidP="007D34CC">
            <w:pPr>
              <w:autoSpaceDE w:val="0"/>
              <w:autoSpaceDN w:val="0"/>
              <w:adjustRightInd w:val="0"/>
              <w:spacing w:line="360" w:lineRule="auto"/>
              <w:rPr>
                <w:rFonts w:ascii="Lucida Console" w:hAnsi="Lucida Console" w:cs="Lucida Console"/>
                <w:sz w:val="17"/>
                <w:szCs w:val="17"/>
                <w:lang w:eastAsia="ja-JP"/>
              </w:rPr>
            </w:pPr>
            <w:r w:rsidRPr="007D34CC">
              <w:rPr>
                <w:rFonts w:ascii="Lucida Console" w:hAnsi="Lucida Console" w:cs="Lucida Console"/>
                <w:sz w:val="17"/>
                <w:szCs w:val="17"/>
                <w:lang w:eastAsia="ja-JP" w:bidi="ar-SA"/>
              </w:rPr>
              <w:t xml:space="preserve">            &lt;AppointmentFinish&gt;2013-10-12T06:05:00&lt;/AppointmentFinish&gt;</w:t>
            </w:r>
          </w:p>
          <w:p w14:paraId="3D77B217" w14:textId="77777777" w:rsidR="0049460A" w:rsidRPr="007D34CC" w:rsidRDefault="0049460A" w:rsidP="007D34CC">
            <w:pPr>
              <w:autoSpaceDE w:val="0"/>
              <w:autoSpaceDN w:val="0"/>
              <w:adjustRightInd w:val="0"/>
              <w:spacing w:line="360" w:lineRule="auto"/>
              <w:rPr>
                <w:rFonts w:ascii="Lucida Console" w:hAnsi="Lucida Console" w:cs="Lucida Console"/>
                <w:sz w:val="17"/>
                <w:szCs w:val="17"/>
                <w:lang w:eastAsia="ja-JP"/>
              </w:rPr>
            </w:pPr>
            <w:r w:rsidRPr="007D34CC">
              <w:rPr>
                <w:rFonts w:ascii="Lucida Console" w:hAnsi="Lucida Console" w:cs="Lucida Console"/>
                <w:sz w:val="17"/>
                <w:szCs w:val="17"/>
                <w:lang w:eastAsia="ja-JP" w:bidi="ar-SA"/>
              </w:rPr>
              <w:t xml:space="preserve">            &lt;AppointmentStart&gt;2013-09-27T06:05:00&lt;/AppointmentStart&gt;</w:t>
            </w:r>
          </w:p>
          <w:p w14:paraId="33F7FA8B" w14:textId="77777777" w:rsidR="0049460A" w:rsidRPr="007D34CC" w:rsidRDefault="0049460A" w:rsidP="007D34CC">
            <w:pPr>
              <w:autoSpaceDE w:val="0"/>
              <w:autoSpaceDN w:val="0"/>
              <w:adjustRightInd w:val="0"/>
              <w:spacing w:line="360" w:lineRule="auto"/>
              <w:rPr>
                <w:rFonts w:ascii="Lucida Console" w:hAnsi="Lucida Console" w:cs="Lucida Console"/>
                <w:sz w:val="17"/>
                <w:szCs w:val="17"/>
                <w:lang w:eastAsia="ja-JP"/>
              </w:rPr>
            </w:pPr>
            <w:r w:rsidRPr="007D34CC">
              <w:rPr>
                <w:rFonts w:ascii="Lucida Console" w:hAnsi="Lucida Console" w:cs="Lucida Console"/>
                <w:sz w:val="17"/>
                <w:szCs w:val="17"/>
                <w:lang w:eastAsia="ja-JP" w:bidi="ar-SA"/>
              </w:rPr>
              <w:t xml:space="preserve">            &lt;Status&gt;</w:t>
            </w:r>
          </w:p>
          <w:p w14:paraId="4B536656" w14:textId="77777777" w:rsidR="0049460A" w:rsidRPr="007D34CC" w:rsidRDefault="0049460A" w:rsidP="007D34CC">
            <w:pPr>
              <w:autoSpaceDE w:val="0"/>
              <w:autoSpaceDN w:val="0"/>
              <w:adjustRightInd w:val="0"/>
              <w:spacing w:line="360" w:lineRule="auto"/>
              <w:rPr>
                <w:rFonts w:ascii="Lucida Console" w:hAnsi="Lucida Console" w:cs="Lucida Console"/>
                <w:sz w:val="17"/>
                <w:szCs w:val="17"/>
                <w:lang w:eastAsia="ja-JP"/>
              </w:rPr>
            </w:pPr>
            <w:r w:rsidRPr="007D34CC">
              <w:rPr>
                <w:rFonts w:ascii="Lucida Console" w:hAnsi="Lucida Console" w:cs="Lucida Console"/>
                <w:sz w:val="17"/>
                <w:szCs w:val="17"/>
                <w:lang w:eastAsia="ja-JP" w:bidi="ar-SA"/>
              </w:rPr>
              <w:t xml:space="preserve">                &lt;Name&gt;En Route&lt;/Name&gt;</w:t>
            </w:r>
          </w:p>
          <w:p w14:paraId="5989C1CA" w14:textId="77777777" w:rsidR="0049460A" w:rsidRPr="007D34CC" w:rsidRDefault="0049460A" w:rsidP="007D34CC">
            <w:pPr>
              <w:autoSpaceDE w:val="0"/>
              <w:autoSpaceDN w:val="0"/>
              <w:adjustRightInd w:val="0"/>
              <w:spacing w:line="360" w:lineRule="auto"/>
              <w:rPr>
                <w:rFonts w:ascii="Lucida Console" w:hAnsi="Lucida Console" w:cs="Lucida Console"/>
                <w:sz w:val="17"/>
                <w:szCs w:val="17"/>
                <w:lang w:eastAsia="ja-JP"/>
              </w:rPr>
            </w:pPr>
            <w:r w:rsidRPr="007D34CC">
              <w:rPr>
                <w:rFonts w:ascii="Lucida Console" w:hAnsi="Lucida Console" w:cs="Lucida Console"/>
                <w:sz w:val="17"/>
                <w:szCs w:val="17"/>
                <w:lang w:eastAsia="ja-JP" w:bidi="ar-SA"/>
              </w:rPr>
              <w:t xml:space="preserve">            &lt;/Status&gt;</w:t>
            </w:r>
          </w:p>
          <w:p w14:paraId="14DC4657" w14:textId="77777777" w:rsidR="0049460A" w:rsidRPr="007D34CC" w:rsidRDefault="0049460A" w:rsidP="007D34CC">
            <w:pPr>
              <w:autoSpaceDE w:val="0"/>
              <w:autoSpaceDN w:val="0"/>
              <w:adjustRightInd w:val="0"/>
              <w:spacing w:line="360" w:lineRule="auto"/>
              <w:rPr>
                <w:rFonts w:ascii="Lucida Console" w:hAnsi="Lucida Console" w:cs="Lucida Console"/>
                <w:sz w:val="17"/>
                <w:szCs w:val="17"/>
                <w:lang w:eastAsia="ja-JP"/>
              </w:rPr>
            </w:pPr>
            <w:r w:rsidRPr="007D34CC">
              <w:rPr>
                <w:rFonts w:ascii="Lucida Console" w:hAnsi="Lucida Console" w:cs="Lucida Console"/>
                <w:sz w:val="17"/>
                <w:szCs w:val="17"/>
                <w:lang w:eastAsia="ja-JP" w:bidi="ar-SA"/>
              </w:rPr>
              <w:t xml:space="preserve">        &lt;/Task&gt;</w:t>
            </w:r>
          </w:p>
          <w:p w14:paraId="618336EB" w14:textId="77777777" w:rsidR="0049460A" w:rsidRPr="007D34CC" w:rsidRDefault="0049460A" w:rsidP="007D34CC">
            <w:pPr>
              <w:autoSpaceDE w:val="0"/>
              <w:autoSpaceDN w:val="0"/>
              <w:adjustRightInd w:val="0"/>
              <w:spacing w:line="360" w:lineRule="auto"/>
              <w:rPr>
                <w:rFonts w:ascii="Lucida Console" w:hAnsi="Lucida Console" w:cs="Lucida Console"/>
                <w:sz w:val="17"/>
                <w:szCs w:val="17"/>
                <w:lang w:eastAsia="ja-JP"/>
              </w:rPr>
            </w:pPr>
            <w:r w:rsidRPr="007D34CC">
              <w:rPr>
                <w:rFonts w:ascii="Lucida Console" w:hAnsi="Lucida Console" w:cs="Lucida Console"/>
                <w:sz w:val="17"/>
                <w:szCs w:val="17"/>
                <w:lang w:eastAsia="ja-JP" w:bidi="ar-SA"/>
              </w:rPr>
              <w:t xml:space="preserve">    &lt;/PrevTask&gt;</w:t>
            </w:r>
          </w:p>
          <w:p w14:paraId="4BEFCE02" w14:textId="01DEC1DF" w:rsidR="0049460A" w:rsidRPr="007D34CC" w:rsidRDefault="0049460A" w:rsidP="007D34CC">
            <w:pPr>
              <w:autoSpaceDE w:val="0"/>
              <w:autoSpaceDN w:val="0"/>
              <w:adjustRightInd w:val="0"/>
              <w:spacing w:line="360" w:lineRule="auto"/>
              <w:rPr>
                <w:rFonts w:ascii="Lucida Console" w:hAnsi="Lucida Console" w:cs="Lucida Console"/>
                <w:sz w:val="17"/>
                <w:szCs w:val="17"/>
                <w:lang w:eastAsia="ja-JP"/>
              </w:rPr>
            </w:pPr>
            <w:r w:rsidRPr="007D34CC">
              <w:rPr>
                <w:rFonts w:ascii="Lucida Console" w:hAnsi="Lucida Console" w:cs="Lucida Console"/>
                <w:sz w:val="17"/>
                <w:szCs w:val="17"/>
                <w:lang w:eastAsia="ja-JP" w:bidi="ar-SA"/>
              </w:rPr>
              <w:t>&lt;/EmailTaskCancel&gt;</w:t>
            </w:r>
          </w:p>
        </w:tc>
      </w:tr>
    </w:tbl>
    <w:p w14:paraId="68BC5624" w14:textId="77777777" w:rsidR="0049460A" w:rsidRPr="007D34CC" w:rsidRDefault="0049460A" w:rsidP="007D34CC">
      <w:pPr>
        <w:pStyle w:val="BodyText"/>
        <w:ind w:left="0"/>
      </w:pPr>
    </w:p>
    <w:p w14:paraId="67071366" w14:textId="77ED0CC3" w:rsidR="00460076" w:rsidRDefault="00782D48" w:rsidP="003C422C">
      <w:pPr>
        <w:pStyle w:val="BodyText2"/>
        <w:ind w:left="0"/>
      </w:pPr>
      <w:bookmarkStart w:id="1926" w:name="_Toc367444821"/>
      <w:bookmarkStart w:id="1927" w:name="_Toc367444822"/>
      <w:bookmarkStart w:id="1928" w:name="_Toc367444823"/>
      <w:bookmarkEnd w:id="1926"/>
      <w:bookmarkEnd w:id="1927"/>
      <w:bookmarkEnd w:id="1928"/>
      <w:r>
        <w:t>Task</w:t>
      </w:r>
      <w:r w:rsidR="00756949">
        <w:t xml:space="preserve">To maintain a UNID between MUST and Click a TaskID will be maintained within Click, see </w:t>
      </w:r>
      <w:r w:rsidR="00756949">
        <w:fldChar w:fldCharType="begin"/>
      </w:r>
      <w:r w:rsidR="00756949">
        <w:instrText xml:space="preserve"> REF _Ref366060140 \r \h </w:instrText>
      </w:r>
      <w:r w:rsidR="003C422C">
        <w:instrText xml:space="preserve"> \* MERGEFORMAT </w:instrText>
      </w:r>
      <w:r w:rsidR="00756949">
        <w:fldChar w:fldCharType="separate"/>
      </w:r>
      <w:r w:rsidR="006E49E1">
        <w:rPr>
          <w:b/>
          <w:bCs/>
          <w:lang w:val="en-US"/>
        </w:rPr>
        <w:t>Error! Reference source not found.</w:t>
      </w:r>
      <w:r w:rsidR="00756949">
        <w:fldChar w:fldCharType="end"/>
      </w:r>
    </w:p>
    <w:p w14:paraId="292D2EF1" w14:textId="6D8EDD17" w:rsidR="00F55197" w:rsidRDefault="00F55197" w:rsidP="003C422C">
      <w:pPr>
        <w:pStyle w:val="BodyText2"/>
        <w:ind w:left="0"/>
      </w:pPr>
      <w:r>
        <w:lastRenderedPageBreak/>
        <w:t>TaskID is not static therefor two-way messaging between MUST and Click is required for the maintenance of correlation.</w:t>
      </w:r>
    </w:p>
    <w:p w14:paraId="41301B29" w14:textId="427EAD25" w:rsidR="00F55197" w:rsidRDefault="00F55197" w:rsidP="003C422C">
      <w:pPr>
        <w:pStyle w:val="BodyText2"/>
        <w:numPr>
          <w:ilvl w:val="0"/>
          <w:numId w:val="122"/>
        </w:numPr>
      </w:pPr>
      <w:r>
        <w:t>MUST will create the initial TaskID UNID;</w:t>
      </w:r>
    </w:p>
    <w:p w14:paraId="5CFCA819" w14:textId="6FA12547" w:rsidR="007346D0" w:rsidRDefault="007346D0" w:rsidP="003C422C">
      <w:pPr>
        <w:pStyle w:val="BodyText2"/>
        <w:numPr>
          <w:ilvl w:val="0"/>
          <w:numId w:val="122"/>
        </w:numPr>
      </w:pPr>
      <w:r>
        <w:t xml:space="preserve">As Click data changes affect the TaskID, </w:t>
      </w:r>
      <w:r w:rsidR="00A82EF1">
        <w:t xml:space="preserve">outbound </w:t>
      </w:r>
      <w:r>
        <w:t>messages</w:t>
      </w:r>
      <w:r w:rsidR="00A82EF1">
        <w:t xml:space="preserve"> will trigger when </w:t>
      </w:r>
      <w:r>
        <w:t>specific</w:t>
      </w:r>
      <w:r w:rsidR="00A82EF1">
        <w:t xml:space="preserve"> events take place</w:t>
      </w:r>
      <w:r>
        <w:t>, these will be processed in sequence by the GEHC FTP Agent Service;</w:t>
      </w:r>
    </w:p>
    <w:p w14:paraId="0AE3A166" w14:textId="5C0F944B" w:rsidR="009B5AC8" w:rsidRPr="009B5AC8" w:rsidRDefault="007346D0" w:rsidP="00DB537E">
      <w:pPr>
        <w:pStyle w:val="ListParagraph"/>
        <w:numPr>
          <w:ilvl w:val="0"/>
          <w:numId w:val="122"/>
        </w:numPr>
        <w:spacing w:line="360" w:lineRule="auto"/>
      </w:pPr>
      <w:r>
        <w:t>The GEHC FTP Agent Service can propose an alternative TaskID should a Click proposal be non-unique and update Click via inbound integration of the required TaskID</w:t>
      </w:r>
      <w:r w:rsidR="009B5AC8">
        <w:t xml:space="preserve"> using </w:t>
      </w:r>
      <w:r w:rsidR="009B5AC8" w:rsidRPr="009B5AC8">
        <w:rPr>
          <w:rFonts w:cs="Arial"/>
          <w:color w:val="000000"/>
          <w:szCs w:val="20"/>
          <w:lang w:bidi="ar-SA"/>
        </w:rPr>
        <w:t>ProcessTaskEx</w:t>
      </w:r>
      <w:r w:rsidR="009B5AC8">
        <w:rPr>
          <w:rFonts w:cs="Arial"/>
          <w:color w:val="000000"/>
          <w:szCs w:val="20"/>
          <w:lang w:bidi="ar-SA"/>
        </w:rPr>
        <w:t xml:space="preserve">, also see </w:t>
      </w:r>
      <w:r w:rsidR="009B5AC8">
        <w:rPr>
          <w:rFonts w:cs="Arial"/>
          <w:color w:val="000000"/>
          <w:szCs w:val="20"/>
          <w:lang w:bidi="ar-SA"/>
        </w:rPr>
        <w:fldChar w:fldCharType="begin"/>
      </w:r>
      <w:r w:rsidR="009B5AC8">
        <w:rPr>
          <w:rFonts w:cs="Arial"/>
          <w:color w:val="000000"/>
          <w:szCs w:val="20"/>
          <w:lang w:bidi="ar-SA"/>
        </w:rPr>
        <w:instrText xml:space="preserve"> REF _Ref366589821 \r \h </w:instrText>
      </w:r>
      <w:r w:rsidR="003C422C">
        <w:rPr>
          <w:rFonts w:cs="Arial"/>
          <w:color w:val="000000"/>
          <w:szCs w:val="20"/>
          <w:lang w:bidi="ar-SA"/>
        </w:rPr>
        <w:instrText xml:space="preserve"> \* MERGEFORMAT </w:instrText>
      </w:r>
      <w:r w:rsidR="009B5AC8">
        <w:rPr>
          <w:rFonts w:cs="Arial"/>
          <w:color w:val="000000"/>
          <w:szCs w:val="20"/>
          <w:lang w:bidi="ar-SA"/>
        </w:rPr>
      </w:r>
      <w:r w:rsidR="009B5AC8">
        <w:rPr>
          <w:rFonts w:cs="Arial"/>
          <w:color w:val="000000"/>
          <w:szCs w:val="20"/>
          <w:lang w:bidi="ar-SA"/>
        </w:rPr>
        <w:fldChar w:fldCharType="separate"/>
      </w:r>
      <w:r w:rsidR="006E49E1">
        <w:rPr>
          <w:rFonts w:cs="Arial"/>
          <w:b/>
          <w:bCs/>
          <w:color w:val="000000"/>
          <w:szCs w:val="20"/>
          <w:lang w:bidi="ar-SA"/>
        </w:rPr>
        <w:t>Error! Reference source not found.</w:t>
      </w:r>
      <w:r w:rsidR="009B5AC8">
        <w:rPr>
          <w:rFonts w:cs="Arial"/>
          <w:color w:val="000000"/>
          <w:szCs w:val="20"/>
          <w:lang w:bidi="ar-SA"/>
        </w:rPr>
        <w:fldChar w:fldCharType="end"/>
      </w:r>
      <w:r>
        <w:t>;</w:t>
      </w:r>
    </w:p>
    <w:p w14:paraId="220F7085" w14:textId="14200E8E" w:rsidR="00756949" w:rsidRPr="009B5AC8" w:rsidRDefault="00756949" w:rsidP="00DB537E">
      <w:pPr>
        <w:pStyle w:val="ListParagraph"/>
        <w:spacing w:line="360" w:lineRule="auto"/>
      </w:pPr>
    </w:p>
    <w:p w14:paraId="34FF1D18" w14:textId="3748F677" w:rsidR="0095587F" w:rsidRDefault="001019CD" w:rsidP="000E5CD1">
      <w:pPr>
        <w:pStyle w:val="Heading2"/>
      </w:pPr>
      <w:bookmarkStart w:id="1929" w:name="_Toc366575000"/>
      <w:bookmarkStart w:id="1930" w:name="_Toc366575186"/>
      <w:bookmarkStart w:id="1931" w:name="_Toc366854338"/>
      <w:bookmarkStart w:id="1932" w:name="_Toc366575001"/>
      <w:bookmarkStart w:id="1933" w:name="_Toc366575187"/>
      <w:bookmarkStart w:id="1934" w:name="_Toc366854339"/>
      <w:bookmarkStart w:id="1935" w:name="_Toc366575002"/>
      <w:bookmarkStart w:id="1936" w:name="_Toc366575188"/>
      <w:bookmarkStart w:id="1937" w:name="_Toc366854340"/>
      <w:bookmarkStart w:id="1938" w:name="_Toc366575003"/>
      <w:bookmarkStart w:id="1939" w:name="_Toc366575189"/>
      <w:bookmarkStart w:id="1940" w:name="_Toc366854341"/>
      <w:bookmarkStart w:id="1941" w:name="_Toc370915683"/>
      <w:bookmarkEnd w:id="1929"/>
      <w:bookmarkEnd w:id="1930"/>
      <w:bookmarkEnd w:id="1931"/>
      <w:bookmarkEnd w:id="1932"/>
      <w:bookmarkEnd w:id="1933"/>
      <w:bookmarkEnd w:id="1934"/>
      <w:bookmarkEnd w:id="1935"/>
      <w:bookmarkEnd w:id="1936"/>
      <w:bookmarkEnd w:id="1937"/>
      <w:bookmarkEnd w:id="1938"/>
      <w:bookmarkEnd w:id="1939"/>
      <w:bookmarkEnd w:id="1940"/>
      <w:r>
        <w:t xml:space="preserve">Task </w:t>
      </w:r>
      <w:r w:rsidR="0095587F">
        <w:t>UNID generation</w:t>
      </w:r>
      <w:bookmarkEnd w:id="1941"/>
    </w:p>
    <w:p w14:paraId="3A0BFF15" w14:textId="77777777" w:rsidR="0095587F" w:rsidRDefault="0095587F" w:rsidP="0095587F">
      <w:pPr>
        <w:pStyle w:val="BodyText2"/>
        <w:ind w:left="0"/>
      </w:pPr>
      <w:r>
        <w:t xml:space="preserve">Should the MUST FTP agent service reject a new TaskID defined within the outbound text file the FTP agent will define an appropriate TaskID.  This TaskID will be posted back to Click via a </w:t>
      </w:r>
      <w:r w:rsidRPr="00460076">
        <w:t xml:space="preserve">ProcessTaskEx </w:t>
      </w:r>
      <w:r>
        <w:t xml:space="preserve">action inbound message.  The elements to be passed via </w:t>
      </w:r>
      <w:r w:rsidRPr="00460076">
        <w:t>ProcessTaskEx</w:t>
      </w:r>
      <w:r>
        <w:t xml:space="preserve"> to update the relevant Task are:</w:t>
      </w:r>
    </w:p>
    <w:p w14:paraId="7945888A" w14:textId="77777777" w:rsidR="0095587F" w:rsidRPr="008F7BA8" w:rsidRDefault="0095587F" w:rsidP="0095587F">
      <w:pPr>
        <w:pStyle w:val="BodyText2"/>
        <w:numPr>
          <w:ilvl w:val="0"/>
          <w:numId w:val="121"/>
        </w:numPr>
      </w:pPr>
      <w:r w:rsidRPr="008F7BA8">
        <w:t>CallID</w:t>
      </w:r>
      <w:r>
        <w:t>;</w:t>
      </w:r>
    </w:p>
    <w:p w14:paraId="7B941402" w14:textId="77777777" w:rsidR="0095587F" w:rsidRPr="008F7BA8" w:rsidRDefault="0095587F" w:rsidP="0095587F">
      <w:pPr>
        <w:pStyle w:val="BodyText2"/>
        <w:numPr>
          <w:ilvl w:val="0"/>
          <w:numId w:val="121"/>
        </w:numPr>
      </w:pPr>
      <w:r w:rsidRPr="008F7BA8">
        <w:t>Number</w:t>
      </w:r>
      <w:r>
        <w:t>;</w:t>
      </w:r>
    </w:p>
    <w:p w14:paraId="7AD096EB" w14:textId="77777777" w:rsidR="0095587F" w:rsidRPr="00460076" w:rsidRDefault="0095587F" w:rsidP="0095587F">
      <w:pPr>
        <w:pStyle w:val="BodyText2"/>
        <w:numPr>
          <w:ilvl w:val="0"/>
          <w:numId w:val="121"/>
        </w:numPr>
      </w:pPr>
      <w:r w:rsidRPr="008F7BA8">
        <w:t>TaskID</w:t>
      </w:r>
      <w:r>
        <w:t>;</w:t>
      </w:r>
    </w:p>
    <w:p w14:paraId="7C2C04F0" w14:textId="77777777" w:rsidR="0095587F" w:rsidRDefault="0095587F" w:rsidP="0095587F">
      <w:pPr>
        <w:pStyle w:val="BodyText2"/>
        <w:ind w:left="0"/>
      </w:pPr>
      <w:r>
        <w:t xml:space="preserve">Given outbound messaging will fire on TaskID update there is are no considerations regarding the </w:t>
      </w:r>
      <w:r w:rsidRPr="008F7BA8">
        <w:t>CallerIdentity</w:t>
      </w:r>
      <w:r>
        <w:t>.</w:t>
      </w:r>
    </w:p>
    <w:p w14:paraId="37806AC4" w14:textId="47FA6710" w:rsidR="0095587F" w:rsidRDefault="0095587F" w:rsidP="0095587F">
      <w:pPr>
        <w:pStyle w:val="BodyText2"/>
        <w:ind w:left="0"/>
      </w:pPr>
      <w:r>
        <w:t>When MUST has no assigned engineers or appointment dates, the TaskID needs to be made unique using dummy data.  The context of the fields which will be concatenated for the TaskID ensures a unique value: “MUSTCountryID-MUSTJobNumber_EngineerBadgeNumber_</w:t>
      </w:r>
      <w:r w:rsidR="00BA6323">
        <w:t>MUSTVisitDate</w:t>
      </w:r>
      <w:r>
        <w:t>”</w:t>
      </w:r>
    </w:p>
    <w:p w14:paraId="7C6E248E" w14:textId="44981DBC" w:rsidR="00045212" w:rsidRPr="00534A8B" w:rsidRDefault="004804A1">
      <w:pPr>
        <w:pStyle w:val="Heading2"/>
        <w:numPr>
          <w:ilvl w:val="2"/>
          <w:numId w:val="2"/>
        </w:numPr>
      </w:pPr>
      <w:bookmarkStart w:id="1942" w:name="_Ref368061940"/>
      <w:bookmarkStart w:id="1943" w:name="_Toc370915684"/>
      <w:r>
        <w:t>Task ID Revision</w:t>
      </w:r>
      <w:r w:rsidR="004A633A">
        <w:t xml:space="preserve"> &amp; Status</w:t>
      </w:r>
      <w:r>
        <w:t xml:space="preserve"> Trigger</w:t>
      </w:r>
      <w:bookmarkEnd w:id="1942"/>
      <w:r w:rsidR="004A633A">
        <w:t>s</w:t>
      </w:r>
      <w:bookmarkEnd w:id="1943"/>
    </w:p>
    <w:p w14:paraId="287D5E90" w14:textId="77777777" w:rsidR="00045212" w:rsidRDefault="00045212" w:rsidP="00DB537E">
      <w:pPr>
        <w:spacing w:line="360" w:lineRule="auto"/>
        <w:rPr>
          <w:bCs/>
        </w:rPr>
      </w:pPr>
      <w:r>
        <w:rPr>
          <w:bCs/>
        </w:rPr>
        <w:t>The following events will trigger the outbound message for only primary Tasks:</w:t>
      </w:r>
    </w:p>
    <w:p w14:paraId="1AB98253" w14:textId="77777777" w:rsidR="004A633A" w:rsidRDefault="004A633A" w:rsidP="000E5CD1">
      <w:pPr>
        <w:spacing w:line="360" w:lineRule="auto"/>
        <w:ind w:left="720"/>
        <w:rPr>
          <w:bCs/>
        </w:rPr>
      </w:pPr>
    </w:p>
    <w:p w14:paraId="58197098" w14:textId="6ADAFD43" w:rsidR="004A633A" w:rsidRPr="000E5CD1" w:rsidRDefault="004A633A" w:rsidP="000E5CD1">
      <w:pPr>
        <w:pStyle w:val="ListParagraph"/>
        <w:spacing w:line="360" w:lineRule="auto"/>
        <w:ind w:left="0"/>
        <w:rPr>
          <w:b/>
          <w:bCs/>
        </w:rPr>
      </w:pPr>
      <w:r>
        <w:rPr>
          <w:b/>
          <w:bCs/>
        </w:rPr>
        <w:t>TaskID</w:t>
      </w:r>
    </w:p>
    <w:p w14:paraId="732F8517" w14:textId="45582A08" w:rsidR="00045212" w:rsidRDefault="00045212" w:rsidP="00DB537E">
      <w:pPr>
        <w:pStyle w:val="ListParagraph"/>
        <w:numPr>
          <w:ilvl w:val="0"/>
          <w:numId w:val="118"/>
        </w:numPr>
        <w:spacing w:line="360" w:lineRule="auto"/>
        <w:rPr>
          <w:bCs/>
        </w:rPr>
      </w:pPr>
      <w:r>
        <w:rPr>
          <w:bCs/>
        </w:rPr>
        <w:t>Task Status change to “Assigned”</w:t>
      </w:r>
      <w:r w:rsidR="0016275C">
        <w:rPr>
          <w:bCs/>
        </w:rPr>
        <w:t xml:space="preserve"> (from not assigned to assigned)</w:t>
      </w:r>
      <w:r>
        <w:rPr>
          <w:bCs/>
        </w:rPr>
        <w:t>;</w:t>
      </w:r>
    </w:p>
    <w:p w14:paraId="21470B0E" w14:textId="77777777" w:rsidR="004A633A" w:rsidRDefault="004A633A" w:rsidP="00DB537E">
      <w:pPr>
        <w:pStyle w:val="ListParagraph"/>
        <w:spacing w:line="360" w:lineRule="auto"/>
        <w:rPr>
          <w:bCs/>
        </w:rPr>
      </w:pPr>
    </w:p>
    <w:p w14:paraId="3D7FCC9C" w14:textId="77777777" w:rsidR="004A633A" w:rsidRPr="000E5CD1" w:rsidRDefault="004A633A" w:rsidP="000E5CD1">
      <w:pPr>
        <w:pStyle w:val="ListParagraph"/>
        <w:spacing w:line="360" w:lineRule="auto"/>
        <w:ind w:left="0"/>
        <w:rPr>
          <w:b/>
          <w:bCs/>
        </w:rPr>
      </w:pPr>
      <w:r w:rsidRPr="000E5CD1">
        <w:rPr>
          <w:b/>
          <w:bCs/>
        </w:rPr>
        <w:t>Status</w:t>
      </w:r>
    </w:p>
    <w:p w14:paraId="16911854" w14:textId="395CBA22" w:rsidR="004A633A" w:rsidRDefault="004A633A" w:rsidP="004A633A">
      <w:pPr>
        <w:pStyle w:val="ListParagraph"/>
        <w:numPr>
          <w:ilvl w:val="0"/>
          <w:numId w:val="118"/>
        </w:numPr>
        <w:spacing w:line="360" w:lineRule="auto"/>
        <w:rPr>
          <w:bCs/>
        </w:rPr>
      </w:pPr>
      <w:r w:rsidRPr="008F7BA8">
        <w:rPr>
          <w:bCs/>
        </w:rPr>
        <w:t>Task Update appointment change;</w:t>
      </w:r>
    </w:p>
    <w:p w14:paraId="481EAF62" w14:textId="77777777" w:rsidR="004A633A" w:rsidRPr="004A633A" w:rsidRDefault="004A633A" w:rsidP="004A633A">
      <w:pPr>
        <w:pStyle w:val="ListParagraph"/>
        <w:numPr>
          <w:ilvl w:val="0"/>
          <w:numId w:val="118"/>
        </w:numPr>
        <w:spacing w:line="360" w:lineRule="auto"/>
        <w:rPr>
          <w:bCs/>
        </w:rPr>
      </w:pPr>
      <w:r w:rsidRPr="004A633A">
        <w:rPr>
          <w:bCs/>
        </w:rPr>
        <w:lastRenderedPageBreak/>
        <w:t>Task Status change to “Acknowledged”;</w:t>
      </w:r>
    </w:p>
    <w:p w14:paraId="78F0C767" w14:textId="54453C7B" w:rsidR="004A633A" w:rsidRPr="00FF68AE" w:rsidRDefault="004A633A">
      <w:pPr>
        <w:pStyle w:val="ListParagraph"/>
        <w:numPr>
          <w:ilvl w:val="0"/>
          <w:numId w:val="118"/>
        </w:numPr>
        <w:spacing w:line="360" w:lineRule="auto"/>
        <w:rPr>
          <w:bCs/>
        </w:rPr>
      </w:pPr>
      <w:r w:rsidRPr="004A633A">
        <w:rPr>
          <w:bCs/>
        </w:rPr>
        <w:t>Task Cancelation;</w:t>
      </w:r>
    </w:p>
    <w:p w14:paraId="55DB2446" w14:textId="77777777" w:rsidR="009600DF" w:rsidRDefault="009600DF" w:rsidP="00DB537E">
      <w:pPr>
        <w:pStyle w:val="ListParagraph"/>
        <w:spacing w:line="360" w:lineRule="auto"/>
        <w:rPr>
          <w:bCs/>
        </w:rPr>
      </w:pPr>
    </w:p>
    <w:p w14:paraId="4DB2B5D8" w14:textId="2F633F1C" w:rsidR="007B2A69" w:rsidRDefault="007B2A69" w:rsidP="00DB537E">
      <w:pPr>
        <w:spacing w:line="360" w:lineRule="auto"/>
        <w:rPr>
          <w:bCs/>
        </w:rPr>
      </w:pPr>
      <w:r>
        <w:rPr>
          <w:bCs/>
        </w:rPr>
        <w:t>The following events will trigger the outbound message</w:t>
      </w:r>
      <w:r w:rsidR="003F20CB">
        <w:rPr>
          <w:bCs/>
        </w:rPr>
        <w:t xml:space="preserve"> for </w:t>
      </w:r>
      <w:r>
        <w:rPr>
          <w:bCs/>
        </w:rPr>
        <w:t>Tasks</w:t>
      </w:r>
      <w:r w:rsidR="00F55197">
        <w:rPr>
          <w:bCs/>
        </w:rPr>
        <w:t xml:space="preserve"> except “</w:t>
      </w:r>
      <w:r w:rsidR="008974CF">
        <w:rPr>
          <w:bCs/>
        </w:rPr>
        <w:t>Parts Pickup</w:t>
      </w:r>
      <w:r w:rsidR="00F55197">
        <w:rPr>
          <w:bCs/>
        </w:rPr>
        <w:t>”</w:t>
      </w:r>
      <w:r>
        <w:rPr>
          <w:bCs/>
        </w:rPr>
        <w:t>:</w:t>
      </w:r>
    </w:p>
    <w:p w14:paraId="0779C3F9" w14:textId="60547FAF" w:rsidR="008F5B3D" w:rsidRDefault="008F5B3D" w:rsidP="00DB537E">
      <w:pPr>
        <w:spacing w:line="360" w:lineRule="auto"/>
        <w:rPr>
          <w:bCs/>
        </w:rPr>
      </w:pPr>
    </w:p>
    <w:tbl>
      <w:tblPr>
        <w:tblW w:w="0" w:type="auto"/>
        <w:tblInd w:w="-38" w:type="dxa"/>
        <w:tblLayout w:type="fixed"/>
        <w:tblLook w:val="0000" w:firstRow="0" w:lastRow="0" w:firstColumn="0" w:lastColumn="0" w:noHBand="0" w:noVBand="0"/>
      </w:tblPr>
      <w:tblGrid>
        <w:gridCol w:w="2932"/>
        <w:gridCol w:w="4413"/>
      </w:tblGrid>
      <w:tr w:rsidR="008F5B3D" w14:paraId="23D4DAFE" w14:textId="77777777" w:rsidTr="007D34CC">
        <w:trPr>
          <w:trHeight w:val="384"/>
        </w:trPr>
        <w:tc>
          <w:tcPr>
            <w:tcW w:w="2932" w:type="dxa"/>
            <w:tcBorders>
              <w:top w:val="single" w:sz="6" w:space="0" w:color="auto"/>
              <w:left w:val="single" w:sz="6" w:space="0" w:color="auto"/>
              <w:bottom w:val="single" w:sz="6" w:space="0" w:color="auto"/>
              <w:right w:val="single" w:sz="6" w:space="0" w:color="auto"/>
            </w:tcBorders>
            <w:shd w:val="solid" w:color="003366" w:fill="auto"/>
          </w:tcPr>
          <w:p w14:paraId="655FEE7D" w14:textId="77777777" w:rsidR="008F5B3D" w:rsidRPr="00CB584C" w:rsidRDefault="008F5B3D" w:rsidP="007D34CC">
            <w:pPr>
              <w:autoSpaceDE w:val="0"/>
              <w:autoSpaceDN w:val="0"/>
              <w:adjustRightInd w:val="0"/>
              <w:spacing w:line="360" w:lineRule="auto"/>
              <w:rPr>
                <w:rFonts w:cs="Verdana"/>
                <w:b/>
                <w:bCs/>
                <w:color w:val="FFFFFF"/>
                <w:sz w:val="16"/>
                <w:szCs w:val="16"/>
                <w:lang w:eastAsia="ja-JP"/>
              </w:rPr>
            </w:pPr>
            <w:r w:rsidRPr="00CB584C">
              <w:rPr>
                <w:b/>
                <w:bCs/>
              </w:rPr>
              <w:t>Outbound Action Name</w:t>
            </w:r>
          </w:p>
        </w:tc>
        <w:tc>
          <w:tcPr>
            <w:tcW w:w="4413" w:type="dxa"/>
            <w:tcBorders>
              <w:top w:val="single" w:sz="6" w:space="0" w:color="auto"/>
              <w:left w:val="single" w:sz="6" w:space="0" w:color="auto"/>
              <w:bottom w:val="single" w:sz="6" w:space="0" w:color="auto"/>
              <w:right w:val="single" w:sz="6" w:space="0" w:color="auto"/>
            </w:tcBorders>
            <w:shd w:val="solid" w:color="003366" w:fill="auto"/>
          </w:tcPr>
          <w:p w14:paraId="2C4D12BE" w14:textId="77777777" w:rsidR="008F5B3D" w:rsidRPr="00CB584C" w:rsidRDefault="008F5B3D" w:rsidP="007D34CC">
            <w:pPr>
              <w:autoSpaceDE w:val="0"/>
              <w:autoSpaceDN w:val="0"/>
              <w:adjustRightInd w:val="0"/>
              <w:spacing w:line="360" w:lineRule="auto"/>
              <w:rPr>
                <w:rFonts w:cs="Verdana"/>
                <w:b/>
                <w:bCs/>
                <w:color w:val="FFFFFF"/>
                <w:sz w:val="16"/>
                <w:szCs w:val="16"/>
                <w:lang w:eastAsia="ja-JP"/>
              </w:rPr>
            </w:pPr>
            <w:r>
              <w:rPr>
                <w:b/>
                <w:bCs/>
              </w:rPr>
              <w:t>W</w:t>
            </w:r>
            <w:r w:rsidRPr="00CB584C">
              <w:rPr>
                <w:b/>
                <w:bCs/>
              </w:rPr>
              <w:t>hen the Event Fires</w:t>
            </w:r>
          </w:p>
        </w:tc>
      </w:tr>
      <w:tr w:rsidR="008F5B3D" w14:paraId="69955ED8" w14:textId="77777777" w:rsidTr="007D34CC">
        <w:trPr>
          <w:trHeight w:val="406"/>
        </w:trPr>
        <w:tc>
          <w:tcPr>
            <w:tcW w:w="2932" w:type="dxa"/>
            <w:tcBorders>
              <w:top w:val="single" w:sz="6" w:space="0" w:color="auto"/>
              <w:left w:val="single" w:sz="6" w:space="0" w:color="auto"/>
              <w:bottom w:val="single" w:sz="6" w:space="0" w:color="auto"/>
              <w:right w:val="single" w:sz="6" w:space="0" w:color="auto"/>
            </w:tcBorders>
          </w:tcPr>
          <w:p w14:paraId="37E1FF31" w14:textId="1C0B4D50" w:rsidR="008F5B3D" w:rsidRDefault="008F5B3D" w:rsidP="007D34CC">
            <w:pPr>
              <w:autoSpaceDE w:val="0"/>
              <w:autoSpaceDN w:val="0"/>
              <w:adjustRightInd w:val="0"/>
              <w:spacing w:line="360" w:lineRule="auto"/>
              <w:rPr>
                <w:rFonts w:ascii="Calibri" w:hAnsi="Calibri" w:cs="Calibri"/>
                <w:color w:val="000000"/>
                <w:sz w:val="16"/>
                <w:szCs w:val="16"/>
                <w:lang w:eastAsia="ja-JP"/>
              </w:rPr>
            </w:pPr>
            <w:r>
              <w:t>TaskAppointment</w:t>
            </w:r>
          </w:p>
        </w:tc>
        <w:tc>
          <w:tcPr>
            <w:tcW w:w="4413" w:type="dxa"/>
            <w:tcBorders>
              <w:top w:val="single" w:sz="6" w:space="0" w:color="auto"/>
              <w:left w:val="single" w:sz="6" w:space="0" w:color="auto"/>
              <w:bottom w:val="single" w:sz="6" w:space="0" w:color="auto"/>
              <w:right w:val="single" w:sz="6" w:space="0" w:color="auto"/>
            </w:tcBorders>
          </w:tcPr>
          <w:p w14:paraId="7407C820" w14:textId="53C53569" w:rsidR="008F5B3D" w:rsidRDefault="008F5B3D">
            <w:pPr>
              <w:autoSpaceDE w:val="0"/>
              <w:autoSpaceDN w:val="0"/>
              <w:adjustRightInd w:val="0"/>
              <w:spacing w:line="360" w:lineRule="auto"/>
              <w:rPr>
                <w:rFonts w:cs="Verdana"/>
                <w:color w:val="000000"/>
                <w:sz w:val="16"/>
                <w:szCs w:val="16"/>
                <w:lang w:eastAsia="ja-JP"/>
              </w:rPr>
            </w:pPr>
            <w:r w:rsidRPr="008F7BA8">
              <w:rPr>
                <w:bCs/>
              </w:rPr>
              <w:t xml:space="preserve">Task Update </w:t>
            </w:r>
            <w:r w:rsidR="00B85176">
              <w:rPr>
                <w:bCs/>
              </w:rPr>
              <w:t>once Status is “En Route” &amp; beyond (e.g. “Completed”, “Incomplete”, “On Site”)</w:t>
            </w:r>
            <w:r w:rsidRPr="008F7BA8">
              <w:rPr>
                <w:bCs/>
              </w:rPr>
              <w:t>;</w:t>
            </w:r>
          </w:p>
        </w:tc>
      </w:tr>
      <w:tr w:rsidR="008F5B3D" w14:paraId="6320CFDB" w14:textId="77777777" w:rsidTr="007D34CC">
        <w:trPr>
          <w:trHeight w:val="406"/>
        </w:trPr>
        <w:tc>
          <w:tcPr>
            <w:tcW w:w="2932" w:type="dxa"/>
            <w:tcBorders>
              <w:top w:val="single" w:sz="6" w:space="0" w:color="auto"/>
              <w:left w:val="single" w:sz="6" w:space="0" w:color="auto"/>
              <w:bottom w:val="single" w:sz="6" w:space="0" w:color="auto"/>
              <w:right w:val="single" w:sz="6" w:space="0" w:color="auto"/>
            </w:tcBorders>
          </w:tcPr>
          <w:p w14:paraId="226481FA" w14:textId="78A1AC4F" w:rsidR="008F5B3D" w:rsidRDefault="008F5B3D" w:rsidP="007D34CC">
            <w:pPr>
              <w:autoSpaceDE w:val="0"/>
              <w:autoSpaceDN w:val="0"/>
              <w:adjustRightInd w:val="0"/>
              <w:spacing w:line="360" w:lineRule="auto"/>
              <w:rPr>
                <w:rFonts w:ascii="Calibri" w:hAnsi="Calibri" w:cs="Calibri"/>
                <w:color w:val="000000"/>
                <w:sz w:val="16"/>
                <w:szCs w:val="16"/>
                <w:lang w:eastAsia="ja-JP"/>
              </w:rPr>
            </w:pPr>
            <w:r>
              <w:t>TaskStatus</w:t>
            </w:r>
            <w:r w:rsidRPr="0091302C">
              <w:rPr>
                <w:bCs/>
              </w:rPr>
              <w:t>Acknowledged</w:t>
            </w:r>
          </w:p>
        </w:tc>
        <w:tc>
          <w:tcPr>
            <w:tcW w:w="4413" w:type="dxa"/>
            <w:tcBorders>
              <w:top w:val="single" w:sz="6" w:space="0" w:color="auto"/>
              <w:left w:val="single" w:sz="6" w:space="0" w:color="auto"/>
              <w:bottom w:val="single" w:sz="6" w:space="0" w:color="auto"/>
              <w:right w:val="single" w:sz="6" w:space="0" w:color="auto"/>
            </w:tcBorders>
          </w:tcPr>
          <w:p w14:paraId="6221B3D4" w14:textId="77777777" w:rsidR="008F5B3D" w:rsidRPr="00F44412" w:rsidRDefault="008F5B3D" w:rsidP="007D34CC">
            <w:pPr>
              <w:spacing w:line="360" w:lineRule="auto"/>
              <w:rPr>
                <w:bCs/>
              </w:rPr>
            </w:pPr>
            <w:r w:rsidRPr="007D444B">
              <w:rPr>
                <w:bCs/>
              </w:rPr>
              <w:t>Task Status change to “Acknowledged”;</w:t>
            </w:r>
          </w:p>
          <w:p w14:paraId="04DB10D1" w14:textId="22A1C1D2" w:rsidR="008F5B3D" w:rsidRDefault="008F5B3D" w:rsidP="007D34CC">
            <w:pPr>
              <w:autoSpaceDE w:val="0"/>
              <w:autoSpaceDN w:val="0"/>
              <w:adjustRightInd w:val="0"/>
              <w:spacing w:line="360" w:lineRule="auto"/>
              <w:rPr>
                <w:rFonts w:cs="Verdana"/>
                <w:color w:val="000000"/>
                <w:sz w:val="16"/>
                <w:szCs w:val="16"/>
                <w:lang w:eastAsia="ja-JP"/>
              </w:rPr>
            </w:pPr>
          </w:p>
        </w:tc>
      </w:tr>
      <w:tr w:rsidR="008F5B3D" w14:paraId="305FAFAF" w14:textId="77777777" w:rsidTr="007D34CC">
        <w:trPr>
          <w:trHeight w:val="406"/>
        </w:trPr>
        <w:tc>
          <w:tcPr>
            <w:tcW w:w="2932" w:type="dxa"/>
            <w:tcBorders>
              <w:top w:val="single" w:sz="6" w:space="0" w:color="auto"/>
              <w:left w:val="single" w:sz="6" w:space="0" w:color="auto"/>
              <w:bottom w:val="single" w:sz="6" w:space="0" w:color="auto"/>
              <w:right w:val="single" w:sz="6" w:space="0" w:color="auto"/>
            </w:tcBorders>
          </w:tcPr>
          <w:p w14:paraId="7CD2EBA8" w14:textId="6D5C4004" w:rsidR="008F5B3D" w:rsidRPr="00945740" w:rsidRDefault="008F5B3D" w:rsidP="007D34CC">
            <w:pPr>
              <w:autoSpaceDE w:val="0"/>
              <w:autoSpaceDN w:val="0"/>
              <w:adjustRightInd w:val="0"/>
              <w:spacing w:line="360" w:lineRule="auto"/>
              <w:rPr>
                <w:rFonts w:ascii="Calibri" w:hAnsi="Calibri" w:cs="Calibri"/>
              </w:rPr>
            </w:pPr>
            <w:r>
              <w:t>TaskStatus</w:t>
            </w:r>
            <w:r w:rsidRPr="0091302C">
              <w:rPr>
                <w:bCs/>
              </w:rPr>
              <w:t>Assigned</w:t>
            </w:r>
          </w:p>
        </w:tc>
        <w:tc>
          <w:tcPr>
            <w:tcW w:w="4413" w:type="dxa"/>
            <w:tcBorders>
              <w:top w:val="single" w:sz="6" w:space="0" w:color="auto"/>
              <w:left w:val="single" w:sz="6" w:space="0" w:color="auto"/>
              <w:bottom w:val="single" w:sz="6" w:space="0" w:color="auto"/>
              <w:right w:val="single" w:sz="6" w:space="0" w:color="auto"/>
            </w:tcBorders>
          </w:tcPr>
          <w:p w14:paraId="41FCBB49" w14:textId="77777777" w:rsidR="008F5B3D" w:rsidRPr="00F44412" w:rsidRDefault="008F5B3D" w:rsidP="007D34CC">
            <w:pPr>
              <w:spacing w:line="360" w:lineRule="auto"/>
              <w:rPr>
                <w:bCs/>
              </w:rPr>
            </w:pPr>
            <w:r w:rsidRPr="007D444B">
              <w:rPr>
                <w:bCs/>
              </w:rPr>
              <w:t>Task Status change to “Assigned”;</w:t>
            </w:r>
          </w:p>
          <w:p w14:paraId="42A789D6" w14:textId="329569F6" w:rsidR="008F5B3D" w:rsidRPr="00945740" w:rsidRDefault="008F5B3D" w:rsidP="007D34CC">
            <w:pPr>
              <w:autoSpaceDE w:val="0"/>
              <w:autoSpaceDN w:val="0"/>
              <w:adjustRightInd w:val="0"/>
              <w:spacing w:line="360" w:lineRule="auto"/>
              <w:rPr>
                <w:rFonts w:ascii="Calibri" w:hAnsi="Calibri" w:cs="Calibri"/>
              </w:rPr>
            </w:pPr>
          </w:p>
        </w:tc>
      </w:tr>
      <w:tr w:rsidR="008F5B3D" w14:paraId="241552EB" w14:textId="77777777" w:rsidTr="007D34CC">
        <w:trPr>
          <w:trHeight w:val="406"/>
        </w:trPr>
        <w:tc>
          <w:tcPr>
            <w:tcW w:w="2932" w:type="dxa"/>
            <w:tcBorders>
              <w:top w:val="single" w:sz="6" w:space="0" w:color="auto"/>
              <w:left w:val="single" w:sz="6" w:space="0" w:color="auto"/>
              <w:bottom w:val="single" w:sz="6" w:space="0" w:color="auto"/>
              <w:right w:val="single" w:sz="6" w:space="0" w:color="auto"/>
            </w:tcBorders>
          </w:tcPr>
          <w:p w14:paraId="61E3975A" w14:textId="58E2CF02" w:rsidR="008F5B3D" w:rsidRPr="00945740" w:rsidRDefault="008F5B3D" w:rsidP="007D34CC">
            <w:pPr>
              <w:autoSpaceDE w:val="0"/>
              <w:autoSpaceDN w:val="0"/>
              <w:adjustRightInd w:val="0"/>
              <w:spacing w:line="360" w:lineRule="auto"/>
              <w:rPr>
                <w:rFonts w:ascii="Calibri" w:hAnsi="Calibri" w:cs="Calibri"/>
              </w:rPr>
            </w:pPr>
            <w:r>
              <w:t>TaskStatus</w:t>
            </w:r>
            <w:r>
              <w:rPr>
                <w:bCs/>
              </w:rPr>
              <w:t>Cance</w:t>
            </w:r>
            <w:r w:rsidR="004A633A">
              <w:rPr>
                <w:bCs/>
              </w:rPr>
              <w:t>l</w:t>
            </w:r>
            <w:r>
              <w:rPr>
                <w:bCs/>
              </w:rPr>
              <w:t>led</w:t>
            </w:r>
          </w:p>
        </w:tc>
        <w:tc>
          <w:tcPr>
            <w:tcW w:w="4413" w:type="dxa"/>
            <w:tcBorders>
              <w:top w:val="single" w:sz="6" w:space="0" w:color="auto"/>
              <w:left w:val="single" w:sz="6" w:space="0" w:color="auto"/>
              <w:bottom w:val="single" w:sz="6" w:space="0" w:color="auto"/>
              <w:right w:val="single" w:sz="6" w:space="0" w:color="auto"/>
            </w:tcBorders>
          </w:tcPr>
          <w:p w14:paraId="17A9AF3F" w14:textId="77777777" w:rsidR="008F5B3D" w:rsidRPr="00F44412" w:rsidRDefault="008F5B3D" w:rsidP="007D34CC">
            <w:pPr>
              <w:spacing w:line="360" w:lineRule="auto"/>
              <w:rPr>
                <w:bCs/>
              </w:rPr>
            </w:pPr>
            <w:r w:rsidRPr="007D444B">
              <w:rPr>
                <w:bCs/>
              </w:rPr>
              <w:t>Task Cancelation;</w:t>
            </w:r>
          </w:p>
          <w:p w14:paraId="693B5413" w14:textId="77777777" w:rsidR="008F5B3D" w:rsidRPr="00945740" w:rsidRDefault="008F5B3D" w:rsidP="007D34CC">
            <w:pPr>
              <w:autoSpaceDE w:val="0"/>
              <w:autoSpaceDN w:val="0"/>
              <w:adjustRightInd w:val="0"/>
              <w:spacing w:line="360" w:lineRule="auto"/>
              <w:rPr>
                <w:rFonts w:ascii="Calibri" w:hAnsi="Calibri" w:cs="Calibri"/>
              </w:rPr>
            </w:pPr>
          </w:p>
        </w:tc>
      </w:tr>
    </w:tbl>
    <w:p w14:paraId="18FC6866" w14:textId="6E68EBAE" w:rsidR="002C35F0" w:rsidRDefault="00242D39" w:rsidP="00DB537E">
      <w:pPr>
        <w:spacing w:line="360" w:lineRule="auto"/>
        <w:rPr>
          <w:ins w:id="1944" w:author="Duncan Hardie" w:date="2014-04-15T11:53:00Z"/>
          <w:bCs/>
        </w:rPr>
      </w:pPr>
      <w:r>
        <w:rPr>
          <w:bCs/>
        </w:rPr>
        <w:t>Note: Should any of the values included in the messages below be changed while the Task is the event fire status listed above, the outbound message will be resent with the new data.</w:t>
      </w:r>
    </w:p>
    <w:p w14:paraId="77CE95A9" w14:textId="4B506E61" w:rsidR="00A16219" w:rsidRDefault="00A16219">
      <w:pPr>
        <w:rPr>
          <w:ins w:id="1945" w:author="Duncan Hardie" w:date="2014-04-15T11:53:00Z"/>
          <w:bCs/>
        </w:rPr>
      </w:pPr>
      <w:ins w:id="1946" w:author="Duncan Hardie" w:date="2014-04-15T11:53:00Z">
        <w:r>
          <w:rPr>
            <w:bCs/>
          </w:rPr>
          <w:br w:type="page"/>
        </w:r>
      </w:ins>
    </w:p>
    <w:p w14:paraId="67A74DFC" w14:textId="1867B915" w:rsidR="00A16219" w:rsidDel="00A16219" w:rsidRDefault="00A16219" w:rsidP="00DB537E">
      <w:pPr>
        <w:spacing w:line="360" w:lineRule="auto"/>
        <w:rPr>
          <w:del w:id="1947" w:author="Duncan Hardie" w:date="2014-04-15T11:53:00Z"/>
          <w:bCs/>
        </w:rPr>
      </w:pPr>
    </w:p>
    <w:p w14:paraId="7EDFB991" w14:textId="77777777" w:rsidR="009E1A75" w:rsidRDefault="009E1A75" w:rsidP="009E1A75">
      <w:pPr>
        <w:pStyle w:val="Heading2"/>
        <w:numPr>
          <w:ilvl w:val="2"/>
          <w:numId w:val="2"/>
        </w:numPr>
      </w:pPr>
      <w:bookmarkStart w:id="1948" w:name="_Toc370915685"/>
      <w:r w:rsidRPr="00534A8B">
        <w:t>Message Fields</w:t>
      </w:r>
      <w:bookmarkEnd w:id="1948"/>
    </w:p>
    <w:p w14:paraId="67DEDA5F" w14:textId="77777777" w:rsidR="009E1A75" w:rsidRDefault="009E1A75" w:rsidP="009E1A75">
      <w:pPr>
        <w:pStyle w:val="BodyText"/>
        <w:ind w:left="0"/>
      </w:pPr>
      <w:r>
        <w:t>Below is a proposal for the task fields that shall be sent out in the outgoing message.</w:t>
      </w:r>
    </w:p>
    <w:p w14:paraId="28637272" w14:textId="3810477A" w:rsidR="005776D6" w:rsidRPr="005776D6" w:rsidDel="00832EB5" w:rsidRDefault="009E1A75">
      <w:pPr>
        <w:pStyle w:val="TableText"/>
        <w:numPr>
          <w:ilvl w:val="3"/>
          <w:numId w:val="161"/>
        </w:numPr>
        <w:spacing w:line="360" w:lineRule="auto"/>
        <w:rPr>
          <w:del w:id="1949" w:author="Duncan Hardie" w:date="2014-04-15T11:42:00Z"/>
          <w:rFonts w:ascii="Calibri" w:hAnsi="Calibri" w:cs="Calibri"/>
          <w:lang w:bidi="he-IL"/>
        </w:rPr>
        <w:pPrChange w:id="1950" w:author="Duncan Hardie" w:date="2014-04-15T11:18:00Z">
          <w:pPr>
            <w:pStyle w:val="TableText"/>
            <w:numPr>
              <w:numId w:val="161"/>
            </w:numPr>
            <w:spacing w:line="360" w:lineRule="auto"/>
            <w:ind w:left="720" w:hanging="360"/>
          </w:pPr>
        </w:pPrChange>
      </w:pPr>
      <w:moveFromRangeStart w:id="1951" w:author="Duncan Hardie" w:date="2014-04-15T11:42:00Z" w:name="move385325466"/>
      <w:moveFrom w:id="1952" w:author="Duncan Hardie" w:date="2014-04-15T11:42:00Z">
        <w:r w:rsidDel="00832EB5">
          <w:rPr>
            <w:rFonts w:ascii="Calibri" w:hAnsi="Calibri" w:cs="Calibri"/>
            <w:lang w:bidi="he-IL"/>
          </w:rPr>
          <w:t>Task</w:t>
        </w:r>
        <w:r w:rsidR="00557557" w:rsidDel="00832EB5">
          <w:rPr>
            <w:rFonts w:ascii="Calibri" w:hAnsi="Calibri" w:cs="Calibri"/>
            <w:lang w:bidi="he-IL"/>
          </w:rPr>
          <w:t>A</w:t>
        </w:r>
        <w:r w:rsidDel="00832EB5">
          <w:rPr>
            <w:rFonts w:ascii="Calibri" w:hAnsi="Calibri" w:cs="Calibri"/>
            <w:lang w:bidi="he-IL"/>
          </w:rPr>
          <w:t>ppointment</w:t>
        </w:r>
      </w:moveFrom>
      <w:moveFromRangeEnd w:id="1951"/>
    </w:p>
    <w:p w14:paraId="7FE911B6" w14:textId="38547F25" w:rsidR="009E1A75" w:rsidDel="00832EB5" w:rsidRDefault="009E1A75" w:rsidP="007D34CC">
      <w:pPr>
        <w:pStyle w:val="TableText"/>
        <w:numPr>
          <w:ilvl w:val="1"/>
          <w:numId w:val="161"/>
        </w:numPr>
        <w:spacing w:line="360" w:lineRule="auto"/>
        <w:rPr>
          <w:del w:id="1953" w:author="Duncan Hardie" w:date="2014-04-15T11:42:00Z"/>
          <w:rFonts w:ascii="Calibri" w:hAnsi="Calibri" w:cs="Calibri"/>
          <w:lang w:bidi="he-IL"/>
        </w:rPr>
      </w:pPr>
      <w:del w:id="1954" w:author="Duncan Hardie" w:date="2014-04-15T11:42:00Z">
        <w:r w:rsidRPr="007D34CC" w:rsidDel="00832EB5">
          <w:rPr>
            <w:rFonts w:cs="Arial"/>
            <w:color w:val="000000"/>
          </w:rPr>
          <w:delText>TaskAppointment</w:delText>
        </w:r>
      </w:del>
    </w:p>
    <w:p w14:paraId="03973D97" w14:textId="1C9E8CB4" w:rsidR="009E1A75" w:rsidRPr="007D34CC" w:rsidDel="00832EB5" w:rsidRDefault="009E1A75" w:rsidP="007D34CC">
      <w:pPr>
        <w:pStyle w:val="TableText"/>
        <w:numPr>
          <w:ilvl w:val="1"/>
          <w:numId w:val="161"/>
        </w:numPr>
        <w:spacing w:line="360" w:lineRule="auto"/>
        <w:rPr>
          <w:del w:id="1955" w:author="Duncan Hardie" w:date="2014-04-15T11:42:00Z"/>
          <w:rFonts w:cs="Arial"/>
          <w:color w:val="000000"/>
        </w:rPr>
      </w:pPr>
      <w:del w:id="1956" w:author="Duncan Hardie" w:date="2014-04-15T11:42:00Z">
        <w:r w:rsidRPr="007D34CC" w:rsidDel="00832EB5">
          <w:rPr>
            <w:rFonts w:cs="Arial"/>
            <w:color w:val="000000"/>
          </w:rPr>
          <w:delText>AppointmentStart</w:delText>
        </w:r>
      </w:del>
    </w:p>
    <w:p w14:paraId="4110DE39" w14:textId="09889C34" w:rsidR="009E1A75" w:rsidRPr="007D34CC" w:rsidDel="00832EB5" w:rsidRDefault="009E1A75" w:rsidP="007D34CC">
      <w:pPr>
        <w:pStyle w:val="TableText"/>
        <w:numPr>
          <w:ilvl w:val="1"/>
          <w:numId w:val="161"/>
        </w:numPr>
        <w:spacing w:line="360" w:lineRule="auto"/>
        <w:rPr>
          <w:del w:id="1957" w:author="Duncan Hardie" w:date="2014-04-15T11:42:00Z"/>
          <w:rFonts w:cs="Arial"/>
          <w:color w:val="000000"/>
        </w:rPr>
      </w:pPr>
      <w:del w:id="1958" w:author="Duncan Hardie" w:date="2014-04-15T11:42:00Z">
        <w:r w:rsidRPr="007D34CC" w:rsidDel="00832EB5">
          <w:rPr>
            <w:rFonts w:cs="Arial"/>
            <w:color w:val="000000"/>
          </w:rPr>
          <w:delText>AppointmentFinish</w:delText>
        </w:r>
      </w:del>
    </w:p>
    <w:p w14:paraId="710E9D41" w14:textId="58DD1CF4" w:rsidR="009E1A75" w:rsidRPr="007D34CC" w:rsidDel="00832EB5" w:rsidRDefault="009E1A75" w:rsidP="007D34CC">
      <w:pPr>
        <w:pStyle w:val="TableText"/>
        <w:numPr>
          <w:ilvl w:val="1"/>
          <w:numId w:val="161"/>
        </w:numPr>
        <w:spacing w:line="360" w:lineRule="auto"/>
        <w:rPr>
          <w:del w:id="1959" w:author="Duncan Hardie" w:date="2014-04-15T11:42:00Z"/>
          <w:rFonts w:cs="Arial"/>
          <w:color w:val="000000"/>
        </w:rPr>
      </w:pPr>
      <w:del w:id="1960" w:author="Duncan Hardie" w:date="2014-04-15T11:42:00Z">
        <w:r w:rsidRPr="007D34CC" w:rsidDel="00832EB5">
          <w:rPr>
            <w:rFonts w:cs="Arial"/>
            <w:color w:val="000000"/>
          </w:rPr>
          <w:delText>Status</w:delText>
        </w:r>
      </w:del>
    </w:p>
    <w:p w14:paraId="011351CE" w14:textId="35ACA0F8" w:rsidR="009E1A75" w:rsidRPr="007D34CC" w:rsidDel="00832EB5" w:rsidRDefault="009E1A75" w:rsidP="007D34CC">
      <w:pPr>
        <w:pStyle w:val="TableText"/>
        <w:numPr>
          <w:ilvl w:val="1"/>
          <w:numId w:val="161"/>
        </w:numPr>
        <w:spacing w:line="360" w:lineRule="auto"/>
        <w:rPr>
          <w:del w:id="1961" w:author="Duncan Hardie" w:date="2014-04-15T11:42:00Z"/>
          <w:rFonts w:cs="Arial"/>
          <w:color w:val="000000"/>
        </w:rPr>
      </w:pPr>
      <w:del w:id="1962" w:author="Duncan Hardie" w:date="2014-04-15T11:42:00Z">
        <w:r w:rsidRPr="007D34CC" w:rsidDel="00832EB5">
          <w:rPr>
            <w:rFonts w:cs="Arial"/>
            <w:color w:val="000000"/>
          </w:rPr>
          <w:delText>TaskID</w:delText>
        </w:r>
      </w:del>
    </w:p>
    <w:p w14:paraId="62C85294" w14:textId="3AA82C40" w:rsidR="009E1A75" w:rsidRPr="007D34CC" w:rsidDel="00832EB5" w:rsidRDefault="009E1A75" w:rsidP="007D34CC">
      <w:pPr>
        <w:pStyle w:val="TableText"/>
        <w:numPr>
          <w:ilvl w:val="1"/>
          <w:numId w:val="161"/>
        </w:numPr>
        <w:spacing w:line="360" w:lineRule="auto"/>
        <w:rPr>
          <w:del w:id="1963" w:author="Duncan Hardie" w:date="2014-04-15T11:42:00Z"/>
          <w:rFonts w:cs="Arial"/>
          <w:color w:val="000000"/>
        </w:rPr>
      </w:pPr>
      <w:del w:id="1964" w:author="Duncan Hardie" w:date="2014-04-15T11:42:00Z">
        <w:r w:rsidRPr="007D34CC" w:rsidDel="00832EB5">
          <w:rPr>
            <w:rFonts w:cs="Arial"/>
            <w:color w:val="000000"/>
          </w:rPr>
          <w:delText>Previous Task Details</w:delText>
        </w:r>
      </w:del>
    </w:p>
    <w:p w14:paraId="593FD355" w14:textId="46EFA8FA" w:rsidR="00981863" w:rsidRPr="00CB584C" w:rsidRDefault="00981863">
      <w:pPr>
        <w:pStyle w:val="TableText"/>
        <w:numPr>
          <w:ilvl w:val="0"/>
          <w:numId w:val="161"/>
        </w:numPr>
        <w:spacing w:line="360" w:lineRule="auto"/>
        <w:rPr>
          <w:rFonts w:cs="Arial"/>
          <w:color w:val="000000"/>
        </w:rPr>
        <w:pPrChange w:id="1965" w:author="Duncan Hardie" w:date="2014-04-15T11:31:00Z">
          <w:pPr>
            <w:pStyle w:val="TableText"/>
            <w:numPr>
              <w:ilvl w:val="1"/>
              <w:numId w:val="161"/>
            </w:numPr>
            <w:spacing w:line="360" w:lineRule="auto"/>
            <w:ind w:left="1440" w:hanging="360"/>
          </w:pPr>
        </w:pPrChange>
      </w:pPr>
      <w:ins w:id="1966" w:author="Duncan Hardie" w:date="2014-04-15T11:30:00Z">
        <w:r>
          <w:rPr>
            <w:rFonts w:ascii="Calibri" w:hAnsi="Calibri" w:cs="Calibri"/>
            <w:sz w:val="22"/>
            <w:szCs w:val="22"/>
          </w:rPr>
          <w:t>TaskStatusCanceled</w:t>
        </w:r>
      </w:ins>
      <w:ins w:id="1967" w:author="Duncan Hardie" w:date="2014-04-15T11:31:00Z">
        <w:r w:rsidRPr="00981863">
          <w:rPr>
            <w:rFonts w:cs="Arial"/>
            <w:color w:val="000000"/>
          </w:rPr>
          <w:t xml:space="preserve"> </w:t>
        </w:r>
      </w:ins>
      <w:moveToRangeStart w:id="1968" w:author="Duncan Hardie" w:date="2014-04-15T11:31:00Z" w:name="move385324798"/>
    </w:p>
    <w:p w14:paraId="47B42AC4" w14:textId="48BAFE0E" w:rsidR="00981863" w:rsidRPr="00CB584C" w:rsidRDefault="00981863" w:rsidP="00981863">
      <w:pPr>
        <w:pStyle w:val="TableText"/>
        <w:numPr>
          <w:ilvl w:val="1"/>
          <w:numId w:val="161"/>
        </w:numPr>
        <w:spacing w:line="360" w:lineRule="auto"/>
        <w:rPr>
          <w:ins w:id="1969" w:author="Duncan Hardie" w:date="2014-04-15T11:31:00Z"/>
          <w:rFonts w:cs="Arial"/>
          <w:color w:val="000000"/>
        </w:rPr>
      </w:pPr>
      <w:moveTo w:id="1970" w:author="Duncan Hardie" w:date="2014-04-15T11:31:00Z">
        <w:del w:id="1971" w:author="Duncan Hardie" w:date="2014-04-15T11:51:00Z">
          <w:r w:rsidRPr="00CB584C" w:rsidDel="00832EB5">
            <w:rPr>
              <w:rFonts w:cs="Arial"/>
              <w:color w:val="000000"/>
            </w:rPr>
            <w:delText>Previous Task Details</w:delText>
          </w:r>
        </w:del>
      </w:moveTo>
      <w:ins w:id="1972" w:author="Duncan Hardie" w:date="2014-04-15T11:31:00Z">
        <w:r w:rsidRPr="00CB584C">
          <w:rPr>
            <w:rFonts w:cs="Arial"/>
            <w:color w:val="000000"/>
          </w:rPr>
          <w:t>AppointmentStart</w:t>
        </w:r>
      </w:ins>
    </w:p>
    <w:p w14:paraId="0750FBA0" w14:textId="77777777" w:rsidR="00981863" w:rsidRDefault="00981863" w:rsidP="00981863">
      <w:pPr>
        <w:pStyle w:val="TableText"/>
        <w:numPr>
          <w:ilvl w:val="1"/>
          <w:numId w:val="161"/>
        </w:numPr>
        <w:spacing w:line="360" w:lineRule="auto"/>
        <w:rPr>
          <w:ins w:id="1973" w:author="Duncan Hardie" w:date="2014-04-15T11:31:00Z"/>
          <w:rFonts w:cs="Arial"/>
          <w:color w:val="000000"/>
        </w:rPr>
      </w:pPr>
      <w:ins w:id="1974" w:author="Duncan Hardie" w:date="2014-04-15T11:31:00Z">
        <w:r w:rsidRPr="00CB584C">
          <w:rPr>
            <w:rFonts w:cs="Arial"/>
            <w:color w:val="000000"/>
          </w:rPr>
          <w:t>AppointmentFinish</w:t>
        </w:r>
      </w:ins>
    </w:p>
    <w:p w14:paraId="48D1F062" w14:textId="77777777" w:rsidR="00981863" w:rsidRPr="00CB584C" w:rsidRDefault="00981863" w:rsidP="00981863">
      <w:pPr>
        <w:pStyle w:val="TableText"/>
        <w:numPr>
          <w:ilvl w:val="1"/>
          <w:numId w:val="161"/>
        </w:numPr>
        <w:spacing w:line="360" w:lineRule="auto"/>
        <w:rPr>
          <w:ins w:id="1975" w:author="Duncan Hardie" w:date="2014-04-15T11:31:00Z"/>
          <w:rFonts w:cs="Arial"/>
          <w:color w:val="000000"/>
        </w:rPr>
      </w:pPr>
      <w:ins w:id="1976" w:author="Duncan Hardie" w:date="2014-04-15T11:31:00Z">
        <w:r w:rsidRPr="00CB584C">
          <w:rPr>
            <w:rFonts w:cs="Arial"/>
            <w:color w:val="000000"/>
          </w:rPr>
          <w:t>Status</w:t>
        </w:r>
      </w:ins>
    </w:p>
    <w:p w14:paraId="6D0B8B8B" w14:textId="77777777" w:rsidR="00832EB5" w:rsidRPr="00A16219" w:rsidRDefault="00981863" w:rsidP="00832EB5">
      <w:pPr>
        <w:pStyle w:val="TableText"/>
        <w:numPr>
          <w:ilvl w:val="1"/>
          <w:numId w:val="161"/>
        </w:numPr>
        <w:spacing w:line="360" w:lineRule="auto"/>
        <w:rPr>
          <w:ins w:id="1977" w:author="Duncan Hardie" w:date="2014-04-15T11:52:00Z"/>
          <w:rFonts w:ascii="Calibri" w:hAnsi="Calibri" w:cs="Calibri"/>
          <w:lang w:bidi="he-IL"/>
          <w:rPrChange w:id="1978" w:author="Duncan Hardie" w:date="2014-04-15T11:52:00Z">
            <w:rPr>
              <w:ins w:id="1979" w:author="Duncan Hardie" w:date="2014-04-15T11:52:00Z"/>
              <w:rFonts w:cs="Arial"/>
              <w:color w:val="000000"/>
            </w:rPr>
          </w:rPrChange>
        </w:rPr>
      </w:pPr>
      <w:ins w:id="1980" w:author="Duncan Hardie" w:date="2014-04-15T11:31:00Z">
        <w:r w:rsidRPr="00CB584C">
          <w:rPr>
            <w:rFonts w:cs="Arial"/>
            <w:color w:val="000000"/>
          </w:rPr>
          <w:t>TaskID</w:t>
        </w:r>
      </w:ins>
    </w:p>
    <w:p w14:paraId="6F962368" w14:textId="6DD92EB6" w:rsidR="00A16219" w:rsidRPr="00832EB5" w:rsidRDefault="00A16219" w:rsidP="00832EB5">
      <w:pPr>
        <w:pStyle w:val="TableText"/>
        <w:numPr>
          <w:ilvl w:val="1"/>
          <w:numId w:val="161"/>
        </w:numPr>
        <w:spacing w:line="360" w:lineRule="auto"/>
        <w:rPr>
          <w:ins w:id="1981" w:author="Duncan Hardie" w:date="2014-04-15T11:51:00Z"/>
          <w:rFonts w:ascii="Calibri" w:hAnsi="Calibri" w:cs="Calibri"/>
          <w:lang w:bidi="he-IL"/>
          <w:rPrChange w:id="1982" w:author="Duncan Hardie" w:date="2014-04-15T11:51:00Z">
            <w:rPr>
              <w:ins w:id="1983" w:author="Duncan Hardie" w:date="2014-04-15T11:51:00Z"/>
              <w:rFonts w:cs="Arial"/>
              <w:color w:val="000000"/>
            </w:rPr>
          </w:rPrChange>
        </w:rPr>
      </w:pPr>
      <w:ins w:id="1984" w:author="Duncan Hardie" w:date="2014-04-15T11:52:00Z">
        <w:r w:rsidRPr="005776D6">
          <w:rPr>
            <w:rFonts w:cs="Arial"/>
            <w:color w:val="000000"/>
          </w:rPr>
          <w:t>Languages</w:t>
        </w:r>
      </w:ins>
    </w:p>
    <w:p w14:paraId="331B0D10" w14:textId="61E14C37" w:rsidR="00832EB5" w:rsidRPr="00832EB5" w:rsidRDefault="00832EB5">
      <w:pPr>
        <w:pStyle w:val="TableText"/>
        <w:numPr>
          <w:ilvl w:val="1"/>
          <w:numId w:val="161"/>
        </w:numPr>
        <w:spacing w:line="360" w:lineRule="auto"/>
        <w:rPr>
          <w:ins w:id="1985" w:author="Duncan Hardie" w:date="2014-04-15T11:31:00Z"/>
          <w:rFonts w:cs="Arial"/>
          <w:color w:val="000000"/>
        </w:rPr>
      </w:pPr>
      <w:ins w:id="1986" w:author="Duncan Hardie" w:date="2014-04-15T11:51:00Z">
        <w:r w:rsidRPr="00832EB5">
          <w:rPr>
            <w:rFonts w:cs="Arial"/>
            <w:color w:val="000000"/>
          </w:rPr>
          <w:t>Previous Task Details</w:t>
        </w:r>
      </w:ins>
    </w:p>
    <w:p w14:paraId="009B37CE" w14:textId="43FBA6EC" w:rsidR="00981863" w:rsidDel="00981863" w:rsidRDefault="00981863" w:rsidP="00981863">
      <w:pPr>
        <w:pStyle w:val="TableText"/>
        <w:numPr>
          <w:ilvl w:val="1"/>
          <w:numId w:val="161"/>
        </w:numPr>
        <w:spacing w:line="360" w:lineRule="auto"/>
        <w:rPr>
          <w:del w:id="1987" w:author="Duncan Hardie" w:date="2014-04-15T11:31:00Z"/>
          <w:rFonts w:cs="Arial"/>
          <w:color w:val="000000"/>
        </w:rPr>
      </w:pPr>
    </w:p>
    <w:moveToRangeEnd w:id="1968"/>
    <w:p w14:paraId="6392DFAC" w14:textId="325C92BF" w:rsidR="00832EB5" w:rsidRDefault="009E1A75" w:rsidP="00832EB5">
      <w:pPr>
        <w:pStyle w:val="TableText"/>
        <w:numPr>
          <w:ilvl w:val="0"/>
          <w:numId w:val="161"/>
        </w:numPr>
        <w:spacing w:line="360" w:lineRule="auto"/>
        <w:rPr>
          <w:rFonts w:ascii="Calibri" w:hAnsi="Calibri" w:cs="Calibri"/>
          <w:lang w:bidi="he-IL"/>
        </w:rPr>
      </w:pPr>
      <w:r>
        <w:rPr>
          <w:rFonts w:ascii="Calibri" w:hAnsi="Calibri" w:cs="Calibri"/>
          <w:lang w:bidi="he-IL"/>
        </w:rPr>
        <w:t>TaskStatusAcknowledged/</w:t>
      </w:r>
      <w:r w:rsidRPr="009E1A75">
        <w:rPr>
          <w:rFonts w:ascii="Calibri" w:hAnsi="Calibri" w:cs="Calibri"/>
          <w:lang w:bidi="he-IL"/>
        </w:rPr>
        <w:t xml:space="preserve"> </w:t>
      </w:r>
      <w:r>
        <w:rPr>
          <w:rFonts w:ascii="Calibri" w:hAnsi="Calibri" w:cs="Calibri"/>
          <w:lang w:bidi="he-IL"/>
        </w:rPr>
        <w:t>TaskStatusAssigned</w:t>
      </w:r>
      <w:ins w:id="1988" w:author="Duncan Hardie" w:date="2014-04-15T11:42:00Z">
        <w:r w:rsidR="00832EB5">
          <w:rPr>
            <w:rFonts w:ascii="Calibri" w:hAnsi="Calibri" w:cs="Calibri"/>
            <w:lang w:bidi="he-IL"/>
          </w:rPr>
          <w:t>/</w:t>
        </w:r>
        <w:r w:rsidR="00832EB5" w:rsidRPr="00832EB5">
          <w:rPr>
            <w:rFonts w:ascii="Calibri" w:hAnsi="Calibri" w:cs="Calibri"/>
            <w:lang w:bidi="he-IL"/>
          </w:rPr>
          <w:t xml:space="preserve"> </w:t>
        </w:r>
      </w:ins>
      <w:moveToRangeStart w:id="1989" w:author="Duncan Hardie" w:date="2014-04-15T11:42:00Z" w:name="move385325466"/>
      <w:moveTo w:id="1990" w:author="Duncan Hardie" w:date="2014-04-15T11:42:00Z">
        <w:r w:rsidR="00832EB5">
          <w:rPr>
            <w:rFonts w:ascii="Calibri" w:hAnsi="Calibri" w:cs="Calibri"/>
            <w:lang w:bidi="he-IL"/>
          </w:rPr>
          <w:t>TaskAppointment</w:t>
        </w:r>
      </w:moveTo>
    </w:p>
    <w:moveToRangeEnd w:id="1989"/>
    <w:p w14:paraId="247680E8" w14:textId="77777777" w:rsidR="00832EB5" w:rsidRDefault="00832EB5" w:rsidP="00832EB5">
      <w:pPr>
        <w:pStyle w:val="TableText"/>
        <w:numPr>
          <w:ilvl w:val="1"/>
          <w:numId w:val="161"/>
        </w:numPr>
        <w:spacing w:line="360" w:lineRule="auto"/>
        <w:rPr>
          <w:ins w:id="1991" w:author="Duncan Hardie" w:date="2014-04-15T11:42:00Z"/>
          <w:rFonts w:ascii="Calibri" w:hAnsi="Calibri" w:cs="Calibri"/>
          <w:lang w:bidi="he-IL"/>
        </w:rPr>
      </w:pPr>
      <w:ins w:id="1992" w:author="Duncan Hardie" w:date="2014-04-15T11:42:00Z">
        <w:r>
          <w:rPr>
            <w:rFonts w:ascii="Calibri" w:hAnsi="Calibri" w:cs="Calibri"/>
            <w:lang w:bidi="he-IL"/>
          </w:rPr>
          <w:t>Engineers</w:t>
        </w:r>
      </w:ins>
    </w:p>
    <w:p w14:paraId="713BFDC0" w14:textId="77777777" w:rsidR="00832EB5" w:rsidRDefault="00832EB5" w:rsidP="00832EB5">
      <w:pPr>
        <w:pStyle w:val="TableText"/>
        <w:numPr>
          <w:ilvl w:val="2"/>
          <w:numId w:val="161"/>
        </w:numPr>
        <w:spacing w:line="360" w:lineRule="auto"/>
        <w:rPr>
          <w:ins w:id="1993" w:author="Duncan Hardie" w:date="2014-04-15T11:42:00Z"/>
          <w:rFonts w:ascii="Calibri" w:hAnsi="Calibri" w:cs="Calibri"/>
          <w:lang w:bidi="he-IL"/>
        </w:rPr>
      </w:pPr>
      <w:ins w:id="1994" w:author="Duncan Hardie" w:date="2014-04-15T11:42:00Z">
        <w:r>
          <w:rPr>
            <w:rFonts w:ascii="Calibri" w:hAnsi="Calibri" w:cs="Calibri"/>
            <w:lang w:bidi="he-IL"/>
          </w:rPr>
          <w:t>Engineer</w:t>
        </w:r>
      </w:ins>
    </w:p>
    <w:p w14:paraId="258294CE" w14:textId="77777777" w:rsidR="00832EB5" w:rsidRDefault="00832EB5" w:rsidP="00832EB5">
      <w:pPr>
        <w:pStyle w:val="TableText"/>
        <w:numPr>
          <w:ilvl w:val="3"/>
          <w:numId w:val="161"/>
        </w:numPr>
        <w:spacing w:line="360" w:lineRule="auto"/>
        <w:rPr>
          <w:ins w:id="1995" w:author="Duncan Hardie" w:date="2014-04-15T11:42:00Z"/>
          <w:rFonts w:ascii="Calibri" w:hAnsi="Calibri" w:cs="Calibri"/>
          <w:lang w:bidi="he-IL"/>
        </w:rPr>
      </w:pPr>
      <w:ins w:id="1996" w:author="Duncan Hardie" w:date="2014-04-15T11:42:00Z">
        <w:r>
          <w:rPr>
            <w:rFonts w:ascii="Calibri" w:hAnsi="Calibri" w:cs="Calibri"/>
            <w:lang w:bidi="he-IL"/>
          </w:rPr>
          <w:t>MUSTID</w:t>
        </w:r>
      </w:ins>
    </w:p>
    <w:p w14:paraId="1D936599" w14:textId="77777777" w:rsidR="00832EB5" w:rsidRPr="00464FFA" w:rsidRDefault="00832EB5" w:rsidP="00832EB5">
      <w:pPr>
        <w:pStyle w:val="TableText"/>
        <w:numPr>
          <w:ilvl w:val="3"/>
          <w:numId w:val="161"/>
        </w:numPr>
        <w:spacing w:line="360" w:lineRule="auto"/>
        <w:rPr>
          <w:ins w:id="1997" w:author="Duncan Hardie" w:date="2014-04-15T11:42:00Z"/>
          <w:rFonts w:ascii="Calibri" w:hAnsi="Calibri" w:cs="Calibri"/>
          <w:lang w:bidi="he-IL"/>
        </w:rPr>
      </w:pPr>
      <w:ins w:id="1998" w:author="Duncan Hardie" w:date="2014-04-15T11:42:00Z">
        <w:r>
          <w:rPr>
            <w:rFonts w:ascii="Calibri" w:hAnsi="Calibri" w:cs="Calibri"/>
            <w:lang w:bidi="he-IL"/>
          </w:rPr>
          <w:t>Name</w:t>
        </w:r>
      </w:ins>
    </w:p>
    <w:p w14:paraId="3AAD725A" w14:textId="77777777" w:rsidR="00832EB5" w:rsidRDefault="00832EB5" w:rsidP="00832EB5">
      <w:pPr>
        <w:pStyle w:val="TableText"/>
        <w:numPr>
          <w:ilvl w:val="1"/>
          <w:numId w:val="161"/>
        </w:numPr>
        <w:spacing w:line="360" w:lineRule="auto"/>
        <w:rPr>
          <w:ins w:id="1999" w:author="Duncan Hardie" w:date="2014-04-15T11:42:00Z"/>
          <w:rFonts w:ascii="Calibri" w:hAnsi="Calibri" w:cs="Calibri"/>
          <w:lang w:bidi="he-IL"/>
        </w:rPr>
      </w:pPr>
      <w:ins w:id="2000" w:author="Duncan Hardie" w:date="2014-04-15T11:42:00Z">
        <w:r w:rsidRPr="007D34CC">
          <w:rPr>
            <w:rFonts w:cs="Arial"/>
            <w:color w:val="000000"/>
          </w:rPr>
          <w:t>TaskAppointment</w:t>
        </w:r>
      </w:ins>
    </w:p>
    <w:p w14:paraId="07F5E7D0" w14:textId="3D1F545E" w:rsidR="009E1A75" w:rsidRPr="00832EB5" w:rsidDel="00832EB5" w:rsidRDefault="009E1A75">
      <w:pPr>
        <w:pStyle w:val="TableText"/>
        <w:numPr>
          <w:ilvl w:val="1"/>
          <w:numId w:val="161"/>
        </w:numPr>
        <w:spacing w:line="360" w:lineRule="auto"/>
        <w:rPr>
          <w:del w:id="2001" w:author="Duncan Hardie" w:date="2014-04-15T11:42:00Z"/>
          <w:rFonts w:ascii="Calibri" w:hAnsi="Calibri" w:cs="Calibri"/>
          <w:lang w:bidi="he-IL"/>
        </w:rPr>
        <w:pPrChange w:id="2002" w:author="Duncan Hardie" w:date="2014-04-15T11:42:00Z">
          <w:pPr>
            <w:pStyle w:val="TableText"/>
            <w:numPr>
              <w:numId w:val="161"/>
            </w:numPr>
            <w:spacing w:line="360" w:lineRule="auto"/>
            <w:ind w:left="720" w:hanging="360"/>
          </w:pPr>
        </w:pPrChange>
      </w:pPr>
      <w:del w:id="2003" w:author="Duncan Hardie" w:date="2014-04-15T11:32:00Z">
        <w:r w:rsidRPr="00832EB5" w:rsidDel="00981863">
          <w:rPr>
            <w:rFonts w:ascii="Calibri" w:hAnsi="Calibri" w:cs="Calibri"/>
          </w:rPr>
          <w:delText>/</w:delText>
        </w:r>
        <w:r w:rsidRPr="00832EB5" w:rsidDel="00981863">
          <w:rPr>
            <w:rFonts w:ascii="Calibri" w:hAnsi="Calibri" w:cs="Calibri"/>
            <w:sz w:val="22"/>
            <w:szCs w:val="22"/>
          </w:rPr>
          <w:delText xml:space="preserve"> TaskStatusCanceled</w:delText>
        </w:r>
      </w:del>
    </w:p>
    <w:p w14:paraId="1563C5B7" w14:textId="056A8F0E" w:rsidR="009E1A75" w:rsidDel="00832EB5" w:rsidRDefault="009E1A75">
      <w:pPr>
        <w:pStyle w:val="TableText"/>
        <w:numPr>
          <w:ilvl w:val="2"/>
          <w:numId w:val="161"/>
        </w:numPr>
        <w:spacing w:line="360" w:lineRule="auto"/>
        <w:rPr>
          <w:del w:id="2004" w:author="Duncan Hardie" w:date="2014-04-15T11:42:00Z"/>
          <w:rFonts w:ascii="Calibri" w:hAnsi="Calibri" w:cs="Calibri"/>
          <w:lang w:bidi="he-IL"/>
        </w:rPr>
        <w:pPrChange w:id="2005" w:author="Duncan Hardie" w:date="2014-04-15T11:19:00Z">
          <w:pPr>
            <w:pStyle w:val="TableText"/>
            <w:numPr>
              <w:ilvl w:val="1"/>
              <w:numId w:val="161"/>
            </w:numPr>
            <w:spacing w:line="360" w:lineRule="auto"/>
            <w:ind w:left="1440" w:hanging="360"/>
          </w:pPr>
        </w:pPrChange>
      </w:pPr>
      <w:del w:id="2006" w:author="Duncan Hardie" w:date="2014-04-15T11:42:00Z">
        <w:r w:rsidDel="00832EB5">
          <w:rPr>
            <w:rFonts w:ascii="Calibri" w:hAnsi="Calibri" w:cs="Calibri"/>
            <w:lang w:bidi="he-IL"/>
          </w:rPr>
          <w:delText>Engineer</w:delText>
        </w:r>
      </w:del>
    </w:p>
    <w:p w14:paraId="2FA4B6E0" w14:textId="63FEC973" w:rsidR="009E1A75" w:rsidDel="00832EB5" w:rsidRDefault="009E1A75">
      <w:pPr>
        <w:pStyle w:val="TableText"/>
        <w:numPr>
          <w:ilvl w:val="3"/>
          <w:numId w:val="161"/>
        </w:numPr>
        <w:spacing w:line="360" w:lineRule="auto"/>
        <w:rPr>
          <w:del w:id="2007" w:author="Duncan Hardie" w:date="2014-04-15T11:42:00Z"/>
          <w:rFonts w:ascii="Calibri" w:hAnsi="Calibri" w:cs="Calibri"/>
          <w:lang w:bidi="he-IL"/>
        </w:rPr>
        <w:pPrChange w:id="2008" w:author="Duncan Hardie" w:date="2014-04-15T11:19:00Z">
          <w:pPr>
            <w:pStyle w:val="TableText"/>
            <w:numPr>
              <w:ilvl w:val="2"/>
              <w:numId w:val="161"/>
            </w:numPr>
            <w:spacing w:line="360" w:lineRule="auto"/>
            <w:ind w:left="2160" w:hanging="360"/>
          </w:pPr>
        </w:pPrChange>
      </w:pPr>
      <w:del w:id="2009" w:author="Duncan Hardie" w:date="2014-04-15T11:42:00Z">
        <w:r w:rsidDel="00832EB5">
          <w:rPr>
            <w:rFonts w:ascii="Calibri" w:hAnsi="Calibri" w:cs="Calibri"/>
            <w:lang w:bidi="he-IL"/>
          </w:rPr>
          <w:delText>MUSTID</w:delText>
        </w:r>
      </w:del>
    </w:p>
    <w:p w14:paraId="2C4E0B9A" w14:textId="0504DE82" w:rsidR="009E1A75" w:rsidRPr="007D34CC" w:rsidDel="00832EB5" w:rsidRDefault="009E1A75">
      <w:pPr>
        <w:pStyle w:val="TableText"/>
        <w:numPr>
          <w:ilvl w:val="3"/>
          <w:numId w:val="161"/>
        </w:numPr>
        <w:spacing w:line="360" w:lineRule="auto"/>
        <w:rPr>
          <w:del w:id="2010" w:author="Duncan Hardie" w:date="2014-04-15T11:42:00Z"/>
          <w:rFonts w:ascii="Calibri" w:hAnsi="Calibri" w:cs="Calibri"/>
          <w:lang w:bidi="he-IL"/>
        </w:rPr>
        <w:pPrChange w:id="2011" w:author="Duncan Hardie" w:date="2014-04-15T11:19:00Z">
          <w:pPr>
            <w:pStyle w:val="TableText"/>
            <w:numPr>
              <w:ilvl w:val="2"/>
              <w:numId w:val="161"/>
            </w:numPr>
            <w:spacing w:line="360" w:lineRule="auto"/>
            <w:ind w:left="2160" w:hanging="360"/>
          </w:pPr>
        </w:pPrChange>
      </w:pPr>
      <w:del w:id="2012" w:author="Duncan Hardie" w:date="2014-04-15T11:42:00Z">
        <w:r w:rsidDel="00832EB5">
          <w:rPr>
            <w:rFonts w:ascii="Calibri" w:hAnsi="Calibri" w:cs="Calibri"/>
            <w:lang w:bidi="he-IL"/>
          </w:rPr>
          <w:delText>Name</w:delText>
        </w:r>
      </w:del>
    </w:p>
    <w:p w14:paraId="3FCBC03C" w14:textId="26D8D42E" w:rsidR="009E1A75" w:rsidDel="00981863" w:rsidRDefault="009E1A75">
      <w:pPr>
        <w:pStyle w:val="TableText"/>
        <w:numPr>
          <w:ilvl w:val="1"/>
          <w:numId w:val="161"/>
        </w:numPr>
        <w:spacing w:line="360" w:lineRule="auto"/>
        <w:rPr>
          <w:del w:id="2013" w:author="Duncan Hardie" w:date="2014-04-15T11:31:00Z"/>
          <w:rFonts w:ascii="Calibri" w:hAnsi="Calibri" w:cs="Calibri"/>
          <w:lang w:bidi="he-IL"/>
        </w:rPr>
      </w:pPr>
      <w:del w:id="2014" w:author="Duncan Hardie" w:date="2014-04-15T11:42:00Z">
        <w:r w:rsidRPr="00CB584C" w:rsidDel="00832EB5">
          <w:rPr>
            <w:rFonts w:cs="Arial"/>
            <w:color w:val="000000"/>
          </w:rPr>
          <w:delText>TaskAppointment</w:delText>
        </w:r>
      </w:del>
    </w:p>
    <w:p w14:paraId="069AA6ED" w14:textId="0E1112F8" w:rsidR="009E1A75" w:rsidRPr="00CB584C" w:rsidDel="00981863" w:rsidRDefault="009E1A75">
      <w:pPr>
        <w:pStyle w:val="TableText"/>
        <w:numPr>
          <w:ilvl w:val="1"/>
          <w:numId w:val="161"/>
        </w:numPr>
        <w:spacing w:line="360" w:lineRule="auto"/>
        <w:rPr>
          <w:del w:id="2015" w:author="Duncan Hardie" w:date="2014-04-15T11:31:00Z"/>
          <w:rFonts w:cs="Arial"/>
          <w:color w:val="000000"/>
        </w:rPr>
      </w:pPr>
      <w:del w:id="2016" w:author="Duncan Hardie" w:date="2014-04-15T11:31:00Z">
        <w:r w:rsidRPr="00CB584C" w:rsidDel="00981863">
          <w:rPr>
            <w:rFonts w:cs="Arial"/>
            <w:color w:val="000000"/>
          </w:rPr>
          <w:delText>AppointmentStart</w:delText>
        </w:r>
      </w:del>
    </w:p>
    <w:p w14:paraId="76027F80" w14:textId="314EB24D" w:rsidR="009E1A75" w:rsidRPr="00CB584C" w:rsidDel="005776D6" w:rsidRDefault="009E1A75">
      <w:pPr>
        <w:pStyle w:val="TableText"/>
        <w:numPr>
          <w:ilvl w:val="1"/>
          <w:numId w:val="161"/>
        </w:numPr>
        <w:spacing w:line="360" w:lineRule="auto"/>
        <w:rPr>
          <w:del w:id="2017" w:author="Duncan Hardie" w:date="2014-04-15T11:14:00Z"/>
          <w:rFonts w:cs="Arial"/>
          <w:color w:val="000000"/>
        </w:rPr>
      </w:pPr>
      <w:del w:id="2018" w:author="Duncan Hardie" w:date="2014-04-15T11:31:00Z">
        <w:r w:rsidRPr="00CB584C" w:rsidDel="00981863">
          <w:rPr>
            <w:rFonts w:cs="Arial"/>
            <w:color w:val="000000"/>
          </w:rPr>
          <w:delText>AppointmentFinish</w:delText>
        </w:r>
      </w:del>
    </w:p>
    <w:p w14:paraId="58E2548C" w14:textId="7F557509" w:rsidR="009E1A75" w:rsidRPr="00CB584C" w:rsidDel="00981863" w:rsidRDefault="009E1A75">
      <w:pPr>
        <w:pStyle w:val="TableText"/>
        <w:numPr>
          <w:ilvl w:val="1"/>
          <w:numId w:val="161"/>
        </w:numPr>
        <w:spacing w:line="360" w:lineRule="auto"/>
        <w:rPr>
          <w:del w:id="2019" w:author="Duncan Hardie" w:date="2014-04-15T11:31:00Z"/>
          <w:rFonts w:cs="Arial"/>
          <w:color w:val="000000"/>
        </w:rPr>
      </w:pPr>
      <w:del w:id="2020" w:author="Duncan Hardie" w:date="2014-04-15T11:31:00Z">
        <w:r w:rsidRPr="00CB584C" w:rsidDel="00981863">
          <w:rPr>
            <w:rFonts w:cs="Arial"/>
            <w:color w:val="000000"/>
          </w:rPr>
          <w:delText>Status</w:delText>
        </w:r>
      </w:del>
    </w:p>
    <w:p w14:paraId="7DD27338" w14:textId="75F46573" w:rsidR="009E1A75" w:rsidRPr="00CB584C" w:rsidDel="00A16219" w:rsidRDefault="009E1A75">
      <w:pPr>
        <w:pStyle w:val="TableText"/>
        <w:numPr>
          <w:ilvl w:val="1"/>
          <w:numId w:val="161"/>
        </w:numPr>
        <w:spacing w:line="360" w:lineRule="auto"/>
        <w:rPr>
          <w:del w:id="2021" w:author="Duncan Hardie" w:date="2014-04-15T11:53:00Z"/>
          <w:rFonts w:cs="Arial"/>
          <w:color w:val="000000"/>
        </w:rPr>
      </w:pPr>
      <w:del w:id="2022" w:author="Duncan Hardie" w:date="2014-04-15T11:31:00Z">
        <w:r w:rsidRPr="00CB584C" w:rsidDel="00981863">
          <w:rPr>
            <w:rFonts w:cs="Arial"/>
            <w:color w:val="000000"/>
          </w:rPr>
          <w:delText>TaskID</w:delText>
        </w:r>
      </w:del>
      <w:moveFromRangeStart w:id="2023" w:author="Duncan Hardie" w:date="2014-04-15T11:31:00Z" w:name="move385324798"/>
    </w:p>
    <w:p w14:paraId="0D9B2EEC" w14:textId="14436035" w:rsidR="009E1A75" w:rsidDel="00A16219" w:rsidRDefault="009E1A75">
      <w:pPr>
        <w:pStyle w:val="TableText"/>
        <w:numPr>
          <w:ilvl w:val="1"/>
          <w:numId w:val="161"/>
        </w:numPr>
        <w:spacing w:line="360" w:lineRule="auto"/>
        <w:rPr>
          <w:del w:id="2024" w:author="Duncan Hardie" w:date="2014-04-15T11:53:00Z"/>
          <w:rFonts w:cs="Arial"/>
          <w:color w:val="000000"/>
        </w:rPr>
      </w:pPr>
      <w:moveFrom w:id="2025" w:author="Duncan Hardie" w:date="2014-04-15T11:31:00Z">
        <w:del w:id="2026" w:author="Duncan Hardie" w:date="2014-04-15T11:53:00Z">
          <w:r w:rsidRPr="00CB584C" w:rsidDel="00A16219">
            <w:rPr>
              <w:rFonts w:cs="Arial"/>
              <w:color w:val="000000"/>
            </w:rPr>
            <w:lastRenderedPageBreak/>
            <w:delText>Previous Task Details</w:delText>
          </w:r>
        </w:del>
      </w:moveFrom>
      <w:moveFromRangeEnd w:id="2023"/>
    </w:p>
    <w:p w14:paraId="0E089C68" w14:textId="58DBD653" w:rsidR="00B3693F" w:rsidRPr="000E5CD1" w:rsidRDefault="00B3693F" w:rsidP="000E5CD1">
      <w:pPr>
        <w:pStyle w:val="ListParagraph"/>
        <w:numPr>
          <w:ilvl w:val="0"/>
          <w:numId w:val="161"/>
        </w:numPr>
        <w:rPr>
          <w:rFonts w:ascii="Calibri" w:hAnsi="Calibri" w:cs="Calibri"/>
        </w:rPr>
      </w:pPr>
      <w:r w:rsidRPr="00B3693F">
        <w:rPr>
          <w:rFonts w:ascii="Calibri" w:hAnsi="Calibri" w:cs="Calibri"/>
          <w:szCs w:val="20"/>
        </w:rPr>
        <w:t>TaskAppointment</w:t>
      </w:r>
      <w:r w:rsidRPr="000E5CD1">
        <w:rPr>
          <w:rFonts w:ascii="Calibri" w:hAnsi="Calibri" w:cs="Calibri"/>
        </w:rPr>
        <w:t xml:space="preserve">/ </w:t>
      </w:r>
      <w:r>
        <w:rPr>
          <w:rFonts w:ascii="Calibri" w:hAnsi="Calibri" w:cs="Calibri"/>
        </w:rPr>
        <w:t>TaskStatusAcknowledged/ TaskStatusAssigned</w:t>
      </w:r>
    </w:p>
    <w:p w14:paraId="7B6504B0" w14:textId="77777777" w:rsidR="00B3693F" w:rsidRPr="00E92CAA" w:rsidRDefault="00B3693F" w:rsidP="00B3693F">
      <w:pPr>
        <w:pStyle w:val="TableText"/>
        <w:numPr>
          <w:ilvl w:val="1"/>
          <w:numId w:val="161"/>
        </w:numPr>
        <w:spacing w:line="360" w:lineRule="auto"/>
        <w:rPr>
          <w:rFonts w:cs="Arial"/>
          <w:color w:val="000000"/>
        </w:rPr>
      </w:pPr>
      <w:r>
        <w:rPr>
          <w:rFonts w:ascii="Calibri" w:hAnsi="Calibri" w:cs="Calibri"/>
          <w:lang w:bidi="he-IL"/>
        </w:rPr>
        <w:t>Assignment</w:t>
      </w:r>
    </w:p>
    <w:p w14:paraId="6D71DC01" w14:textId="77777777" w:rsidR="00B3693F" w:rsidRPr="00E92CAA" w:rsidRDefault="00B3693F" w:rsidP="00B3693F">
      <w:pPr>
        <w:pStyle w:val="TableText"/>
        <w:numPr>
          <w:ilvl w:val="2"/>
          <w:numId w:val="161"/>
        </w:numPr>
        <w:spacing w:line="360" w:lineRule="auto"/>
        <w:rPr>
          <w:rFonts w:cs="Arial"/>
          <w:color w:val="000000"/>
        </w:rPr>
      </w:pPr>
      <w:r>
        <w:rPr>
          <w:rFonts w:ascii="Calibri" w:hAnsi="Calibri" w:cs="Calibri"/>
          <w:lang w:bidi="he-IL"/>
        </w:rPr>
        <w:t>Start</w:t>
      </w:r>
    </w:p>
    <w:p w14:paraId="44120D2C" w14:textId="77777777" w:rsidR="00B3693F" w:rsidRDefault="00B3693F" w:rsidP="00B3693F">
      <w:pPr>
        <w:pStyle w:val="TableText"/>
        <w:numPr>
          <w:ilvl w:val="2"/>
          <w:numId w:val="161"/>
        </w:numPr>
        <w:spacing w:line="360" w:lineRule="auto"/>
        <w:rPr>
          <w:rFonts w:cs="Arial"/>
          <w:color w:val="000000"/>
        </w:rPr>
      </w:pPr>
      <w:r>
        <w:rPr>
          <w:rFonts w:ascii="Calibri" w:hAnsi="Calibri" w:cs="Calibri"/>
          <w:lang w:bidi="he-IL"/>
        </w:rPr>
        <w:t>Finish</w:t>
      </w:r>
    </w:p>
    <w:p w14:paraId="5712F9DE" w14:textId="4C4E916A" w:rsidR="00B3693F" w:rsidRPr="00CB584C" w:rsidDel="00A16219" w:rsidRDefault="00B3693F" w:rsidP="000E5CD1">
      <w:pPr>
        <w:pStyle w:val="TableText"/>
        <w:spacing w:line="360" w:lineRule="auto"/>
        <w:ind w:left="1440"/>
        <w:rPr>
          <w:del w:id="2027" w:author="Duncan Hardie" w:date="2014-04-15T11:54:00Z"/>
          <w:rFonts w:cs="Arial"/>
          <w:color w:val="000000"/>
        </w:rPr>
      </w:pPr>
    </w:p>
    <w:p w14:paraId="4BB946DC" w14:textId="5E3409C2" w:rsidR="009E1A75" w:rsidRPr="00460572" w:rsidDel="00A16219" w:rsidRDefault="009E1A75" w:rsidP="009E1A75">
      <w:pPr>
        <w:pStyle w:val="BodyText"/>
        <w:ind w:left="0"/>
        <w:rPr>
          <w:del w:id="2028" w:author="Duncan Hardie" w:date="2014-04-15T11:54:00Z"/>
        </w:rPr>
      </w:pPr>
    </w:p>
    <w:p w14:paraId="16A35E07" w14:textId="0D673AFC" w:rsidR="002C35F0" w:rsidDel="00A16219" w:rsidRDefault="002C35F0">
      <w:pPr>
        <w:rPr>
          <w:del w:id="2029" w:author="Duncan Hardie" w:date="2014-04-15T11:54:00Z"/>
          <w:bCs/>
        </w:rPr>
      </w:pPr>
    </w:p>
    <w:p w14:paraId="2EFE4487" w14:textId="77777777" w:rsidR="009600DF" w:rsidRPr="00534A8B" w:rsidRDefault="009600DF" w:rsidP="003C422C">
      <w:pPr>
        <w:pStyle w:val="Heading2"/>
        <w:numPr>
          <w:ilvl w:val="2"/>
          <w:numId w:val="2"/>
        </w:numPr>
      </w:pPr>
      <w:bookmarkStart w:id="2030" w:name="_Toc366854343"/>
      <w:bookmarkStart w:id="2031" w:name="_Toc366575005"/>
      <w:bookmarkStart w:id="2032" w:name="_Toc366575191"/>
      <w:bookmarkStart w:id="2033" w:name="_Toc366854344"/>
      <w:bookmarkStart w:id="2034" w:name="_Toc366575006"/>
      <w:bookmarkStart w:id="2035" w:name="_Toc366575192"/>
      <w:bookmarkStart w:id="2036" w:name="_Toc366854345"/>
      <w:bookmarkStart w:id="2037" w:name="_Toc366575007"/>
      <w:bookmarkStart w:id="2038" w:name="_Toc366575193"/>
      <w:bookmarkStart w:id="2039" w:name="_Toc366854346"/>
      <w:bookmarkStart w:id="2040" w:name="_Toc366575025"/>
      <w:bookmarkStart w:id="2041" w:name="_Toc366575211"/>
      <w:bookmarkStart w:id="2042" w:name="_Toc366854364"/>
      <w:bookmarkStart w:id="2043" w:name="_Toc366575026"/>
      <w:bookmarkStart w:id="2044" w:name="_Toc366575212"/>
      <w:bookmarkStart w:id="2045" w:name="_Toc366854365"/>
      <w:bookmarkStart w:id="2046" w:name="_Ref368061967"/>
      <w:bookmarkStart w:id="2047" w:name="_Toc370915686"/>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r>
        <w:t>Message Content</w:t>
      </w:r>
      <w:bookmarkEnd w:id="2046"/>
      <w:bookmarkEnd w:id="2047"/>
    </w:p>
    <w:p w14:paraId="5A334C2F" w14:textId="24B3567C" w:rsidR="00655AB2" w:rsidRPr="00507DB3" w:rsidRDefault="005F5E5E" w:rsidP="007D34CC">
      <w:pPr>
        <w:pStyle w:val="BodyText2"/>
        <w:ind w:left="0"/>
      </w:pPr>
      <w:r>
        <w:t>Below is sample XML for each of the Task outbound triggers:</w:t>
      </w:r>
    </w:p>
    <w:p w14:paraId="5C30CA62" w14:textId="3C11A229" w:rsidR="00367411" w:rsidRPr="007D34CC" w:rsidRDefault="008F5B3D" w:rsidP="007D34CC">
      <w:pPr>
        <w:pStyle w:val="Heading4"/>
      </w:pPr>
      <w:r w:rsidRPr="007D34CC">
        <w:t>TaskAppointment</w:t>
      </w:r>
    </w:p>
    <w:tbl>
      <w:tblPr>
        <w:tblW w:w="0" w:type="auto"/>
        <w:tblLook w:val="04A0" w:firstRow="1" w:lastRow="0" w:firstColumn="1" w:lastColumn="0" w:noHBand="0" w:noVBand="1"/>
      </w:tblPr>
      <w:tblGrid>
        <w:gridCol w:w="10296"/>
      </w:tblGrid>
      <w:tr w:rsidR="00725CB8" w14:paraId="2330AB72" w14:textId="77777777" w:rsidTr="00725CB8">
        <w:tc>
          <w:tcPr>
            <w:tcW w:w="10296" w:type="dxa"/>
          </w:tcPr>
          <w:p w14:paraId="2E5AEB6A" w14:textId="77777777" w:rsidR="00DD68F2" w:rsidRPr="00DD68F2" w:rsidRDefault="00DD68F2" w:rsidP="00DD68F2">
            <w:pPr>
              <w:autoSpaceDE w:val="0"/>
              <w:autoSpaceDN w:val="0"/>
              <w:adjustRightInd w:val="0"/>
              <w:spacing w:line="360" w:lineRule="auto"/>
              <w:rPr>
                <w:ins w:id="2048" w:author="Duncan Hardie" w:date="2014-04-15T11:23:00Z"/>
                <w:rFonts w:ascii="Lucida Console" w:hAnsi="Lucida Console" w:cs="Lucida Console"/>
                <w:noProof/>
                <w:sz w:val="17"/>
                <w:szCs w:val="17"/>
                <w:lang w:eastAsia="ja-JP" w:bidi="ar-SA"/>
              </w:rPr>
            </w:pPr>
            <w:ins w:id="2049" w:author="Duncan Hardie" w:date="2014-04-15T11:23:00Z">
              <w:r w:rsidRPr="00DD68F2">
                <w:rPr>
                  <w:rFonts w:ascii="Lucida Console" w:hAnsi="Lucida Console" w:cs="Lucida Console"/>
                  <w:noProof/>
                  <w:sz w:val="17"/>
                  <w:szCs w:val="17"/>
                  <w:lang w:eastAsia="ja-JP" w:bidi="ar-SA"/>
                </w:rPr>
                <w:t>&lt;TaskAppointment Destination="TaskRevisions" CreatedBy="david.gray" MessageID="101429784"&gt;</w:t>
              </w:r>
            </w:ins>
          </w:p>
          <w:p w14:paraId="71061161" w14:textId="77777777" w:rsidR="00DD68F2" w:rsidRPr="00DD68F2" w:rsidRDefault="00DD68F2" w:rsidP="00DD68F2">
            <w:pPr>
              <w:autoSpaceDE w:val="0"/>
              <w:autoSpaceDN w:val="0"/>
              <w:adjustRightInd w:val="0"/>
              <w:spacing w:line="360" w:lineRule="auto"/>
              <w:rPr>
                <w:ins w:id="2050" w:author="Duncan Hardie" w:date="2014-04-15T11:23:00Z"/>
                <w:rFonts w:ascii="Lucida Console" w:hAnsi="Lucida Console" w:cs="Lucida Console"/>
                <w:noProof/>
                <w:sz w:val="17"/>
                <w:szCs w:val="17"/>
                <w:lang w:eastAsia="ja-JP" w:bidi="ar-SA"/>
              </w:rPr>
            </w:pPr>
            <w:ins w:id="2051" w:author="Duncan Hardie" w:date="2014-04-15T11:23:00Z">
              <w:r w:rsidRPr="00DD68F2">
                <w:rPr>
                  <w:rFonts w:ascii="Lucida Console" w:hAnsi="Lucida Console" w:cs="Lucida Console"/>
                  <w:noProof/>
                  <w:sz w:val="17"/>
                  <w:szCs w:val="17"/>
                  <w:lang w:eastAsia="ja-JP" w:bidi="ar-SA"/>
                </w:rPr>
                <w:t xml:space="preserve">  &lt;Engineers&gt;</w:t>
              </w:r>
            </w:ins>
          </w:p>
          <w:p w14:paraId="10D5A835" w14:textId="77777777" w:rsidR="00DD68F2" w:rsidRPr="00DD68F2" w:rsidRDefault="00DD68F2" w:rsidP="00DD68F2">
            <w:pPr>
              <w:autoSpaceDE w:val="0"/>
              <w:autoSpaceDN w:val="0"/>
              <w:adjustRightInd w:val="0"/>
              <w:spacing w:line="360" w:lineRule="auto"/>
              <w:rPr>
                <w:ins w:id="2052" w:author="Duncan Hardie" w:date="2014-04-15T11:23:00Z"/>
                <w:rFonts w:ascii="Lucida Console" w:hAnsi="Lucida Console" w:cs="Lucida Console"/>
                <w:noProof/>
                <w:sz w:val="17"/>
                <w:szCs w:val="17"/>
                <w:lang w:eastAsia="ja-JP" w:bidi="ar-SA"/>
              </w:rPr>
            </w:pPr>
            <w:ins w:id="2053" w:author="Duncan Hardie" w:date="2014-04-15T11:23:00Z">
              <w:r w:rsidRPr="00DD68F2">
                <w:rPr>
                  <w:rFonts w:ascii="Lucida Console" w:hAnsi="Lucida Console" w:cs="Lucida Console"/>
                  <w:noProof/>
                  <w:sz w:val="17"/>
                  <w:szCs w:val="17"/>
                  <w:lang w:eastAsia="ja-JP" w:bidi="ar-SA"/>
                </w:rPr>
                <w:t xml:space="preserve">    &lt;Engineer&gt;</w:t>
              </w:r>
            </w:ins>
          </w:p>
          <w:p w14:paraId="6FA2B75E" w14:textId="77777777" w:rsidR="00DD68F2" w:rsidRPr="00DD68F2" w:rsidRDefault="00DD68F2" w:rsidP="00DD68F2">
            <w:pPr>
              <w:autoSpaceDE w:val="0"/>
              <w:autoSpaceDN w:val="0"/>
              <w:adjustRightInd w:val="0"/>
              <w:spacing w:line="360" w:lineRule="auto"/>
              <w:rPr>
                <w:ins w:id="2054" w:author="Duncan Hardie" w:date="2014-04-15T11:23:00Z"/>
                <w:rFonts w:ascii="Lucida Console" w:hAnsi="Lucida Console" w:cs="Lucida Console"/>
                <w:noProof/>
                <w:sz w:val="17"/>
                <w:szCs w:val="17"/>
                <w:lang w:eastAsia="ja-JP" w:bidi="ar-SA"/>
              </w:rPr>
            </w:pPr>
            <w:ins w:id="2055" w:author="Duncan Hardie" w:date="2014-04-15T11:23:00Z">
              <w:r w:rsidRPr="00DD68F2">
                <w:rPr>
                  <w:rFonts w:ascii="Lucida Console" w:hAnsi="Lucida Console" w:cs="Lucida Console"/>
                  <w:noProof/>
                  <w:sz w:val="17"/>
                  <w:szCs w:val="17"/>
                  <w:lang w:eastAsia="ja-JP" w:bidi="ar-SA"/>
                </w:rPr>
                <w:t xml:space="preserve">      &lt;MUSTID&gt;GB-2251&lt;/MUSTID&gt;</w:t>
              </w:r>
            </w:ins>
          </w:p>
          <w:p w14:paraId="5061813E" w14:textId="77777777" w:rsidR="00DD68F2" w:rsidRPr="00DD68F2" w:rsidRDefault="00DD68F2" w:rsidP="00DD68F2">
            <w:pPr>
              <w:autoSpaceDE w:val="0"/>
              <w:autoSpaceDN w:val="0"/>
              <w:adjustRightInd w:val="0"/>
              <w:spacing w:line="360" w:lineRule="auto"/>
              <w:rPr>
                <w:ins w:id="2056" w:author="Duncan Hardie" w:date="2014-04-15T11:23:00Z"/>
                <w:rFonts w:ascii="Lucida Console" w:hAnsi="Lucida Console" w:cs="Lucida Console"/>
                <w:noProof/>
                <w:sz w:val="17"/>
                <w:szCs w:val="17"/>
                <w:lang w:eastAsia="ja-JP" w:bidi="ar-SA"/>
              </w:rPr>
            </w:pPr>
            <w:ins w:id="2057" w:author="Duncan Hardie" w:date="2014-04-15T11:23:00Z">
              <w:r w:rsidRPr="00DD68F2">
                <w:rPr>
                  <w:rFonts w:ascii="Lucida Console" w:hAnsi="Lucida Console" w:cs="Lucida Console"/>
                  <w:noProof/>
                  <w:sz w:val="17"/>
                  <w:szCs w:val="17"/>
                  <w:lang w:eastAsia="ja-JP" w:bidi="ar-SA"/>
                </w:rPr>
                <w:t xml:space="preserve">      &lt;Name&gt;Gray, David Ivor (Dave Gray)&lt;/Name&gt;</w:t>
              </w:r>
            </w:ins>
          </w:p>
          <w:p w14:paraId="47A7F72C" w14:textId="77777777" w:rsidR="00DD68F2" w:rsidRPr="00DD68F2" w:rsidRDefault="00DD68F2" w:rsidP="00DD68F2">
            <w:pPr>
              <w:autoSpaceDE w:val="0"/>
              <w:autoSpaceDN w:val="0"/>
              <w:adjustRightInd w:val="0"/>
              <w:spacing w:line="360" w:lineRule="auto"/>
              <w:rPr>
                <w:ins w:id="2058" w:author="Duncan Hardie" w:date="2014-04-15T11:23:00Z"/>
                <w:rFonts w:ascii="Lucida Console" w:hAnsi="Lucida Console" w:cs="Lucida Console"/>
                <w:noProof/>
                <w:sz w:val="17"/>
                <w:szCs w:val="17"/>
                <w:lang w:eastAsia="ja-JP" w:bidi="ar-SA"/>
              </w:rPr>
            </w:pPr>
            <w:ins w:id="2059" w:author="Duncan Hardie" w:date="2014-04-15T11:23:00Z">
              <w:r w:rsidRPr="00DD68F2">
                <w:rPr>
                  <w:rFonts w:ascii="Lucida Console" w:hAnsi="Lucida Console" w:cs="Lucida Console"/>
                  <w:noProof/>
                  <w:sz w:val="17"/>
                  <w:szCs w:val="17"/>
                  <w:lang w:eastAsia="ja-JP" w:bidi="ar-SA"/>
                </w:rPr>
                <w:t xml:space="preserve">    &lt;/Engineer&gt;</w:t>
              </w:r>
            </w:ins>
          </w:p>
          <w:p w14:paraId="11C2300C" w14:textId="77777777" w:rsidR="00DD68F2" w:rsidRPr="00DD68F2" w:rsidRDefault="00DD68F2" w:rsidP="00DD68F2">
            <w:pPr>
              <w:autoSpaceDE w:val="0"/>
              <w:autoSpaceDN w:val="0"/>
              <w:adjustRightInd w:val="0"/>
              <w:spacing w:line="360" w:lineRule="auto"/>
              <w:rPr>
                <w:ins w:id="2060" w:author="Duncan Hardie" w:date="2014-04-15T11:23:00Z"/>
                <w:rFonts w:ascii="Lucida Console" w:hAnsi="Lucida Console" w:cs="Lucida Console"/>
                <w:noProof/>
                <w:sz w:val="17"/>
                <w:szCs w:val="17"/>
                <w:lang w:eastAsia="ja-JP" w:bidi="ar-SA"/>
              </w:rPr>
            </w:pPr>
            <w:ins w:id="2061" w:author="Duncan Hardie" w:date="2014-04-15T11:23:00Z">
              <w:r w:rsidRPr="00DD68F2">
                <w:rPr>
                  <w:rFonts w:ascii="Lucida Console" w:hAnsi="Lucida Console" w:cs="Lucida Console"/>
                  <w:noProof/>
                  <w:sz w:val="17"/>
                  <w:szCs w:val="17"/>
                  <w:lang w:eastAsia="ja-JP" w:bidi="ar-SA"/>
                </w:rPr>
                <w:t xml:space="preserve">  &lt;/Engineers&gt;</w:t>
              </w:r>
            </w:ins>
          </w:p>
          <w:p w14:paraId="61BA06C3" w14:textId="77777777" w:rsidR="00DD68F2" w:rsidRPr="00DD68F2" w:rsidRDefault="00DD68F2" w:rsidP="00DD68F2">
            <w:pPr>
              <w:autoSpaceDE w:val="0"/>
              <w:autoSpaceDN w:val="0"/>
              <w:adjustRightInd w:val="0"/>
              <w:spacing w:line="360" w:lineRule="auto"/>
              <w:rPr>
                <w:ins w:id="2062" w:author="Duncan Hardie" w:date="2014-04-15T11:23:00Z"/>
                <w:rFonts w:ascii="Lucida Console" w:hAnsi="Lucida Console" w:cs="Lucida Console"/>
                <w:noProof/>
                <w:sz w:val="17"/>
                <w:szCs w:val="17"/>
                <w:lang w:eastAsia="ja-JP" w:bidi="ar-SA"/>
              </w:rPr>
            </w:pPr>
            <w:ins w:id="2063" w:author="Duncan Hardie" w:date="2014-04-15T11:23:00Z">
              <w:r w:rsidRPr="00DD68F2">
                <w:rPr>
                  <w:rFonts w:ascii="Lucida Console" w:hAnsi="Lucida Console" w:cs="Lucida Console"/>
                  <w:noProof/>
                  <w:sz w:val="17"/>
                  <w:szCs w:val="17"/>
                  <w:lang w:eastAsia="ja-JP" w:bidi="ar-SA"/>
                </w:rPr>
                <w:t xml:space="preserve">  &lt;Task&gt;</w:t>
              </w:r>
            </w:ins>
          </w:p>
          <w:p w14:paraId="38A24ED7" w14:textId="77777777" w:rsidR="00DD68F2" w:rsidRPr="00DD68F2" w:rsidRDefault="00DD68F2" w:rsidP="00DD68F2">
            <w:pPr>
              <w:autoSpaceDE w:val="0"/>
              <w:autoSpaceDN w:val="0"/>
              <w:adjustRightInd w:val="0"/>
              <w:spacing w:line="360" w:lineRule="auto"/>
              <w:rPr>
                <w:ins w:id="2064" w:author="Duncan Hardie" w:date="2014-04-15T11:23:00Z"/>
                <w:rFonts w:ascii="Lucida Console" w:hAnsi="Lucida Console" w:cs="Lucida Console"/>
                <w:noProof/>
                <w:sz w:val="17"/>
                <w:szCs w:val="17"/>
                <w:lang w:eastAsia="ja-JP" w:bidi="ar-SA"/>
              </w:rPr>
            </w:pPr>
            <w:ins w:id="2065" w:author="Duncan Hardie" w:date="2014-04-15T11:23:00Z">
              <w:r w:rsidRPr="00DD68F2">
                <w:rPr>
                  <w:rFonts w:ascii="Lucida Console" w:hAnsi="Lucida Console" w:cs="Lucida Console"/>
                  <w:noProof/>
                  <w:sz w:val="17"/>
                  <w:szCs w:val="17"/>
                  <w:lang w:eastAsia="ja-JP" w:bidi="ar-SA"/>
                </w:rPr>
                <w:t xml:space="preserve">    &lt;AppointmentFinish&gt;&lt;/AppointmentFinish&gt;</w:t>
              </w:r>
            </w:ins>
          </w:p>
          <w:p w14:paraId="45B76C71" w14:textId="77777777" w:rsidR="00DD68F2" w:rsidRPr="00DD68F2" w:rsidRDefault="00DD68F2" w:rsidP="00DD68F2">
            <w:pPr>
              <w:autoSpaceDE w:val="0"/>
              <w:autoSpaceDN w:val="0"/>
              <w:adjustRightInd w:val="0"/>
              <w:spacing w:line="360" w:lineRule="auto"/>
              <w:rPr>
                <w:ins w:id="2066" w:author="Duncan Hardie" w:date="2014-04-15T11:23:00Z"/>
                <w:rFonts w:ascii="Lucida Console" w:hAnsi="Lucida Console" w:cs="Lucida Console"/>
                <w:noProof/>
                <w:sz w:val="17"/>
                <w:szCs w:val="17"/>
                <w:lang w:eastAsia="ja-JP" w:bidi="ar-SA"/>
              </w:rPr>
            </w:pPr>
            <w:ins w:id="2067" w:author="Duncan Hardie" w:date="2014-04-15T11:23:00Z">
              <w:r w:rsidRPr="00DD68F2">
                <w:rPr>
                  <w:rFonts w:ascii="Lucida Console" w:hAnsi="Lucida Console" w:cs="Lucida Console"/>
                  <w:noProof/>
                  <w:sz w:val="17"/>
                  <w:szCs w:val="17"/>
                  <w:lang w:eastAsia="ja-JP" w:bidi="ar-SA"/>
                </w:rPr>
                <w:t xml:space="preserve">    &lt;AppointmentStart&gt;&lt;/AppointmentStart&gt;</w:t>
              </w:r>
            </w:ins>
          </w:p>
          <w:p w14:paraId="28C7F8D4" w14:textId="77777777" w:rsidR="00DD68F2" w:rsidRPr="00DD68F2" w:rsidRDefault="00DD68F2" w:rsidP="00DD68F2">
            <w:pPr>
              <w:autoSpaceDE w:val="0"/>
              <w:autoSpaceDN w:val="0"/>
              <w:adjustRightInd w:val="0"/>
              <w:spacing w:line="360" w:lineRule="auto"/>
              <w:rPr>
                <w:ins w:id="2068" w:author="Duncan Hardie" w:date="2014-04-15T11:23:00Z"/>
                <w:rFonts w:ascii="Lucida Console" w:hAnsi="Lucida Console" w:cs="Lucida Console"/>
                <w:noProof/>
                <w:sz w:val="17"/>
                <w:szCs w:val="17"/>
                <w:lang w:eastAsia="ja-JP" w:bidi="ar-SA"/>
              </w:rPr>
            </w:pPr>
            <w:ins w:id="2069" w:author="Duncan Hardie" w:date="2014-04-15T11:23:00Z">
              <w:r w:rsidRPr="00DD68F2">
                <w:rPr>
                  <w:rFonts w:ascii="Lucida Console" w:hAnsi="Lucida Console" w:cs="Lucida Console"/>
                  <w:noProof/>
                  <w:sz w:val="17"/>
                  <w:szCs w:val="17"/>
                  <w:lang w:eastAsia="ja-JP" w:bidi="ar-SA"/>
                </w:rPr>
                <w:t xml:space="preserve">    &lt;Status&gt;</w:t>
              </w:r>
            </w:ins>
          </w:p>
          <w:p w14:paraId="1AA1A553" w14:textId="77777777" w:rsidR="00DD68F2" w:rsidRPr="00DD68F2" w:rsidRDefault="00DD68F2" w:rsidP="00DD68F2">
            <w:pPr>
              <w:autoSpaceDE w:val="0"/>
              <w:autoSpaceDN w:val="0"/>
              <w:adjustRightInd w:val="0"/>
              <w:spacing w:line="360" w:lineRule="auto"/>
              <w:rPr>
                <w:ins w:id="2070" w:author="Duncan Hardie" w:date="2014-04-15T11:23:00Z"/>
                <w:rFonts w:ascii="Lucida Console" w:hAnsi="Lucida Console" w:cs="Lucida Console"/>
                <w:noProof/>
                <w:sz w:val="17"/>
                <w:szCs w:val="17"/>
                <w:lang w:eastAsia="ja-JP" w:bidi="ar-SA"/>
              </w:rPr>
            </w:pPr>
            <w:ins w:id="2071" w:author="Duncan Hardie" w:date="2014-04-15T11:23:00Z">
              <w:r w:rsidRPr="00DD68F2">
                <w:rPr>
                  <w:rFonts w:ascii="Lucida Console" w:hAnsi="Lucida Console" w:cs="Lucida Console"/>
                  <w:noProof/>
                  <w:sz w:val="17"/>
                  <w:szCs w:val="17"/>
                  <w:lang w:eastAsia="ja-JP" w:bidi="ar-SA"/>
                </w:rPr>
                <w:t xml:space="preserve">      &lt;Name&gt;En Route&lt;/Name&gt;</w:t>
              </w:r>
            </w:ins>
          </w:p>
          <w:p w14:paraId="46501F7E" w14:textId="77777777" w:rsidR="00DD68F2" w:rsidRPr="00DD68F2" w:rsidRDefault="00DD68F2" w:rsidP="00DD68F2">
            <w:pPr>
              <w:autoSpaceDE w:val="0"/>
              <w:autoSpaceDN w:val="0"/>
              <w:adjustRightInd w:val="0"/>
              <w:spacing w:line="360" w:lineRule="auto"/>
              <w:rPr>
                <w:ins w:id="2072" w:author="Duncan Hardie" w:date="2014-04-15T11:23:00Z"/>
                <w:rFonts w:ascii="Lucida Console" w:hAnsi="Lucida Console" w:cs="Lucida Console"/>
                <w:noProof/>
                <w:sz w:val="17"/>
                <w:szCs w:val="17"/>
                <w:lang w:eastAsia="ja-JP" w:bidi="ar-SA"/>
              </w:rPr>
            </w:pPr>
            <w:ins w:id="2073" w:author="Duncan Hardie" w:date="2014-04-15T11:23:00Z">
              <w:r w:rsidRPr="00DD68F2">
                <w:rPr>
                  <w:rFonts w:ascii="Lucida Console" w:hAnsi="Lucida Console" w:cs="Lucida Console"/>
                  <w:noProof/>
                  <w:sz w:val="17"/>
                  <w:szCs w:val="17"/>
                  <w:lang w:eastAsia="ja-JP" w:bidi="ar-SA"/>
                </w:rPr>
                <w:t xml:space="preserve">    &lt;/Status&gt;</w:t>
              </w:r>
            </w:ins>
          </w:p>
          <w:p w14:paraId="0AD50369" w14:textId="77777777" w:rsidR="00DD68F2" w:rsidRPr="00DD68F2" w:rsidRDefault="00DD68F2" w:rsidP="00DD68F2">
            <w:pPr>
              <w:autoSpaceDE w:val="0"/>
              <w:autoSpaceDN w:val="0"/>
              <w:adjustRightInd w:val="0"/>
              <w:spacing w:line="360" w:lineRule="auto"/>
              <w:rPr>
                <w:ins w:id="2074" w:author="Duncan Hardie" w:date="2014-04-15T11:23:00Z"/>
                <w:rFonts w:ascii="Lucida Console" w:hAnsi="Lucida Console" w:cs="Lucida Console"/>
                <w:noProof/>
                <w:sz w:val="17"/>
                <w:szCs w:val="17"/>
                <w:lang w:eastAsia="ja-JP" w:bidi="ar-SA"/>
              </w:rPr>
            </w:pPr>
            <w:ins w:id="2075" w:author="Duncan Hardie" w:date="2014-04-15T11:23:00Z">
              <w:r w:rsidRPr="00DD68F2">
                <w:rPr>
                  <w:rFonts w:ascii="Lucida Console" w:hAnsi="Lucida Console" w:cs="Lucida Console"/>
                  <w:noProof/>
                  <w:sz w:val="17"/>
                  <w:szCs w:val="17"/>
                  <w:lang w:eastAsia="ja-JP" w:bidi="ar-SA"/>
                </w:rPr>
                <w:t xml:space="preserve">    &lt;TaskID&gt;B1060133_GB-2251_20140415T080000&lt;/TaskID&gt;</w:t>
              </w:r>
            </w:ins>
          </w:p>
          <w:p w14:paraId="28F0966F" w14:textId="77777777" w:rsidR="00DD68F2" w:rsidRPr="00DD68F2" w:rsidRDefault="00DD68F2" w:rsidP="00DD68F2">
            <w:pPr>
              <w:autoSpaceDE w:val="0"/>
              <w:autoSpaceDN w:val="0"/>
              <w:adjustRightInd w:val="0"/>
              <w:spacing w:line="360" w:lineRule="auto"/>
              <w:rPr>
                <w:ins w:id="2076" w:author="Duncan Hardie" w:date="2014-04-15T11:23:00Z"/>
                <w:rFonts w:ascii="Lucida Console" w:hAnsi="Lucida Console" w:cs="Lucida Console"/>
                <w:noProof/>
                <w:sz w:val="17"/>
                <w:szCs w:val="17"/>
                <w:lang w:eastAsia="ja-JP" w:bidi="ar-SA"/>
              </w:rPr>
            </w:pPr>
            <w:ins w:id="2077" w:author="Duncan Hardie" w:date="2014-04-15T11:23:00Z">
              <w:r w:rsidRPr="00DD68F2">
                <w:rPr>
                  <w:rFonts w:ascii="Lucida Console" w:hAnsi="Lucida Console" w:cs="Lucida Console"/>
                  <w:noProof/>
                  <w:sz w:val="17"/>
                  <w:szCs w:val="17"/>
                  <w:lang w:eastAsia="ja-JP" w:bidi="ar-SA"/>
                </w:rPr>
                <w:t xml:space="preserve">  &lt;/Task&gt;</w:t>
              </w:r>
            </w:ins>
          </w:p>
          <w:p w14:paraId="30C7D826" w14:textId="77777777" w:rsidR="00DD68F2" w:rsidRPr="00DD68F2" w:rsidRDefault="00DD68F2" w:rsidP="00DD68F2">
            <w:pPr>
              <w:autoSpaceDE w:val="0"/>
              <w:autoSpaceDN w:val="0"/>
              <w:adjustRightInd w:val="0"/>
              <w:spacing w:line="360" w:lineRule="auto"/>
              <w:rPr>
                <w:ins w:id="2078" w:author="Duncan Hardie" w:date="2014-04-15T11:23:00Z"/>
                <w:rFonts w:ascii="Lucida Console" w:hAnsi="Lucida Console" w:cs="Lucida Console"/>
                <w:noProof/>
                <w:sz w:val="17"/>
                <w:szCs w:val="17"/>
                <w:lang w:eastAsia="ja-JP" w:bidi="ar-SA"/>
              </w:rPr>
            </w:pPr>
            <w:ins w:id="2079" w:author="Duncan Hardie" w:date="2014-04-15T11:23:00Z">
              <w:r w:rsidRPr="00DD68F2">
                <w:rPr>
                  <w:rFonts w:ascii="Lucida Console" w:hAnsi="Lucida Console" w:cs="Lucida Console"/>
                  <w:noProof/>
                  <w:sz w:val="17"/>
                  <w:szCs w:val="17"/>
                  <w:lang w:eastAsia="ja-JP" w:bidi="ar-SA"/>
                </w:rPr>
                <w:t xml:space="preserve">  &lt;Assignment&gt;</w:t>
              </w:r>
            </w:ins>
          </w:p>
          <w:p w14:paraId="7DBBE9A4" w14:textId="77777777" w:rsidR="00DD68F2" w:rsidRPr="00DD68F2" w:rsidRDefault="00DD68F2" w:rsidP="00DD68F2">
            <w:pPr>
              <w:autoSpaceDE w:val="0"/>
              <w:autoSpaceDN w:val="0"/>
              <w:adjustRightInd w:val="0"/>
              <w:spacing w:line="360" w:lineRule="auto"/>
              <w:rPr>
                <w:ins w:id="2080" w:author="Duncan Hardie" w:date="2014-04-15T11:23:00Z"/>
                <w:rFonts w:ascii="Lucida Console" w:hAnsi="Lucida Console" w:cs="Lucida Console"/>
                <w:noProof/>
                <w:sz w:val="17"/>
                <w:szCs w:val="17"/>
                <w:lang w:eastAsia="ja-JP" w:bidi="ar-SA"/>
              </w:rPr>
            </w:pPr>
            <w:ins w:id="2081" w:author="Duncan Hardie" w:date="2014-04-15T11:23:00Z">
              <w:r w:rsidRPr="00DD68F2">
                <w:rPr>
                  <w:rFonts w:ascii="Lucida Console" w:hAnsi="Lucida Console" w:cs="Lucida Console"/>
                  <w:noProof/>
                  <w:sz w:val="17"/>
                  <w:szCs w:val="17"/>
                  <w:lang w:eastAsia="ja-JP" w:bidi="ar-SA"/>
                </w:rPr>
                <w:t xml:space="preserve">    &lt;Finish&gt;2014-04-15T18:00:00&lt;/Finish&gt;</w:t>
              </w:r>
            </w:ins>
          </w:p>
          <w:p w14:paraId="2CFF2F7E" w14:textId="77777777" w:rsidR="00DD68F2" w:rsidRPr="00DD68F2" w:rsidRDefault="00DD68F2" w:rsidP="00DD68F2">
            <w:pPr>
              <w:autoSpaceDE w:val="0"/>
              <w:autoSpaceDN w:val="0"/>
              <w:adjustRightInd w:val="0"/>
              <w:spacing w:line="360" w:lineRule="auto"/>
              <w:rPr>
                <w:ins w:id="2082" w:author="Duncan Hardie" w:date="2014-04-15T11:23:00Z"/>
                <w:rFonts w:ascii="Lucida Console" w:hAnsi="Lucida Console" w:cs="Lucida Console"/>
                <w:noProof/>
                <w:sz w:val="17"/>
                <w:szCs w:val="17"/>
                <w:lang w:eastAsia="ja-JP" w:bidi="ar-SA"/>
              </w:rPr>
            </w:pPr>
            <w:ins w:id="2083" w:author="Duncan Hardie" w:date="2014-04-15T11:23:00Z">
              <w:r w:rsidRPr="00DD68F2">
                <w:rPr>
                  <w:rFonts w:ascii="Lucida Console" w:hAnsi="Lucida Console" w:cs="Lucida Console"/>
                  <w:noProof/>
                  <w:sz w:val="17"/>
                  <w:szCs w:val="17"/>
                  <w:lang w:eastAsia="ja-JP" w:bidi="ar-SA"/>
                </w:rPr>
                <w:t xml:space="preserve">    &lt;Start&gt;2014-04-15T08:00:00&lt;/Start&gt;</w:t>
              </w:r>
            </w:ins>
          </w:p>
          <w:p w14:paraId="54CDB270" w14:textId="77777777" w:rsidR="00DD68F2" w:rsidRPr="00DD68F2" w:rsidRDefault="00DD68F2" w:rsidP="00DD68F2">
            <w:pPr>
              <w:autoSpaceDE w:val="0"/>
              <w:autoSpaceDN w:val="0"/>
              <w:adjustRightInd w:val="0"/>
              <w:spacing w:line="360" w:lineRule="auto"/>
              <w:rPr>
                <w:ins w:id="2084" w:author="Duncan Hardie" w:date="2014-04-15T11:23:00Z"/>
                <w:rFonts w:ascii="Lucida Console" w:hAnsi="Lucida Console" w:cs="Lucida Console"/>
                <w:noProof/>
                <w:sz w:val="17"/>
                <w:szCs w:val="17"/>
                <w:lang w:eastAsia="ja-JP" w:bidi="ar-SA"/>
              </w:rPr>
            </w:pPr>
            <w:ins w:id="2085" w:author="Duncan Hardie" w:date="2014-04-15T11:23:00Z">
              <w:r w:rsidRPr="00DD68F2">
                <w:rPr>
                  <w:rFonts w:ascii="Lucida Console" w:hAnsi="Lucida Console" w:cs="Lucida Console"/>
                  <w:noProof/>
                  <w:sz w:val="17"/>
                  <w:szCs w:val="17"/>
                  <w:lang w:eastAsia="ja-JP" w:bidi="ar-SA"/>
                </w:rPr>
                <w:t xml:space="preserve">  &lt;/Assignment&gt;</w:t>
              </w:r>
            </w:ins>
          </w:p>
          <w:p w14:paraId="72435F55" w14:textId="77777777" w:rsidR="00DD68F2" w:rsidRPr="00DD68F2" w:rsidRDefault="00DD68F2" w:rsidP="00DD68F2">
            <w:pPr>
              <w:autoSpaceDE w:val="0"/>
              <w:autoSpaceDN w:val="0"/>
              <w:adjustRightInd w:val="0"/>
              <w:spacing w:line="360" w:lineRule="auto"/>
              <w:rPr>
                <w:ins w:id="2086" w:author="Duncan Hardie" w:date="2014-04-15T11:23:00Z"/>
                <w:rFonts w:ascii="Lucida Console" w:hAnsi="Lucida Console" w:cs="Lucida Console"/>
                <w:noProof/>
                <w:sz w:val="17"/>
                <w:szCs w:val="17"/>
                <w:lang w:eastAsia="ja-JP" w:bidi="ar-SA"/>
              </w:rPr>
            </w:pPr>
            <w:ins w:id="2087" w:author="Duncan Hardie" w:date="2014-04-15T11:23:00Z">
              <w:r w:rsidRPr="00DD68F2">
                <w:rPr>
                  <w:rFonts w:ascii="Lucida Console" w:hAnsi="Lucida Console" w:cs="Lucida Console"/>
                  <w:noProof/>
                  <w:sz w:val="17"/>
                  <w:szCs w:val="17"/>
                  <w:lang w:eastAsia="ja-JP" w:bidi="ar-SA"/>
                </w:rPr>
                <w:t xml:space="preserve">  &lt;PrevTask&gt;</w:t>
              </w:r>
            </w:ins>
          </w:p>
          <w:p w14:paraId="1DAD2842" w14:textId="77777777" w:rsidR="00DD68F2" w:rsidRPr="00DD68F2" w:rsidRDefault="00DD68F2" w:rsidP="00DD68F2">
            <w:pPr>
              <w:autoSpaceDE w:val="0"/>
              <w:autoSpaceDN w:val="0"/>
              <w:adjustRightInd w:val="0"/>
              <w:spacing w:line="360" w:lineRule="auto"/>
              <w:rPr>
                <w:ins w:id="2088" w:author="Duncan Hardie" w:date="2014-04-15T11:23:00Z"/>
                <w:rFonts w:ascii="Lucida Console" w:hAnsi="Lucida Console" w:cs="Lucida Console"/>
                <w:noProof/>
                <w:sz w:val="17"/>
                <w:szCs w:val="17"/>
                <w:lang w:eastAsia="ja-JP" w:bidi="ar-SA"/>
              </w:rPr>
            </w:pPr>
            <w:ins w:id="2089" w:author="Duncan Hardie" w:date="2014-04-15T11:23:00Z">
              <w:r w:rsidRPr="00DD68F2">
                <w:rPr>
                  <w:rFonts w:ascii="Lucida Console" w:hAnsi="Lucida Console" w:cs="Lucida Console"/>
                  <w:noProof/>
                  <w:sz w:val="17"/>
                  <w:szCs w:val="17"/>
                  <w:lang w:eastAsia="ja-JP" w:bidi="ar-SA"/>
                </w:rPr>
                <w:t xml:space="preserve">    &lt;Task&gt;</w:t>
              </w:r>
            </w:ins>
          </w:p>
          <w:p w14:paraId="16EE2081" w14:textId="77777777" w:rsidR="00DD68F2" w:rsidRPr="00DD68F2" w:rsidRDefault="00DD68F2" w:rsidP="00DD68F2">
            <w:pPr>
              <w:autoSpaceDE w:val="0"/>
              <w:autoSpaceDN w:val="0"/>
              <w:adjustRightInd w:val="0"/>
              <w:spacing w:line="360" w:lineRule="auto"/>
              <w:rPr>
                <w:ins w:id="2090" w:author="Duncan Hardie" w:date="2014-04-15T11:23:00Z"/>
                <w:rFonts w:ascii="Lucida Console" w:hAnsi="Lucida Console" w:cs="Lucida Console"/>
                <w:noProof/>
                <w:sz w:val="17"/>
                <w:szCs w:val="17"/>
                <w:lang w:eastAsia="ja-JP" w:bidi="ar-SA"/>
              </w:rPr>
            </w:pPr>
            <w:ins w:id="2091" w:author="Duncan Hardie" w:date="2014-04-15T11:23:00Z">
              <w:r w:rsidRPr="00DD68F2">
                <w:rPr>
                  <w:rFonts w:ascii="Lucida Console" w:hAnsi="Lucida Console" w:cs="Lucida Console"/>
                  <w:noProof/>
                  <w:sz w:val="17"/>
                  <w:szCs w:val="17"/>
                  <w:lang w:eastAsia="ja-JP" w:bidi="ar-SA"/>
                </w:rPr>
                <w:t xml:space="preserve">      &lt;AppointmentFinish&gt;&lt;/AppointmentFinish&gt;</w:t>
              </w:r>
            </w:ins>
          </w:p>
          <w:p w14:paraId="4861B500" w14:textId="77777777" w:rsidR="00DD68F2" w:rsidRPr="00DD68F2" w:rsidRDefault="00DD68F2" w:rsidP="00DD68F2">
            <w:pPr>
              <w:autoSpaceDE w:val="0"/>
              <w:autoSpaceDN w:val="0"/>
              <w:adjustRightInd w:val="0"/>
              <w:spacing w:line="360" w:lineRule="auto"/>
              <w:rPr>
                <w:ins w:id="2092" w:author="Duncan Hardie" w:date="2014-04-15T11:23:00Z"/>
                <w:rFonts w:ascii="Lucida Console" w:hAnsi="Lucida Console" w:cs="Lucida Console"/>
                <w:noProof/>
                <w:sz w:val="17"/>
                <w:szCs w:val="17"/>
                <w:lang w:eastAsia="ja-JP" w:bidi="ar-SA"/>
              </w:rPr>
            </w:pPr>
            <w:ins w:id="2093" w:author="Duncan Hardie" w:date="2014-04-15T11:23:00Z">
              <w:r w:rsidRPr="00DD68F2">
                <w:rPr>
                  <w:rFonts w:ascii="Lucida Console" w:hAnsi="Lucida Console" w:cs="Lucida Console"/>
                  <w:noProof/>
                  <w:sz w:val="17"/>
                  <w:szCs w:val="17"/>
                  <w:lang w:eastAsia="ja-JP" w:bidi="ar-SA"/>
                </w:rPr>
                <w:t xml:space="preserve">      &lt;AppointmentStart&gt;&lt;/AppointmentStart&gt;</w:t>
              </w:r>
            </w:ins>
          </w:p>
          <w:p w14:paraId="6769AD6B" w14:textId="77777777" w:rsidR="00DD68F2" w:rsidRPr="00DD68F2" w:rsidRDefault="00DD68F2" w:rsidP="00DD68F2">
            <w:pPr>
              <w:autoSpaceDE w:val="0"/>
              <w:autoSpaceDN w:val="0"/>
              <w:adjustRightInd w:val="0"/>
              <w:spacing w:line="360" w:lineRule="auto"/>
              <w:rPr>
                <w:ins w:id="2094" w:author="Duncan Hardie" w:date="2014-04-15T11:23:00Z"/>
                <w:rFonts w:ascii="Lucida Console" w:hAnsi="Lucida Console" w:cs="Lucida Console"/>
                <w:noProof/>
                <w:sz w:val="17"/>
                <w:szCs w:val="17"/>
                <w:lang w:eastAsia="ja-JP" w:bidi="ar-SA"/>
              </w:rPr>
            </w:pPr>
            <w:ins w:id="2095" w:author="Duncan Hardie" w:date="2014-04-15T11:23:00Z">
              <w:r w:rsidRPr="00DD68F2">
                <w:rPr>
                  <w:rFonts w:ascii="Lucida Console" w:hAnsi="Lucida Console" w:cs="Lucida Console"/>
                  <w:noProof/>
                  <w:sz w:val="17"/>
                  <w:szCs w:val="17"/>
                  <w:lang w:eastAsia="ja-JP" w:bidi="ar-SA"/>
                </w:rPr>
                <w:t xml:space="preserve">      &lt;TaskID&gt;B1060133_GB-2251_20140415T080000&lt;/TaskID&gt;</w:t>
              </w:r>
            </w:ins>
          </w:p>
          <w:p w14:paraId="5C2EDBB4" w14:textId="77777777" w:rsidR="00DD68F2" w:rsidRPr="00DD68F2" w:rsidRDefault="00DD68F2" w:rsidP="00DD68F2">
            <w:pPr>
              <w:autoSpaceDE w:val="0"/>
              <w:autoSpaceDN w:val="0"/>
              <w:adjustRightInd w:val="0"/>
              <w:spacing w:line="360" w:lineRule="auto"/>
              <w:rPr>
                <w:ins w:id="2096" w:author="Duncan Hardie" w:date="2014-04-15T11:23:00Z"/>
                <w:rFonts w:ascii="Lucida Console" w:hAnsi="Lucida Console" w:cs="Lucida Console"/>
                <w:noProof/>
                <w:sz w:val="17"/>
                <w:szCs w:val="17"/>
                <w:lang w:eastAsia="ja-JP" w:bidi="ar-SA"/>
              </w:rPr>
            </w:pPr>
            <w:ins w:id="2097" w:author="Duncan Hardie" w:date="2014-04-15T11:23:00Z">
              <w:r w:rsidRPr="00DD68F2">
                <w:rPr>
                  <w:rFonts w:ascii="Lucida Console" w:hAnsi="Lucida Console" w:cs="Lucida Console"/>
                  <w:noProof/>
                  <w:sz w:val="17"/>
                  <w:szCs w:val="17"/>
                  <w:lang w:eastAsia="ja-JP" w:bidi="ar-SA"/>
                </w:rPr>
                <w:t xml:space="preserve">    &lt;/Task&gt;</w:t>
              </w:r>
            </w:ins>
          </w:p>
          <w:p w14:paraId="0CAF6F92" w14:textId="77777777" w:rsidR="00DD68F2" w:rsidRPr="00DD68F2" w:rsidRDefault="00DD68F2" w:rsidP="00DD68F2">
            <w:pPr>
              <w:autoSpaceDE w:val="0"/>
              <w:autoSpaceDN w:val="0"/>
              <w:adjustRightInd w:val="0"/>
              <w:spacing w:line="360" w:lineRule="auto"/>
              <w:rPr>
                <w:ins w:id="2098" w:author="Duncan Hardie" w:date="2014-04-15T11:23:00Z"/>
                <w:rFonts w:ascii="Lucida Console" w:hAnsi="Lucida Console" w:cs="Lucida Console"/>
                <w:noProof/>
                <w:sz w:val="17"/>
                <w:szCs w:val="17"/>
                <w:lang w:eastAsia="ja-JP" w:bidi="ar-SA"/>
              </w:rPr>
            </w:pPr>
            <w:ins w:id="2099" w:author="Duncan Hardie" w:date="2014-04-15T11:23:00Z">
              <w:r w:rsidRPr="00DD68F2">
                <w:rPr>
                  <w:rFonts w:ascii="Lucida Console" w:hAnsi="Lucida Console" w:cs="Lucida Console"/>
                  <w:noProof/>
                  <w:sz w:val="17"/>
                  <w:szCs w:val="17"/>
                  <w:lang w:eastAsia="ja-JP" w:bidi="ar-SA"/>
                </w:rPr>
                <w:t xml:space="preserve">  &lt;/PrevTask&gt;</w:t>
              </w:r>
            </w:ins>
          </w:p>
          <w:p w14:paraId="3A92C1A1" w14:textId="4157EC16" w:rsidR="004E7573" w:rsidRPr="004E7573" w:rsidDel="00DD68F2" w:rsidRDefault="00DD68F2" w:rsidP="00DD68F2">
            <w:pPr>
              <w:autoSpaceDE w:val="0"/>
              <w:autoSpaceDN w:val="0"/>
              <w:adjustRightInd w:val="0"/>
              <w:spacing w:line="360" w:lineRule="auto"/>
              <w:rPr>
                <w:del w:id="2100" w:author="Duncan Hardie" w:date="2014-04-15T11:23:00Z"/>
                <w:rFonts w:ascii="Lucida Console" w:hAnsi="Lucida Console" w:cs="Lucida Console"/>
                <w:noProof/>
                <w:sz w:val="17"/>
                <w:szCs w:val="17"/>
                <w:lang w:eastAsia="ja-JP" w:bidi="ar-SA"/>
              </w:rPr>
            </w:pPr>
            <w:ins w:id="2101" w:author="Duncan Hardie" w:date="2014-04-15T11:23:00Z">
              <w:r w:rsidRPr="00DD68F2">
                <w:rPr>
                  <w:rFonts w:ascii="Lucida Console" w:hAnsi="Lucida Console" w:cs="Lucida Console"/>
                  <w:noProof/>
                  <w:sz w:val="17"/>
                  <w:szCs w:val="17"/>
                  <w:lang w:eastAsia="ja-JP" w:bidi="ar-SA"/>
                </w:rPr>
                <w:t>&lt;/TaskAppointment&gt;</w:t>
              </w:r>
            </w:ins>
            <w:del w:id="2102" w:author="Duncan Hardie" w:date="2014-04-15T11:23:00Z">
              <w:r w:rsidR="004E7573" w:rsidRPr="004E7573" w:rsidDel="00DD68F2">
                <w:rPr>
                  <w:rFonts w:ascii="Lucida Console" w:hAnsi="Lucida Console" w:cs="Lucida Console"/>
                  <w:noProof/>
                  <w:sz w:val="17"/>
                  <w:szCs w:val="17"/>
                  <w:lang w:eastAsia="ja-JP" w:bidi="ar-SA"/>
                </w:rPr>
                <w:delText>&lt;TaskAppointment</w:delText>
              </w:r>
            </w:del>
          </w:p>
          <w:p w14:paraId="2B1B0A4B" w14:textId="2E95E2A4" w:rsidR="004E7573" w:rsidRPr="004E7573" w:rsidDel="00DD68F2" w:rsidRDefault="004E7573" w:rsidP="004E7573">
            <w:pPr>
              <w:autoSpaceDE w:val="0"/>
              <w:autoSpaceDN w:val="0"/>
              <w:adjustRightInd w:val="0"/>
              <w:spacing w:line="360" w:lineRule="auto"/>
              <w:rPr>
                <w:del w:id="2103" w:author="Duncan Hardie" w:date="2014-04-15T11:23:00Z"/>
                <w:rFonts w:ascii="Lucida Console" w:hAnsi="Lucida Console" w:cs="Lucida Console"/>
                <w:noProof/>
                <w:sz w:val="17"/>
                <w:szCs w:val="17"/>
                <w:lang w:eastAsia="ja-JP" w:bidi="ar-SA"/>
              </w:rPr>
            </w:pPr>
            <w:del w:id="2104" w:author="Duncan Hardie" w:date="2014-04-15T11:23:00Z">
              <w:r w:rsidRPr="004E7573" w:rsidDel="00DD68F2">
                <w:rPr>
                  <w:rFonts w:ascii="Lucida Console" w:hAnsi="Lucida Console" w:cs="Lucida Console"/>
                  <w:noProof/>
                  <w:sz w:val="17"/>
                  <w:szCs w:val="17"/>
                  <w:lang w:eastAsia="ja-JP" w:bidi="ar-SA"/>
                </w:rPr>
                <w:delText xml:space="preserve">    Destination = "MainInt"</w:delText>
              </w:r>
            </w:del>
          </w:p>
          <w:p w14:paraId="476699B1" w14:textId="5C7227D0" w:rsidR="004E7573" w:rsidRPr="004E7573" w:rsidDel="00DD68F2" w:rsidRDefault="004E7573" w:rsidP="004E7573">
            <w:pPr>
              <w:autoSpaceDE w:val="0"/>
              <w:autoSpaceDN w:val="0"/>
              <w:adjustRightInd w:val="0"/>
              <w:spacing w:line="360" w:lineRule="auto"/>
              <w:rPr>
                <w:del w:id="2105" w:author="Duncan Hardie" w:date="2014-04-15T11:23:00Z"/>
                <w:rFonts w:ascii="Lucida Console" w:hAnsi="Lucida Console" w:cs="Lucida Console"/>
                <w:noProof/>
                <w:sz w:val="17"/>
                <w:szCs w:val="17"/>
                <w:lang w:eastAsia="ja-JP" w:bidi="ar-SA"/>
              </w:rPr>
            </w:pPr>
            <w:del w:id="2106" w:author="Duncan Hardie" w:date="2014-04-15T11:23:00Z">
              <w:r w:rsidRPr="004E7573" w:rsidDel="00DD68F2">
                <w:rPr>
                  <w:rFonts w:ascii="Lucida Console" w:hAnsi="Lucida Console" w:cs="Lucida Console"/>
                  <w:noProof/>
                  <w:sz w:val="17"/>
                  <w:szCs w:val="17"/>
                  <w:lang w:eastAsia="ja-JP" w:bidi="ar-SA"/>
                </w:rPr>
                <w:delText xml:space="preserve">    CreatedBy = "CLICKSOFTWARE\Duncan.Hardie"</w:delText>
              </w:r>
            </w:del>
          </w:p>
          <w:p w14:paraId="4622E8DA" w14:textId="226E41DD" w:rsidR="004E7573" w:rsidRPr="004E7573" w:rsidDel="00DD68F2" w:rsidRDefault="004E7573" w:rsidP="004E7573">
            <w:pPr>
              <w:autoSpaceDE w:val="0"/>
              <w:autoSpaceDN w:val="0"/>
              <w:adjustRightInd w:val="0"/>
              <w:spacing w:line="360" w:lineRule="auto"/>
              <w:rPr>
                <w:del w:id="2107" w:author="Duncan Hardie" w:date="2014-04-15T11:23:00Z"/>
                <w:rFonts w:ascii="Lucida Console" w:hAnsi="Lucida Console" w:cs="Lucida Console"/>
                <w:noProof/>
                <w:sz w:val="17"/>
                <w:szCs w:val="17"/>
                <w:lang w:eastAsia="ja-JP" w:bidi="ar-SA"/>
              </w:rPr>
            </w:pPr>
            <w:del w:id="2108" w:author="Duncan Hardie" w:date="2014-04-15T11:23:00Z">
              <w:r w:rsidRPr="004E7573" w:rsidDel="00DD68F2">
                <w:rPr>
                  <w:rFonts w:ascii="Lucida Console" w:hAnsi="Lucida Console" w:cs="Lucida Console"/>
                  <w:noProof/>
                  <w:sz w:val="17"/>
                  <w:szCs w:val="17"/>
                  <w:lang w:eastAsia="ja-JP" w:bidi="ar-SA"/>
                </w:rPr>
                <w:delText xml:space="preserve">    MessageID = "101396491"&gt;</w:delText>
              </w:r>
            </w:del>
          </w:p>
          <w:p w14:paraId="444BCCF6" w14:textId="7AE172F4" w:rsidR="004E7573" w:rsidRPr="004E7573" w:rsidDel="00DD68F2" w:rsidRDefault="004E7573" w:rsidP="004E7573">
            <w:pPr>
              <w:autoSpaceDE w:val="0"/>
              <w:autoSpaceDN w:val="0"/>
              <w:adjustRightInd w:val="0"/>
              <w:spacing w:line="360" w:lineRule="auto"/>
              <w:rPr>
                <w:del w:id="2109" w:author="Duncan Hardie" w:date="2014-04-15T11:23:00Z"/>
                <w:rFonts w:ascii="Lucida Console" w:hAnsi="Lucida Console" w:cs="Lucida Console"/>
                <w:noProof/>
                <w:sz w:val="17"/>
                <w:szCs w:val="17"/>
                <w:lang w:eastAsia="ja-JP" w:bidi="ar-SA"/>
              </w:rPr>
            </w:pPr>
            <w:del w:id="2110" w:author="Duncan Hardie" w:date="2014-04-15T11:23:00Z">
              <w:r w:rsidRPr="004E7573" w:rsidDel="00DD68F2">
                <w:rPr>
                  <w:rFonts w:ascii="Lucida Console" w:hAnsi="Lucida Console" w:cs="Lucida Console"/>
                  <w:noProof/>
                  <w:sz w:val="17"/>
                  <w:szCs w:val="17"/>
                  <w:lang w:eastAsia="ja-JP" w:bidi="ar-SA"/>
                </w:rPr>
                <w:delText xml:space="preserve">    &lt;Task&gt;</w:delText>
              </w:r>
            </w:del>
          </w:p>
          <w:p w14:paraId="2B02C413" w14:textId="3603F945" w:rsidR="004E7573" w:rsidRPr="004E7573" w:rsidDel="00DD68F2" w:rsidRDefault="004E7573" w:rsidP="004E7573">
            <w:pPr>
              <w:autoSpaceDE w:val="0"/>
              <w:autoSpaceDN w:val="0"/>
              <w:adjustRightInd w:val="0"/>
              <w:spacing w:line="360" w:lineRule="auto"/>
              <w:rPr>
                <w:del w:id="2111" w:author="Duncan Hardie" w:date="2014-04-15T11:23:00Z"/>
                <w:rFonts w:ascii="Lucida Console" w:hAnsi="Lucida Console" w:cs="Lucida Console"/>
                <w:noProof/>
                <w:sz w:val="17"/>
                <w:szCs w:val="17"/>
                <w:lang w:eastAsia="ja-JP" w:bidi="ar-SA"/>
              </w:rPr>
            </w:pPr>
            <w:del w:id="2112" w:author="Duncan Hardie" w:date="2014-04-15T11:23:00Z">
              <w:r w:rsidRPr="004E7573" w:rsidDel="00DD68F2">
                <w:rPr>
                  <w:rFonts w:ascii="Lucida Console" w:hAnsi="Lucida Console" w:cs="Lucida Console"/>
                  <w:noProof/>
                  <w:sz w:val="17"/>
                  <w:szCs w:val="17"/>
                  <w:lang w:eastAsia="ja-JP" w:bidi="ar-SA"/>
                </w:rPr>
                <w:lastRenderedPageBreak/>
                <w:delText xml:space="preserve">        &lt;AppointmentFinish&gt;2013-10-12T07:24:00&lt;/AppointmentFinish&gt;</w:delText>
              </w:r>
            </w:del>
          </w:p>
          <w:p w14:paraId="2428C40D" w14:textId="517EA501" w:rsidR="004E7573" w:rsidRPr="004E7573" w:rsidDel="00DD68F2" w:rsidRDefault="004E7573" w:rsidP="004E7573">
            <w:pPr>
              <w:autoSpaceDE w:val="0"/>
              <w:autoSpaceDN w:val="0"/>
              <w:adjustRightInd w:val="0"/>
              <w:spacing w:line="360" w:lineRule="auto"/>
              <w:rPr>
                <w:del w:id="2113" w:author="Duncan Hardie" w:date="2014-04-15T11:23:00Z"/>
                <w:rFonts w:ascii="Lucida Console" w:hAnsi="Lucida Console" w:cs="Lucida Console"/>
                <w:noProof/>
                <w:sz w:val="17"/>
                <w:szCs w:val="17"/>
                <w:lang w:eastAsia="ja-JP" w:bidi="ar-SA"/>
              </w:rPr>
            </w:pPr>
            <w:del w:id="2114" w:author="Duncan Hardie" w:date="2014-04-15T11:23:00Z">
              <w:r w:rsidRPr="004E7573" w:rsidDel="00DD68F2">
                <w:rPr>
                  <w:rFonts w:ascii="Lucida Console" w:hAnsi="Lucida Console" w:cs="Lucida Console"/>
                  <w:noProof/>
                  <w:sz w:val="17"/>
                  <w:szCs w:val="17"/>
                  <w:lang w:eastAsia="ja-JP" w:bidi="ar-SA"/>
                </w:rPr>
                <w:delText xml:space="preserve">        &lt;AppointmentStart&gt;2013-09-27T07:24:00&lt;/AppointmentStart&gt;</w:delText>
              </w:r>
            </w:del>
          </w:p>
          <w:p w14:paraId="4AF5F493" w14:textId="028D0882" w:rsidR="004E7573" w:rsidRPr="004E7573" w:rsidDel="00DD68F2" w:rsidRDefault="004E7573" w:rsidP="004E7573">
            <w:pPr>
              <w:autoSpaceDE w:val="0"/>
              <w:autoSpaceDN w:val="0"/>
              <w:adjustRightInd w:val="0"/>
              <w:spacing w:line="360" w:lineRule="auto"/>
              <w:rPr>
                <w:del w:id="2115" w:author="Duncan Hardie" w:date="2014-04-15T11:23:00Z"/>
                <w:rFonts w:ascii="Lucida Console" w:hAnsi="Lucida Console" w:cs="Lucida Console"/>
                <w:noProof/>
                <w:sz w:val="17"/>
                <w:szCs w:val="17"/>
                <w:lang w:eastAsia="ja-JP" w:bidi="ar-SA"/>
              </w:rPr>
            </w:pPr>
            <w:del w:id="2116" w:author="Duncan Hardie" w:date="2014-04-15T11:23:00Z">
              <w:r w:rsidRPr="004E7573" w:rsidDel="00DD68F2">
                <w:rPr>
                  <w:rFonts w:ascii="Lucida Console" w:hAnsi="Lucida Console" w:cs="Lucida Console"/>
                  <w:noProof/>
                  <w:sz w:val="17"/>
                  <w:szCs w:val="17"/>
                  <w:lang w:eastAsia="ja-JP" w:bidi="ar-SA"/>
                </w:rPr>
                <w:delText xml:space="preserve">        &lt;Status&gt;</w:delText>
              </w:r>
            </w:del>
          </w:p>
          <w:p w14:paraId="58B47AAD" w14:textId="778C2157" w:rsidR="004E7573" w:rsidRPr="004E7573" w:rsidDel="00DD68F2" w:rsidRDefault="004E7573" w:rsidP="004E7573">
            <w:pPr>
              <w:autoSpaceDE w:val="0"/>
              <w:autoSpaceDN w:val="0"/>
              <w:adjustRightInd w:val="0"/>
              <w:spacing w:line="360" w:lineRule="auto"/>
              <w:rPr>
                <w:del w:id="2117" w:author="Duncan Hardie" w:date="2014-04-15T11:23:00Z"/>
                <w:rFonts w:ascii="Lucida Console" w:hAnsi="Lucida Console" w:cs="Lucida Console"/>
                <w:noProof/>
                <w:sz w:val="17"/>
                <w:szCs w:val="17"/>
                <w:lang w:eastAsia="ja-JP" w:bidi="ar-SA"/>
              </w:rPr>
            </w:pPr>
            <w:del w:id="2118" w:author="Duncan Hardie" w:date="2014-04-15T11:23:00Z">
              <w:r w:rsidRPr="004E7573" w:rsidDel="00DD68F2">
                <w:rPr>
                  <w:rFonts w:ascii="Lucida Console" w:hAnsi="Lucida Console" w:cs="Lucida Console"/>
                  <w:noProof/>
                  <w:sz w:val="17"/>
                  <w:szCs w:val="17"/>
                  <w:lang w:eastAsia="ja-JP" w:bidi="ar-SA"/>
                </w:rPr>
                <w:delText xml:space="preserve">            &lt;Name&gt;Scheduled&lt;/Name&gt;</w:delText>
              </w:r>
            </w:del>
          </w:p>
          <w:p w14:paraId="1ED31F6F" w14:textId="3EF017C1" w:rsidR="004E7573" w:rsidRPr="004E7573" w:rsidDel="00DD68F2" w:rsidRDefault="004E7573" w:rsidP="004E7573">
            <w:pPr>
              <w:autoSpaceDE w:val="0"/>
              <w:autoSpaceDN w:val="0"/>
              <w:adjustRightInd w:val="0"/>
              <w:spacing w:line="360" w:lineRule="auto"/>
              <w:rPr>
                <w:del w:id="2119" w:author="Duncan Hardie" w:date="2014-04-15T11:23:00Z"/>
                <w:rFonts w:ascii="Lucida Console" w:hAnsi="Lucida Console" w:cs="Lucida Console"/>
                <w:noProof/>
                <w:sz w:val="17"/>
                <w:szCs w:val="17"/>
                <w:lang w:eastAsia="ja-JP" w:bidi="ar-SA"/>
              </w:rPr>
            </w:pPr>
            <w:del w:id="2120" w:author="Duncan Hardie" w:date="2014-04-15T11:23:00Z">
              <w:r w:rsidRPr="004E7573" w:rsidDel="00DD68F2">
                <w:rPr>
                  <w:rFonts w:ascii="Lucida Console" w:hAnsi="Lucida Console" w:cs="Lucida Console"/>
                  <w:noProof/>
                  <w:sz w:val="17"/>
                  <w:szCs w:val="17"/>
                  <w:lang w:eastAsia="ja-JP" w:bidi="ar-SA"/>
                </w:rPr>
                <w:delText xml:space="preserve">        &lt;/Status&gt;</w:delText>
              </w:r>
            </w:del>
          </w:p>
          <w:p w14:paraId="24699DF9" w14:textId="2D9AC4D0" w:rsidR="004E7573" w:rsidRPr="004E7573" w:rsidDel="00DD68F2" w:rsidRDefault="004E7573" w:rsidP="004E7573">
            <w:pPr>
              <w:autoSpaceDE w:val="0"/>
              <w:autoSpaceDN w:val="0"/>
              <w:adjustRightInd w:val="0"/>
              <w:spacing w:line="360" w:lineRule="auto"/>
              <w:rPr>
                <w:del w:id="2121" w:author="Duncan Hardie" w:date="2014-04-15T11:23:00Z"/>
                <w:rFonts w:ascii="Lucida Console" w:hAnsi="Lucida Console" w:cs="Lucida Console"/>
                <w:noProof/>
                <w:sz w:val="17"/>
                <w:szCs w:val="17"/>
                <w:lang w:eastAsia="ja-JP" w:bidi="ar-SA"/>
              </w:rPr>
            </w:pPr>
            <w:del w:id="2122" w:author="Duncan Hardie" w:date="2014-04-15T11:23:00Z">
              <w:r w:rsidRPr="004E7573" w:rsidDel="00DD68F2">
                <w:rPr>
                  <w:rFonts w:ascii="Lucida Console" w:hAnsi="Lucida Console" w:cs="Lucida Console"/>
                  <w:noProof/>
                  <w:sz w:val="17"/>
                  <w:szCs w:val="17"/>
                  <w:lang w:eastAsia="ja-JP" w:bidi="ar-SA"/>
                </w:rPr>
                <w:delText xml:space="preserve">        </w:delText>
              </w:r>
            </w:del>
            <w:del w:id="2123" w:author="Duncan Hardie" w:date="2014-04-15T10:29:00Z">
              <w:r w:rsidRPr="004E7573" w:rsidDel="00AA61B2">
                <w:rPr>
                  <w:rFonts w:ascii="Lucida Console" w:hAnsi="Lucida Console" w:cs="Lucida Console"/>
                  <w:noProof/>
                  <w:sz w:val="17"/>
                  <w:szCs w:val="17"/>
                  <w:lang w:eastAsia="ja-JP" w:bidi="ar-SA"/>
                </w:rPr>
                <w:delText>&lt;TaskID&gt;FR-A1234567_</w:delText>
              </w:r>
            </w:del>
            <w:del w:id="2124" w:author="Duncan Hardie" w:date="2014-04-15T11:23:00Z">
              <w:r w:rsidRPr="004E7573" w:rsidDel="00DD68F2">
                <w:rPr>
                  <w:rFonts w:ascii="Lucida Console" w:hAnsi="Lucida Console" w:cs="Lucida Console"/>
                  <w:noProof/>
                  <w:sz w:val="17"/>
                  <w:szCs w:val="17"/>
                  <w:lang w:eastAsia="ja-JP" w:bidi="ar-SA"/>
                </w:rPr>
                <w:delText>D4_20130927T072414&lt;/TaskID&gt;</w:delText>
              </w:r>
            </w:del>
          </w:p>
          <w:p w14:paraId="619D0D27" w14:textId="4F2A0BF0" w:rsidR="00753830" w:rsidDel="00DD68F2" w:rsidRDefault="004E7573" w:rsidP="00753830">
            <w:pPr>
              <w:autoSpaceDE w:val="0"/>
              <w:autoSpaceDN w:val="0"/>
              <w:adjustRightInd w:val="0"/>
              <w:spacing w:line="360" w:lineRule="auto"/>
              <w:rPr>
                <w:del w:id="2125" w:author="Duncan Hardie" w:date="2014-04-15T11:23:00Z"/>
                <w:rFonts w:ascii="Lucida Console" w:hAnsi="Lucida Console" w:cs="Lucida Console"/>
                <w:sz w:val="17"/>
                <w:szCs w:val="17"/>
                <w:lang w:eastAsia="ja-JP" w:bidi="ar-SA"/>
              </w:rPr>
            </w:pPr>
            <w:del w:id="2126" w:author="Duncan Hardie" w:date="2014-04-15T11:23:00Z">
              <w:r w:rsidRPr="004E7573" w:rsidDel="00DD68F2">
                <w:rPr>
                  <w:rFonts w:ascii="Lucida Console" w:hAnsi="Lucida Console" w:cs="Lucida Console"/>
                  <w:noProof/>
                  <w:sz w:val="17"/>
                  <w:szCs w:val="17"/>
                  <w:lang w:eastAsia="ja-JP" w:bidi="ar-SA"/>
                </w:rPr>
                <w:delText xml:space="preserve">    &lt;/Task&gt;</w:delText>
              </w:r>
            </w:del>
          </w:p>
          <w:p w14:paraId="02DE193A" w14:textId="21BC40A6" w:rsidR="004E7573" w:rsidRPr="004E7573" w:rsidDel="00DD68F2" w:rsidRDefault="00753830" w:rsidP="004E7573">
            <w:pPr>
              <w:autoSpaceDE w:val="0"/>
              <w:autoSpaceDN w:val="0"/>
              <w:adjustRightInd w:val="0"/>
              <w:spacing w:line="360" w:lineRule="auto"/>
              <w:rPr>
                <w:del w:id="2127" w:author="Duncan Hardie" w:date="2014-04-15T11:23:00Z"/>
                <w:rFonts w:ascii="Lucida Console" w:hAnsi="Lucida Console" w:cs="Lucida Console"/>
                <w:sz w:val="17"/>
                <w:szCs w:val="17"/>
                <w:lang w:eastAsia="ja-JP" w:bidi="ar-SA"/>
              </w:rPr>
            </w:pPr>
            <w:del w:id="2128" w:author="Duncan Hardie" w:date="2014-04-15T11:23:00Z">
              <w:r w:rsidRPr="00753830" w:rsidDel="00DD68F2">
                <w:rPr>
                  <w:rFonts w:ascii="Lucida Console" w:hAnsi="Lucida Console" w:cs="Lucida Console"/>
                  <w:sz w:val="17"/>
                  <w:szCs w:val="17"/>
                  <w:lang w:eastAsia="ja-JP" w:bidi="ar-SA"/>
                </w:rPr>
                <w:delText>&lt;Assignment&gt;&lt;Finish&gt;2013-12-02T14:00:00&lt;/Finish&gt;&lt;Start&gt;2013-12-02T13:30:00&lt;/Start&gt;&lt;/Assignment&gt;</w:delText>
              </w:r>
            </w:del>
          </w:p>
          <w:p w14:paraId="1D7A694A" w14:textId="4E08D654" w:rsidR="004E7573" w:rsidRPr="004E7573" w:rsidDel="00DD68F2" w:rsidRDefault="004E7573" w:rsidP="004E7573">
            <w:pPr>
              <w:autoSpaceDE w:val="0"/>
              <w:autoSpaceDN w:val="0"/>
              <w:adjustRightInd w:val="0"/>
              <w:spacing w:line="360" w:lineRule="auto"/>
              <w:rPr>
                <w:del w:id="2129" w:author="Duncan Hardie" w:date="2014-04-15T11:23:00Z"/>
                <w:rFonts w:ascii="Lucida Console" w:hAnsi="Lucida Console" w:cs="Lucida Console"/>
                <w:noProof/>
                <w:sz w:val="17"/>
                <w:szCs w:val="17"/>
                <w:lang w:eastAsia="ja-JP" w:bidi="ar-SA"/>
              </w:rPr>
            </w:pPr>
            <w:del w:id="2130" w:author="Duncan Hardie" w:date="2014-04-15T11:23:00Z">
              <w:r w:rsidRPr="004E7573" w:rsidDel="00DD68F2">
                <w:rPr>
                  <w:rFonts w:ascii="Lucida Console" w:hAnsi="Lucida Console" w:cs="Lucida Console"/>
                  <w:noProof/>
                  <w:sz w:val="17"/>
                  <w:szCs w:val="17"/>
                  <w:lang w:eastAsia="ja-JP" w:bidi="ar-SA"/>
                </w:rPr>
                <w:delText xml:space="preserve">    &lt;PrevTask&gt;</w:delText>
              </w:r>
            </w:del>
          </w:p>
          <w:p w14:paraId="7C25FD98" w14:textId="44132CEE" w:rsidR="004E7573" w:rsidRPr="004E7573" w:rsidDel="00DD68F2" w:rsidRDefault="004E7573" w:rsidP="004E7573">
            <w:pPr>
              <w:autoSpaceDE w:val="0"/>
              <w:autoSpaceDN w:val="0"/>
              <w:adjustRightInd w:val="0"/>
              <w:spacing w:line="360" w:lineRule="auto"/>
              <w:rPr>
                <w:del w:id="2131" w:author="Duncan Hardie" w:date="2014-04-15T11:23:00Z"/>
                <w:rFonts w:ascii="Lucida Console" w:hAnsi="Lucida Console" w:cs="Lucida Console"/>
                <w:noProof/>
                <w:sz w:val="17"/>
                <w:szCs w:val="17"/>
                <w:lang w:eastAsia="ja-JP" w:bidi="ar-SA"/>
              </w:rPr>
            </w:pPr>
            <w:del w:id="2132" w:author="Duncan Hardie" w:date="2014-04-15T11:23:00Z">
              <w:r w:rsidRPr="004E7573" w:rsidDel="00DD68F2">
                <w:rPr>
                  <w:rFonts w:ascii="Lucida Console" w:hAnsi="Lucida Console" w:cs="Lucida Console"/>
                  <w:noProof/>
                  <w:sz w:val="17"/>
                  <w:szCs w:val="17"/>
                  <w:lang w:eastAsia="ja-JP" w:bidi="ar-SA"/>
                </w:rPr>
                <w:delText xml:space="preserve">        &lt;Task&gt;</w:delText>
              </w:r>
            </w:del>
          </w:p>
          <w:p w14:paraId="587EAC86" w14:textId="1FC84567" w:rsidR="004E7573" w:rsidRPr="004E7573" w:rsidDel="00DD68F2" w:rsidRDefault="004E7573" w:rsidP="004E7573">
            <w:pPr>
              <w:autoSpaceDE w:val="0"/>
              <w:autoSpaceDN w:val="0"/>
              <w:adjustRightInd w:val="0"/>
              <w:spacing w:line="360" w:lineRule="auto"/>
              <w:rPr>
                <w:del w:id="2133" w:author="Duncan Hardie" w:date="2014-04-15T11:23:00Z"/>
                <w:rFonts w:ascii="Lucida Console" w:hAnsi="Lucida Console" w:cs="Lucida Console"/>
                <w:noProof/>
                <w:sz w:val="17"/>
                <w:szCs w:val="17"/>
                <w:lang w:eastAsia="ja-JP" w:bidi="ar-SA"/>
              </w:rPr>
            </w:pPr>
            <w:del w:id="2134" w:author="Duncan Hardie" w:date="2014-04-15T11:23:00Z">
              <w:r w:rsidRPr="004E7573" w:rsidDel="00DD68F2">
                <w:rPr>
                  <w:rFonts w:ascii="Lucida Console" w:hAnsi="Lucida Console" w:cs="Lucida Console"/>
                  <w:noProof/>
                  <w:sz w:val="17"/>
                  <w:szCs w:val="17"/>
                  <w:lang w:eastAsia="ja-JP" w:bidi="ar-SA"/>
                </w:rPr>
                <w:delText xml:space="preserve">            &lt;AppointmentFinish&gt;2013-10-12T07:24:14&lt;/AppointmentFinish&gt;</w:delText>
              </w:r>
            </w:del>
          </w:p>
          <w:p w14:paraId="0EAD77B6" w14:textId="611B4786" w:rsidR="004E7573" w:rsidRPr="004E7573" w:rsidDel="00DD68F2" w:rsidRDefault="004E7573" w:rsidP="004E7573">
            <w:pPr>
              <w:autoSpaceDE w:val="0"/>
              <w:autoSpaceDN w:val="0"/>
              <w:adjustRightInd w:val="0"/>
              <w:spacing w:line="360" w:lineRule="auto"/>
              <w:rPr>
                <w:del w:id="2135" w:author="Duncan Hardie" w:date="2014-04-15T11:23:00Z"/>
                <w:rFonts w:ascii="Lucida Console" w:hAnsi="Lucida Console" w:cs="Lucida Console"/>
                <w:noProof/>
                <w:sz w:val="17"/>
                <w:szCs w:val="17"/>
                <w:lang w:eastAsia="ja-JP" w:bidi="ar-SA"/>
              </w:rPr>
            </w:pPr>
            <w:del w:id="2136" w:author="Duncan Hardie" w:date="2014-04-15T11:23:00Z">
              <w:r w:rsidRPr="004E7573" w:rsidDel="00DD68F2">
                <w:rPr>
                  <w:rFonts w:ascii="Lucida Console" w:hAnsi="Lucida Console" w:cs="Lucida Console"/>
                  <w:noProof/>
                  <w:sz w:val="17"/>
                  <w:szCs w:val="17"/>
                  <w:lang w:eastAsia="ja-JP" w:bidi="ar-SA"/>
                </w:rPr>
                <w:delText xml:space="preserve">            &lt;AppointmentStart&gt;2013-09-27T07:24:14&lt;/AppointmentStart&gt;</w:delText>
              </w:r>
            </w:del>
          </w:p>
          <w:p w14:paraId="2FD62B3A" w14:textId="5E193C45" w:rsidR="004E7573" w:rsidRPr="004E7573" w:rsidDel="00DD68F2" w:rsidRDefault="004E7573" w:rsidP="004E7573">
            <w:pPr>
              <w:autoSpaceDE w:val="0"/>
              <w:autoSpaceDN w:val="0"/>
              <w:adjustRightInd w:val="0"/>
              <w:spacing w:line="360" w:lineRule="auto"/>
              <w:rPr>
                <w:del w:id="2137" w:author="Duncan Hardie" w:date="2014-04-15T11:23:00Z"/>
                <w:rFonts w:ascii="Lucida Console" w:hAnsi="Lucida Console" w:cs="Lucida Console"/>
                <w:noProof/>
                <w:sz w:val="17"/>
                <w:szCs w:val="17"/>
                <w:lang w:eastAsia="ja-JP" w:bidi="ar-SA"/>
              </w:rPr>
            </w:pPr>
            <w:del w:id="2138" w:author="Duncan Hardie" w:date="2014-04-15T11:23:00Z">
              <w:r w:rsidRPr="004E7573" w:rsidDel="00DD68F2">
                <w:rPr>
                  <w:rFonts w:ascii="Lucida Console" w:hAnsi="Lucida Console" w:cs="Lucida Console"/>
                  <w:noProof/>
                  <w:sz w:val="17"/>
                  <w:szCs w:val="17"/>
                  <w:lang w:eastAsia="ja-JP" w:bidi="ar-SA"/>
                </w:rPr>
                <w:delText xml:space="preserve">            </w:delText>
              </w:r>
            </w:del>
            <w:del w:id="2139" w:author="Duncan Hardie" w:date="2014-04-15T10:29:00Z">
              <w:r w:rsidRPr="004E7573" w:rsidDel="00AA61B2">
                <w:rPr>
                  <w:rFonts w:ascii="Lucida Console" w:hAnsi="Lucida Console" w:cs="Lucida Console"/>
                  <w:noProof/>
                  <w:sz w:val="17"/>
                  <w:szCs w:val="17"/>
                  <w:lang w:eastAsia="ja-JP" w:bidi="ar-SA"/>
                </w:rPr>
                <w:delText>&lt;TaskID&gt;FR-A1234567_</w:delText>
              </w:r>
            </w:del>
            <w:del w:id="2140" w:author="Duncan Hardie" w:date="2014-04-15T11:23:00Z">
              <w:r w:rsidRPr="004E7573" w:rsidDel="00DD68F2">
                <w:rPr>
                  <w:rFonts w:ascii="Lucida Console" w:hAnsi="Lucida Console" w:cs="Lucida Console"/>
                  <w:noProof/>
                  <w:sz w:val="17"/>
                  <w:szCs w:val="17"/>
                  <w:lang w:eastAsia="ja-JP" w:bidi="ar-SA"/>
                </w:rPr>
                <w:delText>D4_20130927T072414&lt;/TaskID&gt;</w:delText>
              </w:r>
            </w:del>
          </w:p>
          <w:p w14:paraId="46452D0E" w14:textId="092A1A35" w:rsidR="004E7573" w:rsidRPr="004E7573" w:rsidDel="00DD68F2" w:rsidRDefault="004E7573" w:rsidP="004E7573">
            <w:pPr>
              <w:autoSpaceDE w:val="0"/>
              <w:autoSpaceDN w:val="0"/>
              <w:adjustRightInd w:val="0"/>
              <w:spacing w:line="360" w:lineRule="auto"/>
              <w:rPr>
                <w:del w:id="2141" w:author="Duncan Hardie" w:date="2014-04-15T11:23:00Z"/>
                <w:rFonts w:ascii="Lucida Console" w:hAnsi="Lucida Console" w:cs="Lucida Console"/>
                <w:noProof/>
                <w:sz w:val="17"/>
                <w:szCs w:val="17"/>
                <w:lang w:eastAsia="ja-JP" w:bidi="ar-SA"/>
              </w:rPr>
            </w:pPr>
            <w:del w:id="2142" w:author="Duncan Hardie" w:date="2014-04-15T11:23:00Z">
              <w:r w:rsidRPr="004E7573" w:rsidDel="00DD68F2">
                <w:rPr>
                  <w:rFonts w:ascii="Lucida Console" w:hAnsi="Lucida Console" w:cs="Lucida Console"/>
                  <w:noProof/>
                  <w:sz w:val="17"/>
                  <w:szCs w:val="17"/>
                  <w:lang w:eastAsia="ja-JP" w:bidi="ar-SA"/>
                </w:rPr>
                <w:delText xml:space="preserve">        &lt;/Task&gt;</w:delText>
              </w:r>
            </w:del>
          </w:p>
          <w:p w14:paraId="66DE5BE2" w14:textId="2F3C0F63" w:rsidR="004E7573" w:rsidRPr="004E7573" w:rsidDel="00DD68F2" w:rsidRDefault="004E7573" w:rsidP="004E7573">
            <w:pPr>
              <w:autoSpaceDE w:val="0"/>
              <w:autoSpaceDN w:val="0"/>
              <w:adjustRightInd w:val="0"/>
              <w:spacing w:line="360" w:lineRule="auto"/>
              <w:rPr>
                <w:del w:id="2143" w:author="Duncan Hardie" w:date="2014-04-15T11:23:00Z"/>
                <w:rFonts w:ascii="Lucida Console" w:hAnsi="Lucida Console" w:cs="Lucida Console"/>
                <w:noProof/>
                <w:sz w:val="17"/>
                <w:szCs w:val="17"/>
                <w:lang w:eastAsia="ja-JP" w:bidi="ar-SA"/>
              </w:rPr>
            </w:pPr>
            <w:del w:id="2144" w:author="Duncan Hardie" w:date="2014-04-15T11:23:00Z">
              <w:r w:rsidRPr="004E7573" w:rsidDel="00DD68F2">
                <w:rPr>
                  <w:rFonts w:ascii="Lucida Console" w:hAnsi="Lucida Console" w:cs="Lucida Console"/>
                  <w:noProof/>
                  <w:sz w:val="17"/>
                  <w:szCs w:val="17"/>
                  <w:lang w:eastAsia="ja-JP" w:bidi="ar-SA"/>
                </w:rPr>
                <w:delText xml:space="preserve">    &lt;/PrevTask&gt;</w:delText>
              </w:r>
            </w:del>
          </w:p>
          <w:p w14:paraId="58251F5A" w14:textId="2E272248" w:rsidR="00725CB8" w:rsidRPr="008F7BA8" w:rsidRDefault="004E7573" w:rsidP="00DB537E">
            <w:pPr>
              <w:autoSpaceDE w:val="0"/>
              <w:autoSpaceDN w:val="0"/>
              <w:adjustRightInd w:val="0"/>
              <w:spacing w:line="360" w:lineRule="auto"/>
              <w:rPr>
                <w:rFonts w:ascii="Lucida Console" w:hAnsi="Lucida Console" w:cs="Lucida Console"/>
                <w:noProof/>
                <w:sz w:val="17"/>
                <w:szCs w:val="17"/>
                <w:lang w:eastAsia="ja-JP" w:bidi="ar-SA"/>
              </w:rPr>
            </w:pPr>
            <w:del w:id="2145" w:author="Duncan Hardie" w:date="2014-04-15T11:23:00Z">
              <w:r w:rsidRPr="004E7573" w:rsidDel="00DD68F2">
                <w:rPr>
                  <w:rFonts w:ascii="Lucida Console" w:hAnsi="Lucida Console" w:cs="Lucida Console"/>
                  <w:noProof/>
                  <w:sz w:val="17"/>
                  <w:szCs w:val="17"/>
                  <w:lang w:eastAsia="ja-JP" w:bidi="ar-SA"/>
                </w:rPr>
                <w:delText>&lt;/TaskAppointment&gt;</w:delText>
              </w:r>
            </w:del>
          </w:p>
        </w:tc>
      </w:tr>
    </w:tbl>
    <w:p w14:paraId="22AF754F" w14:textId="77777777" w:rsidR="00655AB2" w:rsidRDefault="00655AB2" w:rsidP="00DB537E">
      <w:pPr>
        <w:autoSpaceDE w:val="0"/>
        <w:autoSpaceDN w:val="0"/>
        <w:adjustRightInd w:val="0"/>
        <w:spacing w:line="360" w:lineRule="auto"/>
        <w:rPr>
          <w:rFonts w:ascii="Segoe UI" w:hAnsi="Segoe UI" w:cs="Segoe UI"/>
          <w:sz w:val="18"/>
          <w:szCs w:val="18"/>
          <w:lang w:eastAsia="ja-JP"/>
        </w:rPr>
      </w:pPr>
    </w:p>
    <w:p w14:paraId="06C773BC" w14:textId="1C31C439" w:rsidR="008C4396" w:rsidRDefault="008C4396" w:rsidP="007D34CC">
      <w:pPr>
        <w:pStyle w:val="Heading4"/>
        <w:rPr>
          <w:bCs/>
        </w:rPr>
      </w:pPr>
      <w:r w:rsidRPr="00507DB3">
        <w:t>TaskStatus</w:t>
      </w:r>
      <w:r w:rsidRPr="007D34CC">
        <w:rPr>
          <w:bCs/>
        </w:rPr>
        <w:t>Acknowledged</w:t>
      </w:r>
    </w:p>
    <w:tbl>
      <w:tblPr>
        <w:tblW w:w="0" w:type="auto"/>
        <w:tblLook w:val="04A0" w:firstRow="1" w:lastRow="0" w:firstColumn="1" w:lastColumn="0" w:noHBand="0" w:noVBand="1"/>
      </w:tblPr>
      <w:tblGrid>
        <w:gridCol w:w="10296"/>
      </w:tblGrid>
      <w:tr w:rsidR="008C4396" w:rsidRPr="008C4396" w14:paraId="1FA83CDA" w14:textId="77777777" w:rsidTr="008C4396">
        <w:tc>
          <w:tcPr>
            <w:tcW w:w="10296" w:type="dxa"/>
          </w:tcPr>
          <w:p w14:paraId="0C4DEFBA" w14:textId="77777777" w:rsidR="000F1782" w:rsidRPr="000F1782" w:rsidRDefault="000F1782" w:rsidP="000F1782">
            <w:pPr>
              <w:autoSpaceDE w:val="0"/>
              <w:autoSpaceDN w:val="0"/>
              <w:adjustRightInd w:val="0"/>
              <w:spacing w:line="360" w:lineRule="auto"/>
              <w:rPr>
                <w:ins w:id="2146" w:author="Duncan Hardie" w:date="2014-04-15T11:24:00Z"/>
                <w:rFonts w:ascii="Lucida Console" w:hAnsi="Lucida Console" w:cs="Lucida Console"/>
                <w:noProof/>
                <w:sz w:val="17"/>
                <w:szCs w:val="17"/>
                <w:lang w:eastAsia="ja-JP" w:bidi="ar-SA"/>
              </w:rPr>
            </w:pPr>
            <w:ins w:id="2147" w:author="Duncan Hardie" w:date="2014-04-15T11:24:00Z">
              <w:r w:rsidRPr="000F1782">
                <w:rPr>
                  <w:rFonts w:ascii="Lucida Console" w:hAnsi="Lucida Console" w:cs="Lucida Console"/>
                  <w:noProof/>
                  <w:sz w:val="17"/>
                  <w:szCs w:val="17"/>
                  <w:lang w:eastAsia="ja-JP" w:bidi="ar-SA"/>
                </w:rPr>
                <w:t>&lt;TaskStatusAcknowledged Destination="TaskRevisions" CreatedBy="wajid.hussain" MessageID="101429789"&gt;</w:t>
              </w:r>
            </w:ins>
          </w:p>
          <w:p w14:paraId="24F25DE1" w14:textId="77777777" w:rsidR="000F1782" w:rsidRPr="000F1782" w:rsidRDefault="000F1782" w:rsidP="000F1782">
            <w:pPr>
              <w:autoSpaceDE w:val="0"/>
              <w:autoSpaceDN w:val="0"/>
              <w:adjustRightInd w:val="0"/>
              <w:spacing w:line="360" w:lineRule="auto"/>
              <w:rPr>
                <w:ins w:id="2148" w:author="Duncan Hardie" w:date="2014-04-15T11:24:00Z"/>
                <w:rFonts w:ascii="Lucida Console" w:hAnsi="Lucida Console" w:cs="Lucida Console"/>
                <w:noProof/>
                <w:sz w:val="17"/>
                <w:szCs w:val="17"/>
                <w:lang w:eastAsia="ja-JP" w:bidi="ar-SA"/>
              </w:rPr>
            </w:pPr>
            <w:ins w:id="2149" w:author="Duncan Hardie" w:date="2014-04-15T11:24:00Z">
              <w:r w:rsidRPr="000F1782">
                <w:rPr>
                  <w:rFonts w:ascii="Lucida Console" w:hAnsi="Lucida Console" w:cs="Lucida Console"/>
                  <w:noProof/>
                  <w:sz w:val="17"/>
                  <w:szCs w:val="17"/>
                  <w:lang w:eastAsia="ja-JP" w:bidi="ar-SA"/>
                </w:rPr>
                <w:t xml:space="preserve">  &lt;Engineers&gt;</w:t>
              </w:r>
            </w:ins>
          </w:p>
          <w:p w14:paraId="01085A22" w14:textId="77777777" w:rsidR="000F1782" w:rsidRPr="000F1782" w:rsidRDefault="000F1782" w:rsidP="000F1782">
            <w:pPr>
              <w:autoSpaceDE w:val="0"/>
              <w:autoSpaceDN w:val="0"/>
              <w:adjustRightInd w:val="0"/>
              <w:spacing w:line="360" w:lineRule="auto"/>
              <w:rPr>
                <w:ins w:id="2150" w:author="Duncan Hardie" w:date="2014-04-15T11:24:00Z"/>
                <w:rFonts w:ascii="Lucida Console" w:hAnsi="Lucida Console" w:cs="Lucida Console"/>
                <w:noProof/>
                <w:sz w:val="17"/>
                <w:szCs w:val="17"/>
                <w:lang w:eastAsia="ja-JP" w:bidi="ar-SA"/>
              </w:rPr>
            </w:pPr>
            <w:ins w:id="2151" w:author="Duncan Hardie" w:date="2014-04-15T11:24:00Z">
              <w:r w:rsidRPr="000F1782">
                <w:rPr>
                  <w:rFonts w:ascii="Lucida Console" w:hAnsi="Lucida Console" w:cs="Lucida Console"/>
                  <w:noProof/>
                  <w:sz w:val="17"/>
                  <w:szCs w:val="17"/>
                  <w:lang w:eastAsia="ja-JP" w:bidi="ar-SA"/>
                </w:rPr>
                <w:t xml:space="preserve">    &lt;Engineer&gt;</w:t>
              </w:r>
            </w:ins>
          </w:p>
          <w:p w14:paraId="38767237" w14:textId="77777777" w:rsidR="000F1782" w:rsidRPr="000F1782" w:rsidRDefault="000F1782" w:rsidP="000F1782">
            <w:pPr>
              <w:autoSpaceDE w:val="0"/>
              <w:autoSpaceDN w:val="0"/>
              <w:adjustRightInd w:val="0"/>
              <w:spacing w:line="360" w:lineRule="auto"/>
              <w:rPr>
                <w:ins w:id="2152" w:author="Duncan Hardie" w:date="2014-04-15T11:24:00Z"/>
                <w:rFonts w:ascii="Lucida Console" w:hAnsi="Lucida Console" w:cs="Lucida Console"/>
                <w:noProof/>
                <w:sz w:val="17"/>
                <w:szCs w:val="17"/>
                <w:lang w:eastAsia="ja-JP" w:bidi="ar-SA"/>
              </w:rPr>
            </w:pPr>
            <w:ins w:id="2153" w:author="Duncan Hardie" w:date="2014-04-15T11:24:00Z">
              <w:r w:rsidRPr="000F1782">
                <w:rPr>
                  <w:rFonts w:ascii="Lucida Console" w:hAnsi="Lucida Console" w:cs="Lucida Console"/>
                  <w:noProof/>
                  <w:sz w:val="17"/>
                  <w:szCs w:val="17"/>
                  <w:lang w:eastAsia="ja-JP" w:bidi="ar-SA"/>
                </w:rPr>
                <w:t xml:space="preserve">      &lt;MUSTID&gt;GB-5386&lt;/MUSTID&gt;</w:t>
              </w:r>
            </w:ins>
          </w:p>
          <w:p w14:paraId="330873BC" w14:textId="77777777" w:rsidR="000F1782" w:rsidRPr="000F1782" w:rsidRDefault="000F1782" w:rsidP="000F1782">
            <w:pPr>
              <w:autoSpaceDE w:val="0"/>
              <w:autoSpaceDN w:val="0"/>
              <w:adjustRightInd w:val="0"/>
              <w:spacing w:line="360" w:lineRule="auto"/>
              <w:rPr>
                <w:ins w:id="2154" w:author="Duncan Hardie" w:date="2014-04-15T11:24:00Z"/>
                <w:rFonts w:ascii="Lucida Console" w:hAnsi="Lucida Console" w:cs="Lucida Console"/>
                <w:noProof/>
                <w:sz w:val="17"/>
                <w:szCs w:val="17"/>
                <w:lang w:eastAsia="ja-JP" w:bidi="ar-SA"/>
              </w:rPr>
            </w:pPr>
            <w:ins w:id="2155" w:author="Duncan Hardie" w:date="2014-04-15T11:24:00Z">
              <w:r w:rsidRPr="000F1782">
                <w:rPr>
                  <w:rFonts w:ascii="Lucida Console" w:hAnsi="Lucida Console" w:cs="Lucida Console"/>
                  <w:noProof/>
                  <w:sz w:val="17"/>
                  <w:szCs w:val="17"/>
                  <w:lang w:eastAsia="ja-JP" w:bidi="ar-SA"/>
                </w:rPr>
                <w:t xml:space="preserve">      &lt;Name&gt;Hussain, Wajid&lt;/Name&gt;</w:t>
              </w:r>
            </w:ins>
          </w:p>
          <w:p w14:paraId="664CCABC" w14:textId="77777777" w:rsidR="000F1782" w:rsidRPr="000F1782" w:rsidRDefault="000F1782" w:rsidP="000F1782">
            <w:pPr>
              <w:autoSpaceDE w:val="0"/>
              <w:autoSpaceDN w:val="0"/>
              <w:adjustRightInd w:val="0"/>
              <w:spacing w:line="360" w:lineRule="auto"/>
              <w:rPr>
                <w:ins w:id="2156" w:author="Duncan Hardie" w:date="2014-04-15T11:24:00Z"/>
                <w:rFonts w:ascii="Lucida Console" w:hAnsi="Lucida Console" w:cs="Lucida Console"/>
                <w:noProof/>
                <w:sz w:val="17"/>
                <w:szCs w:val="17"/>
                <w:lang w:eastAsia="ja-JP" w:bidi="ar-SA"/>
              </w:rPr>
            </w:pPr>
            <w:ins w:id="2157" w:author="Duncan Hardie" w:date="2014-04-15T11:24:00Z">
              <w:r w:rsidRPr="000F1782">
                <w:rPr>
                  <w:rFonts w:ascii="Lucida Console" w:hAnsi="Lucida Console" w:cs="Lucida Console"/>
                  <w:noProof/>
                  <w:sz w:val="17"/>
                  <w:szCs w:val="17"/>
                  <w:lang w:eastAsia="ja-JP" w:bidi="ar-SA"/>
                </w:rPr>
                <w:t xml:space="preserve">    &lt;/Engineer&gt;</w:t>
              </w:r>
            </w:ins>
          </w:p>
          <w:p w14:paraId="2B0A8D87" w14:textId="77777777" w:rsidR="000F1782" w:rsidRPr="000F1782" w:rsidRDefault="000F1782" w:rsidP="000F1782">
            <w:pPr>
              <w:autoSpaceDE w:val="0"/>
              <w:autoSpaceDN w:val="0"/>
              <w:adjustRightInd w:val="0"/>
              <w:spacing w:line="360" w:lineRule="auto"/>
              <w:rPr>
                <w:ins w:id="2158" w:author="Duncan Hardie" w:date="2014-04-15T11:24:00Z"/>
                <w:rFonts w:ascii="Lucida Console" w:hAnsi="Lucida Console" w:cs="Lucida Console"/>
                <w:noProof/>
                <w:sz w:val="17"/>
                <w:szCs w:val="17"/>
                <w:lang w:eastAsia="ja-JP" w:bidi="ar-SA"/>
              </w:rPr>
            </w:pPr>
            <w:ins w:id="2159" w:author="Duncan Hardie" w:date="2014-04-15T11:24:00Z">
              <w:r w:rsidRPr="000F1782">
                <w:rPr>
                  <w:rFonts w:ascii="Lucida Console" w:hAnsi="Lucida Console" w:cs="Lucida Console"/>
                  <w:noProof/>
                  <w:sz w:val="17"/>
                  <w:szCs w:val="17"/>
                  <w:lang w:eastAsia="ja-JP" w:bidi="ar-SA"/>
                </w:rPr>
                <w:t xml:space="preserve">  &lt;/Engineers&gt;</w:t>
              </w:r>
            </w:ins>
          </w:p>
          <w:p w14:paraId="4EE437DA" w14:textId="77777777" w:rsidR="000F1782" w:rsidRPr="000F1782" w:rsidRDefault="000F1782" w:rsidP="000F1782">
            <w:pPr>
              <w:autoSpaceDE w:val="0"/>
              <w:autoSpaceDN w:val="0"/>
              <w:adjustRightInd w:val="0"/>
              <w:spacing w:line="360" w:lineRule="auto"/>
              <w:rPr>
                <w:ins w:id="2160" w:author="Duncan Hardie" w:date="2014-04-15T11:24:00Z"/>
                <w:rFonts w:ascii="Lucida Console" w:hAnsi="Lucida Console" w:cs="Lucida Console"/>
                <w:noProof/>
                <w:sz w:val="17"/>
                <w:szCs w:val="17"/>
                <w:lang w:eastAsia="ja-JP" w:bidi="ar-SA"/>
              </w:rPr>
            </w:pPr>
            <w:ins w:id="2161" w:author="Duncan Hardie" w:date="2014-04-15T11:24:00Z">
              <w:r w:rsidRPr="000F1782">
                <w:rPr>
                  <w:rFonts w:ascii="Lucida Console" w:hAnsi="Lucida Console" w:cs="Lucida Console"/>
                  <w:noProof/>
                  <w:sz w:val="17"/>
                  <w:szCs w:val="17"/>
                  <w:lang w:eastAsia="ja-JP" w:bidi="ar-SA"/>
                </w:rPr>
                <w:t xml:space="preserve">  &lt;Task&gt;</w:t>
              </w:r>
            </w:ins>
          </w:p>
          <w:p w14:paraId="243F8ECC" w14:textId="77777777" w:rsidR="000F1782" w:rsidRPr="000F1782" w:rsidRDefault="000F1782" w:rsidP="000F1782">
            <w:pPr>
              <w:autoSpaceDE w:val="0"/>
              <w:autoSpaceDN w:val="0"/>
              <w:adjustRightInd w:val="0"/>
              <w:spacing w:line="360" w:lineRule="auto"/>
              <w:rPr>
                <w:ins w:id="2162" w:author="Duncan Hardie" w:date="2014-04-15T11:24:00Z"/>
                <w:rFonts w:ascii="Lucida Console" w:hAnsi="Lucida Console" w:cs="Lucida Console"/>
                <w:noProof/>
                <w:sz w:val="17"/>
                <w:szCs w:val="17"/>
                <w:lang w:eastAsia="ja-JP" w:bidi="ar-SA"/>
              </w:rPr>
            </w:pPr>
            <w:ins w:id="2163" w:author="Duncan Hardie" w:date="2014-04-15T11:24:00Z">
              <w:r w:rsidRPr="000F1782">
                <w:rPr>
                  <w:rFonts w:ascii="Lucida Console" w:hAnsi="Lucida Console" w:cs="Lucida Console"/>
                  <w:noProof/>
                  <w:sz w:val="17"/>
                  <w:szCs w:val="17"/>
                  <w:lang w:eastAsia="ja-JP" w:bidi="ar-SA"/>
                </w:rPr>
                <w:t xml:space="preserve">    &lt;AppointmentFinish&gt;2014-04-15T13:00:00&lt;/AppointmentFinish&gt;</w:t>
              </w:r>
            </w:ins>
          </w:p>
          <w:p w14:paraId="3555F177" w14:textId="77777777" w:rsidR="000F1782" w:rsidRPr="000F1782" w:rsidRDefault="000F1782" w:rsidP="000F1782">
            <w:pPr>
              <w:autoSpaceDE w:val="0"/>
              <w:autoSpaceDN w:val="0"/>
              <w:adjustRightInd w:val="0"/>
              <w:spacing w:line="360" w:lineRule="auto"/>
              <w:rPr>
                <w:ins w:id="2164" w:author="Duncan Hardie" w:date="2014-04-15T11:24:00Z"/>
                <w:rFonts w:ascii="Lucida Console" w:hAnsi="Lucida Console" w:cs="Lucida Console"/>
                <w:noProof/>
                <w:sz w:val="17"/>
                <w:szCs w:val="17"/>
                <w:lang w:eastAsia="ja-JP" w:bidi="ar-SA"/>
              </w:rPr>
            </w:pPr>
            <w:ins w:id="2165" w:author="Duncan Hardie" w:date="2014-04-15T11:24:00Z">
              <w:r w:rsidRPr="000F1782">
                <w:rPr>
                  <w:rFonts w:ascii="Lucida Console" w:hAnsi="Lucida Console" w:cs="Lucida Console"/>
                  <w:noProof/>
                  <w:sz w:val="17"/>
                  <w:szCs w:val="17"/>
                  <w:lang w:eastAsia="ja-JP" w:bidi="ar-SA"/>
                </w:rPr>
                <w:t xml:space="preserve">    &lt;AppointmentStart&gt;2014-04-15T08:00:00&lt;/AppointmentStart&gt;</w:t>
              </w:r>
            </w:ins>
          </w:p>
          <w:p w14:paraId="3D1D3567" w14:textId="77777777" w:rsidR="000F1782" w:rsidRPr="000F1782" w:rsidRDefault="000F1782" w:rsidP="000F1782">
            <w:pPr>
              <w:autoSpaceDE w:val="0"/>
              <w:autoSpaceDN w:val="0"/>
              <w:adjustRightInd w:val="0"/>
              <w:spacing w:line="360" w:lineRule="auto"/>
              <w:rPr>
                <w:ins w:id="2166" w:author="Duncan Hardie" w:date="2014-04-15T11:24:00Z"/>
                <w:rFonts w:ascii="Lucida Console" w:hAnsi="Lucida Console" w:cs="Lucida Console"/>
                <w:noProof/>
                <w:sz w:val="17"/>
                <w:szCs w:val="17"/>
                <w:lang w:eastAsia="ja-JP" w:bidi="ar-SA"/>
              </w:rPr>
            </w:pPr>
            <w:ins w:id="2167" w:author="Duncan Hardie" w:date="2014-04-15T11:24:00Z">
              <w:r w:rsidRPr="000F1782">
                <w:rPr>
                  <w:rFonts w:ascii="Lucida Console" w:hAnsi="Lucida Console" w:cs="Lucida Console"/>
                  <w:noProof/>
                  <w:sz w:val="17"/>
                  <w:szCs w:val="17"/>
                  <w:lang w:eastAsia="ja-JP" w:bidi="ar-SA"/>
                </w:rPr>
                <w:t xml:space="preserve">    &lt;Status&gt;</w:t>
              </w:r>
            </w:ins>
          </w:p>
          <w:p w14:paraId="24967BB9" w14:textId="77777777" w:rsidR="000F1782" w:rsidRPr="000F1782" w:rsidRDefault="000F1782" w:rsidP="000F1782">
            <w:pPr>
              <w:autoSpaceDE w:val="0"/>
              <w:autoSpaceDN w:val="0"/>
              <w:adjustRightInd w:val="0"/>
              <w:spacing w:line="360" w:lineRule="auto"/>
              <w:rPr>
                <w:ins w:id="2168" w:author="Duncan Hardie" w:date="2014-04-15T11:24:00Z"/>
                <w:rFonts w:ascii="Lucida Console" w:hAnsi="Lucida Console" w:cs="Lucida Console"/>
                <w:noProof/>
                <w:sz w:val="17"/>
                <w:szCs w:val="17"/>
                <w:lang w:eastAsia="ja-JP" w:bidi="ar-SA"/>
              </w:rPr>
            </w:pPr>
            <w:ins w:id="2169" w:author="Duncan Hardie" w:date="2014-04-15T11:24:00Z">
              <w:r w:rsidRPr="000F1782">
                <w:rPr>
                  <w:rFonts w:ascii="Lucida Console" w:hAnsi="Lucida Console" w:cs="Lucida Console"/>
                  <w:noProof/>
                  <w:sz w:val="17"/>
                  <w:szCs w:val="17"/>
                  <w:lang w:eastAsia="ja-JP" w:bidi="ar-SA"/>
                </w:rPr>
                <w:t xml:space="preserve">      &lt;Name&gt;Acknowledged&lt;/Name&gt;</w:t>
              </w:r>
            </w:ins>
          </w:p>
          <w:p w14:paraId="3C1530BD" w14:textId="77777777" w:rsidR="000F1782" w:rsidRPr="000F1782" w:rsidRDefault="000F1782" w:rsidP="000F1782">
            <w:pPr>
              <w:autoSpaceDE w:val="0"/>
              <w:autoSpaceDN w:val="0"/>
              <w:adjustRightInd w:val="0"/>
              <w:spacing w:line="360" w:lineRule="auto"/>
              <w:rPr>
                <w:ins w:id="2170" w:author="Duncan Hardie" w:date="2014-04-15T11:24:00Z"/>
                <w:rFonts w:ascii="Lucida Console" w:hAnsi="Lucida Console" w:cs="Lucida Console"/>
                <w:noProof/>
                <w:sz w:val="17"/>
                <w:szCs w:val="17"/>
                <w:lang w:eastAsia="ja-JP" w:bidi="ar-SA"/>
              </w:rPr>
            </w:pPr>
            <w:ins w:id="2171" w:author="Duncan Hardie" w:date="2014-04-15T11:24:00Z">
              <w:r w:rsidRPr="000F1782">
                <w:rPr>
                  <w:rFonts w:ascii="Lucida Console" w:hAnsi="Lucida Console" w:cs="Lucida Console"/>
                  <w:noProof/>
                  <w:sz w:val="17"/>
                  <w:szCs w:val="17"/>
                  <w:lang w:eastAsia="ja-JP" w:bidi="ar-SA"/>
                </w:rPr>
                <w:t xml:space="preserve">    &lt;/Status&gt;</w:t>
              </w:r>
            </w:ins>
          </w:p>
          <w:p w14:paraId="13FB95E9" w14:textId="77777777" w:rsidR="000F1782" w:rsidRPr="000F1782" w:rsidRDefault="000F1782" w:rsidP="000F1782">
            <w:pPr>
              <w:autoSpaceDE w:val="0"/>
              <w:autoSpaceDN w:val="0"/>
              <w:adjustRightInd w:val="0"/>
              <w:spacing w:line="360" w:lineRule="auto"/>
              <w:rPr>
                <w:ins w:id="2172" w:author="Duncan Hardie" w:date="2014-04-15T11:24:00Z"/>
                <w:rFonts w:ascii="Lucida Console" w:hAnsi="Lucida Console" w:cs="Lucida Console"/>
                <w:noProof/>
                <w:sz w:val="17"/>
                <w:szCs w:val="17"/>
                <w:lang w:eastAsia="ja-JP" w:bidi="ar-SA"/>
              </w:rPr>
            </w:pPr>
            <w:ins w:id="2173" w:author="Duncan Hardie" w:date="2014-04-15T11:24:00Z">
              <w:r w:rsidRPr="000F1782">
                <w:rPr>
                  <w:rFonts w:ascii="Lucida Console" w:hAnsi="Lucida Console" w:cs="Lucida Console"/>
                  <w:noProof/>
                  <w:sz w:val="17"/>
                  <w:szCs w:val="17"/>
                  <w:lang w:eastAsia="ja-JP" w:bidi="ar-SA"/>
                </w:rPr>
                <w:t xml:space="preserve">    &lt;TaskID&gt;B5783122_GB-5386_20140415T090000&lt;/TaskID&gt;</w:t>
              </w:r>
            </w:ins>
          </w:p>
          <w:p w14:paraId="35B2B78E" w14:textId="77777777" w:rsidR="000F1782" w:rsidRPr="000F1782" w:rsidRDefault="000F1782" w:rsidP="000F1782">
            <w:pPr>
              <w:autoSpaceDE w:val="0"/>
              <w:autoSpaceDN w:val="0"/>
              <w:adjustRightInd w:val="0"/>
              <w:spacing w:line="360" w:lineRule="auto"/>
              <w:rPr>
                <w:ins w:id="2174" w:author="Duncan Hardie" w:date="2014-04-15T11:24:00Z"/>
                <w:rFonts w:ascii="Lucida Console" w:hAnsi="Lucida Console" w:cs="Lucida Console"/>
                <w:noProof/>
                <w:sz w:val="17"/>
                <w:szCs w:val="17"/>
                <w:lang w:eastAsia="ja-JP" w:bidi="ar-SA"/>
              </w:rPr>
            </w:pPr>
            <w:ins w:id="2175" w:author="Duncan Hardie" w:date="2014-04-15T11:24:00Z">
              <w:r w:rsidRPr="000F1782">
                <w:rPr>
                  <w:rFonts w:ascii="Lucida Console" w:hAnsi="Lucida Console" w:cs="Lucida Console"/>
                  <w:noProof/>
                  <w:sz w:val="17"/>
                  <w:szCs w:val="17"/>
                  <w:lang w:eastAsia="ja-JP" w:bidi="ar-SA"/>
                </w:rPr>
                <w:t xml:space="preserve">  &lt;/Task&gt;</w:t>
              </w:r>
            </w:ins>
          </w:p>
          <w:p w14:paraId="243886FF" w14:textId="77777777" w:rsidR="000F1782" w:rsidRPr="000F1782" w:rsidRDefault="000F1782" w:rsidP="000F1782">
            <w:pPr>
              <w:autoSpaceDE w:val="0"/>
              <w:autoSpaceDN w:val="0"/>
              <w:adjustRightInd w:val="0"/>
              <w:spacing w:line="360" w:lineRule="auto"/>
              <w:rPr>
                <w:ins w:id="2176" w:author="Duncan Hardie" w:date="2014-04-15T11:24:00Z"/>
                <w:rFonts w:ascii="Lucida Console" w:hAnsi="Lucida Console" w:cs="Lucida Console"/>
                <w:noProof/>
                <w:sz w:val="17"/>
                <w:szCs w:val="17"/>
                <w:lang w:eastAsia="ja-JP" w:bidi="ar-SA"/>
              </w:rPr>
            </w:pPr>
            <w:ins w:id="2177" w:author="Duncan Hardie" w:date="2014-04-15T11:24:00Z">
              <w:r w:rsidRPr="000F1782">
                <w:rPr>
                  <w:rFonts w:ascii="Lucida Console" w:hAnsi="Lucida Console" w:cs="Lucida Console"/>
                  <w:noProof/>
                  <w:sz w:val="17"/>
                  <w:szCs w:val="17"/>
                  <w:lang w:eastAsia="ja-JP" w:bidi="ar-SA"/>
                </w:rPr>
                <w:t xml:space="preserve">  &lt;Assignment&gt;</w:t>
              </w:r>
            </w:ins>
          </w:p>
          <w:p w14:paraId="279FB842" w14:textId="77777777" w:rsidR="000F1782" w:rsidRPr="000F1782" w:rsidRDefault="000F1782" w:rsidP="000F1782">
            <w:pPr>
              <w:autoSpaceDE w:val="0"/>
              <w:autoSpaceDN w:val="0"/>
              <w:adjustRightInd w:val="0"/>
              <w:spacing w:line="360" w:lineRule="auto"/>
              <w:rPr>
                <w:ins w:id="2178" w:author="Duncan Hardie" w:date="2014-04-15T11:24:00Z"/>
                <w:rFonts w:ascii="Lucida Console" w:hAnsi="Lucida Console" w:cs="Lucida Console"/>
                <w:noProof/>
                <w:sz w:val="17"/>
                <w:szCs w:val="17"/>
                <w:lang w:eastAsia="ja-JP" w:bidi="ar-SA"/>
              </w:rPr>
            </w:pPr>
            <w:ins w:id="2179" w:author="Duncan Hardie" w:date="2014-04-15T11:24:00Z">
              <w:r w:rsidRPr="000F1782">
                <w:rPr>
                  <w:rFonts w:ascii="Lucida Console" w:hAnsi="Lucida Console" w:cs="Lucida Console"/>
                  <w:noProof/>
                  <w:sz w:val="17"/>
                  <w:szCs w:val="17"/>
                  <w:lang w:eastAsia="ja-JP" w:bidi="ar-SA"/>
                </w:rPr>
                <w:t xml:space="preserve">    &lt;Finish&gt;2014-04-15T16:00:00&lt;/Finish&gt;</w:t>
              </w:r>
            </w:ins>
          </w:p>
          <w:p w14:paraId="356C8ABA" w14:textId="77777777" w:rsidR="000F1782" w:rsidRPr="000F1782" w:rsidRDefault="000F1782" w:rsidP="000F1782">
            <w:pPr>
              <w:autoSpaceDE w:val="0"/>
              <w:autoSpaceDN w:val="0"/>
              <w:adjustRightInd w:val="0"/>
              <w:spacing w:line="360" w:lineRule="auto"/>
              <w:rPr>
                <w:ins w:id="2180" w:author="Duncan Hardie" w:date="2014-04-15T11:24:00Z"/>
                <w:rFonts w:ascii="Lucida Console" w:hAnsi="Lucida Console" w:cs="Lucida Console"/>
                <w:noProof/>
                <w:sz w:val="17"/>
                <w:szCs w:val="17"/>
                <w:lang w:eastAsia="ja-JP" w:bidi="ar-SA"/>
              </w:rPr>
            </w:pPr>
            <w:ins w:id="2181" w:author="Duncan Hardie" w:date="2014-04-15T11:24:00Z">
              <w:r w:rsidRPr="000F1782">
                <w:rPr>
                  <w:rFonts w:ascii="Lucida Console" w:hAnsi="Lucida Console" w:cs="Lucida Console"/>
                  <w:noProof/>
                  <w:sz w:val="17"/>
                  <w:szCs w:val="17"/>
                  <w:lang w:eastAsia="ja-JP" w:bidi="ar-SA"/>
                </w:rPr>
                <w:t xml:space="preserve">    &lt;Start&gt;2014-04-15T09:00:00&lt;/Start&gt;</w:t>
              </w:r>
            </w:ins>
          </w:p>
          <w:p w14:paraId="2012D7BD" w14:textId="77777777" w:rsidR="000F1782" w:rsidRPr="000F1782" w:rsidRDefault="000F1782" w:rsidP="000F1782">
            <w:pPr>
              <w:autoSpaceDE w:val="0"/>
              <w:autoSpaceDN w:val="0"/>
              <w:adjustRightInd w:val="0"/>
              <w:spacing w:line="360" w:lineRule="auto"/>
              <w:rPr>
                <w:ins w:id="2182" w:author="Duncan Hardie" w:date="2014-04-15T11:24:00Z"/>
                <w:rFonts w:ascii="Lucida Console" w:hAnsi="Lucida Console" w:cs="Lucida Console"/>
                <w:noProof/>
                <w:sz w:val="17"/>
                <w:szCs w:val="17"/>
                <w:lang w:eastAsia="ja-JP" w:bidi="ar-SA"/>
              </w:rPr>
            </w:pPr>
            <w:ins w:id="2183" w:author="Duncan Hardie" w:date="2014-04-15T11:24:00Z">
              <w:r w:rsidRPr="000F1782">
                <w:rPr>
                  <w:rFonts w:ascii="Lucida Console" w:hAnsi="Lucida Console" w:cs="Lucida Console"/>
                  <w:noProof/>
                  <w:sz w:val="17"/>
                  <w:szCs w:val="17"/>
                  <w:lang w:eastAsia="ja-JP" w:bidi="ar-SA"/>
                </w:rPr>
                <w:t xml:space="preserve">  &lt;/Assignment&gt;</w:t>
              </w:r>
            </w:ins>
          </w:p>
          <w:p w14:paraId="0DEB4328" w14:textId="77777777" w:rsidR="000F1782" w:rsidRPr="000F1782" w:rsidRDefault="000F1782" w:rsidP="000F1782">
            <w:pPr>
              <w:autoSpaceDE w:val="0"/>
              <w:autoSpaceDN w:val="0"/>
              <w:adjustRightInd w:val="0"/>
              <w:spacing w:line="360" w:lineRule="auto"/>
              <w:rPr>
                <w:ins w:id="2184" w:author="Duncan Hardie" w:date="2014-04-15T11:24:00Z"/>
                <w:rFonts w:ascii="Lucida Console" w:hAnsi="Lucida Console" w:cs="Lucida Console"/>
                <w:noProof/>
                <w:sz w:val="17"/>
                <w:szCs w:val="17"/>
                <w:lang w:eastAsia="ja-JP" w:bidi="ar-SA"/>
              </w:rPr>
            </w:pPr>
            <w:ins w:id="2185" w:author="Duncan Hardie" w:date="2014-04-15T11:24:00Z">
              <w:r w:rsidRPr="000F1782">
                <w:rPr>
                  <w:rFonts w:ascii="Lucida Console" w:hAnsi="Lucida Console" w:cs="Lucida Console"/>
                  <w:noProof/>
                  <w:sz w:val="17"/>
                  <w:szCs w:val="17"/>
                  <w:lang w:eastAsia="ja-JP" w:bidi="ar-SA"/>
                </w:rPr>
                <w:t xml:space="preserve">  &lt;PrevTask&gt;</w:t>
              </w:r>
            </w:ins>
          </w:p>
          <w:p w14:paraId="157C12AD" w14:textId="77777777" w:rsidR="000F1782" w:rsidRPr="000F1782" w:rsidRDefault="000F1782" w:rsidP="000F1782">
            <w:pPr>
              <w:autoSpaceDE w:val="0"/>
              <w:autoSpaceDN w:val="0"/>
              <w:adjustRightInd w:val="0"/>
              <w:spacing w:line="360" w:lineRule="auto"/>
              <w:rPr>
                <w:ins w:id="2186" w:author="Duncan Hardie" w:date="2014-04-15T11:24:00Z"/>
                <w:rFonts w:ascii="Lucida Console" w:hAnsi="Lucida Console" w:cs="Lucida Console"/>
                <w:noProof/>
                <w:sz w:val="17"/>
                <w:szCs w:val="17"/>
                <w:lang w:eastAsia="ja-JP" w:bidi="ar-SA"/>
              </w:rPr>
            </w:pPr>
            <w:ins w:id="2187" w:author="Duncan Hardie" w:date="2014-04-15T11:24:00Z">
              <w:r w:rsidRPr="000F1782">
                <w:rPr>
                  <w:rFonts w:ascii="Lucida Console" w:hAnsi="Lucida Console" w:cs="Lucida Console"/>
                  <w:noProof/>
                  <w:sz w:val="17"/>
                  <w:szCs w:val="17"/>
                  <w:lang w:eastAsia="ja-JP" w:bidi="ar-SA"/>
                </w:rPr>
                <w:t xml:space="preserve">    &lt;Task&gt;</w:t>
              </w:r>
            </w:ins>
          </w:p>
          <w:p w14:paraId="53E532B7" w14:textId="77777777" w:rsidR="000F1782" w:rsidRPr="000F1782" w:rsidRDefault="000F1782" w:rsidP="000F1782">
            <w:pPr>
              <w:autoSpaceDE w:val="0"/>
              <w:autoSpaceDN w:val="0"/>
              <w:adjustRightInd w:val="0"/>
              <w:spacing w:line="360" w:lineRule="auto"/>
              <w:rPr>
                <w:ins w:id="2188" w:author="Duncan Hardie" w:date="2014-04-15T11:24:00Z"/>
                <w:rFonts w:ascii="Lucida Console" w:hAnsi="Lucida Console" w:cs="Lucida Console"/>
                <w:noProof/>
                <w:sz w:val="17"/>
                <w:szCs w:val="17"/>
                <w:lang w:eastAsia="ja-JP" w:bidi="ar-SA"/>
              </w:rPr>
            </w:pPr>
            <w:ins w:id="2189" w:author="Duncan Hardie" w:date="2014-04-15T11:24:00Z">
              <w:r w:rsidRPr="000F1782">
                <w:rPr>
                  <w:rFonts w:ascii="Lucida Console" w:hAnsi="Lucida Console" w:cs="Lucida Console"/>
                  <w:noProof/>
                  <w:sz w:val="17"/>
                  <w:szCs w:val="17"/>
                  <w:lang w:eastAsia="ja-JP" w:bidi="ar-SA"/>
                </w:rPr>
                <w:t xml:space="preserve">      &lt;AppointmentFinish&gt;2014-04-15T13:00:00&lt;/AppointmentFinish&gt;</w:t>
              </w:r>
            </w:ins>
          </w:p>
          <w:p w14:paraId="1AD77558" w14:textId="77777777" w:rsidR="000F1782" w:rsidRPr="000F1782" w:rsidRDefault="000F1782" w:rsidP="000F1782">
            <w:pPr>
              <w:autoSpaceDE w:val="0"/>
              <w:autoSpaceDN w:val="0"/>
              <w:adjustRightInd w:val="0"/>
              <w:spacing w:line="360" w:lineRule="auto"/>
              <w:rPr>
                <w:ins w:id="2190" w:author="Duncan Hardie" w:date="2014-04-15T11:24:00Z"/>
                <w:rFonts w:ascii="Lucida Console" w:hAnsi="Lucida Console" w:cs="Lucida Console"/>
                <w:noProof/>
                <w:sz w:val="17"/>
                <w:szCs w:val="17"/>
                <w:lang w:eastAsia="ja-JP" w:bidi="ar-SA"/>
              </w:rPr>
            </w:pPr>
            <w:ins w:id="2191" w:author="Duncan Hardie" w:date="2014-04-15T11:24:00Z">
              <w:r w:rsidRPr="000F1782">
                <w:rPr>
                  <w:rFonts w:ascii="Lucida Console" w:hAnsi="Lucida Console" w:cs="Lucida Console"/>
                  <w:noProof/>
                  <w:sz w:val="17"/>
                  <w:szCs w:val="17"/>
                  <w:lang w:eastAsia="ja-JP" w:bidi="ar-SA"/>
                </w:rPr>
                <w:t xml:space="preserve">      &lt;AppointmentStart&gt;2014-04-15T08:00:00&lt;/AppointmentStart&gt;</w:t>
              </w:r>
            </w:ins>
          </w:p>
          <w:p w14:paraId="56BD62CC" w14:textId="77777777" w:rsidR="000F1782" w:rsidRPr="000F1782" w:rsidRDefault="000F1782" w:rsidP="000F1782">
            <w:pPr>
              <w:autoSpaceDE w:val="0"/>
              <w:autoSpaceDN w:val="0"/>
              <w:adjustRightInd w:val="0"/>
              <w:spacing w:line="360" w:lineRule="auto"/>
              <w:rPr>
                <w:ins w:id="2192" w:author="Duncan Hardie" w:date="2014-04-15T11:24:00Z"/>
                <w:rFonts w:ascii="Lucida Console" w:hAnsi="Lucida Console" w:cs="Lucida Console"/>
                <w:noProof/>
                <w:sz w:val="17"/>
                <w:szCs w:val="17"/>
                <w:lang w:eastAsia="ja-JP" w:bidi="ar-SA"/>
              </w:rPr>
            </w:pPr>
            <w:ins w:id="2193" w:author="Duncan Hardie" w:date="2014-04-15T11:24:00Z">
              <w:r w:rsidRPr="000F1782">
                <w:rPr>
                  <w:rFonts w:ascii="Lucida Console" w:hAnsi="Lucida Console" w:cs="Lucida Console"/>
                  <w:noProof/>
                  <w:sz w:val="17"/>
                  <w:szCs w:val="17"/>
                  <w:lang w:eastAsia="ja-JP" w:bidi="ar-SA"/>
                </w:rPr>
                <w:t xml:space="preserve">      &lt;TaskID&gt;B5783122_GB-5386_20140415T090000&lt;/TaskID&gt;</w:t>
              </w:r>
            </w:ins>
          </w:p>
          <w:p w14:paraId="3A83FDEF" w14:textId="77777777" w:rsidR="000F1782" w:rsidRPr="000F1782" w:rsidRDefault="000F1782" w:rsidP="000F1782">
            <w:pPr>
              <w:autoSpaceDE w:val="0"/>
              <w:autoSpaceDN w:val="0"/>
              <w:adjustRightInd w:val="0"/>
              <w:spacing w:line="360" w:lineRule="auto"/>
              <w:rPr>
                <w:ins w:id="2194" w:author="Duncan Hardie" w:date="2014-04-15T11:24:00Z"/>
                <w:rFonts w:ascii="Lucida Console" w:hAnsi="Lucida Console" w:cs="Lucida Console"/>
                <w:noProof/>
                <w:sz w:val="17"/>
                <w:szCs w:val="17"/>
                <w:lang w:eastAsia="ja-JP" w:bidi="ar-SA"/>
              </w:rPr>
            </w:pPr>
            <w:ins w:id="2195" w:author="Duncan Hardie" w:date="2014-04-15T11:24:00Z">
              <w:r w:rsidRPr="000F1782">
                <w:rPr>
                  <w:rFonts w:ascii="Lucida Console" w:hAnsi="Lucida Console" w:cs="Lucida Console"/>
                  <w:noProof/>
                  <w:sz w:val="17"/>
                  <w:szCs w:val="17"/>
                  <w:lang w:eastAsia="ja-JP" w:bidi="ar-SA"/>
                </w:rPr>
                <w:t xml:space="preserve">    &lt;/Task&gt;</w:t>
              </w:r>
            </w:ins>
          </w:p>
          <w:p w14:paraId="74B17AC9" w14:textId="77777777" w:rsidR="000F1782" w:rsidRPr="000F1782" w:rsidRDefault="000F1782" w:rsidP="000F1782">
            <w:pPr>
              <w:autoSpaceDE w:val="0"/>
              <w:autoSpaceDN w:val="0"/>
              <w:adjustRightInd w:val="0"/>
              <w:spacing w:line="360" w:lineRule="auto"/>
              <w:rPr>
                <w:ins w:id="2196" w:author="Duncan Hardie" w:date="2014-04-15T11:24:00Z"/>
                <w:rFonts w:ascii="Lucida Console" w:hAnsi="Lucida Console" w:cs="Lucida Console"/>
                <w:noProof/>
                <w:sz w:val="17"/>
                <w:szCs w:val="17"/>
                <w:lang w:eastAsia="ja-JP" w:bidi="ar-SA"/>
              </w:rPr>
            </w:pPr>
            <w:ins w:id="2197" w:author="Duncan Hardie" w:date="2014-04-15T11:24:00Z">
              <w:r w:rsidRPr="000F1782">
                <w:rPr>
                  <w:rFonts w:ascii="Lucida Console" w:hAnsi="Lucida Console" w:cs="Lucida Console"/>
                  <w:noProof/>
                  <w:sz w:val="17"/>
                  <w:szCs w:val="17"/>
                  <w:lang w:eastAsia="ja-JP" w:bidi="ar-SA"/>
                </w:rPr>
                <w:t xml:space="preserve">  &lt;/PrevTask&gt;</w:t>
              </w:r>
            </w:ins>
          </w:p>
          <w:p w14:paraId="0B17184E" w14:textId="57C05D5D" w:rsidR="008C4396" w:rsidRPr="007D34CC" w:rsidDel="000F1782" w:rsidRDefault="000F1782" w:rsidP="000F1782">
            <w:pPr>
              <w:autoSpaceDE w:val="0"/>
              <w:autoSpaceDN w:val="0"/>
              <w:adjustRightInd w:val="0"/>
              <w:spacing w:line="360" w:lineRule="auto"/>
              <w:rPr>
                <w:del w:id="2198" w:author="Duncan Hardie" w:date="2014-04-15T11:24:00Z"/>
                <w:rFonts w:ascii="Lucida Console" w:hAnsi="Lucida Console" w:cs="Lucida Console"/>
                <w:noProof/>
                <w:sz w:val="17"/>
                <w:szCs w:val="17"/>
                <w:lang w:eastAsia="ja-JP"/>
              </w:rPr>
            </w:pPr>
            <w:ins w:id="2199" w:author="Duncan Hardie" w:date="2014-04-15T11:24:00Z">
              <w:r w:rsidRPr="000F1782">
                <w:rPr>
                  <w:rFonts w:ascii="Lucida Console" w:hAnsi="Lucida Console" w:cs="Lucida Console"/>
                  <w:noProof/>
                  <w:sz w:val="17"/>
                  <w:szCs w:val="17"/>
                  <w:lang w:eastAsia="ja-JP" w:bidi="ar-SA"/>
                </w:rPr>
                <w:t>&lt;/TaskStatusAcknowledged&gt;</w:t>
              </w:r>
            </w:ins>
            <w:del w:id="2200" w:author="Duncan Hardie" w:date="2014-04-15T11:24:00Z">
              <w:r w:rsidR="008C4396" w:rsidRPr="007D34CC" w:rsidDel="000F1782">
                <w:rPr>
                  <w:rFonts w:ascii="Lucida Console" w:hAnsi="Lucida Console" w:cs="Lucida Console"/>
                  <w:noProof/>
                  <w:sz w:val="17"/>
                  <w:szCs w:val="17"/>
                  <w:lang w:eastAsia="ja-JP" w:bidi="ar-SA"/>
                </w:rPr>
                <w:delText>&lt;TaskStatusAcknowledged</w:delText>
              </w:r>
            </w:del>
          </w:p>
          <w:p w14:paraId="100C2016" w14:textId="0B57E90D" w:rsidR="008C4396" w:rsidRPr="007D34CC" w:rsidDel="000F1782" w:rsidRDefault="008C4396" w:rsidP="007D34CC">
            <w:pPr>
              <w:autoSpaceDE w:val="0"/>
              <w:autoSpaceDN w:val="0"/>
              <w:adjustRightInd w:val="0"/>
              <w:spacing w:line="360" w:lineRule="auto"/>
              <w:rPr>
                <w:del w:id="2201" w:author="Duncan Hardie" w:date="2014-04-15T11:24:00Z"/>
                <w:rFonts w:ascii="Lucida Console" w:hAnsi="Lucida Console" w:cs="Lucida Console"/>
                <w:noProof/>
                <w:sz w:val="17"/>
                <w:szCs w:val="17"/>
                <w:lang w:eastAsia="ja-JP"/>
              </w:rPr>
            </w:pPr>
            <w:del w:id="2202" w:author="Duncan Hardie" w:date="2014-04-15T11:24:00Z">
              <w:r w:rsidRPr="007D34CC" w:rsidDel="000F1782">
                <w:rPr>
                  <w:rFonts w:ascii="Lucida Console" w:hAnsi="Lucida Console" w:cs="Lucida Console"/>
                  <w:noProof/>
                  <w:sz w:val="17"/>
                  <w:szCs w:val="17"/>
                  <w:lang w:eastAsia="ja-JP" w:bidi="ar-SA"/>
                </w:rPr>
                <w:delText xml:space="preserve">    Destination = "MainInt"</w:delText>
              </w:r>
            </w:del>
          </w:p>
          <w:p w14:paraId="3C37A4DD" w14:textId="3FD10F53" w:rsidR="008C4396" w:rsidRPr="007D34CC" w:rsidDel="000F1782" w:rsidRDefault="008C4396" w:rsidP="007D34CC">
            <w:pPr>
              <w:autoSpaceDE w:val="0"/>
              <w:autoSpaceDN w:val="0"/>
              <w:adjustRightInd w:val="0"/>
              <w:spacing w:line="360" w:lineRule="auto"/>
              <w:rPr>
                <w:del w:id="2203" w:author="Duncan Hardie" w:date="2014-04-15T11:24:00Z"/>
                <w:rFonts w:ascii="Lucida Console" w:hAnsi="Lucida Console" w:cs="Lucida Console"/>
                <w:noProof/>
                <w:sz w:val="17"/>
                <w:szCs w:val="17"/>
                <w:lang w:eastAsia="ja-JP"/>
              </w:rPr>
            </w:pPr>
            <w:del w:id="2204" w:author="Duncan Hardie" w:date="2014-04-15T11:24:00Z">
              <w:r w:rsidRPr="007D34CC" w:rsidDel="000F1782">
                <w:rPr>
                  <w:rFonts w:ascii="Lucida Console" w:hAnsi="Lucida Console" w:cs="Lucida Console"/>
                  <w:noProof/>
                  <w:sz w:val="17"/>
                  <w:szCs w:val="17"/>
                  <w:lang w:eastAsia="ja-JP" w:bidi="ar-SA"/>
                </w:rPr>
                <w:delText xml:space="preserve">    CreatedBy = "CLICKSOFTWARE\Duncan.Hardie"</w:delText>
              </w:r>
            </w:del>
          </w:p>
          <w:p w14:paraId="3DBC86F4" w14:textId="56A442A3" w:rsidR="008C4396" w:rsidDel="000F1782" w:rsidRDefault="008C4396" w:rsidP="007D34CC">
            <w:pPr>
              <w:autoSpaceDE w:val="0"/>
              <w:autoSpaceDN w:val="0"/>
              <w:adjustRightInd w:val="0"/>
              <w:spacing w:line="360" w:lineRule="auto"/>
              <w:rPr>
                <w:del w:id="2205" w:author="Duncan Hardie" w:date="2014-04-15T11:24:00Z"/>
                <w:rFonts w:ascii="Lucida Console" w:hAnsi="Lucida Console" w:cs="Lucida Console"/>
                <w:noProof/>
                <w:sz w:val="17"/>
                <w:szCs w:val="17"/>
                <w:lang w:eastAsia="ja-JP"/>
              </w:rPr>
            </w:pPr>
            <w:del w:id="2206" w:author="Duncan Hardie" w:date="2014-04-15T11:24:00Z">
              <w:r w:rsidRPr="007D34CC" w:rsidDel="000F1782">
                <w:rPr>
                  <w:rFonts w:ascii="Lucida Console" w:hAnsi="Lucida Console" w:cs="Lucida Console"/>
                  <w:noProof/>
                  <w:sz w:val="17"/>
                  <w:szCs w:val="17"/>
                  <w:lang w:eastAsia="ja-JP" w:bidi="ar-SA"/>
                </w:rPr>
                <w:lastRenderedPageBreak/>
                <w:delText xml:space="preserve">    MessageID = "101396494"&gt;</w:delText>
              </w:r>
            </w:del>
          </w:p>
          <w:p w14:paraId="102B840B" w14:textId="769D47CB" w:rsidR="005D6285" w:rsidRPr="005D6285" w:rsidDel="000F1782" w:rsidRDefault="005D6285" w:rsidP="005D6285">
            <w:pPr>
              <w:autoSpaceDE w:val="0"/>
              <w:autoSpaceDN w:val="0"/>
              <w:adjustRightInd w:val="0"/>
              <w:spacing w:line="360" w:lineRule="auto"/>
              <w:rPr>
                <w:del w:id="2207" w:author="Duncan Hardie" w:date="2014-04-15T11:24:00Z"/>
                <w:rFonts w:ascii="Lucida Console" w:hAnsi="Lucida Console" w:cs="Lucida Console"/>
                <w:noProof/>
                <w:sz w:val="17"/>
                <w:szCs w:val="17"/>
                <w:lang w:eastAsia="ja-JP" w:bidi="ar-SA"/>
              </w:rPr>
            </w:pPr>
            <w:del w:id="2208" w:author="Duncan Hardie" w:date="2014-04-15T11:24:00Z">
              <w:r w:rsidRPr="005D6285" w:rsidDel="000F1782">
                <w:rPr>
                  <w:rFonts w:ascii="Lucida Console" w:hAnsi="Lucida Console" w:cs="Lucida Console"/>
                  <w:noProof/>
                  <w:sz w:val="17"/>
                  <w:szCs w:val="17"/>
                  <w:lang w:eastAsia="ja-JP" w:bidi="ar-SA"/>
                </w:rPr>
                <w:delText xml:space="preserve">    &lt;Engineers&gt;</w:delText>
              </w:r>
            </w:del>
          </w:p>
          <w:p w14:paraId="707543E1" w14:textId="0AD83C1F" w:rsidR="005D6285" w:rsidRPr="005D6285" w:rsidDel="000F1782" w:rsidRDefault="005D6285" w:rsidP="005D6285">
            <w:pPr>
              <w:autoSpaceDE w:val="0"/>
              <w:autoSpaceDN w:val="0"/>
              <w:adjustRightInd w:val="0"/>
              <w:spacing w:line="360" w:lineRule="auto"/>
              <w:rPr>
                <w:del w:id="2209" w:author="Duncan Hardie" w:date="2014-04-15T11:24:00Z"/>
                <w:rFonts w:ascii="Lucida Console" w:hAnsi="Lucida Console" w:cs="Lucida Console"/>
                <w:noProof/>
                <w:sz w:val="17"/>
                <w:szCs w:val="17"/>
                <w:lang w:eastAsia="ja-JP" w:bidi="ar-SA"/>
              </w:rPr>
            </w:pPr>
            <w:del w:id="2210" w:author="Duncan Hardie" w:date="2014-04-15T11:24:00Z">
              <w:r w:rsidRPr="005D6285" w:rsidDel="000F1782">
                <w:rPr>
                  <w:rFonts w:ascii="Lucida Console" w:hAnsi="Lucida Console" w:cs="Lucida Console"/>
                  <w:noProof/>
                  <w:sz w:val="17"/>
                  <w:szCs w:val="17"/>
                  <w:lang w:eastAsia="ja-JP" w:bidi="ar-SA"/>
                </w:rPr>
                <w:delText xml:space="preserve">        &lt;Engineer&gt;</w:delText>
              </w:r>
            </w:del>
          </w:p>
          <w:p w14:paraId="5DB9FD2E" w14:textId="24873107" w:rsidR="005D6285" w:rsidRPr="005D6285" w:rsidDel="000F1782" w:rsidRDefault="005D6285" w:rsidP="005D6285">
            <w:pPr>
              <w:autoSpaceDE w:val="0"/>
              <w:autoSpaceDN w:val="0"/>
              <w:adjustRightInd w:val="0"/>
              <w:spacing w:line="360" w:lineRule="auto"/>
              <w:rPr>
                <w:del w:id="2211" w:author="Duncan Hardie" w:date="2014-04-15T11:24:00Z"/>
                <w:rFonts w:ascii="Lucida Console" w:hAnsi="Lucida Console" w:cs="Lucida Console"/>
                <w:noProof/>
                <w:sz w:val="17"/>
                <w:szCs w:val="17"/>
                <w:lang w:eastAsia="ja-JP" w:bidi="ar-SA"/>
              </w:rPr>
            </w:pPr>
            <w:del w:id="2212" w:author="Duncan Hardie" w:date="2014-04-15T11:24:00Z">
              <w:r w:rsidRPr="005D6285" w:rsidDel="000F1782">
                <w:rPr>
                  <w:rFonts w:ascii="Lucida Console" w:hAnsi="Lucida Console" w:cs="Lucida Console"/>
                  <w:noProof/>
                  <w:sz w:val="17"/>
                  <w:szCs w:val="17"/>
                  <w:lang w:eastAsia="ja-JP" w:bidi="ar-SA"/>
                </w:rPr>
                <w:delText xml:space="preserve">            &lt;MUSTID&gt;Trainer03&lt;/MUSTID&gt;</w:delText>
              </w:r>
            </w:del>
          </w:p>
          <w:p w14:paraId="4332C3DF" w14:textId="7170A31F" w:rsidR="005D6285" w:rsidRPr="005D6285" w:rsidDel="000F1782" w:rsidRDefault="005D6285" w:rsidP="005D6285">
            <w:pPr>
              <w:autoSpaceDE w:val="0"/>
              <w:autoSpaceDN w:val="0"/>
              <w:adjustRightInd w:val="0"/>
              <w:spacing w:line="360" w:lineRule="auto"/>
              <w:rPr>
                <w:del w:id="2213" w:author="Duncan Hardie" w:date="2014-04-15T11:24:00Z"/>
                <w:rFonts w:ascii="Lucida Console" w:hAnsi="Lucida Console" w:cs="Lucida Console"/>
                <w:noProof/>
                <w:sz w:val="17"/>
                <w:szCs w:val="17"/>
                <w:lang w:eastAsia="ja-JP" w:bidi="ar-SA"/>
              </w:rPr>
            </w:pPr>
            <w:del w:id="2214" w:author="Duncan Hardie" w:date="2014-04-15T11:24:00Z">
              <w:r w:rsidRPr="005D6285" w:rsidDel="000F1782">
                <w:rPr>
                  <w:rFonts w:ascii="Lucida Console" w:hAnsi="Lucida Console" w:cs="Lucida Console"/>
                  <w:noProof/>
                  <w:sz w:val="17"/>
                  <w:szCs w:val="17"/>
                  <w:lang w:eastAsia="ja-JP" w:bidi="ar-SA"/>
                </w:rPr>
                <w:delText xml:space="preserve">            &lt;Name&gt;Trainer03&lt;/Name&gt;</w:delText>
              </w:r>
            </w:del>
          </w:p>
          <w:p w14:paraId="0D912D03" w14:textId="622EFC9E" w:rsidR="005D6285" w:rsidRPr="005D6285" w:rsidDel="000F1782" w:rsidRDefault="005D6285" w:rsidP="005D6285">
            <w:pPr>
              <w:autoSpaceDE w:val="0"/>
              <w:autoSpaceDN w:val="0"/>
              <w:adjustRightInd w:val="0"/>
              <w:spacing w:line="360" w:lineRule="auto"/>
              <w:rPr>
                <w:del w:id="2215" w:author="Duncan Hardie" w:date="2014-04-15T11:24:00Z"/>
                <w:rFonts w:ascii="Lucida Console" w:hAnsi="Lucida Console" w:cs="Lucida Console"/>
                <w:noProof/>
                <w:sz w:val="17"/>
                <w:szCs w:val="17"/>
                <w:lang w:eastAsia="ja-JP" w:bidi="ar-SA"/>
              </w:rPr>
            </w:pPr>
            <w:del w:id="2216" w:author="Duncan Hardie" w:date="2014-04-15T11:24:00Z">
              <w:r w:rsidRPr="005D6285" w:rsidDel="000F1782">
                <w:rPr>
                  <w:rFonts w:ascii="Lucida Console" w:hAnsi="Lucida Console" w:cs="Lucida Console"/>
                  <w:noProof/>
                  <w:sz w:val="17"/>
                  <w:szCs w:val="17"/>
                  <w:lang w:eastAsia="ja-JP" w:bidi="ar-SA"/>
                </w:rPr>
                <w:delText xml:space="preserve">        &lt;/Engineer&gt;</w:delText>
              </w:r>
            </w:del>
          </w:p>
          <w:p w14:paraId="57385971" w14:textId="32B30A86" w:rsidR="005D6285" w:rsidRPr="007D34CC" w:rsidDel="000F1782" w:rsidRDefault="005D6285" w:rsidP="007D34CC">
            <w:pPr>
              <w:autoSpaceDE w:val="0"/>
              <w:autoSpaceDN w:val="0"/>
              <w:adjustRightInd w:val="0"/>
              <w:spacing w:line="360" w:lineRule="auto"/>
              <w:rPr>
                <w:del w:id="2217" w:author="Duncan Hardie" w:date="2014-04-15T11:24:00Z"/>
                <w:rFonts w:ascii="Lucida Console" w:hAnsi="Lucida Console" w:cs="Lucida Console"/>
                <w:noProof/>
                <w:sz w:val="17"/>
                <w:szCs w:val="17"/>
                <w:lang w:eastAsia="ja-JP"/>
              </w:rPr>
            </w:pPr>
            <w:del w:id="2218" w:author="Duncan Hardie" w:date="2014-04-15T11:24:00Z">
              <w:r w:rsidRPr="005D6285" w:rsidDel="000F1782">
                <w:rPr>
                  <w:rFonts w:ascii="Lucida Console" w:hAnsi="Lucida Console" w:cs="Lucida Console"/>
                  <w:noProof/>
                  <w:sz w:val="17"/>
                  <w:szCs w:val="17"/>
                  <w:lang w:eastAsia="ja-JP" w:bidi="ar-SA"/>
                </w:rPr>
                <w:delText xml:space="preserve">    &lt;/Engineers&gt;</w:delText>
              </w:r>
            </w:del>
          </w:p>
          <w:p w14:paraId="04922239" w14:textId="4D8822AB" w:rsidR="008C4396" w:rsidRPr="007D34CC" w:rsidDel="000F1782" w:rsidRDefault="008C4396" w:rsidP="007D34CC">
            <w:pPr>
              <w:autoSpaceDE w:val="0"/>
              <w:autoSpaceDN w:val="0"/>
              <w:adjustRightInd w:val="0"/>
              <w:spacing w:line="360" w:lineRule="auto"/>
              <w:rPr>
                <w:del w:id="2219" w:author="Duncan Hardie" w:date="2014-04-15T11:24:00Z"/>
                <w:rFonts w:ascii="Lucida Console" w:hAnsi="Lucida Console" w:cs="Lucida Console"/>
                <w:noProof/>
                <w:sz w:val="17"/>
                <w:szCs w:val="17"/>
                <w:lang w:eastAsia="ja-JP"/>
              </w:rPr>
            </w:pPr>
            <w:del w:id="2220" w:author="Duncan Hardie" w:date="2014-04-15T11:24:00Z">
              <w:r w:rsidRPr="007D34CC" w:rsidDel="000F1782">
                <w:rPr>
                  <w:rFonts w:ascii="Lucida Console" w:hAnsi="Lucida Console" w:cs="Lucida Console"/>
                  <w:noProof/>
                  <w:sz w:val="17"/>
                  <w:szCs w:val="17"/>
                  <w:lang w:eastAsia="ja-JP" w:bidi="ar-SA"/>
                </w:rPr>
                <w:delText xml:space="preserve">    &lt;Task&gt;</w:delText>
              </w:r>
            </w:del>
          </w:p>
          <w:p w14:paraId="7537A78A" w14:textId="6CAE3B15" w:rsidR="008C4396" w:rsidRPr="007D34CC" w:rsidDel="000F1782" w:rsidRDefault="008C4396" w:rsidP="007D34CC">
            <w:pPr>
              <w:autoSpaceDE w:val="0"/>
              <w:autoSpaceDN w:val="0"/>
              <w:adjustRightInd w:val="0"/>
              <w:spacing w:line="360" w:lineRule="auto"/>
              <w:rPr>
                <w:del w:id="2221" w:author="Duncan Hardie" w:date="2014-04-15T11:24:00Z"/>
                <w:rFonts w:ascii="Lucida Console" w:hAnsi="Lucida Console" w:cs="Lucida Console"/>
                <w:noProof/>
                <w:sz w:val="17"/>
                <w:szCs w:val="17"/>
                <w:lang w:eastAsia="ja-JP"/>
              </w:rPr>
            </w:pPr>
            <w:del w:id="2222" w:author="Duncan Hardie" w:date="2014-04-15T11:24:00Z">
              <w:r w:rsidRPr="007D34CC" w:rsidDel="000F1782">
                <w:rPr>
                  <w:rFonts w:ascii="Lucida Console" w:hAnsi="Lucida Console" w:cs="Lucida Console"/>
                  <w:noProof/>
                  <w:sz w:val="17"/>
                  <w:szCs w:val="17"/>
                  <w:lang w:eastAsia="ja-JP" w:bidi="ar-SA"/>
                </w:rPr>
                <w:delText xml:space="preserve">        &lt;AppointmentFinish&gt;2013-10-12T07:24:00&lt;/AppointmentFinish&gt;</w:delText>
              </w:r>
            </w:del>
          </w:p>
          <w:p w14:paraId="73235A3B" w14:textId="4C2C3771" w:rsidR="008C4396" w:rsidRPr="007D34CC" w:rsidDel="000F1782" w:rsidRDefault="008C4396" w:rsidP="007D34CC">
            <w:pPr>
              <w:autoSpaceDE w:val="0"/>
              <w:autoSpaceDN w:val="0"/>
              <w:adjustRightInd w:val="0"/>
              <w:spacing w:line="360" w:lineRule="auto"/>
              <w:rPr>
                <w:del w:id="2223" w:author="Duncan Hardie" w:date="2014-04-15T11:24:00Z"/>
                <w:rFonts w:ascii="Lucida Console" w:hAnsi="Lucida Console" w:cs="Lucida Console"/>
                <w:noProof/>
                <w:sz w:val="17"/>
                <w:szCs w:val="17"/>
                <w:lang w:eastAsia="ja-JP"/>
              </w:rPr>
            </w:pPr>
            <w:del w:id="2224" w:author="Duncan Hardie" w:date="2014-04-15T11:24:00Z">
              <w:r w:rsidRPr="007D34CC" w:rsidDel="000F1782">
                <w:rPr>
                  <w:rFonts w:ascii="Lucida Console" w:hAnsi="Lucida Console" w:cs="Lucida Console"/>
                  <w:noProof/>
                  <w:sz w:val="17"/>
                  <w:szCs w:val="17"/>
                  <w:lang w:eastAsia="ja-JP" w:bidi="ar-SA"/>
                </w:rPr>
                <w:delText xml:space="preserve">        &lt;AppointmentStart&gt;2013-09-27T07:24:00&lt;/AppointmentStart&gt;</w:delText>
              </w:r>
            </w:del>
          </w:p>
          <w:p w14:paraId="2E498870" w14:textId="5EAC405C" w:rsidR="008C4396" w:rsidRPr="007D34CC" w:rsidDel="000F1782" w:rsidRDefault="008C4396" w:rsidP="007D34CC">
            <w:pPr>
              <w:autoSpaceDE w:val="0"/>
              <w:autoSpaceDN w:val="0"/>
              <w:adjustRightInd w:val="0"/>
              <w:spacing w:line="360" w:lineRule="auto"/>
              <w:rPr>
                <w:del w:id="2225" w:author="Duncan Hardie" w:date="2014-04-15T11:24:00Z"/>
                <w:rFonts w:ascii="Lucida Console" w:hAnsi="Lucida Console" w:cs="Lucida Console"/>
                <w:noProof/>
                <w:sz w:val="17"/>
                <w:szCs w:val="17"/>
                <w:lang w:eastAsia="ja-JP"/>
              </w:rPr>
            </w:pPr>
            <w:del w:id="2226" w:author="Duncan Hardie" w:date="2014-04-15T11:24:00Z">
              <w:r w:rsidRPr="007D34CC" w:rsidDel="000F1782">
                <w:rPr>
                  <w:rFonts w:ascii="Lucida Console" w:hAnsi="Lucida Console" w:cs="Lucida Console"/>
                  <w:noProof/>
                  <w:sz w:val="17"/>
                  <w:szCs w:val="17"/>
                  <w:lang w:eastAsia="ja-JP" w:bidi="ar-SA"/>
                </w:rPr>
                <w:delText xml:space="preserve">        &lt;Status&gt;</w:delText>
              </w:r>
            </w:del>
          </w:p>
          <w:p w14:paraId="56040608" w14:textId="28F88D10" w:rsidR="008C4396" w:rsidRPr="007D34CC" w:rsidDel="000F1782" w:rsidRDefault="008C4396" w:rsidP="007D34CC">
            <w:pPr>
              <w:autoSpaceDE w:val="0"/>
              <w:autoSpaceDN w:val="0"/>
              <w:adjustRightInd w:val="0"/>
              <w:spacing w:line="360" w:lineRule="auto"/>
              <w:rPr>
                <w:del w:id="2227" w:author="Duncan Hardie" w:date="2014-04-15T11:24:00Z"/>
                <w:rFonts w:ascii="Lucida Console" w:hAnsi="Lucida Console" w:cs="Lucida Console"/>
                <w:noProof/>
                <w:sz w:val="17"/>
                <w:szCs w:val="17"/>
                <w:lang w:eastAsia="ja-JP"/>
              </w:rPr>
            </w:pPr>
            <w:del w:id="2228" w:author="Duncan Hardie" w:date="2014-04-15T11:24:00Z">
              <w:r w:rsidRPr="007D34CC" w:rsidDel="000F1782">
                <w:rPr>
                  <w:rFonts w:ascii="Lucida Console" w:hAnsi="Lucida Console" w:cs="Lucida Console"/>
                  <w:noProof/>
                  <w:sz w:val="17"/>
                  <w:szCs w:val="17"/>
                  <w:lang w:eastAsia="ja-JP" w:bidi="ar-SA"/>
                </w:rPr>
                <w:delText xml:space="preserve">            &lt;Name&gt;Acknowledged&lt;/Name&gt;</w:delText>
              </w:r>
            </w:del>
          </w:p>
          <w:p w14:paraId="73683679" w14:textId="118E6D3D" w:rsidR="008C4396" w:rsidRPr="007D34CC" w:rsidDel="000F1782" w:rsidRDefault="008C4396" w:rsidP="007D34CC">
            <w:pPr>
              <w:autoSpaceDE w:val="0"/>
              <w:autoSpaceDN w:val="0"/>
              <w:adjustRightInd w:val="0"/>
              <w:spacing w:line="360" w:lineRule="auto"/>
              <w:rPr>
                <w:del w:id="2229" w:author="Duncan Hardie" w:date="2014-04-15T11:24:00Z"/>
                <w:rFonts w:ascii="Lucida Console" w:hAnsi="Lucida Console" w:cs="Lucida Console"/>
                <w:noProof/>
                <w:sz w:val="17"/>
                <w:szCs w:val="17"/>
                <w:lang w:eastAsia="ja-JP"/>
              </w:rPr>
            </w:pPr>
            <w:del w:id="2230" w:author="Duncan Hardie" w:date="2014-04-15T11:24:00Z">
              <w:r w:rsidRPr="007D34CC" w:rsidDel="000F1782">
                <w:rPr>
                  <w:rFonts w:ascii="Lucida Console" w:hAnsi="Lucida Console" w:cs="Lucida Console"/>
                  <w:noProof/>
                  <w:sz w:val="17"/>
                  <w:szCs w:val="17"/>
                  <w:lang w:eastAsia="ja-JP" w:bidi="ar-SA"/>
                </w:rPr>
                <w:delText xml:space="preserve">        &lt;/Status&gt;</w:delText>
              </w:r>
            </w:del>
          </w:p>
          <w:p w14:paraId="7FFEAA6D" w14:textId="45269171" w:rsidR="008C4396" w:rsidRPr="007D34CC" w:rsidDel="000F1782" w:rsidRDefault="008C4396" w:rsidP="007D34CC">
            <w:pPr>
              <w:autoSpaceDE w:val="0"/>
              <w:autoSpaceDN w:val="0"/>
              <w:adjustRightInd w:val="0"/>
              <w:spacing w:line="360" w:lineRule="auto"/>
              <w:rPr>
                <w:del w:id="2231" w:author="Duncan Hardie" w:date="2014-04-15T11:24:00Z"/>
                <w:rFonts w:ascii="Lucida Console" w:hAnsi="Lucida Console" w:cs="Lucida Console"/>
                <w:noProof/>
                <w:sz w:val="17"/>
                <w:szCs w:val="17"/>
                <w:lang w:eastAsia="ja-JP"/>
              </w:rPr>
            </w:pPr>
            <w:del w:id="2232" w:author="Duncan Hardie" w:date="2014-04-15T11:24:00Z">
              <w:r w:rsidRPr="007D34CC" w:rsidDel="000F1782">
                <w:rPr>
                  <w:rFonts w:ascii="Lucida Console" w:hAnsi="Lucida Console" w:cs="Lucida Console"/>
                  <w:noProof/>
                  <w:sz w:val="17"/>
                  <w:szCs w:val="17"/>
                  <w:lang w:eastAsia="ja-JP" w:bidi="ar-SA"/>
                </w:rPr>
                <w:delText xml:space="preserve">        </w:delText>
              </w:r>
            </w:del>
            <w:del w:id="2233" w:author="Duncan Hardie" w:date="2014-04-15T10:29:00Z">
              <w:r w:rsidRPr="007D34CC" w:rsidDel="00AA61B2">
                <w:rPr>
                  <w:rFonts w:ascii="Lucida Console" w:hAnsi="Lucida Console" w:cs="Lucida Console"/>
                  <w:noProof/>
                  <w:sz w:val="17"/>
                  <w:szCs w:val="17"/>
                  <w:lang w:eastAsia="ja-JP" w:bidi="ar-SA"/>
                </w:rPr>
                <w:delText>&lt;TaskID&gt;FR-A1234567_</w:delText>
              </w:r>
            </w:del>
            <w:del w:id="2234" w:author="Duncan Hardie" w:date="2014-04-15T11:24:00Z">
              <w:r w:rsidRPr="007D34CC" w:rsidDel="000F1782">
                <w:rPr>
                  <w:rFonts w:ascii="Lucida Console" w:hAnsi="Lucida Console" w:cs="Lucida Console"/>
                  <w:noProof/>
                  <w:sz w:val="17"/>
                  <w:szCs w:val="17"/>
                  <w:lang w:eastAsia="ja-JP" w:bidi="ar-SA"/>
                </w:rPr>
                <w:delText>D4_20130927T072414&lt;/TaskID&gt;</w:delText>
              </w:r>
            </w:del>
          </w:p>
          <w:p w14:paraId="7DCC5839" w14:textId="515C3C26" w:rsidR="00753830" w:rsidDel="000F1782" w:rsidRDefault="008C4396" w:rsidP="00753830">
            <w:pPr>
              <w:autoSpaceDE w:val="0"/>
              <w:autoSpaceDN w:val="0"/>
              <w:adjustRightInd w:val="0"/>
              <w:spacing w:line="360" w:lineRule="auto"/>
              <w:rPr>
                <w:del w:id="2235" w:author="Duncan Hardie" w:date="2014-04-15T11:24:00Z"/>
                <w:rFonts w:ascii="Lucida Console" w:hAnsi="Lucida Console" w:cs="Lucida Console"/>
                <w:sz w:val="17"/>
                <w:szCs w:val="17"/>
                <w:lang w:eastAsia="ja-JP" w:bidi="ar-SA"/>
              </w:rPr>
            </w:pPr>
            <w:del w:id="2236" w:author="Duncan Hardie" w:date="2014-04-15T11:24:00Z">
              <w:r w:rsidRPr="007D34CC" w:rsidDel="000F1782">
                <w:rPr>
                  <w:rFonts w:ascii="Lucida Console" w:hAnsi="Lucida Console" w:cs="Lucida Console"/>
                  <w:noProof/>
                  <w:sz w:val="17"/>
                  <w:szCs w:val="17"/>
                  <w:lang w:eastAsia="ja-JP" w:bidi="ar-SA"/>
                </w:rPr>
                <w:delText xml:space="preserve">    &lt;/Task&gt;</w:delText>
              </w:r>
            </w:del>
          </w:p>
          <w:p w14:paraId="67DD1C25" w14:textId="71D048DE" w:rsidR="008C4396" w:rsidRPr="007D34CC" w:rsidDel="000F1782" w:rsidRDefault="00753830" w:rsidP="007D34CC">
            <w:pPr>
              <w:autoSpaceDE w:val="0"/>
              <w:autoSpaceDN w:val="0"/>
              <w:adjustRightInd w:val="0"/>
              <w:spacing w:line="360" w:lineRule="auto"/>
              <w:rPr>
                <w:del w:id="2237" w:author="Duncan Hardie" w:date="2014-04-15T11:24:00Z"/>
                <w:rFonts w:ascii="Lucida Console" w:hAnsi="Lucida Console" w:cs="Lucida Console"/>
                <w:sz w:val="17"/>
                <w:szCs w:val="17"/>
                <w:lang w:eastAsia="ja-JP" w:bidi="ar-SA"/>
              </w:rPr>
            </w:pPr>
            <w:del w:id="2238" w:author="Duncan Hardie" w:date="2014-04-15T11:24:00Z">
              <w:r w:rsidRPr="00753830" w:rsidDel="000F1782">
                <w:rPr>
                  <w:rFonts w:ascii="Lucida Console" w:hAnsi="Lucida Console" w:cs="Lucida Console"/>
                  <w:sz w:val="17"/>
                  <w:szCs w:val="17"/>
                  <w:lang w:eastAsia="ja-JP" w:bidi="ar-SA"/>
                </w:rPr>
                <w:delText>&lt;Assignment&gt;&lt;Finish&gt;2013-12-02T14:00:00&lt;/Finish&gt;&lt;Start&gt;2013-12-02T13:30:00&lt;/Start&gt;&lt;/Assignment&gt;</w:delText>
              </w:r>
            </w:del>
          </w:p>
          <w:p w14:paraId="288D9DB8" w14:textId="2EA2E889" w:rsidR="008C4396" w:rsidRPr="007D34CC" w:rsidDel="000F1782" w:rsidRDefault="008C4396" w:rsidP="007D34CC">
            <w:pPr>
              <w:autoSpaceDE w:val="0"/>
              <w:autoSpaceDN w:val="0"/>
              <w:adjustRightInd w:val="0"/>
              <w:spacing w:line="360" w:lineRule="auto"/>
              <w:rPr>
                <w:del w:id="2239" w:author="Duncan Hardie" w:date="2014-04-15T11:24:00Z"/>
                <w:rFonts w:ascii="Lucida Console" w:hAnsi="Lucida Console" w:cs="Lucida Console"/>
                <w:noProof/>
                <w:sz w:val="17"/>
                <w:szCs w:val="17"/>
                <w:lang w:eastAsia="ja-JP"/>
              </w:rPr>
            </w:pPr>
            <w:del w:id="2240" w:author="Duncan Hardie" w:date="2014-04-15T11:24:00Z">
              <w:r w:rsidRPr="007D34CC" w:rsidDel="000F1782">
                <w:rPr>
                  <w:rFonts w:ascii="Lucida Console" w:hAnsi="Lucida Console" w:cs="Lucida Console"/>
                  <w:noProof/>
                  <w:sz w:val="17"/>
                  <w:szCs w:val="17"/>
                  <w:lang w:eastAsia="ja-JP" w:bidi="ar-SA"/>
                </w:rPr>
                <w:delText xml:space="preserve">    &lt;PrevTask&gt;</w:delText>
              </w:r>
            </w:del>
          </w:p>
          <w:p w14:paraId="5BE8735C" w14:textId="6422CB21" w:rsidR="008C4396" w:rsidRPr="007D34CC" w:rsidDel="000F1782" w:rsidRDefault="008C4396" w:rsidP="007D34CC">
            <w:pPr>
              <w:autoSpaceDE w:val="0"/>
              <w:autoSpaceDN w:val="0"/>
              <w:adjustRightInd w:val="0"/>
              <w:spacing w:line="360" w:lineRule="auto"/>
              <w:rPr>
                <w:del w:id="2241" w:author="Duncan Hardie" w:date="2014-04-15T11:24:00Z"/>
                <w:rFonts w:ascii="Lucida Console" w:hAnsi="Lucida Console" w:cs="Lucida Console"/>
                <w:noProof/>
                <w:sz w:val="17"/>
                <w:szCs w:val="17"/>
                <w:lang w:eastAsia="ja-JP"/>
              </w:rPr>
            </w:pPr>
            <w:del w:id="2242" w:author="Duncan Hardie" w:date="2014-04-15T11:24:00Z">
              <w:r w:rsidRPr="007D34CC" w:rsidDel="000F1782">
                <w:rPr>
                  <w:rFonts w:ascii="Lucida Console" w:hAnsi="Lucida Console" w:cs="Lucida Console"/>
                  <w:noProof/>
                  <w:sz w:val="17"/>
                  <w:szCs w:val="17"/>
                  <w:lang w:eastAsia="ja-JP" w:bidi="ar-SA"/>
                </w:rPr>
                <w:delText xml:space="preserve">        &lt;Task&gt;</w:delText>
              </w:r>
            </w:del>
          </w:p>
          <w:p w14:paraId="7F9E7040" w14:textId="5F6AD399" w:rsidR="008C4396" w:rsidRPr="007D34CC" w:rsidDel="000F1782" w:rsidRDefault="008C4396" w:rsidP="007D34CC">
            <w:pPr>
              <w:autoSpaceDE w:val="0"/>
              <w:autoSpaceDN w:val="0"/>
              <w:adjustRightInd w:val="0"/>
              <w:spacing w:line="360" w:lineRule="auto"/>
              <w:rPr>
                <w:del w:id="2243" w:author="Duncan Hardie" w:date="2014-04-15T11:24:00Z"/>
                <w:rFonts w:ascii="Lucida Console" w:hAnsi="Lucida Console" w:cs="Lucida Console"/>
                <w:noProof/>
                <w:sz w:val="17"/>
                <w:szCs w:val="17"/>
                <w:lang w:eastAsia="ja-JP"/>
              </w:rPr>
            </w:pPr>
            <w:del w:id="2244" w:author="Duncan Hardie" w:date="2014-04-15T11:24:00Z">
              <w:r w:rsidRPr="007D34CC" w:rsidDel="000F1782">
                <w:rPr>
                  <w:rFonts w:ascii="Lucida Console" w:hAnsi="Lucida Console" w:cs="Lucida Console"/>
                  <w:noProof/>
                  <w:sz w:val="17"/>
                  <w:szCs w:val="17"/>
                  <w:lang w:eastAsia="ja-JP" w:bidi="ar-SA"/>
                </w:rPr>
                <w:delText xml:space="preserve">            &lt;AppointmentFinish&gt;2013-10-12T07:24:00&lt;/AppointmentFinish&gt;</w:delText>
              </w:r>
            </w:del>
          </w:p>
          <w:p w14:paraId="7C4553AA" w14:textId="00FE80DA" w:rsidR="008C4396" w:rsidRPr="007D34CC" w:rsidDel="000F1782" w:rsidRDefault="008C4396" w:rsidP="007D34CC">
            <w:pPr>
              <w:autoSpaceDE w:val="0"/>
              <w:autoSpaceDN w:val="0"/>
              <w:adjustRightInd w:val="0"/>
              <w:spacing w:line="360" w:lineRule="auto"/>
              <w:rPr>
                <w:del w:id="2245" w:author="Duncan Hardie" w:date="2014-04-15T11:24:00Z"/>
                <w:rFonts w:ascii="Lucida Console" w:hAnsi="Lucida Console" w:cs="Lucida Console"/>
                <w:noProof/>
                <w:sz w:val="17"/>
                <w:szCs w:val="17"/>
                <w:lang w:eastAsia="ja-JP"/>
              </w:rPr>
            </w:pPr>
            <w:del w:id="2246" w:author="Duncan Hardie" w:date="2014-04-15T11:24:00Z">
              <w:r w:rsidRPr="007D34CC" w:rsidDel="000F1782">
                <w:rPr>
                  <w:rFonts w:ascii="Lucida Console" w:hAnsi="Lucida Console" w:cs="Lucida Console"/>
                  <w:noProof/>
                  <w:sz w:val="17"/>
                  <w:szCs w:val="17"/>
                  <w:lang w:eastAsia="ja-JP" w:bidi="ar-SA"/>
                </w:rPr>
                <w:delText xml:space="preserve">            &lt;AppointmentStart&gt;2013-09-27T07:24:00&lt;/AppointmentStart&gt;</w:delText>
              </w:r>
            </w:del>
          </w:p>
          <w:p w14:paraId="0AA789BC" w14:textId="2FE68A18" w:rsidR="008C4396" w:rsidRPr="007D34CC" w:rsidDel="000F1782" w:rsidRDefault="008C4396" w:rsidP="007D34CC">
            <w:pPr>
              <w:autoSpaceDE w:val="0"/>
              <w:autoSpaceDN w:val="0"/>
              <w:adjustRightInd w:val="0"/>
              <w:spacing w:line="360" w:lineRule="auto"/>
              <w:rPr>
                <w:del w:id="2247" w:author="Duncan Hardie" w:date="2014-04-15T11:24:00Z"/>
                <w:rFonts w:ascii="Lucida Console" w:hAnsi="Lucida Console" w:cs="Lucida Console"/>
                <w:noProof/>
                <w:sz w:val="17"/>
                <w:szCs w:val="17"/>
                <w:lang w:eastAsia="ja-JP"/>
              </w:rPr>
            </w:pPr>
            <w:del w:id="2248" w:author="Duncan Hardie" w:date="2014-04-15T11:24:00Z">
              <w:r w:rsidRPr="007D34CC" w:rsidDel="000F1782">
                <w:rPr>
                  <w:rFonts w:ascii="Lucida Console" w:hAnsi="Lucida Console" w:cs="Lucida Console"/>
                  <w:noProof/>
                  <w:sz w:val="17"/>
                  <w:szCs w:val="17"/>
                  <w:lang w:eastAsia="ja-JP" w:bidi="ar-SA"/>
                </w:rPr>
                <w:delText xml:space="preserve">            </w:delText>
              </w:r>
            </w:del>
            <w:del w:id="2249" w:author="Duncan Hardie" w:date="2014-04-15T10:29:00Z">
              <w:r w:rsidRPr="007D34CC" w:rsidDel="00AA61B2">
                <w:rPr>
                  <w:rFonts w:ascii="Lucida Console" w:hAnsi="Lucida Console" w:cs="Lucida Console"/>
                  <w:noProof/>
                  <w:sz w:val="17"/>
                  <w:szCs w:val="17"/>
                  <w:lang w:eastAsia="ja-JP" w:bidi="ar-SA"/>
                </w:rPr>
                <w:delText>&lt;TaskID&gt;FR-A1234567_</w:delText>
              </w:r>
            </w:del>
            <w:del w:id="2250" w:author="Duncan Hardie" w:date="2014-04-15T11:24:00Z">
              <w:r w:rsidRPr="007D34CC" w:rsidDel="000F1782">
                <w:rPr>
                  <w:rFonts w:ascii="Lucida Console" w:hAnsi="Lucida Console" w:cs="Lucida Console"/>
                  <w:noProof/>
                  <w:sz w:val="17"/>
                  <w:szCs w:val="17"/>
                  <w:lang w:eastAsia="ja-JP" w:bidi="ar-SA"/>
                </w:rPr>
                <w:delText>D4_20130927T072414&lt;/TaskID&gt;</w:delText>
              </w:r>
            </w:del>
          </w:p>
          <w:p w14:paraId="585BB734" w14:textId="27D7B905" w:rsidR="008C4396" w:rsidRPr="007D34CC" w:rsidDel="000F1782" w:rsidRDefault="008C4396" w:rsidP="007D34CC">
            <w:pPr>
              <w:autoSpaceDE w:val="0"/>
              <w:autoSpaceDN w:val="0"/>
              <w:adjustRightInd w:val="0"/>
              <w:spacing w:line="360" w:lineRule="auto"/>
              <w:rPr>
                <w:del w:id="2251" w:author="Duncan Hardie" w:date="2014-04-15T11:24:00Z"/>
                <w:rFonts w:ascii="Lucida Console" w:hAnsi="Lucida Console" w:cs="Lucida Console"/>
                <w:noProof/>
                <w:sz w:val="17"/>
                <w:szCs w:val="17"/>
                <w:lang w:eastAsia="ja-JP"/>
              </w:rPr>
            </w:pPr>
            <w:del w:id="2252" w:author="Duncan Hardie" w:date="2014-04-15T11:24:00Z">
              <w:r w:rsidRPr="007D34CC" w:rsidDel="000F1782">
                <w:rPr>
                  <w:rFonts w:ascii="Lucida Console" w:hAnsi="Lucida Console" w:cs="Lucida Console"/>
                  <w:noProof/>
                  <w:sz w:val="17"/>
                  <w:szCs w:val="17"/>
                  <w:lang w:eastAsia="ja-JP" w:bidi="ar-SA"/>
                </w:rPr>
                <w:delText xml:space="preserve">        &lt;/Task&gt;</w:delText>
              </w:r>
            </w:del>
          </w:p>
          <w:p w14:paraId="519031C9" w14:textId="020A8B06" w:rsidR="008C4396" w:rsidRPr="007D34CC" w:rsidDel="000F1782" w:rsidRDefault="008C4396" w:rsidP="007D34CC">
            <w:pPr>
              <w:autoSpaceDE w:val="0"/>
              <w:autoSpaceDN w:val="0"/>
              <w:adjustRightInd w:val="0"/>
              <w:spacing w:line="360" w:lineRule="auto"/>
              <w:rPr>
                <w:del w:id="2253" w:author="Duncan Hardie" w:date="2014-04-15T11:24:00Z"/>
                <w:rFonts w:ascii="Lucida Console" w:hAnsi="Lucida Console" w:cs="Lucida Console"/>
                <w:noProof/>
                <w:sz w:val="17"/>
                <w:szCs w:val="17"/>
                <w:lang w:eastAsia="ja-JP"/>
              </w:rPr>
            </w:pPr>
            <w:del w:id="2254" w:author="Duncan Hardie" w:date="2014-04-15T11:24:00Z">
              <w:r w:rsidRPr="007D34CC" w:rsidDel="000F1782">
                <w:rPr>
                  <w:rFonts w:ascii="Lucida Console" w:hAnsi="Lucida Console" w:cs="Lucida Console"/>
                  <w:noProof/>
                  <w:sz w:val="17"/>
                  <w:szCs w:val="17"/>
                  <w:lang w:eastAsia="ja-JP" w:bidi="ar-SA"/>
                </w:rPr>
                <w:delText xml:space="preserve">    &lt;/PrevTask&gt;</w:delText>
              </w:r>
            </w:del>
          </w:p>
          <w:p w14:paraId="130E1E2C" w14:textId="69841CB3" w:rsidR="008C4396" w:rsidRPr="007D34CC" w:rsidRDefault="008C4396" w:rsidP="007D34CC">
            <w:pPr>
              <w:autoSpaceDE w:val="0"/>
              <w:autoSpaceDN w:val="0"/>
              <w:adjustRightInd w:val="0"/>
              <w:spacing w:line="360" w:lineRule="auto"/>
              <w:rPr>
                <w:rFonts w:ascii="Lucida Console" w:hAnsi="Lucida Console" w:cs="Lucida Console"/>
                <w:noProof/>
                <w:sz w:val="17"/>
                <w:szCs w:val="17"/>
                <w:lang w:eastAsia="ja-JP"/>
              </w:rPr>
            </w:pPr>
            <w:del w:id="2255" w:author="Duncan Hardie" w:date="2014-04-15T11:24:00Z">
              <w:r w:rsidRPr="007D34CC" w:rsidDel="000F1782">
                <w:rPr>
                  <w:rFonts w:ascii="Lucida Console" w:hAnsi="Lucida Console" w:cs="Lucida Console"/>
                  <w:noProof/>
                  <w:sz w:val="17"/>
                  <w:szCs w:val="17"/>
                  <w:lang w:eastAsia="ja-JP" w:bidi="ar-SA"/>
                </w:rPr>
                <w:delText>&lt;/TaskStatusAcknowledged&gt;</w:delText>
              </w:r>
            </w:del>
          </w:p>
        </w:tc>
      </w:tr>
    </w:tbl>
    <w:p w14:paraId="0C920AB0" w14:textId="77777777" w:rsidR="008C4396" w:rsidRDefault="008C4396" w:rsidP="007D34CC">
      <w:pPr>
        <w:pStyle w:val="BodyText"/>
        <w:ind w:left="0"/>
      </w:pPr>
    </w:p>
    <w:p w14:paraId="20CB85A6" w14:textId="3AD2FF61" w:rsidR="002C35F0" w:rsidRDefault="002C35F0" w:rsidP="007D34CC">
      <w:pPr>
        <w:pStyle w:val="Heading4"/>
      </w:pPr>
      <w:r>
        <w:t>TaskStatus</w:t>
      </w:r>
      <w:r w:rsidRPr="00507DB3">
        <w:t>Assigned</w:t>
      </w:r>
    </w:p>
    <w:tbl>
      <w:tblPr>
        <w:tblW w:w="0" w:type="auto"/>
        <w:tblLook w:val="04A0" w:firstRow="1" w:lastRow="0" w:firstColumn="1" w:lastColumn="0" w:noHBand="0" w:noVBand="1"/>
      </w:tblPr>
      <w:tblGrid>
        <w:gridCol w:w="10296"/>
      </w:tblGrid>
      <w:tr w:rsidR="002C35F0" w:rsidRPr="00560DF3" w14:paraId="5DE23D6A" w14:textId="77777777" w:rsidTr="002C35F0">
        <w:tc>
          <w:tcPr>
            <w:tcW w:w="10296" w:type="dxa"/>
          </w:tcPr>
          <w:p w14:paraId="660D53F2" w14:textId="77777777" w:rsidR="000F1782" w:rsidRPr="000F1782" w:rsidRDefault="000F1782" w:rsidP="000F1782">
            <w:pPr>
              <w:autoSpaceDE w:val="0"/>
              <w:autoSpaceDN w:val="0"/>
              <w:adjustRightInd w:val="0"/>
              <w:spacing w:line="360" w:lineRule="auto"/>
              <w:rPr>
                <w:ins w:id="2256" w:author="Duncan Hardie" w:date="2014-04-15T11:25:00Z"/>
                <w:rFonts w:ascii="Lucida Console" w:hAnsi="Lucida Console" w:cs="Lucida Console"/>
                <w:noProof/>
                <w:sz w:val="17"/>
                <w:szCs w:val="17"/>
                <w:lang w:eastAsia="ja-JP" w:bidi="ar-SA"/>
              </w:rPr>
            </w:pPr>
            <w:ins w:id="2257" w:author="Duncan Hardie" w:date="2014-04-15T11:25:00Z">
              <w:r w:rsidRPr="000F1782">
                <w:rPr>
                  <w:rFonts w:ascii="Lucida Console" w:hAnsi="Lucida Console" w:cs="Lucida Console"/>
                  <w:noProof/>
                  <w:sz w:val="17"/>
                  <w:szCs w:val="17"/>
                  <w:lang w:eastAsia="ja-JP" w:bidi="ar-SA"/>
                </w:rPr>
                <w:t>&lt;TaskStatusAssigned Destination="TaskRevisions" CreatedBy="CSODPROD\annette.hughes"&gt;</w:t>
              </w:r>
            </w:ins>
          </w:p>
          <w:p w14:paraId="285A47FA" w14:textId="77777777" w:rsidR="000F1782" w:rsidRPr="000F1782" w:rsidRDefault="000F1782" w:rsidP="000F1782">
            <w:pPr>
              <w:autoSpaceDE w:val="0"/>
              <w:autoSpaceDN w:val="0"/>
              <w:adjustRightInd w:val="0"/>
              <w:spacing w:line="360" w:lineRule="auto"/>
              <w:rPr>
                <w:ins w:id="2258" w:author="Duncan Hardie" w:date="2014-04-15T11:25:00Z"/>
                <w:rFonts w:ascii="Lucida Console" w:hAnsi="Lucida Console" w:cs="Lucida Console"/>
                <w:noProof/>
                <w:sz w:val="17"/>
                <w:szCs w:val="17"/>
                <w:lang w:eastAsia="ja-JP" w:bidi="ar-SA"/>
              </w:rPr>
            </w:pPr>
            <w:ins w:id="2259" w:author="Duncan Hardie" w:date="2014-04-15T11:25:00Z">
              <w:r w:rsidRPr="000F1782">
                <w:rPr>
                  <w:rFonts w:ascii="Lucida Console" w:hAnsi="Lucida Console" w:cs="Lucida Console"/>
                  <w:noProof/>
                  <w:sz w:val="17"/>
                  <w:szCs w:val="17"/>
                  <w:lang w:eastAsia="ja-JP" w:bidi="ar-SA"/>
                </w:rPr>
                <w:t xml:space="preserve">  &lt;Engineers&gt;</w:t>
              </w:r>
            </w:ins>
          </w:p>
          <w:p w14:paraId="2A880C3A" w14:textId="77777777" w:rsidR="000F1782" w:rsidRPr="000F1782" w:rsidRDefault="000F1782" w:rsidP="000F1782">
            <w:pPr>
              <w:autoSpaceDE w:val="0"/>
              <w:autoSpaceDN w:val="0"/>
              <w:adjustRightInd w:val="0"/>
              <w:spacing w:line="360" w:lineRule="auto"/>
              <w:rPr>
                <w:ins w:id="2260" w:author="Duncan Hardie" w:date="2014-04-15T11:25:00Z"/>
                <w:rFonts w:ascii="Lucida Console" w:hAnsi="Lucida Console" w:cs="Lucida Console"/>
                <w:noProof/>
                <w:sz w:val="17"/>
                <w:szCs w:val="17"/>
                <w:lang w:eastAsia="ja-JP" w:bidi="ar-SA"/>
              </w:rPr>
            </w:pPr>
            <w:ins w:id="2261" w:author="Duncan Hardie" w:date="2014-04-15T11:25:00Z">
              <w:r w:rsidRPr="000F1782">
                <w:rPr>
                  <w:rFonts w:ascii="Lucida Console" w:hAnsi="Lucida Console" w:cs="Lucida Console"/>
                  <w:noProof/>
                  <w:sz w:val="17"/>
                  <w:szCs w:val="17"/>
                  <w:lang w:eastAsia="ja-JP" w:bidi="ar-SA"/>
                </w:rPr>
                <w:t xml:space="preserve">    &lt;Engineer&gt;</w:t>
              </w:r>
            </w:ins>
          </w:p>
          <w:p w14:paraId="4049CEB5" w14:textId="77777777" w:rsidR="000F1782" w:rsidRPr="000F1782" w:rsidRDefault="000F1782" w:rsidP="000F1782">
            <w:pPr>
              <w:autoSpaceDE w:val="0"/>
              <w:autoSpaceDN w:val="0"/>
              <w:adjustRightInd w:val="0"/>
              <w:spacing w:line="360" w:lineRule="auto"/>
              <w:rPr>
                <w:ins w:id="2262" w:author="Duncan Hardie" w:date="2014-04-15T11:25:00Z"/>
                <w:rFonts w:ascii="Lucida Console" w:hAnsi="Lucida Console" w:cs="Lucida Console"/>
                <w:noProof/>
                <w:sz w:val="17"/>
                <w:szCs w:val="17"/>
                <w:lang w:eastAsia="ja-JP" w:bidi="ar-SA"/>
              </w:rPr>
            </w:pPr>
            <w:ins w:id="2263" w:author="Duncan Hardie" w:date="2014-04-15T11:25:00Z">
              <w:r w:rsidRPr="000F1782">
                <w:rPr>
                  <w:rFonts w:ascii="Lucida Console" w:hAnsi="Lucida Console" w:cs="Lucida Console"/>
                  <w:noProof/>
                  <w:sz w:val="17"/>
                  <w:szCs w:val="17"/>
                  <w:lang w:eastAsia="ja-JP" w:bidi="ar-SA"/>
                </w:rPr>
                <w:t xml:space="preserve">      &lt;MUSTID&gt;GB-3997&lt;/MUSTID&gt;</w:t>
              </w:r>
            </w:ins>
          </w:p>
          <w:p w14:paraId="6A8BD416" w14:textId="77777777" w:rsidR="000F1782" w:rsidRPr="000F1782" w:rsidRDefault="000F1782" w:rsidP="000F1782">
            <w:pPr>
              <w:autoSpaceDE w:val="0"/>
              <w:autoSpaceDN w:val="0"/>
              <w:adjustRightInd w:val="0"/>
              <w:spacing w:line="360" w:lineRule="auto"/>
              <w:rPr>
                <w:ins w:id="2264" w:author="Duncan Hardie" w:date="2014-04-15T11:25:00Z"/>
                <w:rFonts w:ascii="Lucida Console" w:hAnsi="Lucida Console" w:cs="Lucida Console"/>
                <w:noProof/>
                <w:sz w:val="17"/>
                <w:szCs w:val="17"/>
                <w:lang w:eastAsia="ja-JP" w:bidi="ar-SA"/>
              </w:rPr>
            </w:pPr>
            <w:ins w:id="2265" w:author="Duncan Hardie" w:date="2014-04-15T11:25:00Z">
              <w:r w:rsidRPr="000F1782">
                <w:rPr>
                  <w:rFonts w:ascii="Lucida Console" w:hAnsi="Lucida Console" w:cs="Lucida Console"/>
                  <w:noProof/>
                  <w:sz w:val="17"/>
                  <w:szCs w:val="17"/>
                  <w:lang w:eastAsia="ja-JP" w:bidi="ar-SA"/>
                </w:rPr>
                <w:t xml:space="preserve">      &lt;Name&gt;Ward, Philip Thomas (Phil)&lt;/Name&gt;</w:t>
              </w:r>
            </w:ins>
          </w:p>
          <w:p w14:paraId="11544422" w14:textId="77777777" w:rsidR="000F1782" w:rsidRPr="000F1782" w:rsidRDefault="000F1782" w:rsidP="000F1782">
            <w:pPr>
              <w:autoSpaceDE w:val="0"/>
              <w:autoSpaceDN w:val="0"/>
              <w:adjustRightInd w:val="0"/>
              <w:spacing w:line="360" w:lineRule="auto"/>
              <w:rPr>
                <w:ins w:id="2266" w:author="Duncan Hardie" w:date="2014-04-15T11:25:00Z"/>
                <w:rFonts w:ascii="Lucida Console" w:hAnsi="Lucida Console" w:cs="Lucida Console"/>
                <w:noProof/>
                <w:sz w:val="17"/>
                <w:szCs w:val="17"/>
                <w:lang w:eastAsia="ja-JP" w:bidi="ar-SA"/>
              </w:rPr>
            </w:pPr>
            <w:ins w:id="2267" w:author="Duncan Hardie" w:date="2014-04-15T11:25:00Z">
              <w:r w:rsidRPr="000F1782">
                <w:rPr>
                  <w:rFonts w:ascii="Lucida Console" w:hAnsi="Lucida Console" w:cs="Lucida Console"/>
                  <w:noProof/>
                  <w:sz w:val="17"/>
                  <w:szCs w:val="17"/>
                  <w:lang w:eastAsia="ja-JP" w:bidi="ar-SA"/>
                </w:rPr>
                <w:t xml:space="preserve">    &lt;/Engineer&gt;</w:t>
              </w:r>
            </w:ins>
          </w:p>
          <w:p w14:paraId="68C694A8" w14:textId="77777777" w:rsidR="000F1782" w:rsidRPr="000F1782" w:rsidRDefault="000F1782" w:rsidP="000F1782">
            <w:pPr>
              <w:autoSpaceDE w:val="0"/>
              <w:autoSpaceDN w:val="0"/>
              <w:adjustRightInd w:val="0"/>
              <w:spacing w:line="360" w:lineRule="auto"/>
              <w:rPr>
                <w:ins w:id="2268" w:author="Duncan Hardie" w:date="2014-04-15T11:25:00Z"/>
                <w:rFonts w:ascii="Lucida Console" w:hAnsi="Lucida Console" w:cs="Lucida Console"/>
                <w:noProof/>
                <w:sz w:val="17"/>
                <w:szCs w:val="17"/>
                <w:lang w:eastAsia="ja-JP" w:bidi="ar-SA"/>
              </w:rPr>
            </w:pPr>
            <w:ins w:id="2269" w:author="Duncan Hardie" w:date="2014-04-15T11:25:00Z">
              <w:r w:rsidRPr="000F1782">
                <w:rPr>
                  <w:rFonts w:ascii="Lucida Console" w:hAnsi="Lucida Console" w:cs="Lucida Console"/>
                  <w:noProof/>
                  <w:sz w:val="17"/>
                  <w:szCs w:val="17"/>
                  <w:lang w:eastAsia="ja-JP" w:bidi="ar-SA"/>
                </w:rPr>
                <w:t xml:space="preserve">  &lt;/Engineers&gt;</w:t>
              </w:r>
            </w:ins>
          </w:p>
          <w:p w14:paraId="2541D5BD" w14:textId="77777777" w:rsidR="000F1782" w:rsidRPr="000F1782" w:rsidRDefault="000F1782" w:rsidP="000F1782">
            <w:pPr>
              <w:autoSpaceDE w:val="0"/>
              <w:autoSpaceDN w:val="0"/>
              <w:adjustRightInd w:val="0"/>
              <w:spacing w:line="360" w:lineRule="auto"/>
              <w:rPr>
                <w:ins w:id="2270" w:author="Duncan Hardie" w:date="2014-04-15T11:25:00Z"/>
                <w:rFonts w:ascii="Lucida Console" w:hAnsi="Lucida Console" w:cs="Lucida Console"/>
                <w:noProof/>
                <w:sz w:val="17"/>
                <w:szCs w:val="17"/>
                <w:lang w:eastAsia="ja-JP" w:bidi="ar-SA"/>
              </w:rPr>
            </w:pPr>
            <w:ins w:id="2271" w:author="Duncan Hardie" w:date="2014-04-15T11:25:00Z">
              <w:r w:rsidRPr="000F1782">
                <w:rPr>
                  <w:rFonts w:ascii="Lucida Console" w:hAnsi="Lucida Console" w:cs="Lucida Console"/>
                  <w:noProof/>
                  <w:sz w:val="17"/>
                  <w:szCs w:val="17"/>
                  <w:lang w:eastAsia="ja-JP" w:bidi="ar-SA"/>
                </w:rPr>
                <w:t xml:space="preserve">  &lt;Task&gt;</w:t>
              </w:r>
            </w:ins>
          </w:p>
          <w:p w14:paraId="69B16BEE" w14:textId="77777777" w:rsidR="000F1782" w:rsidRPr="000F1782" w:rsidRDefault="000F1782" w:rsidP="000F1782">
            <w:pPr>
              <w:autoSpaceDE w:val="0"/>
              <w:autoSpaceDN w:val="0"/>
              <w:adjustRightInd w:val="0"/>
              <w:spacing w:line="360" w:lineRule="auto"/>
              <w:rPr>
                <w:ins w:id="2272" w:author="Duncan Hardie" w:date="2014-04-15T11:25:00Z"/>
                <w:rFonts w:ascii="Lucida Console" w:hAnsi="Lucida Console" w:cs="Lucida Console"/>
                <w:noProof/>
                <w:sz w:val="17"/>
                <w:szCs w:val="17"/>
                <w:lang w:eastAsia="ja-JP" w:bidi="ar-SA"/>
              </w:rPr>
            </w:pPr>
            <w:ins w:id="2273" w:author="Duncan Hardie" w:date="2014-04-15T11:25:00Z">
              <w:r w:rsidRPr="000F1782">
                <w:rPr>
                  <w:rFonts w:ascii="Lucida Console" w:hAnsi="Lucida Console" w:cs="Lucida Console"/>
                  <w:noProof/>
                  <w:sz w:val="17"/>
                  <w:szCs w:val="17"/>
                  <w:lang w:eastAsia="ja-JP" w:bidi="ar-SA"/>
                </w:rPr>
                <w:t xml:space="preserve">    &lt;AppointmentFinish&gt;&lt;/AppointmentFinish&gt;</w:t>
              </w:r>
            </w:ins>
          </w:p>
          <w:p w14:paraId="5686731C" w14:textId="77777777" w:rsidR="000F1782" w:rsidRPr="000F1782" w:rsidRDefault="000F1782" w:rsidP="000F1782">
            <w:pPr>
              <w:autoSpaceDE w:val="0"/>
              <w:autoSpaceDN w:val="0"/>
              <w:adjustRightInd w:val="0"/>
              <w:spacing w:line="360" w:lineRule="auto"/>
              <w:rPr>
                <w:ins w:id="2274" w:author="Duncan Hardie" w:date="2014-04-15T11:25:00Z"/>
                <w:rFonts w:ascii="Lucida Console" w:hAnsi="Lucida Console" w:cs="Lucida Console"/>
                <w:noProof/>
                <w:sz w:val="17"/>
                <w:szCs w:val="17"/>
                <w:lang w:eastAsia="ja-JP" w:bidi="ar-SA"/>
              </w:rPr>
            </w:pPr>
            <w:ins w:id="2275" w:author="Duncan Hardie" w:date="2014-04-15T11:25:00Z">
              <w:r w:rsidRPr="000F1782">
                <w:rPr>
                  <w:rFonts w:ascii="Lucida Console" w:hAnsi="Lucida Console" w:cs="Lucida Console"/>
                  <w:noProof/>
                  <w:sz w:val="17"/>
                  <w:szCs w:val="17"/>
                  <w:lang w:eastAsia="ja-JP" w:bidi="ar-SA"/>
                </w:rPr>
                <w:t xml:space="preserve">    &lt;AppointmentStart&gt;&lt;/AppointmentStart&gt;</w:t>
              </w:r>
            </w:ins>
          </w:p>
          <w:p w14:paraId="7EFAD75A" w14:textId="77777777" w:rsidR="000F1782" w:rsidRPr="000F1782" w:rsidRDefault="000F1782" w:rsidP="000F1782">
            <w:pPr>
              <w:autoSpaceDE w:val="0"/>
              <w:autoSpaceDN w:val="0"/>
              <w:adjustRightInd w:val="0"/>
              <w:spacing w:line="360" w:lineRule="auto"/>
              <w:rPr>
                <w:ins w:id="2276" w:author="Duncan Hardie" w:date="2014-04-15T11:25:00Z"/>
                <w:rFonts w:ascii="Lucida Console" w:hAnsi="Lucida Console" w:cs="Lucida Console"/>
                <w:noProof/>
                <w:sz w:val="17"/>
                <w:szCs w:val="17"/>
                <w:lang w:eastAsia="ja-JP" w:bidi="ar-SA"/>
              </w:rPr>
            </w:pPr>
            <w:ins w:id="2277" w:author="Duncan Hardie" w:date="2014-04-15T11:25:00Z">
              <w:r w:rsidRPr="000F1782">
                <w:rPr>
                  <w:rFonts w:ascii="Lucida Console" w:hAnsi="Lucida Console" w:cs="Lucida Console"/>
                  <w:noProof/>
                  <w:sz w:val="17"/>
                  <w:szCs w:val="17"/>
                  <w:lang w:eastAsia="ja-JP" w:bidi="ar-SA"/>
                </w:rPr>
                <w:t xml:space="preserve">    &lt;Status&gt;</w:t>
              </w:r>
            </w:ins>
          </w:p>
          <w:p w14:paraId="7824A442" w14:textId="77777777" w:rsidR="000F1782" w:rsidRPr="000F1782" w:rsidRDefault="000F1782" w:rsidP="000F1782">
            <w:pPr>
              <w:autoSpaceDE w:val="0"/>
              <w:autoSpaceDN w:val="0"/>
              <w:adjustRightInd w:val="0"/>
              <w:spacing w:line="360" w:lineRule="auto"/>
              <w:rPr>
                <w:ins w:id="2278" w:author="Duncan Hardie" w:date="2014-04-15T11:25:00Z"/>
                <w:rFonts w:ascii="Lucida Console" w:hAnsi="Lucida Console" w:cs="Lucida Console"/>
                <w:noProof/>
                <w:sz w:val="17"/>
                <w:szCs w:val="17"/>
                <w:lang w:eastAsia="ja-JP" w:bidi="ar-SA"/>
              </w:rPr>
            </w:pPr>
            <w:ins w:id="2279" w:author="Duncan Hardie" w:date="2014-04-15T11:25:00Z">
              <w:r w:rsidRPr="000F1782">
                <w:rPr>
                  <w:rFonts w:ascii="Lucida Console" w:hAnsi="Lucida Console" w:cs="Lucida Console"/>
                  <w:noProof/>
                  <w:sz w:val="17"/>
                  <w:szCs w:val="17"/>
                  <w:lang w:eastAsia="ja-JP" w:bidi="ar-SA"/>
                </w:rPr>
                <w:t xml:space="preserve">      &lt;Name&gt;Assigned&lt;/Name&gt;</w:t>
              </w:r>
            </w:ins>
          </w:p>
          <w:p w14:paraId="30BE6EE4" w14:textId="77777777" w:rsidR="000F1782" w:rsidRPr="000F1782" w:rsidRDefault="000F1782" w:rsidP="000F1782">
            <w:pPr>
              <w:autoSpaceDE w:val="0"/>
              <w:autoSpaceDN w:val="0"/>
              <w:adjustRightInd w:val="0"/>
              <w:spacing w:line="360" w:lineRule="auto"/>
              <w:rPr>
                <w:ins w:id="2280" w:author="Duncan Hardie" w:date="2014-04-15T11:25:00Z"/>
                <w:rFonts w:ascii="Lucida Console" w:hAnsi="Lucida Console" w:cs="Lucida Console"/>
                <w:noProof/>
                <w:sz w:val="17"/>
                <w:szCs w:val="17"/>
                <w:lang w:eastAsia="ja-JP" w:bidi="ar-SA"/>
              </w:rPr>
            </w:pPr>
            <w:ins w:id="2281" w:author="Duncan Hardie" w:date="2014-04-15T11:25:00Z">
              <w:r w:rsidRPr="000F1782">
                <w:rPr>
                  <w:rFonts w:ascii="Lucida Console" w:hAnsi="Lucida Console" w:cs="Lucida Console"/>
                  <w:noProof/>
                  <w:sz w:val="17"/>
                  <w:szCs w:val="17"/>
                  <w:lang w:eastAsia="ja-JP" w:bidi="ar-SA"/>
                </w:rPr>
                <w:t xml:space="preserve">    &lt;/Status&gt;</w:t>
              </w:r>
            </w:ins>
          </w:p>
          <w:p w14:paraId="14B0DE7F" w14:textId="77777777" w:rsidR="000F1782" w:rsidRPr="000F1782" w:rsidRDefault="000F1782" w:rsidP="000F1782">
            <w:pPr>
              <w:autoSpaceDE w:val="0"/>
              <w:autoSpaceDN w:val="0"/>
              <w:adjustRightInd w:val="0"/>
              <w:spacing w:line="360" w:lineRule="auto"/>
              <w:rPr>
                <w:ins w:id="2282" w:author="Duncan Hardie" w:date="2014-04-15T11:25:00Z"/>
                <w:rFonts w:ascii="Lucida Console" w:hAnsi="Lucida Console" w:cs="Lucida Console"/>
                <w:noProof/>
                <w:sz w:val="17"/>
                <w:szCs w:val="17"/>
                <w:lang w:eastAsia="ja-JP" w:bidi="ar-SA"/>
              </w:rPr>
            </w:pPr>
            <w:ins w:id="2283" w:author="Duncan Hardie" w:date="2014-04-15T11:25:00Z">
              <w:r w:rsidRPr="000F1782">
                <w:rPr>
                  <w:rFonts w:ascii="Lucida Console" w:hAnsi="Lucida Console" w:cs="Lucida Console"/>
                  <w:noProof/>
                  <w:sz w:val="17"/>
                  <w:szCs w:val="17"/>
                  <w:lang w:eastAsia="ja-JP" w:bidi="ar-SA"/>
                </w:rPr>
                <w:t xml:space="preserve">    &lt;TaskID&gt;GB-B8935131_GB-SDTGB_20140416T080100&lt;/TaskID&gt;</w:t>
              </w:r>
            </w:ins>
          </w:p>
          <w:p w14:paraId="6054746B" w14:textId="77777777" w:rsidR="000F1782" w:rsidRPr="000F1782" w:rsidRDefault="000F1782" w:rsidP="000F1782">
            <w:pPr>
              <w:autoSpaceDE w:val="0"/>
              <w:autoSpaceDN w:val="0"/>
              <w:adjustRightInd w:val="0"/>
              <w:spacing w:line="360" w:lineRule="auto"/>
              <w:rPr>
                <w:ins w:id="2284" w:author="Duncan Hardie" w:date="2014-04-15T11:25:00Z"/>
                <w:rFonts w:ascii="Lucida Console" w:hAnsi="Lucida Console" w:cs="Lucida Console"/>
                <w:noProof/>
                <w:sz w:val="17"/>
                <w:szCs w:val="17"/>
                <w:lang w:eastAsia="ja-JP" w:bidi="ar-SA"/>
              </w:rPr>
            </w:pPr>
            <w:ins w:id="2285" w:author="Duncan Hardie" w:date="2014-04-15T11:25:00Z">
              <w:r w:rsidRPr="000F1782">
                <w:rPr>
                  <w:rFonts w:ascii="Lucida Console" w:hAnsi="Lucida Console" w:cs="Lucida Console"/>
                  <w:noProof/>
                  <w:sz w:val="17"/>
                  <w:szCs w:val="17"/>
                  <w:lang w:eastAsia="ja-JP" w:bidi="ar-SA"/>
                </w:rPr>
                <w:t xml:space="preserve">  &lt;/Task&gt;</w:t>
              </w:r>
            </w:ins>
          </w:p>
          <w:p w14:paraId="23031540" w14:textId="77777777" w:rsidR="000F1782" w:rsidRPr="000F1782" w:rsidRDefault="000F1782" w:rsidP="000F1782">
            <w:pPr>
              <w:autoSpaceDE w:val="0"/>
              <w:autoSpaceDN w:val="0"/>
              <w:adjustRightInd w:val="0"/>
              <w:spacing w:line="360" w:lineRule="auto"/>
              <w:rPr>
                <w:ins w:id="2286" w:author="Duncan Hardie" w:date="2014-04-15T11:25:00Z"/>
                <w:rFonts w:ascii="Lucida Console" w:hAnsi="Lucida Console" w:cs="Lucida Console"/>
                <w:noProof/>
                <w:sz w:val="17"/>
                <w:szCs w:val="17"/>
                <w:lang w:eastAsia="ja-JP" w:bidi="ar-SA"/>
              </w:rPr>
            </w:pPr>
            <w:ins w:id="2287" w:author="Duncan Hardie" w:date="2014-04-15T11:25:00Z">
              <w:r w:rsidRPr="000F1782">
                <w:rPr>
                  <w:rFonts w:ascii="Lucida Console" w:hAnsi="Lucida Console" w:cs="Lucida Console"/>
                  <w:noProof/>
                  <w:sz w:val="17"/>
                  <w:szCs w:val="17"/>
                  <w:lang w:eastAsia="ja-JP" w:bidi="ar-SA"/>
                </w:rPr>
                <w:t xml:space="preserve">  &lt;Assignment&gt;</w:t>
              </w:r>
            </w:ins>
          </w:p>
          <w:p w14:paraId="4852ECB3" w14:textId="77777777" w:rsidR="000F1782" w:rsidRPr="000F1782" w:rsidRDefault="000F1782" w:rsidP="000F1782">
            <w:pPr>
              <w:autoSpaceDE w:val="0"/>
              <w:autoSpaceDN w:val="0"/>
              <w:adjustRightInd w:val="0"/>
              <w:spacing w:line="360" w:lineRule="auto"/>
              <w:rPr>
                <w:ins w:id="2288" w:author="Duncan Hardie" w:date="2014-04-15T11:25:00Z"/>
                <w:rFonts w:ascii="Lucida Console" w:hAnsi="Lucida Console" w:cs="Lucida Console"/>
                <w:noProof/>
                <w:sz w:val="17"/>
                <w:szCs w:val="17"/>
                <w:lang w:eastAsia="ja-JP" w:bidi="ar-SA"/>
              </w:rPr>
            </w:pPr>
            <w:ins w:id="2289" w:author="Duncan Hardie" w:date="2014-04-15T11:25:00Z">
              <w:r w:rsidRPr="000F1782">
                <w:rPr>
                  <w:rFonts w:ascii="Lucida Console" w:hAnsi="Lucida Console" w:cs="Lucida Console"/>
                  <w:noProof/>
                  <w:sz w:val="17"/>
                  <w:szCs w:val="17"/>
                  <w:lang w:eastAsia="ja-JP" w:bidi="ar-SA"/>
                </w:rPr>
                <w:t xml:space="preserve">    &lt;Finish&gt;2014-04-15T20:56:00&lt;/Finish&gt;</w:t>
              </w:r>
            </w:ins>
          </w:p>
          <w:p w14:paraId="304F6E90" w14:textId="77777777" w:rsidR="000F1782" w:rsidRPr="000F1782" w:rsidRDefault="000F1782" w:rsidP="000F1782">
            <w:pPr>
              <w:autoSpaceDE w:val="0"/>
              <w:autoSpaceDN w:val="0"/>
              <w:adjustRightInd w:val="0"/>
              <w:spacing w:line="360" w:lineRule="auto"/>
              <w:rPr>
                <w:ins w:id="2290" w:author="Duncan Hardie" w:date="2014-04-15T11:25:00Z"/>
                <w:rFonts w:ascii="Lucida Console" w:hAnsi="Lucida Console" w:cs="Lucida Console"/>
                <w:noProof/>
                <w:sz w:val="17"/>
                <w:szCs w:val="17"/>
                <w:lang w:eastAsia="ja-JP" w:bidi="ar-SA"/>
              </w:rPr>
            </w:pPr>
            <w:ins w:id="2291" w:author="Duncan Hardie" w:date="2014-04-15T11:25:00Z">
              <w:r w:rsidRPr="000F1782">
                <w:rPr>
                  <w:rFonts w:ascii="Lucida Console" w:hAnsi="Lucida Console" w:cs="Lucida Console"/>
                  <w:noProof/>
                  <w:sz w:val="17"/>
                  <w:szCs w:val="17"/>
                  <w:lang w:eastAsia="ja-JP" w:bidi="ar-SA"/>
                </w:rPr>
                <w:t xml:space="preserve">    &lt;Start&gt;2014-04-15T17:56:00&lt;/Start&gt;</w:t>
              </w:r>
            </w:ins>
          </w:p>
          <w:p w14:paraId="7251547D" w14:textId="77777777" w:rsidR="000F1782" w:rsidRPr="000F1782" w:rsidRDefault="000F1782" w:rsidP="000F1782">
            <w:pPr>
              <w:autoSpaceDE w:val="0"/>
              <w:autoSpaceDN w:val="0"/>
              <w:adjustRightInd w:val="0"/>
              <w:spacing w:line="360" w:lineRule="auto"/>
              <w:rPr>
                <w:ins w:id="2292" w:author="Duncan Hardie" w:date="2014-04-15T11:25:00Z"/>
                <w:rFonts w:ascii="Lucida Console" w:hAnsi="Lucida Console" w:cs="Lucida Console"/>
                <w:noProof/>
                <w:sz w:val="17"/>
                <w:szCs w:val="17"/>
                <w:lang w:eastAsia="ja-JP" w:bidi="ar-SA"/>
              </w:rPr>
            </w:pPr>
            <w:ins w:id="2293" w:author="Duncan Hardie" w:date="2014-04-15T11:25:00Z">
              <w:r w:rsidRPr="000F1782">
                <w:rPr>
                  <w:rFonts w:ascii="Lucida Console" w:hAnsi="Lucida Console" w:cs="Lucida Console"/>
                  <w:noProof/>
                  <w:sz w:val="17"/>
                  <w:szCs w:val="17"/>
                  <w:lang w:eastAsia="ja-JP" w:bidi="ar-SA"/>
                </w:rPr>
                <w:t xml:space="preserve">  &lt;/Assignment&gt;</w:t>
              </w:r>
            </w:ins>
          </w:p>
          <w:p w14:paraId="352338DF" w14:textId="77777777" w:rsidR="000F1782" w:rsidRPr="000F1782" w:rsidRDefault="000F1782" w:rsidP="000F1782">
            <w:pPr>
              <w:autoSpaceDE w:val="0"/>
              <w:autoSpaceDN w:val="0"/>
              <w:adjustRightInd w:val="0"/>
              <w:spacing w:line="360" w:lineRule="auto"/>
              <w:rPr>
                <w:ins w:id="2294" w:author="Duncan Hardie" w:date="2014-04-15T11:25:00Z"/>
                <w:rFonts w:ascii="Lucida Console" w:hAnsi="Lucida Console" w:cs="Lucida Console"/>
                <w:noProof/>
                <w:sz w:val="17"/>
                <w:szCs w:val="17"/>
                <w:lang w:eastAsia="ja-JP" w:bidi="ar-SA"/>
              </w:rPr>
            </w:pPr>
            <w:ins w:id="2295" w:author="Duncan Hardie" w:date="2014-04-15T11:25:00Z">
              <w:r w:rsidRPr="000F1782">
                <w:rPr>
                  <w:rFonts w:ascii="Lucida Console" w:hAnsi="Lucida Console" w:cs="Lucida Console"/>
                  <w:noProof/>
                  <w:sz w:val="17"/>
                  <w:szCs w:val="17"/>
                  <w:lang w:eastAsia="ja-JP" w:bidi="ar-SA"/>
                </w:rPr>
                <w:t xml:space="preserve">  &lt;PrevTask&gt;</w:t>
              </w:r>
            </w:ins>
          </w:p>
          <w:p w14:paraId="2349876C" w14:textId="77777777" w:rsidR="000F1782" w:rsidRPr="000F1782" w:rsidRDefault="000F1782" w:rsidP="000F1782">
            <w:pPr>
              <w:autoSpaceDE w:val="0"/>
              <w:autoSpaceDN w:val="0"/>
              <w:adjustRightInd w:val="0"/>
              <w:spacing w:line="360" w:lineRule="auto"/>
              <w:rPr>
                <w:ins w:id="2296" w:author="Duncan Hardie" w:date="2014-04-15T11:25:00Z"/>
                <w:rFonts w:ascii="Lucida Console" w:hAnsi="Lucida Console" w:cs="Lucida Console"/>
                <w:noProof/>
                <w:sz w:val="17"/>
                <w:szCs w:val="17"/>
                <w:lang w:eastAsia="ja-JP" w:bidi="ar-SA"/>
              </w:rPr>
            </w:pPr>
            <w:ins w:id="2297" w:author="Duncan Hardie" w:date="2014-04-15T11:25:00Z">
              <w:r w:rsidRPr="000F1782">
                <w:rPr>
                  <w:rFonts w:ascii="Lucida Console" w:hAnsi="Lucida Console" w:cs="Lucida Console"/>
                  <w:noProof/>
                  <w:sz w:val="17"/>
                  <w:szCs w:val="17"/>
                  <w:lang w:eastAsia="ja-JP" w:bidi="ar-SA"/>
                </w:rPr>
                <w:t xml:space="preserve">    &lt;Task&gt;</w:t>
              </w:r>
            </w:ins>
          </w:p>
          <w:p w14:paraId="56DD0DDA" w14:textId="77777777" w:rsidR="000F1782" w:rsidRPr="000F1782" w:rsidRDefault="000F1782" w:rsidP="000F1782">
            <w:pPr>
              <w:autoSpaceDE w:val="0"/>
              <w:autoSpaceDN w:val="0"/>
              <w:adjustRightInd w:val="0"/>
              <w:spacing w:line="360" w:lineRule="auto"/>
              <w:rPr>
                <w:ins w:id="2298" w:author="Duncan Hardie" w:date="2014-04-15T11:25:00Z"/>
                <w:rFonts w:ascii="Lucida Console" w:hAnsi="Lucida Console" w:cs="Lucida Console"/>
                <w:noProof/>
                <w:sz w:val="17"/>
                <w:szCs w:val="17"/>
                <w:lang w:eastAsia="ja-JP" w:bidi="ar-SA"/>
              </w:rPr>
            </w:pPr>
            <w:ins w:id="2299" w:author="Duncan Hardie" w:date="2014-04-15T11:25:00Z">
              <w:r w:rsidRPr="000F1782">
                <w:rPr>
                  <w:rFonts w:ascii="Lucida Console" w:hAnsi="Lucida Console" w:cs="Lucida Console"/>
                  <w:noProof/>
                  <w:sz w:val="17"/>
                  <w:szCs w:val="17"/>
                  <w:lang w:eastAsia="ja-JP" w:bidi="ar-SA"/>
                </w:rPr>
                <w:lastRenderedPageBreak/>
                <w:t xml:space="preserve">      &lt;AppointmentFinish&gt;&lt;/AppointmentFinish&gt;</w:t>
              </w:r>
            </w:ins>
          </w:p>
          <w:p w14:paraId="7969594E" w14:textId="77777777" w:rsidR="000F1782" w:rsidRPr="000F1782" w:rsidRDefault="000F1782" w:rsidP="000F1782">
            <w:pPr>
              <w:autoSpaceDE w:val="0"/>
              <w:autoSpaceDN w:val="0"/>
              <w:adjustRightInd w:val="0"/>
              <w:spacing w:line="360" w:lineRule="auto"/>
              <w:rPr>
                <w:ins w:id="2300" w:author="Duncan Hardie" w:date="2014-04-15T11:25:00Z"/>
                <w:rFonts w:ascii="Lucida Console" w:hAnsi="Lucida Console" w:cs="Lucida Console"/>
                <w:noProof/>
                <w:sz w:val="17"/>
                <w:szCs w:val="17"/>
                <w:lang w:eastAsia="ja-JP" w:bidi="ar-SA"/>
              </w:rPr>
            </w:pPr>
            <w:ins w:id="2301" w:author="Duncan Hardie" w:date="2014-04-15T11:25:00Z">
              <w:r w:rsidRPr="000F1782">
                <w:rPr>
                  <w:rFonts w:ascii="Lucida Console" w:hAnsi="Lucida Console" w:cs="Lucida Console"/>
                  <w:noProof/>
                  <w:sz w:val="17"/>
                  <w:szCs w:val="17"/>
                  <w:lang w:eastAsia="ja-JP" w:bidi="ar-SA"/>
                </w:rPr>
                <w:t xml:space="preserve">      &lt;AppointmentStart&gt;&lt;/AppointmentStart&gt;</w:t>
              </w:r>
            </w:ins>
          </w:p>
          <w:p w14:paraId="599401DE" w14:textId="77777777" w:rsidR="000F1782" w:rsidRPr="000F1782" w:rsidRDefault="000F1782" w:rsidP="000F1782">
            <w:pPr>
              <w:autoSpaceDE w:val="0"/>
              <w:autoSpaceDN w:val="0"/>
              <w:adjustRightInd w:val="0"/>
              <w:spacing w:line="360" w:lineRule="auto"/>
              <w:rPr>
                <w:ins w:id="2302" w:author="Duncan Hardie" w:date="2014-04-15T11:25:00Z"/>
                <w:rFonts w:ascii="Lucida Console" w:hAnsi="Lucida Console" w:cs="Lucida Console"/>
                <w:noProof/>
                <w:sz w:val="17"/>
                <w:szCs w:val="17"/>
                <w:lang w:eastAsia="ja-JP" w:bidi="ar-SA"/>
              </w:rPr>
            </w:pPr>
            <w:ins w:id="2303" w:author="Duncan Hardie" w:date="2014-04-15T11:25:00Z">
              <w:r w:rsidRPr="000F1782">
                <w:rPr>
                  <w:rFonts w:ascii="Lucida Console" w:hAnsi="Lucida Console" w:cs="Lucida Console"/>
                  <w:noProof/>
                  <w:sz w:val="17"/>
                  <w:szCs w:val="17"/>
                  <w:lang w:eastAsia="ja-JP" w:bidi="ar-SA"/>
                </w:rPr>
                <w:t xml:space="preserve">      &lt;TaskID&gt;GB-B8935131_GB-SDTGB_20140416T080100&lt;/TaskID&gt;</w:t>
              </w:r>
            </w:ins>
          </w:p>
          <w:p w14:paraId="1E18774B" w14:textId="77777777" w:rsidR="000F1782" w:rsidRPr="000F1782" w:rsidRDefault="000F1782" w:rsidP="000F1782">
            <w:pPr>
              <w:autoSpaceDE w:val="0"/>
              <w:autoSpaceDN w:val="0"/>
              <w:adjustRightInd w:val="0"/>
              <w:spacing w:line="360" w:lineRule="auto"/>
              <w:rPr>
                <w:ins w:id="2304" w:author="Duncan Hardie" w:date="2014-04-15T11:25:00Z"/>
                <w:rFonts w:ascii="Lucida Console" w:hAnsi="Lucida Console" w:cs="Lucida Console"/>
                <w:noProof/>
                <w:sz w:val="17"/>
                <w:szCs w:val="17"/>
                <w:lang w:eastAsia="ja-JP" w:bidi="ar-SA"/>
              </w:rPr>
            </w:pPr>
            <w:ins w:id="2305" w:author="Duncan Hardie" w:date="2014-04-15T11:25:00Z">
              <w:r w:rsidRPr="000F1782">
                <w:rPr>
                  <w:rFonts w:ascii="Lucida Console" w:hAnsi="Lucida Console" w:cs="Lucida Console"/>
                  <w:noProof/>
                  <w:sz w:val="17"/>
                  <w:szCs w:val="17"/>
                  <w:lang w:eastAsia="ja-JP" w:bidi="ar-SA"/>
                </w:rPr>
                <w:t xml:space="preserve">    &lt;/Task&gt;</w:t>
              </w:r>
            </w:ins>
          </w:p>
          <w:p w14:paraId="2BA54353" w14:textId="77777777" w:rsidR="000F1782" w:rsidRPr="000F1782" w:rsidRDefault="000F1782" w:rsidP="000F1782">
            <w:pPr>
              <w:autoSpaceDE w:val="0"/>
              <w:autoSpaceDN w:val="0"/>
              <w:adjustRightInd w:val="0"/>
              <w:spacing w:line="360" w:lineRule="auto"/>
              <w:rPr>
                <w:ins w:id="2306" w:author="Duncan Hardie" w:date="2014-04-15T11:25:00Z"/>
                <w:rFonts w:ascii="Lucida Console" w:hAnsi="Lucida Console" w:cs="Lucida Console"/>
                <w:noProof/>
                <w:sz w:val="17"/>
                <w:szCs w:val="17"/>
                <w:lang w:eastAsia="ja-JP" w:bidi="ar-SA"/>
              </w:rPr>
            </w:pPr>
            <w:ins w:id="2307" w:author="Duncan Hardie" w:date="2014-04-15T11:25:00Z">
              <w:r w:rsidRPr="000F1782">
                <w:rPr>
                  <w:rFonts w:ascii="Lucida Console" w:hAnsi="Lucida Console" w:cs="Lucida Console"/>
                  <w:noProof/>
                  <w:sz w:val="17"/>
                  <w:szCs w:val="17"/>
                  <w:lang w:eastAsia="ja-JP" w:bidi="ar-SA"/>
                </w:rPr>
                <w:t xml:space="preserve">  &lt;/PrevTask&gt;</w:t>
              </w:r>
            </w:ins>
          </w:p>
          <w:p w14:paraId="30A40B6B" w14:textId="7E14A123" w:rsidR="00560DF3" w:rsidRPr="007D34CC" w:rsidDel="000F1782" w:rsidRDefault="000F1782" w:rsidP="000F1782">
            <w:pPr>
              <w:autoSpaceDE w:val="0"/>
              <w:autoSpaceDN w:val="0"/>
              <w:adjustRightInd w:val="0"/>
              <w:spacing w:line="360" w:lineRule="auto"/>
              <w:rPr>
                <w:del w:id="2308" w:author="Duncan Hardie" w:date="2014-04-15T11:25:00Z"/>
                <w:rFonts w:ascii="Lucida Console" w:hAnsi="Lucida Console" w:cs="Lucida Console"/>
                <w:noProof/>
                <w:sz w:val="17"/>
                <w:szCs w:val="17"/>
                <w:lang w:eastAsia="ja-JP"/>
              </w:rPr>
            </w:pPr>
            <w:ins w:id="2309" w:author="Duncan Hardie" w:date="2014-04-15T11:25:00Z">
              <w:r w:rsidRPr="000F1782">
                <w:rPr>
                  <w:rFonts w:ascii="Lucida Console" w:hAnsi="Lucida Console" w:cs="Lucida Console"/>
                  <w:noProof/>
                  <w:sz w:val="17"/>
                  <w:szCs w:val="17"/>
                  <w:lang w:eastAsia="ja-JP" w:bidi="ar-SA"/>
                </w:rPr>
                <w:t>&lt;/TaskStatusAssigned&gt;</w:t>
              </w:r>
            </w:ins>
            <w:del w:id="2310" w:author="Duncan Hardie" w:date="2014-04-15T11:25:00Z">
              <w:r w:rsidR="00560DF3" w:rsidRPr="007D34CC" w:rsidDel="000F1782">
                <w:rPr>
                  <w:rFonts w:ascii="Lucida Console" w:hAnsi="Lucida Console" w:cs="Lucida Console"/>
                  <w:noProof/>
                  <w:sz w:val="17"/>
                  <w:szCs w:val="17"/>
                  <w:lang w:eastAsia="ja-JP" w:bidi="ar-SA"/>
                </w:rPr>
                <w:delText>&lt;TaskStatusAcknowledged</w:delText>
              </w:r>
            </w:del>
          </w:p>
          <w:p w14:paraId="2056D726" w14:textId="32A1E00B" w:rsidR="00560DF3" w:rsidRPr="007D34CC" w:rsidDel="000F1782" w:rsidRDefault="00560DF3" w:rsidP="007D34CC">
            <w:pPr>
              <w:autoSpaceDE w:val="0"/>
              <w:autoSpaceDN w:val="0"/>
              <w:adjustRightInd w:val="0"/>
              <w:spacing w:line="360" w:lineRule="auto"/>
              <w:rPr>
                <w:del w:id="2311" w:author="Duncan Hardie" w:date="2014-04-15T11:25:00Z"/>
                <w:rFonts w:ascii="Lucida Console" w:hAnsi="Lucida Console" w:cs="Lucida Console"/>
                <w:noProof/>
                <w:sz w:val="17"/>
                <w:szCs w:val="17"/>
                <w:lang w:eastAsia="ja-JP"/>
              </w:rPr>
            </w:pPr>
            <w:del w:id="2312" w:author="Duncan Hardie" w:date="2014-04-15T11:25:00Z">
              <w:r w:rsidRPr="007D34CC" w:rsidDel="000F1782">
                <w:rPr>
                  <w:rFonts w:ascii="Lucida Console" w:hAnsi="Lucida Console" w:cs="Lucida Console"/>
                  <w:noProof/>
                  <w:sz w:val="17"/>
                  <w:szCs w:val="17"/>
                  <w:lang w:eastAsia="ja-JP" w:bidi="ar-SA"/>
                </w:rPr>
                <w:delText xml:space="preserve">    Destination = "MainInt"</w:delText>
              </w:r>
            </w:del>
          </w:p>
          <w:p w14:paraId="3E888706" w14:textId="78DB10E3" w:rsidR="00560DF3" w:rsidRPr="007D34CC" w:rsidDel="000F1782" w:rsidRDefault="00560DF3" w:rsidP="007D34CC">
            <w:pPr>
              <w:autoSpaceDE w:val="0"/>
              <w:autoSpaceDN w:val="0"/>
              <w:adjustRightInd w:val="0"/>
              <w:spacing w:line="360" w:lineRule="auto"/>
              <w:rPr>
                <w:del w:id="2313" w:author="Duncan Hardie" w:date="2014-04-15T11:25:00Z"/>
                <w:rFonts w:ascii="Lucida Console" w:hAnsi="Lucida Console" w:cs="Lucida Console"/>
                <w:noProof/>
                <w:sz w:val="17"/>
                <w:szCs w:val="17"/>
                <w:lang w:eastAsia="ja-JP"/>
              </w:rPr>
            </w:pPr>
            <w:del w:id="2314" w:author="Duncan Hardie" w:date="2014-04-15T11:25:00Z">
              <w:r w:rsidRPr="007D34CC" w:rsidDel="000F1782">
                <w:rPr>
                  <w:rFonts w:ascii="Lucida Console" w:hAnsi="Lucida Console" w:cs="Lucida Console"/>
                  <w:noProof/>
                  <w:sz w:val="17"/>
                  <w:szCs w:val="17"/>
                  <w:lang w:eastAsia="ja-JP" w:bidi="ar-SA"/>
                </w:rPr>
                <w:delText xml:space="preserve">    CreatedBy = "CLICKSOFTWARE\Duncan.Hardie"</w:delText>
              </w:r>
            </w:del>
          </w:p>
          <w:p w14:paraId="16B0D031" w14:textId="02D96A5C" w:rsidR="00560DF3" w:rsidDel="000F1782" w:rsidRDefault="00560DF3" w:rsidP="007D34CC">
            <w:pPr>
              <w:autoSpaceDE w:val="0"/>
              <w:autoSpaceDN w:val="0"/>
              <w:adjustRightInd w:val="0"/>
              <w:spacing w:line="360" w:lineRule="auto"/>
              <w:rPr>
                <w:del w:id="2315" w:author="Duncan Hardie" w:date="2014-04-15T11:25:00Z"/>
                <w:rFonts w:ascii="Lucida Console" w:hAnsi="Lucida Console" w:cs="Lucida Console"/>
                <w:noProof/>
                <w:sz w:val="17"/>
                <w:szCs w:val="17"/>
                <w:lang w:eastAsia="ja-JP"/>
              </w:rPr>
            </w:pPr>
            <w:del w:id="2316" w:author="Duncan Hardie" w:date="2014-04-15T11:25:00Z">
              <w:r w:rsidRPr="007D34CC" w:rsidDel="000F1782">
                <w:rPr>
                  <w:rFonts w:ascii="Lucida Console" w:hAnsi="Lucida Console" w:cs="Lucida Console"/>
                  <w:noProof/>
                  <w:sz w:val="17"/>
                  <w:szCs w:val="17"/>
                  <w:lang w:eastAsia="ja-JP" w:bidi="ar-SA"/>
                </w:rPr>
                <w:delText xml:space="preserve">    MessageID = "101396502"&gt;</w:delText>
              </w:r>
            </w:del>
          </w:p>
          <w:p w14:paraId="1AF643A9" w14:textId="69D20185" w:rsidR="005D6285" w:rsidRPr="005D6285" w:rsidDel="000F1782" w:rsidRDefault="005D6285" w:rsidP="005D6285">
            <w:pPr>
              <w:autoSpaceDE w:val="0"/>
              <w:autoSpaceDN w:val="0"/>
              <w:adjustRightInd w:val="0"/>
              <w:spacing w:line="360" w:lineRule="auto"/>
              <w:rPr>
                <w:del w:id="2317" w:author="Duncan Hardie" w:date="2014-04-15T11:25:00Z"/>
                <w:rFonts w:ascii="Lucida Console" w:hAnsi="Lucida Console" w:cs="Lucida Console"/>
                <w:noProof/>
                <w:sz w:val="17"/>
                <w:szCs w:val="17"/>
                <w:lang w:eastAsia="ja-JP" w:bidi="ar-SA"/>
              </w:rPr>
            </w:pPr>
            <w:del w:id="2318" w:author="Duncan Hardie" w:date="2014-04-15T11:25:00Z">
              <w:r w:rsidRPr="005D6285" w:rsidDel="000F1782">
                <w:rPr>
                  <w:rFonts w:ascii="Lucida Console" w:hAnsi="Lucida Console" w:cs="Lucida Console"/>
                  <w:noProof/>
                  <w:sz w:val="17"/>
                  <w:szCs w:val="17"/>
                  <w:lang w:eastAsia="ja-JP" w:bidi="ar-SA"/>
                </w:rPr>
                <w:delText xml:space="preserve">    &lt;Engineers&gt;</w:delText>
              </w:r>
            </w:del>
          </w:p>
          <w:p w14:paraId="748E6583" w14:textId="38912AB4" w:rsidR="005D6285" w:rsidRPr="005D6285" w:rsidDel="000F1782" w:rsidRDefault="005D6285" w:rsidP="005D6285">
            <w:pPr>
              <w:autoSpaceDE w:val="0"/>
              <w:autoSpaceDN w:val="0"/>
              <w:adjustRightInd w:val="0"/>
              <w:spacing w:line="360" w:lineRule="auto"/>
              <w:rPr>
                <w:del w:id="2319" w:author="Duncan Hardie" w:date="2014-04-15T11:25:00Z"/>
                <w:rFonts w:ascii="Lucida Console" w:hAnsi="Lucida Console" w:cs="Lucida Console"/>
                <w:noProof/>
                <w:sz w:val="17"/>
                <w:szCs w:val="17"/>
                <w:lang w:eastAsia="ja-JP" w:bidi="ar-SA"/>
              </w:rPr>
            </w:pPr>
            <w:del w:id="2320" w:author="Duncan Hardie" w:date="2014-04-15T11:25:00Z">
              <w:r w:rsidRPr="005D6285" w:rsidDel="000F1782">
                <w:rPr>
                  <w:rFonts w:ascii="Lucida Console" w:hAnsi="Lucida Console" w:cs="Lucida Console"/>
                  <w:noProof/>
                  <w:sz w:val="17"/>
                  <w:szCs w:val="17"/>
                  <w:lang w:eastAsia="ja-JP" w:bidi="ar-SA"/>
                </w:rPr>
                <w:delText xml:space="preserve">        &lt;Engineer&gt;</w:delText>
              </w:r>
            </w:del>
          </w:p>
          <w:p w14:paraId="15D9387F" w14:textId="34200EA3" w:rsidR="005D6285" w:rsidRPr="005D6285" w:rsidDel="000F1782" w:rsidRDefault="005D6285" w:rsidP="005D6285">
            <w:pPr>
              <w:autoSpaceDE w:val="0"/>
              <w:autoSpaceDN w:val="0"/>
              <w:adjustRightInd w:val="0"/>
              <w:spacing w:line="360" w:lineRule="auto"/>
              <w:rPr>
                <w:del w:id="2321" w:author="Duncan Hardie" w:date="2014-04-15T11:25:00Z"/>
                <w:rFonts w:ascii="Lucida Console" w:hAnsi="Lucida Console" w:cs="Lucida Console"/>
                <w:noProof/>
                <w:sz w:val="17"/>
                <w:szCs w:val="17"/>
                <w:lang w:eastAsia="ja-JP" w:bidi="ar-SA"/>
              </w:rPr>
            </w:pPr>
            <w:del w:id="2322" w:author="Duncan Hardie" w:date="2014-04-15T11:25:00Z">
              <w:r w:rsidRPr="005D6285" w:rsidDel="000F1782">
                <w:rPr>
                  <w:rFonts w:ascii="Lucida Console" w:hAnsi="Lucida Console" w:cs="Lucida Console"/>
                  <w:noProof/>
                  <w:sz w:val="17"/>
                  <w:szCs w:val="17"/>
                  <w:lang w:eastAsia="ja-JP" w:bidi="ar-SA"/>
                </w:rPr>
                <w:delText xml:space="preserve">            &lt;MUSTID&gt;Trainer03&lt;/MUSTID&gt;</w:delText>
              </w:r>
            </w:del>
          </w:p>
          <w:p w14:paraId="495914D0" w14:textId="4CDE557C" w:rsidR="005D6285" w:rsidRPr="005D6285" w:rsidDel="000F1782" w:rsidRDefault="005D6285" w:rsidP="005D6285">
            <w:pPr>
              <w:autoSpaceDE w:val="0"/>
              <w:autoSpaceDN w:val="0"/>
              <w:adjustRightInd w:val="0"/>
              <w:spacing w:line="360" w:lineRule="auto"/>
              <w:rPr>
                <w:del w:id="2323" w:author="Duncan Hardie" w:date="2014-04-15T11:25:00Z"/>
                <w:rFonts w:ascii="Lucida Console" w:hAnsi="Lucida Console" w:cs="Lucida Console"/>
                <w:noProof/>
                <w:sz w:val="17"/>
                <w:szCs w:val="17"/>
                <w:lang w:eastAsia="ja-JP" w:bidi="ar-SA"/>
              </w:rPr>
            </w:pPr>
            <w:del w:id="2324" w:author="Duncan Hardie" w:date="2014-04-15T11:25:00Z">
              <w:r w:rsidRPr="005D6285" w:rsidDel="000F1782">
                <w:rPr>
                  <w:rFonts w:ascii="Lucida Console" w:hAnsi="Lucida Console" w:cs="Lucida Console"/>
                  <w:noProof/>
                  <w:sz w:val="17"/>
                  <w:szCs w:val="17"/>
                  <w:lang w:eastAsia="ja-JP" w:bidi="ar-SA"/>
                </w:rPr>
                <w:delText xml:space="preserve">            &lt;Name&gt;Trainer03&lt;/Name&gt;</w:delText>
              </w:r>
            </w:del>
          </w:p>
          <w:p w14:paraId="79803DA2" w14:textId="088260D3" w:rsidR="005D6285" w:rsidRPr="005D6285" w:rsidDel="000F1782" w:rsidRDefault="005D6285" w:rsidP="005D6285">
            <w:pPr>
              <w:autoSpaceDE w:val="0"/>
              <w:autoSpaceDN w:val="0"/>
              <w:adjustRightInd w:val="0"/>
              <w:spacing w:line="360" w:lineRule="auto"/>
              <w:rPr>
                <w:del w:id="2325" w:author="Duncan Hardie" w:date="2014-04-15T11:25:00Z"/>
                <w:rFonts w:ascii="Lucida Console" w:hAnsi="Lucida Console" w:cs="Lucida Console"/>
                <w:noProof/>
                <w:sz w:val="17"/>
                <w:szCs w:val="17"/>
                <w:lang w:eastAsia="ja-JP" w:bidi="ar-SA"/>
              </w:rPr>
            </w:pPr>
            <w:del w:id="2326" w:author="Duncan Hardie" w:date="2014-04-15T11:25:00Z">
              <w:r w:rsidRPr="005D6285" w:rsidDel="000F1782">
                <w:rPr>
                  <w:rFonts w:ascii="Lucida Console" w:hAnsi="Lucida Console" w:cs="Lucida Console"/>
                  <w:noProof/>
                  <w:sz w:val="17"/>
                  <w:szCs w:val="17"/>
                  <w:lang w:eastAsia="ja-JP" w:bidi="ar-SA"/>
                </w:rPr>
                <w:delText xml:space="preserve">        &lt;/Engineer&gt;</w:delText>
              </w:r>
            </w:del>
          </w:p>
          <w:p w14:paraId="4CF61600" w14:textId="3499F0DC" w:rsidR="005D6285" w:rsidRPr="007D34CC" w:rsidDel="000F1782" w:rsidRDefault="005D6285" w:rsidP="007D34CC">
            <w:pPr>
              <w:autoSpaceDE w:val="0"/>
              <w:autoSpaceDN w:val="0"/>
              <w:adjustRightInd w:val="0"/>
              <w:spacing w:line="360" w:lineRule="auto"/>
              <w:rPr>
                <w:del w:id="2327" w:author="Duncan Hardie" w:date="2014-04-15T11:25:00Z"/>
                <w:rFonts w:ascii="Lucida Console" w:hAnsi="Lucida Console" w:cs="Lucida Console"/>
                <w:noProof/>
                <w:sz w:val="17"/>
                <w:szCs w:val="17"/>
                <w:lang w:eastAsia="ja-JP"/>
              </w:rPr>
            </w:pPr>
            <w:del w:id="2328" w:author="Duncan Hardie" w:date="2014-04-15T11:25:00Z">
              <w:r w:rsidRPr="005D6285" w:rsidDel="000F1782">
                <w:rPr>
                  <w:rFonts w:ascii="Lucida Console" w:hAnsi="Lucida Console" w:cs="Lucida Console"/>
                  <w:noProof/>
                  <w:sz w:val="17"/>
                  <w:szCs w:val="17"/>
                  <w:lang w:eastAsia="ja-JP" w:bidi="ar-SA"/>
                </w:rPr>
                <w:delText xml:space="preserve">    &lt;/Engineers&gt;</w:delText>
              </w:r>
            </w:del>
          </w:p>
          <w:p w14:paraId="182FA791" w14:textId="4A3BAF03" w:rsidR="00560DF3" w:rsidRPr="007D34CC" w:rsidDel="000F1782" w:rsidRDefault="00560DF3" w:rsidP="007D34CC">
            <w:pPr>
              <w:autoSpaceDE w:val="0"/>
              <w:autoSpaceDN w:val="0"/>
              <w:adjustRightInd w:val="0"/>
              <w:spacing w:line="360" w:lineRule="auto"/>
              <w:rPr>
                <w:del w:id="2329" w:author="Duncan Hardie" w:date="2014-04-15T11:25:00Z"/>
                <w:rFonts w:ascii="Lucida Console" w:hAnsi="Lucida Console" w:cs="Lucida Console"/>
                <w:noProof/>
                <w:sz w:val="17"/>
                <w:szCs w:val="17"/>
                <w:lang w:eastAsia="ja-JP"/>
              </w:rPr>
            </w:pPr>
            <w:del w:id="2330" w:author="Duncan Hardie" w:date="2014-04-15T11:25:00Z">
              <w:r w:rsidRPr="007D34CC" w:rsidDel="000F1782">
                <w:rPr>
                  <w:rFonts w:ascii="Lucida Console" w:hAnsi="Lucida Console" w:cs="Lucida Console"/>
                  <w:noProof/>
                  <w:sz w:val="17"/>
                  <w:szCs w:val="17"/>
                  <w:lang w:eastAsia="ja-JP" w:bidi="ar-SA"/>
                </w:rPr>
                <w:delText xml:space="preserve">    &lt;Task&gt;</w:delText>
              </w:r>
            </w:del>
          </w:p>
          <w:p w14:paraId="773C2F41" w14:textId="539E70A6" w:rsidR="00560DF3" w:rsidRPr="007D34CC" w:rsidDel="000F1782" w:rsidRDefault="00560DF3" w:rsidP="007D34CC">
            <w:pPr>
              <w:autoSpaceDE w:val="0"/>
              <w:autoSpaceDN w:val="0"/>
              <w:adjustRightInd w:val="0"/>
              <w:spacing w:line="360" w:lineRule="auto"/>
              <w:rPr>
                <w:del w:id="2331" w:author="Duncan Hardie" w:date="2014-04-15T11:25:00Z"/>
                <w:rFonts w:ascii="Lucida Console" w:hAnsi="Lucida Console" w:cs="Lucida Console"/>
                <w:noProof/>
                <w:sz w:val="17"/>
                <w:szCs w:val="17"/>
                <w:lang w:eastAsia="ja-JP"/>
              </w:rPr>
            </w:pPr>
            <w:del w:id="2332" w:author="Duncan Hardie" w:date="2014-04-15T11:25:00Z">
              <w:r w:rsidRPr="007D34CC" w:rsidDel="000F1782">
                <w:rPr>
                  <w:rFonts w:ascii="Lucida Console" w:hAnsi="Lucida Console" w:cs="Lucida Console"/>
                  <w:noProof/>
                  <w:sz w:val="17"/>
                  <w:szCs w:val="17"/>
                  <w:lang w:eastAsia="ja-JP" w:bidi="ar-SA"/>
                </w:rPr>
                <w:delText xml:space="preserve">        &lt;AppointmentFinish&gt;2013-10-12T09:00:37&lt;/AppointmentFinish&gt;</w:delText>
              </w:r>
            </w:del>
          </w:p>
          <w:p w14:paraId="5AEDB8B0" w14:textId="413F61B3" w:rsidR="00560DF3" w:rsidRPr="007D34CC" w:rsidDel="000F1782" w:rsidRDefault="00560DF3" w:rsidP="007D34CC">
            <w:pPr>
              <w:autoSpaceDE w:val="0"/>
              <w:autoSpaceDN w:val="0"/>
              <w:adjustRightInd w:val="0"/>
              <w:spacing w:line="360" w:lineRule="auto"/>
              <w:rPr>
                <w:del w:id="2333" w:author="Duncan Hardie" w:date="2014-04-15T11:25:00Z"/>
                <w:rFonts w:ascii="Lucida Console" w:hAnsi="Lucida Console" w:cs="Lucida Console"/>
                <w:noProof/>
                <w:sz w:val="17"/>
                <w:szCs w:val="17"/>
                <w:lang w:eastAsia="ja-JP"/>
              </w:rPr>
            </w:pPr>
            <w:del w:id="2334" w:author="Duncan Hardie" w:date="2014-04-15T11:25:00Z">
              <w:r w:rsidRPr="007D34CC" w:rsidDel="000F1782">
                <w:rPr>
                  <w:rFonts w:ascii="Lucida Console" w:hAnsi="Lucida Console" w:cs="Lucida Console"/>
                  <w:noProof/>
                  <w:sz w:val="17"/>
                  <w:szCs w:val="17"/>
                  <w:lang w:eastAsia="ja-JP" w:bidi="ar-SA"/>
                </w:rPr>
                <w:delText xml:space="preserve">        &lt;AppointmentStart&gt;2013-09-27T09:00:37&lt;/AppointmentStart&gt;</w:delText>
              </w:r>
            </w:del>
          </w:p>
          <w:p w14:paraId="6CD31D50" w14:textId="414900A7" w:rsidR="00560DF3" w:rsidRPr="007D34CC" w:rsidDel="000F1782" w:rsidRDefault="00560DF3" w:rsidP="007D34CC">
            <w:pPr>
              <w:autoSpaceDE w:val="0"/>
              <w:autoSpaceDN w:val="0"/>
              <w:adjustRightInd w:val="0"/>
              <w:spacing w:line="360" w:lineRule="auto"/>
              <w:rPr>
                <w:del w:id="2335" w:author="Duncan Hardie" w:date="2014-04-15T11:25:00Z"/>
                <w:rFonts w:ascii="Lucida Console" w:hAnsi="Lucida Console" w:cs="Lucida Console"/>
                <w:noProof/>
                <w:sz w:val="17"/>
                <w:szCs w:val="17"/>
                <w:lang w:eastAsia="ja-JP"/>
              </w:rPr>
            </w:pPr>
            <w:del w:id="2336" w:author="Duncan Hardie" w:date="2014-04-15T11:25:00Z">
              <w:r w:rsidRPr="007D34CC" w:rsidDel="000F1782">
                <w:rPr>
                  <w:rFonts w:ascii="Lucida Console" w:hAnsi="Lucida Console" w:cs="Lucida Console"/>
                  <w:noProof/>
                  <w:sz w:val="17"/>
                  <w:szCs w:val="17"/>
                  <w:lang w:eastAsia="ja-JP" w:bidi="ar-SA"/>
                </w:rPr>
                <w:delText xml:space="preserve">        &lt;Status&gt;</w:delText>
              </w:r>
            </w:del>
          </w:p>
          <w:p w14:paraId="7A187D0C" w14:textId="406D9623" w:rsidR="00560DF3" w:rsidRPr="007D34CC" w:rsidDel="000F1782" w:rsidRDefault="00560DF3" w:rsidP="007D34CC">
            <w:pPr>
              <w:autoSpaceDE w:val="0"/>
              <w:autoSpaceDN w:val="0"/>
              <w:adjustRightInd w:val="0"/>
              <w:spacing w:line="360" w:lineRule="auto"/>
              <w:rPr>
                <w:del w:id="2337" w:author="Duncan Hardie" w:date="2014-04-15T11:25:00Z"/>
                <w:rFonts w:ascii="Lucida Console" w:hAnsi="Lucida Console" w:cs="Lucida Console"/>
                <w:noProof/>
                <w:sz w:val="17"/>
                <w:szCs w:val="17"/>
                <w:lang w:eastAsia="ja-JP"/>
              </w:rPr>
            </w:pPr>
            <w:del w:id="2338" w:author="Duncan Hardie" w:date="2014-04-15T11:25:00Z">
              <w:r w:rsidRPr="007D34CC" w:rsidDel="000F1782">
                <w:rPr>
                  <w:rFonts w:ascii="Lucida Console" w:hAnsi="Lucida Console" w:cs="Lucida Console"/>
                  <w:noProof/>
                  <w:sz w:val="17"/>
                  <w:szCs w:val="17"/>
                  <w:lang w:eastAsia="ja-JP" w:bidi="ar-SA"/>
                </w:rPr>
                <w:delText xml:space="preserve">            &lt;Name&gt;Assigned&lt;/Name&gt;</w:delText>
              </w:r>
            </w:del>
          </w:p>
          <w:p w14:paraId="18822049" w14:textId="088651D4" w:rsidR="00560DF3" w:rsidRPr="007D34CC" w:rsidDel="000F1782" w:rsidRDefault="00560DF3" w:rsidP="007D34CC">
            <w:pPr>
              <w:autoSpaceDE w:val="0"/>
              <w:autoSpaceDN w:val="0"/>
              <w:adjustRightInd w:val="0"/>
              <w:spacing w:line="360" w:lineRule="auto"/>
              <w:rPr>
                <w:del w:id="2339" w:author="Duncan Hardie" w:date="2014-04-15T11:25:00Z"/>
                <w:rFonts w:ascii="Lucida Console" w:hAnsi="Lucida Console" w:cs="Lucida Console"/>
                <w:noProof/>
                <w:sz w:val="17"/>
                <w:szCs w:val="17"/>
                <w:lang w:eastAsia="ja-JP"/>
              </w:rPr>
            </w:pPr>
            <w:del w:id="2340" w:author="Duncan Hardie" w:date="2014-04-15T11:25:00Z">
              <w:r w:rsidRPr="007D34CC" w:rsidDel="000F1782">
                <w:rPr>
                  <w:rFonts w:ascii="Lucida Console" w:hAnsi="Lucida Console" w:cs="Lucida Console"/>
                  <w:noProof/>
                  <w:sz w:val="17"/>
                  <w:szCs w:val="17"/>
                  <w:lang w:eastAsia="ja-JP" w:bidi="ar-SA"/>
                </w:rPr>
                <w:delText xml:space="preserve">        &lt;/Status&gt;</w:delText>
              </w:r>
            </w:del>
          </w:p>
          <w:p w14:paraId="531D4BC9" w14:textId="39FFA29A" w:rsidR="00560DF3" w:rsidRPr="007D34CC" w:rsidDel="000F1782" w:rsidRDefault="00560DF3" w:rsidP="007D34CC">
            <w:pPr>
              <w:autoSpaceDE w:val="0"/>
              <w:autoSpaceDN w:val="0"/>
              <w:adjustRightInd w:val="0"/>
              <w:spacing w:line="360" w:lineRule="auto"/>
              <w:rPr>
                <w:del w:id="2341" w:author="Duncan Hardie" w:date="2014-04-15T11:25:00Z"/>
                <w:rFonts w:ascii="Lucida Console" w:hAnsi="Lucida Console" w:cs="Lucida Console"/>
                <w:noProof/>
                <w:sz w:val="17"/>
                <w:szCs w:val="17"/>
                <w:lang w:eastAsia="ja-JP"/>
              </w:rPr>
            </w:pPr>
            <w:del w:id="2342" w:author="Duncan Hardie" w:date="2014-04-15T11:25:00Z">
              <w:r w:rsidRPr="007D34CC" w:rsidDel="000F1782">
                <w:rPr>
                  <w:rFonts w:ascii="Lucida Console" w:hAnsi="Lucida Console" w:cs="Lucida Console"/>
                  <w:noProof/>
                  <w:sz w:val="17"/>
                  <w:szCs w:val="17"/>
                  <w:lang w:eastAsia="ja-JP" w:bidi="ar-SA"/>
                </w:rPr>
                <w:delText xml:space="preserve">        </w:delText>
              </w:r>
            </w:del>
            <w:del w:id="2343" w:author="Duncan Hardie" w:date="2014-04-15T10:29:00Z">
              <w:r w:rsidRPr="007D34CC" w:rsidDel="00AA61B2">
                <w:rPr>
                  <w:rFonts w:ascii="Lucida Console" w:hAnsi="Lucida Console" w:cs="Lucida Console"/>
                  <w:noProof/>
                  <w:sz w:val="17"/>
                  <w:szCs w:val="17"/>
                  <w:lang w:eastAsia="ja-JP" w:bidi="ar-SA"/>
                </w:rPr>
                <w:delText>&lt;TaskID&gt;FR-A1234567_</w:delText>
              </w:r>
            </w:del>
            <w:del w:id="2344" w:author="Duncan Hardie" w:date="2014-04-15T11:25:00Z">
              <w:r w:rsidRPr="007D34CC" w:rsidDel="000F1782">
                <w:rPr>
                  <w:rFonts w:ascii="Lucida Console" w:hAnsi="Lucida Console" w:cs="Lucida Console"/>
                  <w:noProof/>
                  <w:sz w:val="17"/>
                  <w:szCs w:val="17"/>
                  <w:lang w:eastAsia="ja-JP" w:bidi="ar-SA"/>
                </w:rPr>
                <w:delText>D4_20130927T090037&lt;/TaskID&gt;</w:delText>
              </w:r>
            </w:del>
          </w:p>
          <w:p w14:paraId="75480BF5" w14:textId="6C51F73C" w:rsidR="00753830" w:rsidDel="000F1782" w:rsidRDefault="00560DF3" w:rsidP="00753830">
            <w:pPr>
              <w:autoSpaceDE w:val="0"/>
              <w:autoSpaceDN w:val="0"/>
              <w:adjustRightInd w:val="0"/>
              <w:spacing w:line="360" w:lineRule="auto"/>
              <w:rPr>
                <w:del w:id="2345" w:author="Duncan Hardie" w:date="2014-04-15T11:25:00Z"/>
                <w:rFonts w:ascii="Lucida Console" w:hAnsi="Lucida Console" w:cs="Lucida Console"/>
                <w:noProof/>
                <w:sz w:val="17"/>
                <w:szCs w:val="17"/>
                <w:lang w:eastAsia="ja-JP" w:bidi="ar-SA"/>
              </w:rPr>
            </w:pPr>
            <w:del w:id="2346" w:author="Duncan Hardie" w:date="2014-04-15T11:25:00Z">
              <w:r w:rsidRPr="007D34CC" w:rsidDel="000F1782">
                <w:rPr>
                  <w:rFonts w:ascii="Lucida Console" w:hAnsi="Lucida Console" w:cs="Lucida Console"/>
                  <w:noProof/>
                  <w:sz w:val="17"/>
                  <w:szCs w:val="17"/>
                  <w:lang w:eastAsia="ja-JP" w:bidi="ar-SA"/>
                </w:rPr>
                <w:delText xml:space="preserve">    &lt;/Task&gt;</w:delText>
              </w:r>
            </w:del>
          </w:p>
          <w:p w14:paraId="397915DA" w14:textId="0DB36F57" w:rsidR="00753830" w:rsidRPr="007D34CC" w:rsidDel="000F1782" w:rsidRDefault="00753830" w:rsidP="007D34CC">
            <w:pPr>
              <w:autoSpaceDE w:val="0"/>
              <w:autoSpaceDN w:val="0"/>
              <w:adjustRightInd w:val="0"/>
              <w:spacing w:line="360" w:lineRule="auto"/>
              <w:rPr>
                <w:del w:id="2347" w:author="Duncan Hardie" w:date="2014-04-15T11:25:00Z"/>
                <w:rFonts w:ascii="Lucida Console" w:hAnsi="Lucida Console" w:cs="Lucida Console"/>
                <w:sz w:val="17"/>
                <w:szCs w:val="17"/>
                <w:lang w:eastAsia="ja-JP" w:bidi="ar-SA"/>
              </w:rPr>
            </w:pPr>
            <w:del w:id="2348" w:author="Duncan Hardie" w:date="2014-04-15T11:25:00Z">
              <w:r w:rsidRPr="00753830" w:rsidDel="000F1782">
                <w:rPr>
                  <w:rFonts w:ascii="Lucida Console" w:hAnsi="Lucida Console" w:cs="Lucida Console"/>
                  <w:sz w:val="17"/>
                  <w:szCs w:val="17"/>
                  <w:lang w:eastAsia="ja-JP" w:bidi="ar-SA"/>
                </w:rPr>
                <w:delText>&lt;Assignment&gt;&lt;Finish&gt;2013-12-02T14:00:00&lt;/Finish&gt;&lt;Start&gt;2013-12-02T13:30:00&lt;/Start&gt;&lt;/Assignment&gt;</w:delText>
              </w:r>
            </w:del>
          </w:p>
          <w:p w14:paraId="35DE37B8" w14:textId="525DDB04" w:rsidR="00560DF3" w:rsidRPr="007D34CC" w:rsidDel="000F1782" w:rsidRDefault="00560DF3" w:rsidP="007D34CC">
            <w:pPr>
              <w:autoSpaceDE w:val="0"/>
              <w:autoSpaceDN w:val="0"/>
              <w:adjustRightInd w:val="0"/>
              <w:spacing w:line="360" w:lineRule="auto"/>
              <w:rPr>
                <w:del w:id="2349" w:author="Duncan Hardie" w:date="2014-04-15T11:25:00Z"/>
                <w:rFonts w:ascii="Lucida Console" w:hAnsi="Lucida Console" w:cs="Lucida Console"/>
                <w:noProof/>
                <w:sz w:val="17"/>
                <w:szCs w:val="17"/>
                <w:lang w:eastAsia="ja-JP"/>
              </w:rPr>
            </w:pPr>
            <w:del w:id="2350" w:author="Duncan Hardie" w:date="2014-04-15T11:25:00Z">
              <w:r w:rsidRPr="007D34CC" w:rsidDel="000F1782">
                <w:rPr>
                  <w:rFonts w:ascii="Lucida Console" w:hAnsi="Lucida Console" w:cs="Lucida Console"/>
                  <w:noProof/>
                  <w:sz w:val="17"/>
                  <w:szCs w:val="17"/>
                  <w:lang w:eastAsia="ja-JP" w:bidi="ar-SA"/>
                </w:rPr>
                <w:delText xml:space="preserve">    &lt;PrevTask&gt;</w:delText>
              </w:r>
            </w:del>
          </w:p>
          <w:p w14:paraId="290C5CAC" w14:textId="482DB746" w:rsidR="00560DF3" w:rsidRPr="007D34CC" w:rsidDel="000F1782" w:rsidRDefault="00560DF3" w:rsidP="007D34CC">
            <w:pPr>
              <w:autoSpaceDE w:val="0"/>
              <w:autoSpaceDN w:val="0"/>
              <w:adjustRightInd w:val="0"/>
              <w:spacing w:line="360" w:lineRule="auto"/>
              <w:rPr>
                <w:del w:id="2351" w:author="Duncan Hardie" w:date="2014-04-15T11:25:00Z"/>
                <w:rFonts w:ascii="Lucida Console" w:hAnsi="Lucida Console" w:cs="Lucida Console"/>
                <w:noProof/>
                <w:sz w:val="17"/>
                <w:szCs w:val="17"/>
                <w:lang w:eastAsia="ja-JP"/>
              </w:rPr>
            </w:pPr>
            <w:del w:id="2352" w:author="Duncan Hardie" w:date="2014-04-15T11:25:00Z">
              <w:r w:rsidRPr="007D34CC" w:rsidDel="000F1782">
                <w:rPr>
                  <w:rFonts w:ascii="Lucida Console" w:hAnsi="Lucida Console" w:cs="Lucida Console"/>
                  <w:noProof/>
                  <w:sz w:val="17"/>
                  <w:szCs w:val="17"/>
                  <w:lang w:eastAsia="ja-JP" w:bidi="ar-SA"/>
                </w:rPr>
                <w:delText xml:space="preserve">        &lt;Task&gt;</w:delText>
              </w:r>
            </w:del>
          </w:p>
          <w:p w14:paraId="5A4BE941" w14:textId="5DFCF86D" w:rsidR="00560DF3" w:rsidRPr="007D34CC" w:rsidDel="000F1782" w:rsidRDefault="00560DF3" w:rsidP="007D34CC">
            <w:pPr>
              <w:autoSpaceDE w:val="0"/>
              <w:autoSpaceDN w:val="0"/>
              <w:adjustRightInd w:val="0"/>
              <w:spacing w:line="360" w:lineRule="auto"/>
              <w:rPr>
                <w:del w:id="2353" w:author="Duncan Hardie" w:date="2014-04-15T11:25:00Z"/>
                <w:rFonts w:ascii="Lucida Console" w:hAnsi="Lucida Console" w:cs="Lucida Console"/>
                <w:noProof/>
                <w:sz w:val="17"/>
                <w:szCs w:val="17"/>
                <w:lang w:eastAsia="ja-JP"/>
              </w:rPr>
            </w:pPr>
            <w:del w:id="2354" w:author="Duncan Hardie" w:date="2014-04-15T11:25:00Z">
              <w:r w:rsidRPr="007D34CC" w:rsidDel="000F1782">
                <w:rPr>
                  <w:rFonts w:ascii="Lucida Console" w:hAnsi="Lucida Console" w:cs="Lucida Console"/>
                  <w:noProof/>
                  <w:sz w:val="17"/>
                  <w:szCs w:val="17"/>
                  <w:lang w:eastAsia="ja-JP" w:bidi="ar-SA"/>
                </w:rPr>
                <w:delText xml:space="preserve">            &lt;AppointmentFinish&gt;2013-10-12T09:00:37&lt;/AppointmentFinish&gt;</w:delText>
              </w:r>
            </w:del>
          </w:p>
          <w:p w14:paraId="2D405A5A" w14:textId="48B0B7CB" w:rsidR="00560DF3" w:rsidRPr="007D34CC" w:rsidDel="000F1782" w:rsidRDefault="00560DF3" w:rsidP="007D34CC">
            <w:pPr>
              <w:autoSpaceDE w:val="0"/>
              <w:autoSpaceDN w:val="0"/>
              <w:adjustRightInd w:val="0"/>
              <w:spacing w:line="360" w:lineRule="auto"/>
              <w:rPr>
                <w:del w:id="2355" w:author="Duncan Hardie" w:date="2014-04-15T11:25:00Z"/>
                <w:rFonts w:ascii="Lucida Console" w:hAnsi="Lucida Console" w:cs="Lucida Console"/>
                <w:noProof/>
                <w:sz w:val="17"/>
                <w:szCs w:val="17"/>
                <w:lang w:eastAsia="ja-JP"/>
              </w:rPr>
            </w:pPr>
            <w:del w:id="2356" w:author="Duncan Hardie" w:date="2014-04-15T11:25:00Z">
              <w:r w:rsidRPr="007D34CC" w:rsidDel="000F1782">
                <w:rPr>
                  <w:rFonts w:ascii="Lucida Console" w:hAnsi="Lucida Console" w:cs="Lucida Console"/>
                  <w:noProof/>
                  <w:sz w:val="17"/>
                  <w:szCs w:val="17"/>
                  <w:lang w:eastAsia="ja-JP" w:bidi="ar-SA"/>
                </w:rPr>
                <w:delText xml:space="preserve">            &lt;AppointmentStart&gt;2013-09-27T09:00:37&lt;/AppointmentStart&gt;</w:delText>
              </w:r>
            </w:del>
          </w:p>
          <w:p w14:paraId="18D6EC37" w14:textId="2B5ABAB7" w:rsidR="00560DF3" w:rsidRPr="007D34CC" w:rsidDel="000F1782" w:rsidRDefault="00560DF3" w:rsidP="007D34CC">
            <w:pPr>
              <w:autoSpaceDE w:val="0"/>
              <w:autoSpaceDN w:val="0"/>
              <w:adjustRightInd w:val="0"/>
              <w:spacing w:line="360" w:lineRule="auto"/>
              <w:rPr>
                <w:del w:id="2357" w:author="Duncan Hardie" w:date="2014-04-15T11:25:00Z"/>
                <w:rFonts w:ascii="Lucida Console" w:hAnsi="Lucida Console" w:cs="Lucida Console"/>
                <w:noProof/>
                <w:sz w:val="17"/>
                <w:szCs w:val="17"/>
                <w:lang w:eastAsia="ja-JP"/>
              </w:rPr>
            </w:pPr>
            <w:del w:id="2358" w:author="Duncan Hardie" w:date="2014-04-15T11:25:00Z">
              <w:r w:rsidRPr="007D34CC" w:rsidDel="000F1782">
                <w:rPr>
                  <w:rFonts w:ascii="Lucida Console" w:hAnsi="Lucida Console" w:cs="Lucida Console"/>
                  <w:noProof/>
                  <w:sz w:val="17"/>
                  <w:szCs w:val="17"/>
                  <w:lang w:eastAsia="ja-JP" w:bidi="ar-SA"/>
                </w:rPr>
                <w:delText xml:space="preserve">            </w:delText>
              </w:r>
            </w:del>
            <w:del w:id="2359" w:author="Duncan Hardie" w:date="2014-04-15T10:29:00Z">
              <w:r w:rsidRPr="007D34CC" w:rsidDel="00AA61B2">
                <w:rPr>
                  <w:rFonts w:ascii="Lucida Console" w:hAnsi="Lucida Console" w:cs="Lucida Console"/>
                  <w:noProof/>
                  <w:sz w:val="17"/>
                  <w:szCs w:val="17"/>
                  <w:lang w:eastAsia="ja-JP" w:bidi="ar-SA"/>
                </w:rPr>
                <w:delText>&lt;TaskID&gt;FR-A1234567_</w:delText>
              </w:r>
            </w:del>
            <w:del w:id="2360" w:author="Duncan Hardie" w:date="2014-04-15T11:25:00Z">
              <w:r w:rsidRPr="007D34CC" w:rsidDel="000F1782">
                <w:rPr>
                  <w:rFonts w:ascii="Lucida Console" w:hAnsi="Lucida Console" w:cs="Lucida Console"/>
                  <w:noProof/>
                  <w:sz w:val="17"/>
                  <w:szCs w:val="17"/>
                  <w:lang w:eastAsia="ja-JP" w:bidi="ar-SA"/>
                </w:rPr>
                <w:delText>D4_20130927T090037&lt;/TaskID&gt;</w:delText>
              </w:r>
            </w:del>
          </w:p>
          <w:p w14:paraId="0830B255" w14:textId="3DF1BBDE" w:rsidR="00560DF3" w:rsidRPr="007D34CC" w:rsidDel="000F1782" w:rsidRDefault="00560DF3" w:rsidP="007D34CC">
            <w:pPr>
              <w:autoSpaceDE w:val="0"/>
              <w:autoSpaceDN w:val="0"/>
              <w:adjustRightInd w:val="0"/>
              <w:spacing w:line="360" w:lineRule="auto"/>
              <w:rPr>
                <w:del w:id="2361" w:author="Duncan Hardie" w:date="2014-04-15T11:25:00Z"/>
                <w:rFonts w:ascii="Lucida Console" w:hAnsi="Lucida Console" w:cs="Lucida Console"/>
                <w:noProof/>
                <w:sz w:val="17"/>
                <w:szCs w:val="17"/>
                <w:lang w:eastAsia="ja-JP"/>
              </w:rPr>
            </w:pPr>
            <w:del w:id="2362" w:author="Duncan Hardie" w:date="2014-04-15T11:25:00Z">
              <w:r w:rsidRPr="007D34CC" w:rsidDel="000F1782">
                <w:rPr>
                  <w:rFonts w:ascii="Lucida Console" w:hAnsi="Lucida Console" w:cs="Lucida Console"/>
                  <w:noProof/>
                  <w:sz w:val="17"/>
                  <w:szCs w:val="17"/>
                  <w:lang w:eastAsia="ja-JP" w:bidi="ar-SA"/>
                </w:rPr>
                <w:delText xml:space="preserve">        &lt;/Task&gt;</w:delText>
              </w:r>
            </w:del>
          </w:p>
          <w:p w14:paraId="4F360AC5" w14:textId="72042805" w:rsidR="00560DF3" w:rsidRPr="007D34CC" w:rsidDel="000F1782" w:rsidRDefault="00560DF3" w:rsidP="007D34CC">
            <w:pPr>
              <w:autoSpaceDE w:val="0"/>
              <w:autoSpaceDN w:val="0"/>
              <w:adjustRightInd w:val="0"/>
              <w:spacing w:line="360" w:lineRule="auto"/>
              <w:rPr>
                <w:del w:id="2363" w:author="Duncan Hardie" w:date="2014-04-15T11:25:00Z"/>
                <w:rFonts w:ascii="Lucida Console" w:hAnsi="Lucida Console" w:cs="Lucida Console"/>
                <w:noProof/>
                <w:sz w:val="17"/>
                <w:szCs w:val="17"/>
                <w:lang w:eastAsia="ja-JP"/>
              </w:rPr>
            </w:pPr>
            <w:del w:id="2364" w:author="Duncan Hardie" w:date="2014-04-15T11:25:00Z">
              <w:r w:rsidRPr="007D34CC" w:rsidDel="000F1782">
                <w:rPr>
                  <w:rFonts w:ascii="Lucida Console" w:hAnsi="Lucida Console" w:cs="Lucida Console"/>
                  <w:noProof/>
                  <w:sz w:val="17"/>
                  <w:szCs w:val="17"/>
                  <w:lang w:eastAsia="ja-JP" w:bidi="ar-SA"/>
                </w:rPr>
                <w:delText xml:space="preserve">    &lt;/PrevTask&gt;</w:delText>
              </w:r>
            </w:del>
          </w:p>
          <w:p w14:paraId="4E9FA74E" w14:textId="248038BC" w:rsidR="002C35F0" w:rsidRPr="007D34CC" w:rsidRDefault="00560DF3" w:rsidP="007D34CC">
            <w:pPr>
              <w:autoSpaceDE w:val="0"/>
              <w:autoSpaceDN w:val="0"/>
              <w:adjustRightInd w:val="0"/>
              <w:spacing w:line="360" w:lineRule="auto"/>
              <w:rPr>
                <w:rFonts w:ascii="Lucida Console" w:hAnsi="Lucida Console" w:cs="Lucida Console"/>
                <w:noProof/>
                <w:sz w:val="17"/>
                <w:szCs w:val="17"/>
                <w:lang w:eastAsia="ja-JP"/>
              </w:rPr>
            </w:pPr>
            <w:del w:id="2365" w:author="Duncan Hardie" w:date="2014-04-15T11:25:00Z">
              <w:r w:rsidRPr="007D34CC" w:rsidDel="000F1782">
                <w:rPr>
                  <w:rFonts w:ascii="Lucida Console" w:hAnsi="Lucida Console" w:cs="Lucida Console"/>
                  <w:noProof/>
                  <w:sz w:val="17"/>
                  <w:szCs w:val="17"/>
                  <w:lang w:eastAsia="ja-JP" w:bidi="ar-SA"/>
                </w:rPr>
                <w:delText>&lt;/TaskStatusAcknowledged&gt;</w:delText>
              </w:r>
            </w:del>
          </w:p>
        </w:tc>
      </w:tr>
    </w:tbl>
    <w:p w14:paraId="3ABD6995" w14:textId="1F8C4FA3" w:rsidR="00560DF3" w:rsidRDefault="00560DF3" w:rsidP="00560DF3">
      <w:pPr>
        <w:pStyle w:val="Heading4"/>
      </w:pPr>
      <w:r w:rsidRPr="00560DF3">
        <w:lastRenderedPageBreak/>
        <w:t>TaskStatusCancel</w:t>
      </w:r>
      <w:r w:rsidR="0025684D">
        <w:t>l</w:t>
      </w:r>
      <w:r w:rsidRPr="00560DF3">
        <w:t>ed</w:t>
      </w:r>
    </w:p>
    <w:tbl>
      <w:tblPr>
        <w:tblW w:w="0" w:type="auto"/>
        <w:tblLook w:val="04A0" w:firstRow="1" w:lastRow="0" w:firstColumn="1" w:lastColumn="0" w:noHBand="0" w:noVBand="1"/>
      </w:tblPr>
      <w:tblGrid>
        <w:gridCol w:w="10296"/>
      </w:tblGrid>
      <w:tr w:rsidR="00560DF3" w:rsidRPr="00CB584C" w14:paraId="2C77C0D5" w14:textId="77777777" w:rsidTr="007D34CC">
        <w:tc>
          <w:tcPr>
            <w:tcW w:w="10296" w:type="dxa"/>
          </w:tcPr>
          <w:p w14:paraId="4380CE32" w14:textId="77777777" w:rsidR="00CB2785" w:rsidRPr="00CB2785" w:rsidRDefault="00CB2785" w:rsidP="00CB2785">
            <w:pPr>
              <w:autoSpaceDE w:val="0"/>
              <w:autoSpaceDN w:val="0"/>
              <w:adjustRightInd w:val="0"/>
              <w:spacing w:line="360" w:lineRule="auto"/>
              <w:rPr>
                <w:ins w:id="2366" w:author="Duncan Hardie" w:date="2014-04-15T11:27:00Z"/>
                <w:rFonts w:ascii="Lucida Console" w:hAnsi="Lucida Console" w:cs="Lucida Console"/>
                <w:noProof/>
                <w:sz w:val="17"/>
                <w:szCs w:val="17"/>
                <w:lang w:eastAsia="ja-JP" w:bidi="ar-SA"/>
              </w:rPr>
            </w:pPr>
            <w:ins w:id="2367" w:author="Duncan Hardie" w:date="2014-04-15T11:27:00Z">
              <w:r w:rsidRPr="00CB2785">
                <w:rPr>
                  <w:rFonts w:ascii="Lucida Console" w:hAnsi="Lucida Console" w:cs="Lucida Console"/>
                  <w:noProof/>
                  <w:sz w:val="17"/>
                  <w:szCs w:val="17"/>
                  <w:lang w:eastAsia="ja-JP" w:bidi="ar-SA"/>
                </w:rPr>
                <w:t>&lt;TaskStatusCancelled Destination="TaskRevisions" CreatedBy="CSODPROD\kat.orr"&gt;</w:t>
              </w:r>
            </w:ins>
          </w:p>
          <w:p w14:paraId="3F733C51" w14:textId="77777777" w:rsidR="00CB2785" w:rsidRPr="00CB2785" w:rsidRDefault="00CB2785" w:rsidP="00CB2785">
            <w:pPr>
              <w:autoSpaceDE w:val="0"/>
              <w:autoSpaceDN w:val="0"/>
              <w:adjustRightInd w:val="0"/>
              <w:spacing w:line="360" w:lineRule="auto"/>
              <w:rPr>
                <w:ins w:id="2368" w:author="Duncan Hardie" w:date="2014-04-15T11:27:00Z"/>
                <w:rFonts w:ascii="Lucida Console" w:hAnsi="Lucida Console" w:cs="Lucida Console"/>
                <w:noProof/>
                <w:sz w:val="17"/>
                <w:szCs w:val="17"/>
                <w:lang w:eastAsia="ja-JP" w:bidi="ar-SA"/>
              </w:rPr>
            </w:pPr>
            <w:ins w:id="2369" w:author="Duncan Hardie" w:date="2014-04-15T11:27:00Z">
              <w:r w:rsidRPr="00CB2785">
                <w:rPr>
                  <w:rFonts w:ascii="Lucida Console" w:hAnsi="Lucida Console" w:cs="Lucida Console"/>
                  <w:noProof/>
                  <w:sz w:val="17"/>
                  <w:szCs w:val="17"/>
                  <w:lang w:eastAsia="ja-JP" w:bidi="ar-SA"/>
                </w:rPr>
                <w:t xml:space="preserve">  &lt;Task&gt;</w:t>
              </w:r>
            </w:ins>
          </w:p>
          <w:p w14:paraId="42DDB556" w14:textId="77777777" w:rsidR="00CB2785" w:rsidRPr="00CB2785" w:rsidRDefault="00CB2785" w:rsidP="00CB2785">
            <w:pPr>
              <w:autoSpaceDE w:val="0"/>
              <w:autoSpaceDN w:val="0"/>
              <w:adjustRightInd w:val="0"/>
              <w:spacing w:line="360" w:lineRule="auto"/>
              <w:rPr>
                <w:ins w:id="2370" w:author="Duncan Hardie" w:date="2014-04-15T11:27:00Z"/>
                <w:rFonts w:ascii="Lucida Console" w:hAnsi="Lucida Console" w:cs="Lucida Console"/>
                <w:noProof/>
                <w:sz w:val="17"/>
                <w:szCs w:val="17"/>
                <w:lang w:eastAsia="ja-JP" w:bidi="ar-SA"/>
              </w:rPr>
            </w:pPr>
            <w:ins w:id="2371" w:author="Duncan Hardie" w:date="2014-04-15T11:27:00Z">
              <w:r w:rsidRPr="00CB2785">
                <w:rPr>
                  <w:rFonts w:ascii="Lucida Console" w:hAnsi="Lucida Console" w:cs="Lucida Console"/>
                  <w:noProof/>
                  <w:sz w:val="17"/>
                  <w:szCs w:val="17"/>
                  <w:lang w:eastAsia="ja-JP" w:bidi="ar-SA"/>
                </w:rPr>
                <w:t xml:space="preserve">    &lt;AppointmentFinish&gt;2014-04-08T13:00:00&lt;/AppointmentFinish&gt;</w:t>
              </w:r>
            </w:ins>
          </w:p>
          <w:p w14:paraId="4E8269C6" w14:textId="77777777" w:rsidR="00CB2785" w:rsidRPr="00CB2785" w:rsidRDefault="00CB2785" w:rsidP="00CB2785">
            <w:pPr>
              <w:autoSpaceDE w:val="0"/>
              <w:autoSpaceDN w:val="0"/>
              <w:adjustRightInd w:val="0"/>
              <w:spacing w:line="360" w:lineRule="auto"/>
              <w:rPr>
                <w:ins w:id="2372" w:author="Duncan Hardie" w:date="2014-04-15T11:27:00Z"/>
                <w:rFonts w:ascii="Lucida Console" w:hAnsi="Lucida Console" w:cs="Lucida Console"/>
                <w:noProof/>
                <w:sz w:val="17"/>
                <w:szCs w:val="17"/>
                <w:lang w:eastAsia="ja-JP" w:bidi="ar-SA"/>
              </w:rPr>
            </w:pPr>
            <w:ins w:id="2373" w:author="Duncan Hardie" w:date="2014-04-15T11:27:00Z">
              <w:r w:rsidRPr="00CB2785">
                <w:rPr>
                  <w:rFonts w:ascii="Lucida Console" w:hAnsi="Lucida Console" w:cs="Lucida Console"/>
                  <w:noProof/>
                  <w:sz w:val="17"/>
                  <w:szCs w:val="17"/>
                  <w:lang w:eastAsia="ja-JP" w:bidi="ar-SA"/>
                </w:rPr>
                <w:t xml:space="preserve">    &lt;AppointmentStart&gt;2014-04-08T08:00:00&lt;/AppointmentStart&gt;</w:t>
              </w:r>
            </w:ins>
          </w:p>
          <w:p w14:paraId="7C20C058" w14:textId="77777777" w:rsidR="00CB2785" w:rsidRPr="00CB2785" w:rsidRDefault="00CB2785" w:rsidP="00CB2785">
            <w:pPr>
              <w:autoSpaceDE w:val="0"/>
              <w:autoSpaceDN w:val="0"/>
              <w:adjustRightInd w:val="0"/>
              <w:spacing w:line="360" w:lineRule="auto"/>
              <w:rPr>
                <w:ins w:id="2374" w:author="Duncan Hardie" w:date="2014-04-15T11:27:00Z"/>
                <w:rFonts w:ascii="Lucida Console" w:hAnsi="Lucida Console" w:cs="Lucida Console"/>
                <w:noProof/>
                <w:sz w:val="17"/>
                <w:szCs w:val="17"/>
                <w:lang w:eastAsia="ja-JP" w:bidi="ar-SA"/>
              </w:rPr>
            </w:pPr>
            <w:ins w:id="2375" w:author="Duncan Hardie" w:date="2014-04-15T11:27:00Z">
              <w:r w:rsidRPr="00CB2785">
                <w:rPr>
                  <w:rFonts w:ascii="Lucida Console" w:hAnsi="Lucida Console" w:cs="Lucida Console"/>
                  <w:noProof/>
                  <w:sz w:val="17"/>
                  <w:szCs w:val="17"/>
                  <w:lang w:eastAsia="ja-JP" w:bidi="ar-SA"/>
                </w:rPr>
                <w:t xml:space="preserve">    &lt;Status&gt;</w:t>
              </w:r>
            </w:ins>
          </w:p>
          <w:p w14:paraId="0F7FF3FF" w14:textId="77777777" w:rsidR="00CB2785" w:rsidRPr="00CB2785" w:rsidRDefault="00CB2785" w:rsidP="00CB2785">
            <w:pPr>
              <w:autoSpaceDE w:val="0"/>
              <w:autoSpaceDN w:val="0"/>
              <w:adjustRightInd w:val="0"/>
              <w:spacing w:line="360" w:lineRule="auto"/>
              <w:rPr>
                <w:ins w:id="2376" w:author="Duncan Hardie" w:date="2014-04-15T11:27:00Z"/>
                <w:rFonts w:ascii="Lucida Console" w:hAnsi="Lucida Console" w:cs="Lucida Console"/>
                <w:noProof/>
                <w:sz w:val="17"/>
                <w:szCs w:val="17"/>
                <w:lang w:eastAsia="ja-JP" w:bidi="ar-SA"/>
              </w:rPr>
            </w:pPr>
            <w:ins w:id="2377" w:author="Duncan Hardie" w:date="2014-04-15T11:27:00Z">
              <w:r w:rsidRPr="00CB2785">
                <w:rPr>
                  <w:rFonts w:ascii="Lucida Console" w:hAnsi="Lucida Console" w:cs="Lucida Console"/>
                  <w:noProof/>
                  <w:sz w:val="17"/>
                  <w:szCs w:val="17"/>
                  <w:lang w:eastAsia="ja-JP" w:bidi="ar-SA"/>
                </w:rPr>
                <w:t xml:space="preserve">      &lt;Name&gt;Cancelled&lt;/Name&gt;</w:t>
              </w:r>
            </w:ins>
          </w:p>
          <w:p w14:paraId="3AC03336" w14:textId="77777777" w:rsidR="00CB2785" w:rsidRPr="00CB2785" w:rsidRDefault="00CB2785" w:rsidP="00CB2785">
            <w:pPr>
              <w:autoSpaceDE w:val="0"/>
              <w:autoSpaceDN w:val="0"/>
              <w:adjustRightInd w:val="0"/>
              <w:spacing w:line="360" w:lineRule="auto"/>
              <w:rPr>
                <w:ins w:id="2378" w:author="Duncan Hardie" w:date="2014-04-15T11:27:00Z"/>
                <w:rFonts w:ascii="Lucida Console" w:hAnsi="Lucida Console" w:cs="Lucida Console"/>
                <w:noProof/>
                <w:sz w:val="17"/>
                <w:szCs w:val="17"/>
                <w:lang w:eastAsia="ja-JP" w:bidi="ar-SA"/>
              </w:rPr>
            </w:pPr>
            <w:ins w:id="2379" w:author="Duncan Hardie" w:date="2014-04-15T11:27:00Z">
              <w:r w:rsidRPr="00CB2785">
                <w:rPr>
                  <w:rFonts w:ascii="Lucida Console" w:hAnsi="Lucida Console" w:cs="Lucida Console"/>
                  <w:noProof/>
                  <w:sz w:val="17"/>
                  <w:szCs w:val="17"/>
                  <w:lang w:eastAsia="ja-JP" w:bidi="ar-SA"/>
                </w:rPr>
                <w:t xml:space="preserve">    &lt;/Status&gt;</w:t>
              </w:r>
            </w:ins>
          </w:p>
          <w:p w14:paraId="7A797395" w14:textId="77777777" w:rsidR="00CB2785" w:rsidRPr="00CB2785" w:rsidRDefault="00CB2785" w:rsidP="00CB2785">
            <w:pPr>
              <w:autoSpaceDE w:val="0"/>
              <w:autoSpaceDN w:val="0"/>
              <w:adjustRightInd w:val="0"/>
              <w:spacing w:line="360" w:lineRule="auto"/>
              <w:rPr>
                <w:ins w:id="2380" w:author="Duncan Hardie" w:date="2014-04-15T11:27:00Z"/>
                <w:rFonts w:ascii="Lucida Console" w:hAnsi="Lucida Console" w:cs="Lucida Console"/>
                <w:noProof/>
                <w:sz w:val="17"/>
                <w:szCs w:val="17"/>
                <w:lang w:eastAsia="ja-JP" w:bidi="ar-SA"/>
              </w:rPr>
            </w:pPr>
            <w:ins w:id="2381" w:author="Duncan Hardie" w:date="2014-04-15T11:27:00Z">
              <w:r w:rsidRPr="00CB2785">
                <w:rPr>
                  <w:rFonts w:ascii="Lucida Console" w:hAnsi="Lucida Console" w:cs="Lucida Console"/>
                  <w:noProof/>
                  <w:sz w:val="17"/>
                  <w:szCs w:val="17"/>
                  <w:lang w:eastAsia="ja-JP" w:bidi="ar-SA"/>
                </w:rPr>
                <w:t xml:space="preserve">    &lt;TaskID&gt;D8537141_GB-3982_20140408T090000&lt;/TaskID&gt;</w:t>
              </w:r>
            </w:ins>
          </w:p>
          <w:p w14:paraId="20541A96" w14:textId="77777777" w:rsidR="00CB2785" w:rsidRPr="00CB2785" w:rsidRDefault="00CB2785" w:rsidP="00CB2785">
            <w:pPr>
              <w:autoSpaceDE w:val="0"/>
              <w:autoSpaceDN w:val="0"/>
              <w:adjustRightInd w:val="0"/>
              <w:spacing w:line="360" w:lineRule="auto"/>
              <w:rPr>
                <w:ins w:id="2382" w:author="Duncan Hardie" w:date="2014-04-15T11:27:00Z"/>
                <w:rFonts w:ascii="Lucida Console" w:hAnsi="Lucida Console" w:cs="Lucida Console"/>
                <w:noProof/>
                <w:sz w:val="17"/>
                <w:szCs w:val="17"/>
                <w:lang w:eastAsia="ja-JP" w:bidi="ar-SA"/>
              </w:rPr>
            </w:pPr>
            <w:ins w:id="2383" w:author="Duncan Hardie" w:date="2014-04-15T11:27:00Z">
              <w:r w:rsidRPr="00CB2785">
                <w:rPr>
                  <w:rFonts w:ascii="Lucida Console" w:hAnsi="Lucida Console" w:cs="Lucida Console"/>
                  <w:noProof/>
                  <w:sz w:val="17"/>
                  <w:szCs w:val="17"/>
                  <w:lang w:eastAsia="ja-JP" w:bidi="ar-SA"/>
                </w:rPr>
                <w:t xml:space="preserve">  &lt;/Task&gt;</w:t>
              </w:r>
            </w:ins>
          </w:p>
          <w:p w14:paraId="558C9EEB" w14:textId="77777777" w:rsidR="00CB2785" w:rsidRPr="00CB2785" w:rsidRDefault="00CB2785" w:rsidP="00CB2785">
            <w:pPr>
              <w:autoSpaceDE w:val="0"/>
              <w:autoSpaceDN w:val="0"/>
              <w:adjustRightInd w:val="0"/>
              <w:spacing w:line="360" w:lineRule="auto"/>
              <w:rPr>
                <w:ins w:id="2384" w:author="Duncan Hardie" w:date="2014-04-15T11:27:00Z"/>
                <w:rFonts w:ascii="Lucida Console" w:hAnsi="Lucida Console" w:cs="Lucida Console"/>
                <w:noProof/>
                <w:sz w:val="17"/>
                <w:szCs w:val="17"/>
                <w:lang w:eastAsia="ja-JP" w:bidi="ar-SA"/>
              </w:rPr>
            </w:pPr>
            <w:ins w:id="2385" w:author="Duncan Hardie" w:date="2014-04-15T11:27:00Z">
              <w:r w:rsidRPr="00CB2785">
                <w:rPr>
                  <w:rFonts w:ascii="Lucida Console" w:hAnsi="Lucida Console" w:cs="Lucida Console"/>
                  <w:noProof/>
                  <w:sz w:val="17"/>
                  <w:szCs w:val="17"/>
                  <w:lang w:eastAsia="ja-JP" w:bidi="ar-SA"/>
                </w:rPr>
                <w:t xml:space="preserve">  &lt;PrevTask&gt;</w:t>
              </w:r>
            </w:ins>
          </w:p>
          <w:p w14:paraId="0EB98094" w14:textId="77777777" w:rsidR="00CB2785" w:rsidRPr="00CB2785" w:rsidRDefault="00CB2785" w:rsidP="00CB2785">
            <w:pPr>
              <w:autoSpaceDE w:val="0"/>
              <w:autoSpaceDN w:val="0"/>
              <w:adjustRightInd w:val="0"/>
              <w:spacing w:line="360" w:lineRule="auto"/>
              <w:rPr>
                <w:ins w:id="2386" w:author="Duncan Hardie" w:date="2014-04-15T11:27:00Z"/>
                <w:rFonts w:ascii="Lucida Console" w:hAnsi="Lucida Console" w:cs="Lucida Console"/>
                <w:noProof/>
                <w:sz w:val="17"/>
                <w:szCs w:val="17"/>
                <w:lang w:eastAsia="ja-JP" w:bidi="ar-SA"/>
              </w:rPr>
            </w:pPr>
            <w:ins w:id="2387" w:author="Duncan Hardie" w:date="2014-04-15T11:27:00Z">
              <w:r w:rsidRPr="00CB2785">
                <w:rPr>
                  <w:rFonts w:ascii="Lucida Console" w:hAnsi="Lucida Console" w:cs="Lucida Console"/>
                  <w:noProof/>
                  <w:sz w:val="17"/>
                  <w:szCs w:val="17"/>
                  <w:lang w:eastAsia="ja-JP" w:bidi="ar-SA"/>
                </w:rPr>
                <w:t xml:space="preserve">    &lt;Task&gt;</w:t>
              </w:r>
            </w:ins>
          </w:p>
          <w:p w14:paraId="7D86741F" w14:textId="77777777" w:rsidR="00CB2785" w:rsidRPr="00CB2785" w:rsidRDefault="00CB2785" w:rsidP="00CB2785">
            <w:pPr>
              <w:autoSpaceDE w:val="0"/>
              <w:autoSpaceDN w:val="0"/>
              <w:adjustRightInd w:val="0"/>
              <w:spacing w:line="360" w:lineRule="auto"/>
              <w:rPr>
                <w:ins w:id="2388" w:author="Duncan Hardie" w:date="2014-04-15T11:27:00Z"/>
                <w:rFonts w:ascii="Lucida Console" w:hAnsi="Lucida Console" w:cs="Lucida Console"/>
                <w:noProof/>
                <w:sz w:val="17"/>
                <w:szCs w:val="17"/>
                <w:lang w:eastAsia="ja-JP" w:bidi="ar-SA"/>
              </w:rPr>
            </w:pPr>
            <w:ins w:id="2389" w:author="Duncan Hardie" w:date="2014-04-15T11:27:00Z">
              <w:r w:rsidRPr="00CB2785">
                <w:rPr>
                  <w:rFonts w:ascii="Lucida Console" w:hAnsi="Lucida Console" w:cs="Lucida Console"/>
                  <w:noProof/>
                  <w:sz w:val="17"/>
                  <w:szCs w:val="17"/>
                  <w:lang w:eastAsia="ja-JP" w:bidi="ar-SA"/>
                </w:rPr>
                <w:t xml:space="preserve">      &lt;AppointmentFinish&gt;2014-04-08T13:00:00&lt;/AppointmentFinish&gt;</w:t>
              </w:r>
            </w:ins>
          </w:p>
          <w:p w14:paraId="2A21B89B" w14:textId="77777777" w:rsidR="00CB2785" w:rsidRPr="00CB2785" w:rsidRDefault="00CB2785" w:rsidP="00CB2785">
            <w:pPr>
              <w:autoSpaceDE w:val="0"/>
              <w:autoSpaceDN w:val="0"/>
              <w:adjustRightInd w:val="0"/>
              <w:spacing w:line="360" w:lineRule="auto"/>
              <w:rPr>
                <w:ins w:id="2390" w:author="Duncan Hardie" w:date="2014-04-15T11:27:00Z"/>
                <w:rFonts w:ascii="Lucida Console" w:hAnsi="Lucida Console" w:cs="Lucida Console"/>
                <w:noProof/>
                <w:sz w:val="17"/>
                <w:szCs w:val="17"/>
                <w:lang w:eastAsia="ja-JP" w:bidi="ar-SA"/>
              </w:rPr>
            </w:pPr>
            <w:ins w:id="2391" w:author="Duncan Hardie" w:date="2014-04-15T11:27:00Z">
              <w:r w:rsidRPr="00CB2785">
                <w:rPr>
                  <w:rFonts w:ascii="Lucida Console" w:hAnsi="Lucida Console" w:cs="Lucida Console"/>
                  <w:noProof/>
                  <w:sz w:val="17"/>
                  <w:szCs w:val="17"/>
                  <w:lang w:eastAsia="ja-JP" w:bidi="ar-SA"/>
                </w:rPr>
                <w:t xml:space="preserve">      &lt;AppointmentStart&gt;2014-04-08T08:00:00&lt;/AppointmentStart&gt;</w:t>
              </w:r>
            </w:ins>
          </w:p>
          <w:p w14:paraId="6AB3E926" w14:textId="77777777" w:rsidR="00CB2785" w:rsidRPr="00CB2785" w:rsidRDefault="00CB2785" w:rsidP="00CB2785">
            <w:pPr>
              <w:autoSpaceDE w:val="0"/>
              <w:autoSpaceDN w:val="0"/>
              <w:adjustRightInd w:val="0"/>
              <w:spacing w:line="360" w:lineRule="auto"/>
              <w:rPr>
                <w:ins w:id="2392" w:author="Duncan Hardie" w:date="2014-04-15T11:27:00Z"/>
                <w:rFonts w:ascii="Lucida Console" w:hAnsi="Lucida Console" w:cs="Lucida Console"/>
                <w:noProof/>
                <w:sz w:val="17"/>
                <w:szCs w:val="17"/>
                <w:lang w:eastAsia="ja-JP" w:bidi="ar-SA"/>
              </w:rPr>
            </w:pPr>
            <w:ins w:id="2393" w:author="Duncan Hardie" w:date="2014-04-15T11:27:00Z">
              <w:r w:rsidRPr="00CB2785">
                <w:rPr>
                  <w:rFonts w:ascii="Lucida Console" w:hAnsi="Lucida Console" w:cs="Lucida Console"/>
                  <w:noProof/>
                  <w:sz w:val="17"/>
                  <w:szCs w:val="17"/>
                  <w:lang w:eastAsia="ja-JP" w:bidi="ar-SA"/>
                </w:rPr>
                <w:t xml:space="preserve">      &lt;TaskID&gt;D8537141_GB-3982_20140408T090000&lt;/TaskID&gt;</w:t>
              </w:r>
            </w:ins>
          </w:p>
          <w:p w14:paraId="130444A7" w14:textId="77777777" w:rsidR="00CB2785" w:rsidRPr="00CB2785" w:rsidRDefault="00CB2785" w:rsidP="00CB2785">
            <w:pPr>
              <w:autoSpaceDE w:val="0"/>
              <w:autoSpaceDN w:val="0"/>
              <w:adjustRightInd w:val="0"/>
              <w:spacing w:line="360" w:lineRule="auto"/>
              <w:rPr>
                <w:ins w:id="2394" w:author="Duncan Hardie" w:date="2014-04-15T11:27:00Z"/>
                <w:rFonts w:ascii="Lucida Console" w:hAnsi="Lucida Console" w:cs="Lucida Console"/>
                <w:noProof/>
                <w:sz w:val="17"/>
                <w:szCs w:val="17"/>
                <w:lang w:eastAsia="ja-JP" w:bidi="ar-SA"/>
              </w:rPr>
            </w:pPr>
            <w:ins w:id="2395" w:author="Duncan Hardie" w:date="2014-04-15T11:27:00Z">
              <w:r w:rsidRPr="00CB2785">
                <w:rPr>
                  <w:rFonts w:ascii="Lucida Console" w:hAnsi="Lucida Console" w:cs="Lucida Console"/>
                  <w:noProof/>
                  <w:sz w:val="17"/>
                  <w:szCs w:val="17"/>
                  <w:lang w:eastAsia="ja-JP" w:bidi="ar-SA"/>
                </w:rPr>
                <w:t xml:space="preserve">    &lt;/Task&gt;</w:t>
              </w:r>
            </w:ins>
          </w:p>
          <w:p w14:paraId="25CA7916" w14:textId="77777777" w:rsidR="00CB2785" w:rsidRPr="00CB2785" w:rsidRDefault="00CB2785" w:rsidP="00CB2785">
            <w:pPr>
              <w:autoSpaceDE w:val="0"/>
              <w:autoSpaceDN w:val="0"/>
              <w:adjustRightInd w:val="0"/>
              <w:spacing w:line="360" w:lineRule="auto"/>
              <w:rPr>
                <w:ins w:id="2396" w:author="Duncan Hardie" w:date="2014-04-15T11:27:00Z"/>
                <w:rFonts w:ascii="Lucida Console" w:hAnsi="Lucida Console" w:cs="Lucida Console"/>
                <w:noProof/>
                <w:sz w:val="17"/>
                <w:szCs w:val="17"/>
                <w:lang w:eastAsia="ja-JP" w:bidi="ar-SA"/>
              </w:rPr>
            </w:pPr>
            <w:ins w:id="2397" w:author="Duncan Hardie" w:date="2014-04-15T11:27:00Z">
              <w:r w:rsidRPr="00CB2785">
                <w:rPr>
                  <w:rFonts w:ascii="Lucida Console" w:hAnsi="Lucida Console" w:cs="Lucida Console"/>
                  <w:noProof/>
                  <w:sz w:val="17"/>
                  <w:szCs w:val="17"/>
                  <w:lang w:eastAsia="ja-JP" w:bidi="ar-SA"/>
                </w:rPr>
                <w:lastRenderedPageBreak/>
                <w:t xml:space="preserve">  &lt;/PrevTask&gt;</w:t>
              </w:r>
            </w:ins>
          </w:p>
          <w:p w14:paraId="0F8853B8" w14:textId="6394003B" w:rsidR="00560DF3" w:rsidRPr="00CB584C" w:rsidDel="00CB2785" w:rsidRDefault="00CB2785" w:rsidP="00CB2785">
            <w:pPr>
              <w:autoSpaceDE w:val="0"/>
              <w:autoSpaceDN w:val="0"/>
              <w:adjustRightInd w:val="0"/>
              <w:spacing w:line="360" w:lineRule="auto"/>
              <w:rPr>
                <w:del w:id="2398" w:author="Duncan Hardie" w:date="2014-04-15T11:27:00Z"/>
                <w:rFonts w:ascii="Lucida Console" w:hAnsi="Lucida Console" w:cs="Lucida Console"/>
                <w:noProof/>
                <w:sz w:val="17"/>
                <w:szCs w:val="17"/>
                <w:lang w:eastAsia="ja-JP"/>
              </w:rPr>
            </w:pPr>
            <w:ins w:id="2399" w:author="Duncan Hardie" w:date="2014-04-15T11:27:00Z">
              <w:r w:rsidRPr="00CB2785">
                <w:rPr>
                  <w:rFonts w:ascii="Lucida Console" w:hAnsi="Lucida Console" w:cs="Lucida Console"/>
                  <w:noProof/>
                  <w:sz w:val="17"/>
                  <w:szCs w:val="17"/>
                  <w:lang w:eastAsia="ja-JP" w:bidi="ar-SA"/>
                </w:rPr>
                <w:t>&lt;/TaskStatusCancelled&gt;</w:t>
              </w:r>
            </w:ins>
            <w:del w:id="2400" w:author="Duncan Hardie" w:date="2014-04-15T11:27:00Z">
              <w:r w:rsidR="00560DF3" w:rsidRPr="00CB584C" w:rsidDel="00CB2785">
                <w:rPr>
                  <w:rFonts w:ascii="Lucida Console" w:hAnsi="Lucida Console" w:cs="Lucida Console"/>
                  <w:noProof/>
                  <w:sz w:val="17"/>
                  <w:szCs w:val="17"/>
                  <w:lang w:eastAsia="ja-JP" w:bidi="ar-SA"/>
                </w:rPr>
                <w:delText>&lt;TaskStatus</w:delText>
              </w:r>
              <w:r w:rsidR="004F234A" w:rsidRPr="004F234A" w:rsidDel="00CB2785">
                <w:rPr>
                  <w:rFonts w:ascii="Lucida Console" w:hAnsi="Lucida Console" w:cs="Lucida Console"/>
                  <w:noProof/>
                  <w:sz w:val="17"/>
                  <w:szCs w:val="17"/>
                  <w:lang w:eastAsia="ja-JP" w:bidi="ar-SA"/>
                </w:rPr>
                <w:delText>Cancel</w:delText>
              </w:r>
              <w:r w:rsidR="0025684D" w:rsidDel="00CB2785">
                <w:rPr>
                  <w:rFonts w:ascii="Lucida Console" w:hAnsi="Lucida Console" w:cs="Lucida Console"/>
                  <w:noProof/>
                  <w:sz w:val="17"/>
                  <w:szCs w:val="17"/>
                  <w:lang w:eastAsia="ja-JP" w:bidi="ar-SA"/>
                </w:rPr>
                <w:delText>l</w:delText>
              </w:r>
              <w:r w:rsidR="004F234A" w:rsidRPr="004F234A" w:rsidDel="00CB2785">
                <w:rPr>
                  <w:rFonts w:ascii="Lucida Console" w:hAnsi="Lucida Console" w:cs="Lucida Console"/>
                  <w:noProof/>
                  <w:sz w:val="17"/>
                  <w:szCs w:val="17"/>
                  <w:lang w:eastAsia="ja-JP" w:bidi="ar-SA"/>
                </w:rPr>
                <w:delText>ed</w:delText>
              </w:r>
            </w:del>
          </w:p>
          <w:p w14:paraId="7C008478" w14:textId="531729C8" w:rsidR="00560DF3" w:rsidRPr="00CB584C" w:rsidDel="00CB2785" w:rsidRDefault="00560DF3" w:rsidP="007D34CC">
            <w:pPr>
              <w:autoSpaceDE w:val="0"/>
              <w:autoSpaceDN w:val="0"/>
              <w:adjustRightInd w:val="0"/>
              <w:spacing w:line="360" w:lineRule="auto"/>
              <w:rPr>
                <w:del w:id="2401" w:author="Duncan Hardie" w:date="2014-04-15T11:27:00Z"/>
                <w:rFonts w:ascii="Lucida Console" w:hAnsi="Lucida Console" w:cs="Lucida Console"/>
                <w:noProof/>
                <w:sz w:val="17"/>
                <w:szCs w:val="17"/>
                <w:lang w:eastAsia="ja-JP"/>
              </w:rPr>
            </w:pPr>
            <w:del w:id="2402" w:author="Duncan Hardie" w:date="2014-04-15T11:27:00Z">
              <w:r w:rsidRPr="00CB584C" w:rsidDel="00CB2785">
                <w:rPr>
                  <w:rFonts w:ascii="Lucida Console" w:hAnsi="Lucida Console" w:cs="Lucida Console"/>
                  <w:noProof/>
                  <w:sz w:val="17"/>
                  <w:szCs w:val="17"/>
                  <w:lang w:eastAsia="ja-JP" w:bidi="ar-SA"/>
                </w:rPr>
                <w:delText xml:space="preserve">    Destination = "MainInt"</w:delText>
              </w:r>
            </w:del>
          </w:p>
          <w:p w14:paraId="3AE6EC80" w14:textId="42C42F82" w:rsidR="00560DF3" w:rsidRPr="00CB584C" w:rsidDel="00CB2785" w:rsidRDefault="00560DF3" w:rsidP="007D34CC">
            <w:pPr>
              <w:autoSpaceDE w:val="0"/>
              <w:autoSpaceDN w:val="0"/>
              <w:adjustRightInd w:val="0"/>
              <w:spacing w:line="360" w:lineRule="auto"/>
              <w:rPr>
                <w:del w:id="2403" w:author="Duncan Hardie" w:date="2014-04-15T11:27:00Z"/>
                <w:rFonts w:ascii="Lucida Console" w:hAnsi="Lucida Console" w:cs="Lucida Console"/>
                <w:noProof/>
                <w:sz w:val="17"/>
                <w:szCs w:val="17"/>
                <w:lang w:eastAsia="ja-JP"/>
              </w:rPr>
            </w:pPr>
            <w:del w:id="2404" w:author="Duncan Hardie" w:date="2014-04-15T11:27:00Z">
              <w:r w:rsidRPr="00CB584C" w:rsidDel="00CB2785">
                <w:rPr>
                  <w:rFonts w:ascii="Lucida Console" w:hAnsi="Lucida Console" w:cs="Lucida Console"/>
                  <w:noProof/>
                  <w:sz w:val="17"/>
                  <w:szCs w:val="17"/>
                  <w:lang w:eastAsia="ja-JP" w:bidi="ar-SA"/>
                </w:rPr>
                <w:delText xml:space="preserve">    CreatedBy = "CLICKSOFTWARE\Duncan.Hardie"</w:delText>
              </w:r>
            </w:del>
          </w:p>
          <w:p w14:paraId="480BBC8C" w14:textId="13C3E166" w:rsidR="00560DF3" w:rsidDel="00CB2785" w:rsidRDefault="00560DF3" w:rsidP="007D34CC">
            <w:pPr>
              <w:autoSpaceDE w:val="0"/>
              <w:autoSpaceDN w:val="0"/>
              <w:adjustRightInd w:val="0"/>
              <w:spacing w:line="360" w:lineRule="auto"/>
              <w:rPr>
                <w:del w:id="2405" w:author="Duncan Hardie" w:date="2014-04-15T11:27:00Z"/>
                <w:rFonts w:ascii="Lucida Console" w:hAnsi="Lucida Console" w:cs="Lucida Console"/>
                <w:noProof/>
                <w:sz w:val="17"/>
                <w:szCs w:val="17"/>
                <w:lang w:eastAsia="ja-JP"/>
              </w:rPr>
            </w:pPr>
            <w:del w:id="2406" w:author="Duncan Hardie" w:date="2014-04-15T11:27:00Z">
              <w:r w:rsidRPr="00CB584C" w:rsidDel="00CB2785">
                <w:rPr>
                  <w:rFonts w:ascii="Lucida Console" w:hAnsi="Lucida Console" w:cs="Lucida Console"/>
                  <w:noProof/>
                  <w:sz w:val="17"/>
                  <w:szCs w:val="17"/>
                  <w:lang w:eastAsia="ja-JP" w:bidi="ar-SA"/>
                </w:rPr>
                <w:delText xml:space="preserve">    MessageID = "101396502"&gt;</w:delText>
              </w:r>
            </w:del>
          </w:p>
          <w:p w14:paraId="3BF57AEB" w14:textId="5CAAB495" w:rsidR="005D6285" w:rsidRPr="005D6285" w:rsidDel="00CB2785" w:rsidRDefault="005D6285" w:rsidP="005D6285">
            <w:pPr>
              <w:autoSpaceDE w:val="0"/>
              <w:autoSpaceDN w:val="0"/>
              <w:adjustRightInd w:val="0"/>
              <w:spacing w:line="360" w:lineRule="auto"/>
              <w:rPr>
                <w:del w:id="2407" w:author="Duncan Hardie" w:date="2014-04-15T11:27:00Z"/>
                <w:rFonts w:ascii="Lucida Console" w:hAnsi="Lucida Console" w:cs="Lucida Console"/>
                <w:noProof/>
                <w:sz w:val="17"/>
                <w:szCs w:val="17"/>
                <w:lang w:eastAsia="ja-JP" w:bidi="ar-SA"/>
              </w:rPr>
            </w:pPr>
            <w:del w:id="2408" w:author="Duncan Hardie" w:date="2014-04-15T11:27:00Z">
              <w:r w:rsidRPr="005D6285" w:rsidDel="00CB2785">
                <w:rPr>
                  <w:rFonts w:ascii="Lucida Console" w:hAnsi="Lucida Console" w:cs="Lucida Console"/>
                  <w:noProof/>
                  <w:sz w:val="17"/>
                  <w:szCs w:val="17"/>
                  <w:lang w:eastAsia="ja-JP" w:bidi="ar-SA"/>
                </w:rPr>
                <w:delText xml:space="preserve">    &lt;Engineers&gt;</w:delText>
              </w:r>
            </w:del>
          </w:p>
          <w:p w14:paraId="537951E7" w14:textId="1BDEB09E" w:rsidR="005D6285" w:rsidRPr="005D6285" w:rsidDel="00CB2785" w:rsidRDefault="005D6285" w:rsidP="005D6285">
            <w:pPr>
              <w:autoSpaceDE w:val="0"/>
              <w:autoSpaceDN w:val="0"/>
              <w:adjustRightInd w:val="0"/>
              <w:spacing w:line="360" w:lineRule="auto"/>
              <w:rPr>
                <w:del w:id="2409" w:author="Duncan Hardie" w:date="2014-04-15T11:27:00Z"/>
                <w:rFonts w:ascii="Lucida Console" w:hAnsi="Lucida Console" w:cs="Lucida Console"/>
                <w:noProof/>
                <w:sz w:val="17"/>
                <w:szCs w:val="17"/>
                <w:lang w:eastAsia="ja-JP" w:bidi="ar-SA"/>
              </w:rPr>
            </w:pPr>
            <w:del w:id="2410" w:author="Duncan Hardie" w:date="2014-04-15T11:27:00Z">
              <w:r w:rsidRPr="005D6285" w:rsidDel="00CB2785">
                <w:rPr>
                  <w:rFonts w:ascii="Lucida Console" w:hAnsi="Lucida Console" w:cs="Lucida Console"/>
                  <w:noProof/>
                  <w:sz w:val="17"/>
                  <w:szCs w:val="17"/>
                  <w:lang w:eastAsia="ja-JP" w:bidi="ar-SA"/>
                </w:rPr>
                <w:delText xml:space="preserve">        &lt;Engineer&gt;</w:delText>
              </w:r>
            </w:del>
          </w:p>
          <w:p w14:paraId="7047DE29" w14:textId="492A53DF" w:rsidR="005D6285" w:rsidRPr="005D6285" w:rsidDel="00CB2785" w:rsidRDefault="005D6285" w:rsidP="005D6285">
            <w:pPr>
              <w:autoSpaceDE w:val="0"/>
              <w:autoSpaceDN w:val="0"/>
              <w:adjustRightInd w:val="0"/>
              <w:spacing w:line="360" w:lineRule="auto"/>
              <w:rPr>
                <w:del w:id="2411" w:author="Duncan Hardie" w:date="2014-04-15T11:27:00Z"/>
                <w:rFonts w:ascii="Lucida Console" w:hAnsi="Lucida Console" w:cs="Lucida Console"/>
                <w:noProof/>
                <w:sz w:val="17"/>
                <w:szCs w:val="17"/>
                <w:lang w:eastAsia="ja-JP" w:bidi="ar-SA"/>
              </w:rPr>
            </w:pPr>
            <w:del w:id="2412" w:author="Duncan Hardie" w:date="2014-04-15T11:27:00Z">
              <w:r w:rsidRPr="005D6285" w:rsidDel="00CB2785">
                <w:rPr>
                  <w:rFonts w:ascii="Lucida Console" w:hAnsi="Lucida Console" w:cs="Lucida Console"/>
                  <w:noProof/>
                  <w:sz w:val="17"/>
                  <w:szCs w:val="17"/>
                  <w:lang w:eastAsia="ja-JP" w:bidi="ar-SA"/>
                </w:rPr>
                <w:delText xml:space="preserve">            &lt;MUSTID&gt;Trainer03&lt;/MUSTID&gt;</w:delText>
              </w:r>
            </w:del>
          </w:p>
          <w:p w14:paraId="1022C388" w14:textId="77E06DDF" w:rsidR="005D6285" w:rsidRPr="005D6285" w:rsidDel="00CB2785" w:rsidRDefault="005D6285" w:rsidP="005D6285">
            <w:pPr>
              <w:autoSpaceDE w:val="0"/>
              <w:autoSpaceDN w:val="0"/>
              <w:adjustRightInd w:val="0"/>
              <w:spacing w:line="360" w:lineRule="auto"/>
              <w:rPr>
                <w:del w:id="2413" w:author="Duncan Hardie" w:date="2014-04-15T11:27:00Z"/>
                <w:rFonts w:ascii="Lucida Console" w:hAnsi="Lucida Console" w:cs="Lucida Console"/>
                <w:noProof/>
                <w:sz w:val="17"/>
                <w:szCs w:val="17"/>
                <w:lang w:eastAsia="ja-JP" w:bidi="ar-SA"/>
              </w:rPr>
            </w:pPr>
            <w:del w:id="2414" w:author="Duncan Hardie" w:date="2014-04-15T11:27:00Z">
              <w:r w:rsidRPr="005D6285" w:rsidDel="00CB2785">
                <w:rPr>
                  <w:rFonts w:ascii="Lucida Console" w:hAnsi="Lucida Console" w:cs="Lucida Console"/>
                  <w:noProof/>
                  <w:sz w:val="17"/>
                  <w:szCs w:val="17"/>
                  <w:lang w:eastAsia="ja-JP" w:bidi="ar-SA"/>
                </w:rPr>
                <w:delText xml:space="preserve">            &lt;Name&gt;Trainer03&lt;/Name&gt;</w:delText>
              </w:r>
            </w:del>
          </w:p>
          <w:p w14:paraId="20B3FCD1" w14:textId="77E3F85F" w:rsidR="005D6285" w:rsidRPr="005D6285" w:rsidDel="00CB2785" w:rsidRDefault="005D6285" w:rsidP="005D6285">
            <w:pPr>
              <w:autoSpaceDE w:val="0"/>
              <w:autoSpaceDN w:val="0"/>
              <w:adjustRightInd w:val="0"/>
              <w:spacing w:line="360" w:lineRule="auto"/>
              <w:rPr>
                <w:del w:id="2415" w:author="Duncan Hardie" w:date="2014-04-15T11:27:00Z"/>
                <w:rFonts w:ascii="Lucida Console" w:hAnsi="Lucida Console" w:cs="Lucida Console"/>
                <w:noProof/>
                <w:sz w:val="17"/>
                <w:szCs w:val="17"/>
                <w:lang w:eastAsia="ja-JP" w:bidi="ar-SA"/>
              </w:rPr>
            </w:pPr>
            <w:del w:id="2416" w:author="Duncan Hardie" w:date="2014-04-15T11:27:00Z">
              <w:r w:rsidRPr="005D6285" w:rsidDel="00CB2785">
                <w:rPr>
                  <w:rFonts w:ascii="Lucida Console" w:hAnsi="Lucida Console" w:cs="Lucida Console"/>
                  <w:noProof/>
                  <w:sz w:val="17"/>
                  <w:szCs w:val="17"/>
                  <w:lang w:eastAsia="ja-JP" w:bidi="ar-SA"/>
                </w:rPr>
                <w:delText xml:space="preserve">        &lt;/Engineer&gt;</w:delText>
              </w:r>
            </w:del>
          </w:p>
          <w:p w14:paraId="176948FD" w14:textId="778EFC46" w:rsidR="005D6285" w:rsidRPr="00CB584C" w:rsidDel="00CB2785" w:rsidRDefault="005D6285" w:rsidP="007D34CC">
            <w:pPr>
              <w:autoSpaceDE w:val="0"/>
              <w:autoSpaceDN w:val="0"/>
              <w:adjustRightInd w:val="0"/>
              <w:spacing w:line="360" w:lineRule="auto"/>
              <w:rPr>
                <w:del w:id="2417" w:author="Duncan Hardie" w:date="2014-04-15T11:27:00Z"/>
                <w:rFonts w:ascii="Lucida Console" w:hAnsi="Lucida Console" w:cs="Lucida Console"/>
                <w:noProof/>
                <w:sz w:val="17"/>
                <w:szCs w:val="17"/>
                <w:lang w:eastAsia="ja-JP"/>
              </w:rPr>
            </w:pPr>
            <w:del w:id="2418" w:author="Duncan Hardie" w:date="2014-04-15T11:27:00Z">
              <w:r w:rsidRPr="005D6285" w:rsidDel="00CB2785">
                <w:rPr>
                  <w:rFonts w:ascii="Lucida Console" w:hAnsi="Lucida Console" w:cs="Lucida Console"/>
                  <w:noProof/>
                  <w:sz w:val="17"/>
                  <w:szCs w:val="17"/>
                  <w:lang w:eastAsia="ja-JP" w:bidi="ar-SA"/>
                </w:rPr>
                <w:delText xml:space="preserve">    &lt;/Engineers&gt;</w:delText>
              </w:r>
            </w:del>
          </w:p>
          <w:p w14:paraId="054D1CBB" w14:textId="63DE8E56" w:rsidR="00560DF3" w:rsidRPr="00CB584C" w:rsidDel="00CB2785" w:rsidRDefault="00560DF3" w:rsidP="007D34CC">
            <w:pPr>
              <w:autoSpaceDE w:val="0"/>
              <w:autoSpaceDN w:val="0"/>
              <w:adjustRightInd w:val="0"/>
              <w:spacing w:line="360" w:lineRule="auto"/>
              <w:rPr>
                <w:del w:id="2419" w:author="Duncan Hardie" w:date="2014-04-15T11:27:00Z"/>
                <w:rFonts w:ascii="Lucida Console" w:hAnsi="Lucida Console" w:cs="Lucida Console"/>
                <w:noProof/>
                <w:sz w:val="17"/>
                <w:szCs w:val="17"/>
                <w:lang w:eastAsia="ja-JP"/>
              </w:rPr>
            </w:pPr>
            <w:del w:id="2420" w:author="Duncan Hardie" w:date="2014-04-15T11:27:00Z">
              <w:r w:rsidRPr="00CB584C" w:rsidDel="00CB2785">
                <w:rPr>
                  <w:rFonts w:ascii="Lucida Console" w:hAnsi="Lucida Console" w:cs="Lucida Console"/>
                  <w:noProof/>
                  <w:sz w:val="17"/>
                  <w:szCs w:val="17"/>
                  <w:lang w:eastAsia="ja-JP" w:bidi="ar-SA"/>
                </w:rPr>
                <w:delText xml:space="preserve">    &lt;Task&gt;</w:delText>
              </w:r>
            </w:del>
          </w:p>
          <w:p w14:paraId="7A53EB8D" w14:textId="712CEFC6" w:rsidR="00560DF3" w:rsidRPr="00CB584C" w:rsidDel="00CB2785" w:rsidRDefault="00560DF3" w:rsidP="007D34CC">
            <w:pPr>
              <w:autoSpaceDE w:val="0"/>
              <w:autoSpaceDN w:val="0"/>
              <w:adjustRightInd w:val="0"/>
              <w:spacing w:line="360" w:lineRule="auto"/>
              <w:rPr>
                <w:del w:id="2421" w:author="Duncan Hardie" w:date="2014-04-15T11:27:00Z"/>
                <w:rFonts w:ascii="Lucida Console" w:hAnsi="Lucida Console" w:cs="Lucida Console"/>
                <w:noProof/>
                <w:sz w:val="17"/>
                <w:szCs w:val="17"/>
                <w:lang w:eastAsia="ja-JP"/>
              </w:rPr>
            </w:pPr>
            <w:del w:id="2422" w:author="Duncan Hardie" w:date="2014-04-15T11:27:00Z">
              <w:r w:rsidRPr="00CB584C" w:rsidDel="00CB2785">
                <w:rPr>
                  <w:rFonts w:ascii="Lucida Console" w:hAnsi="Lucida Console" w:cs="Lucida Console"/>
                  <w:noProof/>
                  <w:sz w:val="17"/>
                  <w:szCs w:val="17"/>
                  <w:lang w:eastAsia="ja-JP" w:bidi="ar-SA"/>
                </w:rPr>
                <w:delText xml:space="preserve">        &lt;AppointmentFinish&gt;2013-10-12T09:00:37&lt;/AppointmentFinish&gt;</w:delText>
              </w:r>
            </w:del>
          </w:p>
          <w:p w14:paraId="00807437" w14:textId="251AB809" w:rsidR="00560DF3" w:rsidRPr="00CB584C" w:rsidDel="00CB2785" w:rsidRDefault="00560DF3" w:rsidP="007D34CC">
            <w:pPr>
              <w:autoSpaceDE w:val="0"/>
              <w:autoSpaceDN w:val="0"/>
              <w:adjustRightInd w:val="0"/>
              <w:spacing w:line="360" w:lineRule="auto"/>
              <w:rPr>
                <w:del w:id="2423" w:author="Duncan Hardie" w:date="2014-04-15T11:27:00Z"/>
                <w:rFonts w:ascii="Lucida Console" w:hAnsi="Lucida Console" w:cs="Lucida Console"/>
                <w:noProof/>
                <w:sz w:val="17"/>
                <w:szCs w:val="17"/>
                <w:lang w:eastAsia="ja-JP"/>
              </w:rPr>
            </w:pPr>
            <w:del w:id="2424" w:author="Duncan Hardie" w:date="2014-04-15T11:27:00Z">
              <w:r w:rsidRPr="00CB584C" w:rsidDel="00CB2785">
                <w:rPr>
                  <w:rFonts w:ascii="Lucida Console" w:hAnsi="Lucida Console" w:cs="Lucida Console"/>
                  <w:noProof/>
                  <w:sz w:val="17"/>
                  <w:szCs w:val="17"/>
                  <w:lang w:eastAsia="ja-JP" w:bidi="ar-SA"/>
                </w:rPr>
                <w:delText xml:space="preserve">        &lt;AppointmentStart&gt;2013-09-27T09:00:37&lt;/AppointmentStart&gt;</w:delText>
              </w:r>
            </w:del>
          </w:p>
          <w:p w14:paraId="5AF71C59" w14:textId="2DA9ADD6" w:rsidR="00560DF3" w:rsidRPr="00CB584C" w:rsidDel="00CB2785" w:rsidRDefault="00560DF3" w:rsidP="007D34CC">
            <w:pPr>
              <w:autoSpaceDE w:val="0"/>
              <w:autoSpaceDN w:val="0"/>
              <w:adjustRightInd w:val="0"/>
              <w:spacing w:line="360" w:lineRule="auto"/>
              <w:rPr>
                <w:del w:id="2425" w:author="Duncan Hardie" w:date="2014-04-15T11:27:00Z"/>
                <w:rFonts w:ascii="Lucida Console" w:hAnsi="Lucida Console" w:cs="Lucida Console"/>
                <w:noProof/>
                <w:sz w:val="17"/>
                <w:szCs w:val="17"/>
                <w:lang w:eastAsia="ja-JP"/>
              </w:rPr>
            </w:pPr>
            <w:del w:id="2426" w:author="Duncan Hardie" w:date="2014-04-15T11:27:00Z">
              <w:r w:rsidRPr="00CB584C" w:rsidDel="00CB2785">
                <w:rPr>
                  <w:rFonts w:ascii="Lucida Console" w:hAnsi="Lucida Console" w:cs="Lucida Console"/>
                  <w:noProof/>
                  <w:sz w:val="17"/>
                  <w:szCs w:val="17"/>
                  <w:lang w:eastAsia="ja-JP" w:bidi="ar-SA"/>
                </w:rPr>
                <w:delText xml:space="preserve">        &lt;Status&gt;</w:delText>
              </w:r>
            </w:del>
          </w:p>
          <w:p w14:paraId="55076F47" w14:textId="57F7B1E9" w:rsidR="00560DF3" w:rsidRPr="00CB584C" w:rsidDel="00CB2785" w:rsidRDefault="00560DF3" w:rsidP="007D34CC">
            <w:pPr>
              <w:autoSpaceDE w:val="0"/>
              <w:autoSpaceDN w:val="0"/>
              <w:adjustRightInd w:val="0"/>
              <w:spacing w:line="360" w:lineRule="auto"/>
              <w:rPr>
                <w:del w:id="2427" w:author="Duncan Hardie" w:date="2014-04-15T11:27:00Z"/>
                <w:rFonts w:ascii="Lucida Console" w:hAnsi="Lucida Console" w:cs="Lucida Console"/>
                <w:noProof/>
                <w:sz w:val="17"/>
                <w:szCs w:val="17"/>
                <w:lang w:eastAsia="ja-JP"/>
              </w:rPr>
            </w:pPr>
            <w:del w:id="2428" w:author="Duncan Hardie" w:date="2014-04-15T11:27:00Z">
              <w:r w:rsidRPr="00CB584C" w:rsidDel="00CB2785">
                <w:rPr>
                  <w:rFonts w:ascii="Lucida Console" w:hAnsi="Lucida Console" w:cs="Lucida Console"/>
                  <w:noProof/>
                  <w:sz w:val="17"/>
                  <w:szCs w:val="17"/>
                  <w:lang w:eastAsia="ja-JP" w:bidi="ar-SA"/>
                </w:rPr>
                <w:delText xml:space="preserve">            &lt;Name&gt;Cancelled&lt;/Name&gt;</w:delText>
              </w:r>
            </w:del>
          </w:p>
          <w:p w14:paraId="1944E025" w14:textId="133996E2" w:rsidR="00560DF3" w:rsidRPr="00CB584C" w:rsidDel="00CB2785" w:rsidRDefault="00560DF3" w:rsidP="007D34CC">
            <w:pPr>
              <w:autoSpaceDE w:val="0"/>
              <w:autoSpaceDN w:val="0"/>
              <w:adjustRightInd w:val="0"/>
              <w:spacing w:line="360" w:lineRule="auto"/>
              <w:rPr>
                <w:del w:id="2429" w:author="Duncan Hardie" w:date="2014-04-15T11:27:00Z"/>
                <w:rFonts w:ascii="Lucida Console" w:hAnsi="Lucida Console" w:cs="Lucida Console"/>
                <w:noProof/>
                <w:sz w:val="17"/>
                <w:szCs w:val="17"/>
                <w:lang w:eastAsia="ja-JP"/>
              </w:rPr>
            </w:pPr>
            <w:del w:id="2430" w:author="Duncan Hardie" w:date="2014-04-15T11:27:00Z">
              <w:r w:rsidRPr="00CB584C" w:rsidDel="00CB2785">
                <w:rPr>
                  <w:rFonts w:ascii="Lucida Console" w:hAnsi="Lucida Console" w:cs="Lucida Console"/>
                  <w:noProof/>
                  <w:sz w:val="17"/>
                  <w:szCs w:val="17"/>
                  <w:lang w:eastAsia="ja-JP" w:bidi="ar-SA"/>
                </w:rPr>
                <w:delText xml:space="preserve">        &lt;/Status&gt;</w:delText>
              </w:r>
            </w:del>
          </w:p>
          <w:p w14:paraId="0257ADC2" w14:textId="6591DFCC" w:rsidR="00560DF3" w:rsidRPr="00CB584C" w:rsidDel="00CB2785" w:rsidRDefault="00560DF3" w:rsidP="007D34CC">
            <w:pPr>
              <w:autoSpaceDE w:val="0"/>
              <w:autoSpaceDN w:val="0"/>
              <w:adjustRightInd w:val="0"/>
              <w:spacing w:line="360" w:lineRule="auto"/>
              <w:rPr>
                <w:del w:id="2431" w:author="Duncan Hardie" w:date="2014-04-15T11:27:00Z"/>
                <w:rFonts w:ascii="Lucida Console" w:hAnsi="Lucida Console" w:cs="Lucida Console"/>
                <w:noProof/>
                <w:sz w:val="17"/>
                <w:szCs w:val="17"/>
                <w:lang w:eastAsia="ja-JP"/>
              </w:rPr>
            </w:pPr>
            <w:del w:id="2432" w:author="Duncan Hardie" w:date="2014-04-15T11:27:00Z">
              <w:r w:rsidRPr="00CB584C" w:rsidDel="00CB2785">
                <w:rPr>
                  <w:rFonts w:ascii="Lucida Console" w:hAnsi="Lucida Console" w:cs="Lucida Console"/>
                  <w:noProof/>
                  <w:sz w:val="17"/>
                  <w:szCs w:val="17"/>
                  <w:lang w:eastAsia="ja-JP" w:bidi="ar-SA"/>
                </w:rPr>
                <w:delText xml:space="preserve">        </w:delText>
              </w:r>
            </w:del>
            <w:del w:id="2433" w:author="Duncan Hardie" w:date="2014-04-15T10:29:00Z">
              <w:r w:rsidRPr="00CB584C" w:rsidDel="00AA61B2">
                <w:rPr>
                  <w:rFonts w:ascii="Lucida Console" w:hAnsi="Lucida Console" w:cs="Lucida Console"/>
                  <w:noProof/>
                  <w:sz w:val="17"/>
                  <w:szCs w:val="17"/>
                  <w:lang w:eastAsia="ja-JP" w:bidi="ar-SA"/>
                </w:rPr>
                <w:delText>&lt;TaskID&gt;FR-A1234567_</w:delText>
              </w:r>
            </w:del>
            <w:del w:id="2434" w:author="Duncan Hardie" w:date="2014-04-15T11:27:00Z">
              <w:r w:rsidRPr="00CB584C" w:rsidDel="00CB2785">
                <w:rPr>
                  <w:rFonts w:ascii="Lucida Console" w:hAnsi="Lucida Console" w:cs="Lucida Console"/>
                  <w:noProof/>
                  <w:sz w:val="17"/>
                  <w:szCs w:val="17"/>
                  <w:lang w:eastAsia="ja-JP" w:bidi="ar-SA"/>
                </w:rPr>
                <w:delText>D4_20130927T090037&lt;/TaskID&gt;</w:delText>
              </w:r>
            </w:del>
          </w:p>
          <w:p w14:paraId="78B1956F" w14:textId="40EFA754" w:rsidR="00560DF3" w:rsidRPr="00CB584C" w:rsidDel="00CB2785" w:rsidRDefault="00560DF3" w:rsidP="007D34CC">
            <w:pPr>
              <w:autoSpaceDE w:val="0"/>
              <w:autoSpaceDN w:val="0"/>
              <w:adjustRightInd w:val="0"/>
              <w:spacing w:line="360" w:lineRule="auto"/>
              <w:rPr>
                <w:del w:id="2435" w:author="Duncan Hardie" w:date="2014-04-15T11:27:00Z"/>
                <w:rFonts w:ascii="Lucida Console" w:hAnsi="Lucida Console" w:cs="Lucida Console"/>
                <w:noProof/>
                <w:sz w:val="17"/>
                <w:szCs w:val="17"/>
                <w:lang w:eastAsia="ja-JP"/>
              </w:rPr>
            </w:pPr>
            <w:del w:id="2436" w:author="Duncan Hardie" w:date="2014-04-15T11:27:00Z">
              <w:r w:rsidRPr="00CB584C" w:rsidDel="00CB2785">
                <w:rPr>
                  <w:rFonts w:ascii="Lucida Console" w:hAnsi="Lucida Console" w:cs="Lucida Console"/>
                  <w:noProof/>
                  <w:sz w:val="17"/>
                  <w:szCs w:val="17"/>
                  <w:lang w:eastAsia="ja-JP" w:bidi="ar-SA"/>
                </w:rPr>
                <w:delText xml:space="preserve">    &lt;/Task&gt;</w:delText>
              </w:r>
            </w:del>
          </w:p>
          <w:p w14:paraId="4FBEB8BD" w14:textId="3C67AF80" w:rsidR="00560DF3" w:rsidRPr="00CB584C" w:rsidDel="00CB2785" w:rsidRDefault="00560DF3" w:rsidP="007D34CC">
            <w:pPr>
              <w:autoSpaceDE w:val="0"/>
              <w:autoSpaceDN w:val="0"/>
              <w:adjustRightInd w:val="0"/>
              <w:spacing w:line="360" w:lineRule="auto"/>
              <w:rPr>
                <w:del w:id="2437" w:author="Duncan Hardie" w:date="2014-04-15T11:27:00Z"/>
                <w:rFonts w:ascii="Lucida Console" w:hAnsi="Lucida Console" w:cs="Lucida Console"/>
                <w:noProof/>
                <w:sz w:val="17"/>
                <w:szCs w:val="17"/>
                <w:lang w:eastAsia="ja-JP"/>
              </w:rPr>
            </w:pPr>
            <w:del w:id="2438" w:author="Duncan Hardie" w:date="2014-04-15T11:27:00Z">
              <w:r w:rsidRPr="00CB584C" w:rsidDel="00CB2785">
                <w:rPr>
                  <w:rFonts w:ascii="Lucida Console" w:hAnsi="Lucida Console" w:cs="Lucida Console"/>
                  <w:noProof/>
                  <w:sz w:val="17"/>
                  <w:szCs w:val="17"/>
                  <w:lang w:eastAsia="ja-JP" w:bidi="ar-SA"/>
                </w:rPr>
                <w:delText xml:space="preserve">    &lt;PrevTask&gt;</w:delText>
              </w:r>
            </w:del>
          </w:p>
          <w:p w14:paraId="62C20D57" w14:textId="402C59ED" w:rsidR="00560DF3" w:rsidRPr="00CB584C" w:rsidDel="00CB2785" w:rsidRDefault="00560DF3" w:rsidP="007D34CC">
            <w:pPr>
              <w:autoSpaceDE w:val="0"/>
              <w:autoSpaceDN w:val="0"/>
              <w:adjustRightInd w:val="0"/>
              <w:spacing w:line="360" w:lineRule="auto"/>
              <w:rPr>
                <w:del w:id="2439" w:author="Duncan Hardie" w:date="2014-04-15T11:27:00Z"/>
                <w:rFonts w:ascii="Lucida Console" w:hAnsi="Lucida Console" w:cs="Lucida Console"/>
                <w:noProof/>
                <w:sz w:val="17"/>
                <w:szCs w:val="17"/>
                <w:lang w:eastAsia="ja-JP"/>
              </w:rPr>
            </w:pPr>
            <w:del w:id="2440" w:author="Duncan Hardie" w:date="2014-04-15T11:27:00Z">
              <w:r w:rsidRPr="00CB584C" w:rsidDel="00CB2785">
                <w:rPr>
                  <w:rFonts w:ascii="Lucida Console" w:hAnsi="Lucida Console" w:cs="Lucida Console"/>
                  <w:noProof/>
                  <w:sz w:val="17"/>
                  <w:szCs w:val="17"/>
                  <w:lang w:eastAsia="ja-JP" w:bidi="ar-SA"/>
                </w:rPr>
                <w:delText xml:space="preserve">        &lt;Task&gt;</w:delText>
              </w:r>
            </w:del>
          </w:p>
          <w:p w14:paraId="4986A4E9" w14:textId="310633A3" w:rsidR="00560DF3" w:rsidRPr="00CB584C" w:rsidDel="00CB2785" w:rsidRDefault="00560DF3" w:rsidP="007D34CC">
            <w:pPr>
              <w:autoSpaceDE w:val="0"/>
              <w:autoSpaceDN w:val="0"/>
              <w:adjustRightInd w:val="0"/>
              <w:spacing w:line="360" w:lineRule="auto"/>
              <w:rPr>
                <w:del w:id="2441" w:author="Duncan Hardie" w:date="2014-04-15T11:27:00Z"/>
                <w:rFonts w:ascii="Lucida Console" w:hAnsi="Lucida Console" w:cs="Lucida Console"/>
                <w:noProof/>
                <w:sz w:val="17"/>
                <w:szCs w:val="17"/>
                <w:lang w:eastAsia="ja-JP"/>
              </w:rPr>
            </w:pPr>
            <w:del w:id="2442" w:author="Duncan Hardie" w:date="2014-04-15T11:27:00Z">
              <w:r w:rsidRPr="00CB584C" w:rsidDel="00CB2785">
                <w:rPr>
                  <w:rFonts w:ascii="Lucida Console" w:hAnsi="Lucida Console" w:cs="Lucida Console"/>
                  <w:noProof/>
                  <w:sz w:val="17"/>
                  <w:szCs w:val="17"/>
                  <w:lang w:eastAsia="ja-JP" w:bidi="ar-SA"/>
                </w:rPr>
                <w:delText xml:space="preserve">            &lt;AppointmentFinish&gt;2013-10-12T09:00:37&lt;/AppointmentFinish&gt;</w:delText>
              </w:r>
            </w:del>
          </w:p>
          <w:p w14:paraId="4D716479" w14:textId="1C8C6493" w:rsidR="00560DF3" w:rsidRPr="00CB584C" w:rsidDel="00CB2785" w:rsidRDefault="00560DF3" w:rsidP="007D34CC">
            <w:pPr>
              <w:autoSpaceDE w:val="0"/>
              <w:autoSpaceDN w:val="0"/>
              <w:adjustRightInd w:val="0"/>
              <w:spacing w:line="360" w:lineRule="auto"/>
              <w:rPr>
                <w:del w:id="2443" w:author="Duncan Hardie" w:date="2014-04-15T11:27:00Z"/>
                <w:rFonts w:ascii="Lucida Console" w:hAnsi="Lucida Console" w:cs="Lucida Console"/>
                <w:noProof/>
                <w:sz w:val="17"/>
                <w:szCs w:val="17"/>
                <w:lang w:eastAsia="ja-JP"/>
              </w:rPr>
            </w:pPr>
            <w:del w:id="2444" w:author="Duncan Hardie" w:date="2014-04-15T11:27:00Z">
              <w:r w:rsidRPr="00CB584C" w:rsidDel="00CB2785">
                <w:rPr>
                  <w:rFonts w:ascii="Lucida Console" w:hAnsi="Lucida Console" w:cs="Lucida Console"/>
                  <w:noProof/>
                  <w:sz w:val="17"/>
                  <w:szCs w:val="17"/>
                  <w:lang w:eastAsia="ja-JP" w:bidi="ar-SA"/>
                </w:rPr>
                <w:delText xml:space="preserve">            &lt;AppointmentStart&gt;2013-09-27T09:00:37&lt;/AppointmentStart&gt;</w:delText>
              </w:r>
            </w:del>
          </w:p>
          <w:p w14:paraId="12284A08" w14:textId="174DD899" w:rsidR="00560DF3" w:rsidRPr="00CB584C" w:rsidDel="00CB2785" w:rsidRDefault="00560DF3" w:rsidP="007D34CC">
            <w:pPr>
              <w:autoSpaceDE w:val="0"/>
              <w:autoSpaceDN w:val="0"/>
              <w:adjustRightInd w:val="0"/>
              <w:spacing w:line="360" w:lineRule="auto"/>
              <w:rPr>
                <w:del w:id="2445" w:author="Duncan Hardie" w:date="2014-04-15T11:27:00Z"/>
                <w:rFonts w:ascii="Lucida Console" w:hAnsi="Lucida Console" w:cs="Lucida Console"/>
                <w:noProof/>
                <w:sz w:val="17"/>
                <w:szCs w:val="17"/>
                <w:lang w:eastAsia="ja-JP"/>
              </w:rPr>
            </w:pPr>
            <w:del w:id="2446" w:author="Duncan Hardie" w:date="2014-04-15T11:27:00Z">
              <w:r w:rsidRPr="00CB584C" w:rsidDel="00CB2785">
                <w:rPr>
                  <w:rFonts w:ascii="Lucida Console" w:hAnsi="Lucida Console" w:cs="Lucida Console"/>
                  <w:noProof/>
                  <w:sz w:val="17"/>
                  <w:szCs w:val="17"/>
                  <w:lang w:eastAsia="ja-JP" w:bidi="ar-SA"/>
                </w:rPr>
                <w:delText xml:space="preserve">            </w:delText>
              </w:r>
            </w:del>
            <w:del w:id="2447" w:author="Duncan Hardie" w:date="2014-04-15T10:29:00Z">
              <w:r w:rsidRPr="00CB584C" w:rsidDel="00AA61B2">
                <w:rPr>
                  <w:rFonts w:ascii="Lucida Console" w:hAnsi="Lucida Console" w:cs="Lucida Console"/>
                  <w:noProof/>
                  <w:sz w:val="17"/>
                  <w:szCs w:val="17"/>
                  <w:lang w:eastAsia="ja-JP" w:bidi="ar-SA"/>
                </w:rPr>
                <w:delText>&lt;TaskID&gt;FR-A1234567_</w:delText>
              </w:r>
            </w:del>
            <w:del w:id="2448" w:author="Duncan Hardie" w:date="2014-04-15T11:27:00Z">
              <w:r w:rsidRPr="00CB584C" w:rsidDel="00CB2785">
                <w:rPr>
                  <w:rFonts w:ascii="Lucida Console" w:hAnsi="Lucida Console" w:cs="Lucida Console"/>
                  <w:noProof/>
                  <w:sz w:val="17"/>
                  <w:szCs w:val="17"/>
                  <w:lang w:eastAsia="ja-JP" w:bidi="ar-SA"/>
                </w:rPr>
                <w:delText>D4_20130927T090037&lt;/TaskID&gt;</w:delText>
              </w:r>
            </w:del>
          </w:p>
          <w:p w14:paraId="2EACC0BE" w14:textId="2E157F45" w:rsidR="00560DF3" w:rsidRPr="00CB584C" w:rsidDel="00CB2785" w:rsidRDefault="00560DF3" w:rsidP="007D34CC">
            <w:pPr>
              <w:autoSpaceDE w:val="0"/>
              <w:autoSpaceDN w:val="0"/>
              <w:adjustRightInd w:val="0"/>
              <w:spacing w:line="360" w:lineRule="auto"/>
              <w:rPr>
                <w:del w:id="2449" w:author="Duncan Hardie" w:date="2014-04-15T11:27:00Z"/>
                <w:rFonts w:ascii="Lucida Console" w:hAnsi="Lucida Console" w:cs="Lucida Console"/>
                <w:noProof/>
                <w:sz w:val="17"/>
                <w:szCs w:val="17"/>
                <w:lang w:eastAsia="ja-JP"/>
              </w:rPr>
            </w:pPr>
            <w:del w:id="2450" w:author="Duncan Hardie" w:date="2014-04-15T11:27:00Z">
              <w:r w:rsidRPr="00CB584C" w:rsidDel="00CB2785">
                <w:rPr>
                  <w:rFonts w:ascii="Lucida Console" w:hAnsi="Lucida Console" w:cs="Lucida Console"/>
                  <w:noProof/>
                  <w:sz w:val="17"/>
                  <w:szCs w:val="17"/>
                  <w:lang w:eastAsia="ja-JP" w:bidi="ar-SA"/>
                </w:rPr>
                <w:delText xml:space="preserve">        &lt;/Task&gt;</w:delText>
              </w:r>
            </w:del>
          </w:p>
          <w:p w14:paraId="346AF677" w14:textId="2E520BA4" w:rsidR="00560DF3" w:rsidRPr="00CB584C" w:rsidDel="00CB2785" w:rsidRDefault="00560DF3" w:rsidP="007D34CC">
            <w:pPr>
              <w:autoSpaceDE w:val="0"/>
              <w:autoSpaceDN w:val="0"/>
              <w:adjustRightInd w:val="0"/>
              <w:spacing w:line="360" w:lineRule="auto"/>
              <w:rPr>
                <w:del w:id="2451" w:author="Duncan Hardie" w:date="2014-04-15T11:27:00Z"/>
                <w:rFonts w:ascii="Lucida Console" w:hAnsi="Lucida Console" w:cs="Lucida Console"/>
                <w:noProof/>
                <w:sz w:val="17"/>
                <w:szCs w:val="17"/>
                <w:lang w:eastAsia="ja-JP"/>
              </w:rPr>
            </w:pPr>
            <w:del w:id="2452" w:author="Duncan Hardie" w:date="2014-04-15T11:27:00Z">
              <w:r w:rsidRPr="00CB584C" w:rsidDel="00CB2785">
                <w:rPr>
                  <w:rFonts w:ascii="Lucida Console" w:hAnsi="Lucida Console" w:cs="Lucida Console"/>
                  <w:noProof/>
                  <w:sz w:val="17"/>
                  <w:szCs w:val="17"/>
                  <w:lang w:eastAsia="ja-JP" w:bidi="ar-SA"/>
                </w:rPr>
                <w:delText xml:space="preserve">    &lt;/PrevTask&gt;</w:delText>
              </w:r>
            </w:del>
          </w:p>
          <w:p w14:paraId="067E0AFA" w14:textId="4B0CC224" w:rsidR="00560DF3" w:rsidRPr="00CB584C" w:rsidRDefault="00560DF3" w:rsidP="007D34CC">
            <w:pPr>
              <w:autoSpaceDE w:val="0"/>
              <w:autoSpaceDN w:val="0"/>
              <w:adjustRightInd w:val="0"/>
              <w:spacing w:line="360" w:lineRule="auto"/>
              <w:rPr>
                <w:rFonts w:ascii="Lucida Console" w:hAnsi="Lucida Console" w:cs="Lucida Console"/>
                <w:noProof/>
                <w:sz w:val="17"/>
                <w:szCs w:val="17"/>
                <w:lang w:eastAsia="ja-JP"/>
              </w:rPr>
            </w:pPr>
            <w:del w:id="2453" w:author="Duncan Hardie" w:date="2014-04-15T11:27:00Z">
              <w:r w:rsidRPr="00CB584C" w:rsidDel="00CB2785">
                <w:rPr>
                  <w:rFonts w:ascii="Lucida Console" w:hAnsi="Lucida Console" w:cs="Lucida Console"/>
                  <w:noProof/>
                  <w:sz w:val="17"/>
                  <w:szCs w:val="17"/>
                  <w:lang w:eastAsia="ja-JP" w:bidi="ar-SA"/>
                </w:rPr>
                <w:delText>&lt;/TaskStatus</w:delText>
              </w:r>
              <w:r w:rsidR="004F234A" w:rsidRPr="004F234A" w:rsidDel="00CB2785">
                <w:rPr>
                  <w:rFonts w:ascii="Lucida Console" w:hAnsi="Lucida Console" w:cs="Lucida Console"/>
                  <w:noProof/>
                  <w:sz w:val="17"/>
                  <w:szCs w:val="17"/>
                  <w:lang w:eastAsia="ja-JP" w:bidi="ar-SA"/>
                </w:rPr>
                <w:delText>Cance</w:delText>
              </w:r>
              <w:r w:rsidR="0025684D" w:rsidDel="00CB2785">
                <w:rPr>
                  <w:rFonts w:ascii="Lucida Console" w:hAnsi="Lucida Console" w:cs="Lucida Console"/>
                  <w:noProof/>
                  <w:sz w:val="17"/>
                  <w:szCs w:val="17"/>
                  <w:lang w:eastAsia="ja-JP" w:bidi="ar-SA"/>
                </w:rPr>
                <w:delText>l</w:delText>
              </w:r>
              <w:r w:rsidR="004F234A" w:rsidRPr="004F234A" w:rsidDel="00CB2785">
                <w:rPr>
                  <w:rFonts w:ascii="Lucida Console" w:hAnsi="Lucida Console" w:cs="Lucida Console"/>
                  <w:noProof/>
                  <w:sz w:val="17"/>
                  <w:szCs w:val="17"/>
                  <w:lang w:eastAsia="ja-JP" w:bidi="ar-SA"/>
                </w:rPr>
                <w:delText>led</w:delText>
              </w:r>
              <w:r w:rsidRPr="00CB584C" w:rsidDel="00CB2785">
                <w:rPr>
                  <w:rFonts w:ascii="Lucida Console" w:hAnsi="Lucida Console" w:cs="Lucida Console"/>
                  <w:noProof/>
                  <w:sz w:val="17"/>
                  <w:szCs w:val="17"/>
                  <w:lang w:eastAsia="ja-JP" w:bidi="ar-SA"/>
                </w:rPr>
                <w:delText>&gt;</w:delText>
              </w:r>
            </w:del>
          </w:p>
        </w:tc>
      </w:tr>
    </w:tbl>
    <w:p w14:paraId="29E3BB1C" w14:textId="4EA9DB59" w:rsidR="00EA5764" w:rsidRPr="00534A8B" w:rsidRDefault="00EA5764" w:rsidP="00EA5764">
      <w:pPr>
        <w:pStyle w:val="Heading2"/>
        <w:numPr>
          <w:ilvl w:val="2"/>
          <w:numId w:val="2"/>
        </w:numPr>
      </w:pPr>
      <w:bookmarkStart w:id="2454" w:name="_Toc370915687"/>
      <w:r>
        <w:lastRenderedPageBreak/>
        <w:t>Outbound Message</w:t>
      </w:r>
      <w:r w:rsidR="00AC1DF7">
        <w:t>s</w:t>
      </w:r>
      <w:r>
        <w:t xml:space="preserve"> XSD</w:t>
      </w:r>
      <w:bookmarkEnd w:id="2454"/>
    </w:p>
    <w:p w14:paraId="42B32B7D" w14:textId="2934797B" w:rsidR="002C35F0" w:rsidRDefault="00EA5764" w:rsidP="007D34CC">
      <w:pPr>
        <w:pStyle w:val="BodyText"/>
        <w:ind w:left="0"/>
      </w:pPr>
      <w:r>
        <w:t>The following XSD files can be used for validating the message on retrieval:</w:t>
      </w:r>
    </w:p>
    <w:p w14:paraId="31FBBE92" w14:textId="77777777" w:rsidR="00EA5764" w:rsidRDefault="00EA5764" w:rsidP="007D34CC">
      <w:pPr>
        <w:pStyle w:val="BodyText"/>
        <w:ind w:left="0"/>
      </w:pPr>
    </w:p>
    <w:tbl>
      <w:tblPr>
        <w:tblW w:w="0" w:type="auto"/>
        <w:tblLook w:val="04A0" w:firstRow="1" w:lastRow="0" w:firstColumn="1" w:lastColumn="0" w:noHBand="0" w:noVBand="1"/>
      </w:tblPr>
      <w:tblGrid>
        <w:gridCol w:w="10296"/>
      </w:tblGrid>
      <w:tr w:rsidR="009464FD" w:rsidRPr="006B7B02" w14:paraId="70F9F8CD" w14:textId="77777777" w:rsidTr="009464FD">
        <w:tc>
          <w:tcPr>
            <w:tcW w:w="10296" w:type="dxa"/>
          </w:tcPr>
          <w:p w14:paraId="78690BE3" w14:textId="2FEC1399" w:rsidR="009464FD" w:rsidRDefault="009464FD" w:rsidP="007D34CC">
            <w:pPr>
              <w:pStyle w:val="BodyText"/>
              <w:ind w:left="0"/>
            </w:pPr>
            <w:r>
              <w:object w:dxaOrig="3931" w:dyaOrig="810" w14:anchorId="00ED44DB">
                <v:shape id="_x0000_i1044" type="#_x0000_t75" style="width:196.55pt;height:40.5pt" o:ole="">
                  <v:imagedata r:id="rId83" o:title=""/>
                </v:shape>
                <o:OLEObject Type="Embed" ProgID="Package" ShapeID="_x0000_i1044" DrawAspect="Content" ObjectID="_1501667524" r:id="rId84"/>
              </w:object>
            </w:r>
            <w:r>
              <w:object w:dxaOrig="2055" w:dyaOrig="810" w14:anchorId="7DA41ECB">
                <v:shape id="_x0000_i1045" type="#_x0000_t75" style="width:102.75pt;height:40.5pt" o:ole="">
                  <v:imagedata r:id="rId85" o:title=""/>
                </v:shape>
                <o:OLEObject Type="Embed" ProgID="Package" ShapeID="_x0000_i1045" DrawAspect="Content" ObjectID="_1501667525" r:id="rId86"/>
              </w:object>
            </w:r>
            <w:r>
              <w:object w:dxaOrig="2145" w:dyaOrig="810" w14:anchorId="1166AA15">
                <v:shape id="_x0000_i1046" type="#_x0000_t75" style="width:107.25pt;height:40.5pt" o:ole="">
                  <v:imagedata r:id="rId87" o:title=""/>
                </v:shape>
                <o:OLEObject Type="Embed" ProgID="Package" ShapeID="_x0000_i1046" DrawAspect="Content" ObjectID="_1501667526" r:id="rId88"/>
              </w:object>
            </w:r>
            <w:r>
              <w:object w:dxaOrig="2205" w:dyaOrig="810" w14:anchorId="400C38CE">
                <v:shape id="_x0000_i1047" type="#_x0000_t75" style="width:110.25pt;height:40.5pt" o:ole="">
                  <v:imagedata r:id="rId89" o:title=""/>
                </v:shape>
                <o:OLEObject Type="Embed" ProgID="Package" ShapeID="_x0000_i1047" DrawAspect="Content" ObjectID="_1501667527" r:id="rId90"/>
              </w:object>
            </w:r>
          </w:p>
        </w:tc>
      </w:tr>
    </w:tbl>
    <w:p w14:paraId="462F492B" w14:textId="77777777" w:rsidR="009464FD" w:rsidRDefault="009464FD" w:rsidP="007D34CC">
      <w:pPr>
        <w:pStyle w:val="BodyText"/>
        <w:ind w:left="0"/>
      </w:pPr>
    </w:p>
    <w:tbl>
      <w:tblPr>
        <w:tblW w:w="0" w:type="auto"/>
        <w:tblLook w:val="04A0" w:firstRow="1" w:lastRow="0" w:firstColumn="1" w:lastColumn="0" w:noHBand="0" w:noVBand="1"/>
      </w:tblPr>
      <w:tblGrid>
        <w:gridCol w:w="10296"/>
      </w:tblGrid>
      <w:tr w:rsidR="009464FD" w:rsidRPr="006B7B02" w14:paraId="1C56469A" w14:textId="77777777" w:rsidTr="009464FD">
        <w:tc>
          <w:tcPr>
            <w:tcW w:w="10296" w:type="dxa"/>
          </w:tcPr>
          <w:p w14:paraId="6D777F29" w14:textId="688FECED" w:rsidR="009464FD" w:rsidRDefault="009464FD" w:rsidP="00EA5764">
            <w:pPr>
              <w:pStyle w:val="BodyText"/>
              <w:ind w:left="0"/>
            </w:pPr>
            <w:r>
              <w:object w:dxaOrig="2175" w:dyaOrig="810" w14:anchorId="6D161E8B">
                <v:shape id="_x0000_i1048" type="#_x0000_t75" style="width:108.75pt;height:40.5pt" o:ole="">
                  <v:imagedata r:id="rId91" o:title=""/>
                </v:shape>
                <o:OLEObject Type="Embed" ProgID="Package" ShapeID="_x0000_i1048" DrawAspect="Content" ObjectID="_1501667528" r:id="rId92"/>
              </w:object>
            </w:r>
            <w:r>
              <w:object w:dxaOrig="2925" w:dyaOrig="810" w14:anchorId="1E60ADF9">
                <v:shape id="_x0000_i1049" type="#_x0000_t75" style="width:146.25pt;height:40.5pt" o:ole="">
                  <v:imagedata r:id="rId93" o:title=""/>
                </v:shape>
                <o:OLEObject Type="Embed" ProgID="Package" ShapeID="_x0000_i1049" DrawAspect="Content" ObjectID="_1501667529" r:id="rId94"/>
              </w:object>
            </w:r>
            <w:r>
              <w:object w:dxaOrig="2340" w:dyaOrig="810" w14:anchorId="4FC3D539">
                <v:shape id="_x0000_i1050" type="#_x0000_t75" style="width:117pt;height:40.5pt" o:ole="">
                  <v:imagedata r:id="rId95" o:title=""/>
                </v:shape>
                <o:OLEObject Type="Embed" ProgID="Package" ShapeID="_x0000_i1050" DrawAspect="Content" ObjectID="_1501667530" r:id="rId96"/>
              </w:object>
            </w:r>
            <w:r>
              <w:object w:dxaOrig="2415" w:dyaOrig="810" w14:anchorId="05AA1262">
                <v:shape id="_x0000_i1051" type="#_x0000_t75" style="width:120.75pt;height:40.5pt" o:ole="">
                  <v:imagedata r:id="rId97" o:title=""/>
                </v:shape>
                <o:OLEObject Type="Embed" ProgID="Package" ShapeID="_x0000_i1051" DrawAspect="Content" ObjectID="_1501667531" r:id="rId98"/>
              </w:object>
            </w:r>
          </w:p>
        </w:tc>
      </w:tr>
    </w:tbl>
    <w:p w14:paraId="5951CAB7" w14:textId="6417F1F4" w:rsidR="00EA5764" w:rsidRDefault="00EA5764">
      <w:pPr>
        <w:pStyle w:val="BodyText"/>
        <w:ind w:left="0"/>
      </w:pPr>
    </w:p>
    <w:p w14:paraId="4E2E07B1" w14:textId="77777777" w:rsidR="00EA5764" w:rsidRPr="007D34CC" w:rsidRDefault="00EA5764" w:rsidP="007D34CC">
      <w:pPr>
        <w:pStyle w:val="BodyText"/>
        <w:ind w:left="0"/>
      </w:pPr>
    </w:p>
    <w:p w14:paraId="0AF75930" w14:textId="5F052EB7" w:rsidR="006D294C" w:rsidRPr="006B439F" w:rsidRDefault="006D294C" w:rsidP="003C422C">
      <w:pPr>
        <w:pStyle w:val="Heading1"/>
      </w:pPr>
      <w:bookmarkStart w:id="2455" w:name="_Toc366854371"/>
      <w:bookmarkStart w:id="2456" w:name="_Toc366854372"/>
      <w:bookmarkStart w:id="2457" w:name="_Toc366854373"/>
      <w:bookmarkStart w:id="2458" w:name="_Toc366854386"/>
      <w:bookmarkStart w:id="2459" w:name="_Toc370915688"/>
      <w:bookmarkStart w:id="2460" w:name="_Toc532803608"/>
      <w:bookmarkStart w:id="2461" w:name="_Toc534021766"/>
      <w:bookmarkStart w:id="2462" w:name="_Toc536866374"/>
      <w:bookmarkStart w:id="2463" w:name="_Toc536866891"/>
      <w:bookmarkStart w:id="2464" w:name="_Toc536866994"/>
      <w:bookmarkStart w:id="2465" w:name="_Toc536867936"/>
      <w:bookmarkStart w:id="2466" w:name="_Toc536867997"/>
      <w:bookmarkStart w:id="2467" w:name="_Toc77959"/>
      <w:bookmarkStart w:id="2468" w:name="_Toc231448"/>
      <w:bookmarkStart w:id="2469" w:name="_Toc252188"/>
      <w:bookmarkEnd w:id="744"/>
      <w:bookmarkEnd w:id="745"/>
      <w:bookmarkEnd w:id="746"/>
      <w:bookmarkEnd w:id="747"/>
      <w:bookmarkEnd w:id="748"/>
      <w:bookmarkEnd w:id="749"/>
      <w:bookmarkEnd w:id="750"/>
      <w:bookmarkEnd w:id="751"/>
      <w:bookmarkEnd w:id="752"/>
      <w:bookmarkEnd w:id="753"/>
      <w:bookmarkEnd w:id="2455"/>
      <w:bookmarkEnd w:id="2456"/>
      <w:bookmarkEnd w:id="2457"/>
      <w:bookmarkEnd w:id="2458"/>
      <w:r w:rsidRPr="006B439F">
        <w:lastRenderedPageBreak/>
        <w:t>Outgoing Integration Manager</w:t>
      </w:r>
      <w:bookmarkEnd w:id="2459"/>
    </w:p>
    <w:p w14:paraId="4E25302C" w14:textId="77777777" w:rsidR="006D294C" w:rsidRPr="006B439F" w:rsidRDefault="006D294C" w:rsidP="003C422C">
      <w:pPr>
        <w:pStyle w:val="BodyText3"/>
        <w:rPr>
          <w:color w:val="auto"/>
        </w:rPr>
      </w:pPr>
      <w:r w:rsidRPr="006B439F">
        <w:rPr>
          <w:color w:val="auto"/>
        </w:rPr>
        <w:t>The Service Optimization Integration Manager may encounter two types of errors when it attempts to send an outgoing message:</w:t>
      </w:r>
    </w:p>
    <w:p w14:paraId="03B5E87F" w14:textId="77777777" w:rsidR="006D294C" w:rsidRPr="006B439F" w:rsidRDefault="006D294C" w:rsidP="003C422C">
      <w:pPr>
        <w:pStyle w:val="BodyText3"/>
        <w:numPr>
          <w:ilvl w:val="0"/>
          <w:numId w:val="3"/>
        </w:numPr>
        <w:rPr>
          <w:color w:val="auto"/>
        </w:rPr>
      </w:pPr>
      <w:r w:rsidRPr="006B439F">
        <w:rPr>
          <w:color w:val="auto"/>
        </w:rPr>
        <w:t>The destination address or a translator may be temporarily inaccessible.</w:t>
      </w:r>
    </w:p>
    <w:p w14:paraId="74A501D0" w14:textId="77777777" w:rsidR="006D294C" w:rsidRPr="006B439F" w:rsidRDefault="006D294C" w:rsidP="003C422C">
      <w:pPr>
        <w:pStyle w:val="BodyText3"/>
        <w:numPr>
          <w:ilvl w:val="0"/>
          <w:numId w:val="3"/>
        </w:numPr>
        <w:rPr>
          <w:color w:val="auto"/>
        </w:rPr>
      </w:pPr>
      <w:r w:rsidRPr="006B439F">
        <w:rPr>
          <w:color w:val="auto"/>
        </w:rPr>
        <w:t xml:space="preserve">The destination may be accessible, but the processing application returns an error message (a </w:t>
      </w:r>
      <w:r>
        <w:rPr>
          <w:color w:val="auto"/>
        </w:rPr>
        <w:t xml:space="preserve">response </w:t>
      </w:r>
      <w:r w:rsidRPr="006B439F">
        <w:rPr>
          <w:color w:val="auto"/>
        </w:rPr>
        <w:t xml:space="preserve">message containing an </w:t>
      </w:r>
      <w:r w:rsidRPr="006B439F">
        <w:rPr>
          <w:rStyle w:val="HTMLCode"/>
          <w:color w:val="auto"/>
        </w:rPr>
        <w:t>&lt;Error&gt;</w:t>
      </w:r>
      <w:r w:rsidRPr="006B439F">
        <w:rPr>
          <w:color w:val="auto"/>
        </w:rPr>
        <w:t xml:space="preserve"> element or a </w:t>
      </w:r>
      <w:r w:rsidRPr="006B439F">
        <w:rPr>
          <w:rStyle w:val="HTMLCode"/>
          <w:color w:val="auto"/>
        </w:rPr>
        <w:t>Status="2"</w:t>
      </w:r>
      <w:r w:rsidRPr="006B439F">
        <w:rPr>
          <w:color w:val="auto"/>
        </w:rPr>
        <w:t xml:space="preserve"> attribute). </w:t>
      </w:r>
    </w:p>
    <w:p w14:paraId="794372CF" w14:textId="77777777" w:rsidR="006D294C" w:rsidRPr="006B439F" w:rsidRDefault="006D294C" w:rsidP="003C422C">
      <w:pPr>
        <w:pStyle w:val="BodyText3"/>
        <w:rPr>
          <w:color w:val="auto"/>
        </w:rPr>
      </w:pPr>
      <w:r w:rsidRPr="006B439F">
        <w:rPr>
          <w:color w:val="auto"/>
        </w:rPr>
        <w:t>In the former case, the Integration Manager attempts to resend the message.</w:t>
      </w:r>
    </w:p>
    <w:p w14:paraId="2B985EEB" w14:textId="77777777" w:rsidR="006D294C" w:rsidRPr="006B439F" w:rsidRDefault="006D294C" w:rsidP="003C422C">
      <w:pPr>
        <w:pStyle w:val="BodyText3"/>
        <w:rPr>
          <w:color w:val="auto"/>
        </w:rPr>
      </w:pPr>
      <w:r w:rsidRPr="006B439F">
        <w:rPr>
          <w:color w:val="auto"/>
        </w:rPr>
        <w:t>In the latter case, the Integration Manager logs the error (if logging is enabled), and it does not attempt to resend the message.</w:t>
      </w:r>
    </w:p>
    <w:p w14:paraId="0F7E309F" w14:textId="77777777" w:rsidR="006D294C" w:rsidRPr="006B439F" w:rsidRDefault="006D294C" w:rsidP="003C422C">
      <w:pPr>
        <w:pStyle w:val="BodyText3"/>
        <w:rPr>
          <w:color w:val="auto"/>
        </w:rPr>
      </w:pPr>
      <w:r w:rsidRPr="006B439F">
        <w:rPr>
          <w:color w:val="auto"/>
        </w:rPr>
        <w:t xml:space="preserve">The Integration Manager stores outgoing messages in the W6OUTGOING_MESSAGES table of the Service Optimization database. The MessageStatus column of this table records the status of each message. </w:t>
      </w:r>
    </w:p>
    <w:p w14:paraId="771BEFAB" w14:textId="77777777" w:rsidR="006D294C" w:rsidRPr="006B439F" w:rsidRDefault="006D294C" w:rsidP="003C422C">
      <w:pPr>
        <w:pStyle w:val="BodyText3"/>
        <w:rPr>
          <w:color w:val="auto"/>
        </w:rPr>
      </w:pPr>
      <w:r w:rsidRPr="006B439F">
        <w:rPr>
          <w:color w:val="auto"/>
        </w:rPr>
        <w:t xml:space="preserve">The possible MessageStatus values are: </w:t>
      </w:r>
    </w:p>
    <w:tbl>
      <w:tblPr>
        <w:tblW w:w="0" w:type="auto"/>
        <w:tblInd w:w="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0"/>
        <w:gridCol w:w="7398"/>
      </w:tblGrid>
      <w:tr w:rsidR="006D294C" w:rsidRPr="006B439F" w14:paraId="590EF32E" w14:textId="77777777" w:rsidTr="00CC7998">
        <w:tc>
          <w:tcPr>
            <w:tcW w:w="2070" w:type="dxa"/>
            <w:shd w:val="clear" w:color="auto" w:fill="666699"/>
          </w:tcPr>
          <w:p w14:paraId="05C65DE6" w14:textId="77777777" w:rsidR="006D294C" w:rsidRPr="006B439F" w:rsidRDefault="006D294C" w:rsidP="00DB537E">
            <w:pPr>
              <w:pStyle w:val="TableHeading"/>
              <w:spacing w:line="360" w:lineRule="auto"/>
              <w:rPr>
                <w:color w:val="auto"/>
              </w:rPr>
            </w:pPr>
            <w:r w:rsidRPr="006B439F">
              <w:rPr>
                <w:color w:val="auto"/>
              </w:rPr>
              <w:t xml:space="preserve">Message Status </w:t>
            </w:r>
          </w:p>
        </w:tc>
        <w:tc>
          <w:tcPr>
            <w:tcW w:w="7398" w:type="dxa"/>
            <w:shd w:val="clear" w:color="auto" w:fill="666699"/>
          </w:tcPr>
          <w:p w14:paraId="260CEDE3" w14:textId="77777777" w:rsidR="006D294C" w:rsidRPr="006B439F" w:rsidRDefault="006D294C" w:rsidP="00DB537E">
            <w:pPr>
              <w:pStyle w:val="TableHeading"/>
              <w:spacing w:line="360" w:lineRule="auto"/>
              <w:rPr>
                <w:color w:val="auto"/>
              </w:rPr>
            </w:pPr>
            <w:r w:rsidRPr="006B439F">
              <w:rPr>
                <w:color w:val="auto"/>
              </w:rPr>
              <w:t xml:space="preserve">Description </w:t>
            </w:r>
          </w:p>
        </w:tc>
      </w:tr>
      <w:tr w:rsidR="006D294C" w:rsidRPr="006B439F" w14:paraId="0C91C4FA" w14:textId="77777777" w:rsidTr="00CC7998">
        <w:tc>
          <w:tcPr>
            <w:tcW w:w="2070" w:type="dxa"/>
          </w:tcPr>
          <w:p w14:paraId="2D94241F" w14:textId="77777777" w:rsidR="006D294C" w:rsidRPr="006B439F" w:rsidRDefault="006D294C" w:rsidP="00DB537E">
            <w:pPr>
              <w:spacing w:line="360" w:lineRule="auto"/>
            </w:pPr>
            <w:r w:rsidRPr="006B439F">
              <w:t xml:space="preserve">0 </w:t>
            </w:r>
          </w:p>
        </w:tc>
        <w:tc>
          <w:tcPr>
            <w:tcW w:w="7398" w:type="dxa"/>
          </w:tcPr>
          <w:p w14:paraId="273A8F22" w14:textId="77777777" w:rsidR="006D294C" w:rsidRPr="006B439F" w:rsidRDefault="006D294C" w:rsidP="00DB537E">
            <w:pPr>
              <w:spacing w:line="360" w:lineRule="auto"/>
            </w:pPr>
            <w:r w:rsidRPr="006B439F">
              <w:t xml:space="preserve">The message has not yet been sent to its destination. </w:t>
            </w:r>
          </w:p>
        </w:tc>
      </w:tr>
      <w:tr w:rsidR="006D294C" w:rsidRPr="006B439F" w14:paraId="3949465E" w14:textId="77777777" w:rsidTr="00CC7998">
        <w:tc>
          <w:tcPr>
            <w:tcW w:w="2070" w:type="dxa"/>
          </w:tcPr>
          <w:p w14:paraId="4F3E5215" w14:textId="77777777" w:rsidR="006D294C" w:rsidRPr="006B439F" w:rsidRDefault="006D294C" w:rsidP="00DB537E">
            <w:pPr>
              <w:spacing w:line="360" w:lineRule="auto"/>
            </w:pPr>
            <w:r w:rsidRPr="006B439F">
              <w:t xml:space="preserve">1 </w:t>
            </w:r>
          </w:p>
        </w:tc>
        <w:tc>
          <w:tcPr>
            <w:tcW w:w="7398" w:type="dxa"/>
          </w:tcPr>
          <w:p w14:paraId="24DFD05D" w14:textId="77777777" w:rsidR="006D294C" w:rsidRPr="006B439F" w:rsidRDefault="006D294C" w:rsidP="00DB537E">
            <w:pPr>
              <w:spacing w:line="360" w:lineRule="auto"/>
            </w:pPr>
            <w:r w:rsidRPr="006B439F">
              <w:t xml:space="preserve">The message was sent successfully; the destination application did not return an error. </w:t>
            </w:r>
          </w:p>
        </w:tc>
      </w:tr>
      <w:tr w:rsidR="006D294C" w:rsidRPr="006B439F" w14:paraId="51E4779D" w14:textId="77777777" w:rsidTr="00CC7998">
        <w:tc>
          <w:tcPr>
            <w:tcW w:w="2070" w:type="dxa"/>
          </w:tcPr>
          <w:p w14:paraId="4B1D6209" w14:textId="77777777" w:rsidR="006D294C" w:rsidRPr="006B439F" w:rsidRDefault="006D294C" w:rsidP="00DB537E">
            <w:pPr>
              <w:spacing w:line="360" w:lineRule="auto"/>
            </w:pPr>
            <w:r w:rsidRPr="006B439F">
              <w:t xml:space="preserve">2 </w:t>
            </w:r>
          </w:p>
        </w:tc>
        <w:tc>
          <w:tcPr>
            <w:tcW w:w="7398" w:type="dxa"/>
          </w:tcPr>
          <w:p w14:paraId="4146BD99" w14:textId="77777777" w:rsidR="006D294C" w:rsidRPr="006B439F" w:rsidRDefault="006D294C" w:rsidP="00DB537E">
            <w:pPr>
              <w:spacing w:line="360" w:lineRule="auto"/>
            </w:pPr>
            <w:r w:rsidRPr="006B439F">
              <w:t xml:space="preserve">The message was sent, but the destination application returned an error. The Integration Manager does not attempt to resend. </w:t>
            </w:r>
          </w:p>
        </w:tc>
      </w:tr>
      <w:tr w:rsidR="006D294C" w:rsidRPr="006B439F" w14:paraId="5D19E12C" w14:textId="77777777" w:rsidTr="00CC7998">
        <w:tc>
          <w:tcPr>
            <w:tcW w:w="2070" w:type="dxa"/>
          </w:tcPr>
          <w:p w14:paraId="44CDA47E" w14:textId="77777777" w:rsidR="006D294C" w:rsidRPr="006B439F" w:rsidRDefault="006D294C" w:rsidP="00DB537E">
            <w:pPr>
              <w:spacing w:line="360" w:lineRule="auto"/>
            </w:pPr>
            <w:r w:rsidRPr="006B439F">
              <w:t xml:space="preserve">3 </w:t>
            </w:r>
          </w:p>
        </w:tc>
        <w:tc>
          <w:tcPr>
            <w:tcW w:w="7398" w:type="dxa"/>
          </w:tcPr>
          <w:p w14:paraId="202C432D" w14:textId="77777777" w:rsidR="006D294C" w:rsidRPr="006B439F" w:rsidRDefault="006D294C" w:rsidP="00DB537E">
            <w:pPr>
              <w:spacing w:line="360" w:lineRule="auto"/>
            </w:pPr>
            <w:r w:rsidRPr="006B439F">
              <w:t xml:space="preserve">Temporarily, the message could not be sent, for example due to a communication error. The Integration Manager attempts to resend. </w:t>
            </w:r>
          </w:p>
        </w:tc>
      </w:tr>
    </w:tbl>
    <w:p w14:paraId="44E04E4B" w14:textId="77777777" w:rsidR="006D294C" w:rsidRPr="006B439F" w:rsidRDefault="006D294C" w:rsidP="003C422C">
      <w:pPr>
        <w:pStyle w:val="BodyText3"/>
        <w:rPr>
          <w:color w:val="auto"/>
        </w:rPr>
      </w:pPr>
      <w:r>
        <w:rPr>
          <w:color w:val="auto"/>
        </w:rPr>
        <w:t>ClickSchedule</w:t>
      </w:r>
      <w:r w:rsidRPr="006B439F">
        <w:rPr>
          <w:color w:val="auto"/>
        </w:rPr>
        <w:t xml:space="preserve"> uses the MessageStatus to purge old messages from the database:</w:t>
      </w:r>
    </w:p>
    <w:p w14:paraId="6C287001" w14:textId="4F5510FE" w:rsidR="006D294C" w:rsidRPr="006B439F" w:rsidRDefault="006D294C" w:rsidP="003C422C">
      <w:pPr>
        <w:pStyle w:val="BodyText3"/>
        <w:numPr>
          <w:ilvl w:val="0"/>
          <w:numId w:val="7"/>
        </w:numPr>
        <w:rPr>
          <w:color w:val="auto"/>
        </w:rPr>
      </w:pPr>
      <w:r w:rsidRPr="006B439F">
        <w:rPr>
          <w:color w:val="auto"/>
        </w:rPr>
        <w:t xml:space="preserve">Messages with status 1 will be purged after </w:t>
      </w:r>
      <w:r w:rsidR="007B563F">
        <w:rPr>
          <w:color w:val="auto"/>
        </w:rPr>
        <w:t>three</w:t>
      </w:r>
      <w:r w:rsidR="007B563F" w:rsidRPr="006B439F">
        <w:rPr>
          <w:color w:val="auto"/>
        </w:rPr>
        <w:t xml:space="preserve"> </w:t>
      </w:r>
      <w:r w:rsidRPr="006B439F">
        <w:rPr>
          <w:color w:val="auto"/>
        </w:rPr>
        <w:t>day</w:t>
      </w:r>
      <w:r w:rsidR="007B563F">
        <w:rPr>
          <w:color w:val="auto"/>
        </w:rPr>
        <w:t>s;</w:t>
      </w:r>
    </w:p>
    <w:p w14:paraId="665DD19E" w14:textId="0D79B22C" w:rsidR="006D294C" w:rsidRPr="006B439F" w:rsidRDefault="006D294C" w:rsidP="003C422C">
      <w:pPr>
        <w:pStyle w:val="BodyText3"/>
        <w:numPr>
          <w:ilvl w:val="0"/>
          <w:numId w:val="7"/>
        </w:numPr>
        <w:rPr>
          <w:color w:val="auto"/>
        </w:rPr>
      </w:pPr>
      <w:r w:rsidRPr="006B439F">
        <w:rPr>
          <w:color w:val="auto"/>
        </w:rPr>
        <w:t xml:space="preserve">Message with status 2 will be purged after </w:t>
      </w:r>
      <w:r w:rsidR="007B563F">
        <w:rPr>
          <w:color w:val="auto"/>
        </w:rPr>
        <w:t>three</w:t>
      </w:r>
      <w:r w:rsidR="007B563F" w:rsidRPr="006B439F">
        <w:rPr>
          <w:color w:val="auto"/>
        </w:rPr>
        <w:t xml:space="preserve"> </w:t>
      </w:r>
      <w:r w:rsidRPr="006B439F">
        <w:rPr>
          <w:color w:val="auto"/>
        </w:rPr>
        <w:t>days</w:t>
      </w:r>
      <w:r w:rsidR="007B563F">
        <w:rPr>
          <w:color w:val="auto"/>
        </w:rPr>
        <w:t>;</w:t>
      </w:r>
    </w:p>
    <w:p w14:paraId="383F92F5" w14:textId="77777777" w:rsidR="006D294C" w:rsidRPr="006B439F" w:rsidRDefault="006D294C" w:rsidP="003C422C">
      <w:pPr>
        <w:pStyle w:val="BodyText3"/>
        <w:numPr>
          <w:ilvl w:val="0"/>
          <w:numId w:val="7"/>
        </w:numPr>
        <w:rPr>
          <w:color w:val="auto"/>
        </w:rPr>
      </w:pPr>
      <w:r w:rsidRPr="006B439F">
        <w:rPr>
          <w:color w:val="auto"/>
        </w:rPr>
        <w:t xml:space="preserve">Message with status 0/3 will not be purged. </w:t>
      </w:r>
      <w:r>
        <w:rPr>
          <w:color w:val="auto"/>
        </w:rPr>
        <w:t>ClickSchedule</w:t>
      </w:r>
      <w:r w:rsidRPr="006B439F">
        <w:rPr>
          <w:color w:val="auto"/>
        </w:rPr>
        <w:t xml:space="preserve"> would resend them.</w:t>
      </w:r>
    </w:p>
    <w:p w14:paraId="79F5A4CE" w14:textId="77777777" w:rsidR="006D294C" w:rsidRPr="006B439F" w:rsidRDefault="006D294C" w:rsidP="003C422C">
      <w:pPr>
        <w:pStyle w:val="BodyText3"/>
        <w:rPr>
          <w:color w:val="auto"/>
        </w:rPr>
      </w:pPr>
      <w:r w:rsidRPr="006B439F">
        <w:rPr>
          <w:color w:val="auto"/>
        </w:rPr>
        <w:t xml:space="preserve">The Integration Manager sets the message status according to the content of the </w:t>
      </w:r>
      <w:r>
        <w:rPr>
          <w:color w:val="auto"/>
        </w:rPr>
        <w:t>message</w:t>
      </w:r>
      <w:r w:rsidRPr="006B439F">
        <w:rPr>
          <w:color w:val="auto"/>
        </w:rPr>
        <w:t xml:space="preserve"> response. For example, it sets a status of 2 if the response message contains an &lt;Error&gt; element. </w:t>
      </w:r>
    </w:p>
    <w:p w14:paraId="5FC070F0" w14:textId="77777777" w:rsidR="006D294C" w:rsidRPr="006B439F" w:rsidRDefault="006D294C" w:rsidP="003C422C">
      <w:pPr>
        <w:pStyle w:val="BodyText3"/>
        <w:rPr>
          <w:color w:val="auto"/>
        </w:rPr>
      </w:pPr>
      <w:r w:rsidRPr="006B439F">
        <w:rPr>
          <w:color w:val="auto"/>
        </w:rPr>
        <w:lastRenderedPageBreak/>
        <w:t>Optionally, the destination component can override this behaviour by including a Status attribute in the response. The attribute specifies the status value that the Integration Manager should set. For example, the following response message to a</w:t>
      </w:r>
      <w:r>
        <w:rPr>
          <w:color w:val="auto"/>
        </w:rPr>
        <w:t>n</w:t>
      </w:r>
      <w:r w:rsidRPr="006B439F">
        <w:rPr>
          <w:color w:val="auto"/>
        </w:rPr>
        <w:t xml:space="preserve"> </w:t>
      </w:r>
      <w:r>
        <w:rPr>
          <w:color w:val="auto"/>
        </w:rPr>
        <w:t>UpdateTask</w:t>
      </w:r>
      <w:r w:rsidRPr="006B439F">
        <w:rPr>
          <w:color w:val="auto"/>
        </w:rPr>
        <w:t xml:space="preserve"> message causes the Integration Manager to set a status of 2:</w:t>
      </w:r>
    </w:p>
    <w:p w14:paraId="74B99BFF" w14:textId="77777777" w:rsidR="006D294C" w:rsidRPr="006B439F" w:rsidRDefault="006D294C" w:rsidP="00DB537E">
      <w:pPr>
        <w:pStyle w:val="SXPMessages"/>
        <w:spacing w:line="360" w:lineRule="auto"/>
        <w:rPr>
          <w:color w:val="auto"/>
        </w:rPr>
      </w:pPr>
      <w:r w:rsidRPr="006B439F">
        <w:rPr>
          <w:color w:val="auto"/>
        </w:rPr>
        <w:t>&lt;Create</w:t>
      </w:r>
      <w:r>
        <w:rPr>
          <w:color w:val="auto"/>
        </w:rPr>
        <w:t>TaskResponse</w:t>
      </w:r>
      <w:r w:rsidRPr="006B439F">
        <w:rPr>
          <w:color w:val="auto"/>
        </w:rPr>
        <w:t xml:space="preserve"> Status="2" /&gt; </w:t>
      </w:r>
    </w:p>
    <w:p w14:paraId="0FA28CA9" w14:textId="77777777" w:rsidR="006D294C" w:rsidRPr="006B439F" w:rsidRDefault="006D294C" w:rsidP="003C422C">
      <w:pPr>
        <w:pStyle w:val="BodyText3"/>
        <w:rPr>
          <w:color w:val="auto"/>
        </w:rPr>
      </w:pPr>
      <w:r w:rsidRPr="006B439F">
        <w:rPr>
          <w:color w:val="auto"/>
        </w:rPr>
        <w:t>For more information on the outgoing messages error handling please refer to chapter 5 in the Service Optimization Integration Guide.</w:t>
      </w:r>
    </w:p>
    <w:p w14:paraId="69FAEF28" w14:textId="77777777" w:rsidR="006D294C" w:rsidRPr="006B439F" w:rsidRDefault="006D294C" w:rsidP="003C422C">
      <w:pPr>
        <w:pStyle w:val="BodyText3"/>
        <w:rPr>
          <w:color w:val="auto"/>
        </w:rPr>
      </w:pPr>
      <w:r w:rsidRPr="006B439F">
        <w:rPr>
          <w:color w:val="auto"/>
        </w:rPr>
        <w:t>In case of success, an Outgoing message response should be:</w:t>
      </w:r>
    </w:p>
    <w:p w14:paraId="5AB5C179" w14:textId="77777777" w:rsidR="006D294C" w:rsidRPr="006B439F" w:rsidRDefault="006D294C" w:rsidP="00DB537E">
      <w:pPr>
        <w:pStyle w:val="SXPMessages"/>
        <w:spacing w:line="360" w:lineRule="auto"/>
        <w:rPr>
          <w:color w:val="auto"/>
        </w:rPr>
      </w:pPr>
      <w:r w:rsidRPr="006B439F">
        <w:rPr>
          <w:color w:val="auto"/>
        </w:rPr>
        <w:t>&lt;Create</w:t>
      </w:r>
      <w:r>
        <w:rPr>
          <w:color w:val="auto"/>
        </w:rPr>
        <w:t>TaskResponse</w:t>
      </w:r>
      <w:r w:rsidRPr="006B439F">
        <w:rPr>
          <w:color w:val="auto"/>
        </w:rPr>
        <w:t xml:space="preserve"> Status="1" /&gt; </w:t>
      </w:r>
    </w:p>
    <w:p w14:paraId="09CC2709" w14:textId="77777777" w:rsidR="006D294C" w:rsidRPr="006B439F" w:rsidRDefault="006D294C" w:rsidP="003C422C">
      <w:pPr>
        <w:pStyle w:val="BodyText3"/>
        <w:rPr>
          <w:color w:val="auto"/>
        </w:rPr>
      </w:pPr>
      <w:r w:rsidRPr="006B439F">
        <w:rPr>
          <w:color w:val="auto"/>
        </w:rPr>
        <w:t>Note that if the integration will not respond to Outgoing messages properly, there is a 5 second delay between every Outgoing message and it might lead the integration layer to hang (!)</w:t>
      </w:r>
    </w:p>
    <w:p w14:paraId="78024335" w14:textId="77777777" w:rsidR="006D294C" w:rsidRPr="006B439F" w:rsidRDefault="006D294C" w:rsidP="003C422C">
      <w:pPr>
        <w:pStyle w:val="Heading2"/>
        <w:rPr>
          <w:snapToGrid w:val="0"/>
        </w:rPr>
      </w:pPr>
      <w:bookmarkStart w:id="2470" w:name="_Toc370915689"/>
      <w:r w:rsidRPr="006B439F">
        <w:rPr>
          <w:snapToGrid w:val="0"/>
        </w:rPr>
        <w:t>Integration Logs</w:t>
      </w:r>
      <w:bookmarkEnd w:id="2470"/>
    </w:p>
    <w:p w14:paraId="09D93846" w14:textId="77777777" w:rsidR="006D294C" w:rsidRPr="006B439F" w:rsidRDefault="006D294C" w:rsidP="003C422C">
      <w:pPr>
        <w:pStyle w:val="BodyText3"/>
        <w:ind w:left="0"/>
        <w:rPr>
          <w:color w:val="auto"/>
        </w:rPr>
      </w:pPr>
      <w:r w:rsidRPr="006B439F">
        <w:rPr>
          <w:color w:val="auto"/>
        </w:rPr>
        <w:t>The Service Optimization Integration Manager is able to log both incoming and outgoing messages to / from the system.</w:t>
      </w:r>
    </w:p>
    <w:p w14:paraId="6D509E2F" w14:textId="77777777" w:rsidR="006D294C" w:rsidRDefault="006D294C" w:rsidP="003C422C">
      <w:pPr>
        <w:pStyle w:val="BodyText3"/>
        <w:ind w:left="0"/>
        <w:rPr>
          <w:color w:val="auto"/>
        </w:rPr>
      </w:pPr>
      <w:r w:rsidRPr="006B439F">
        <w:rPr>
          <w:color w:val="auto"/>
        </w:rPr>
        <w:t>The integration logs may contain all messages and their results along with the relevant time stamps.</w:t>
      </w:r>
    </w:p>
    <w:p w14:paraId="48D15939" w14:textId="69E03EFF" w:rsidR="006D294C" w:rsidRDefault="006D294C" w:rsidP="003C422C">
      <w:pPr>
        <w:pStyle w:val="BodyText3"/>
        <w:ind w:left="0"/>
        <w:rPr>
          <w:color w:val="auto"/>
        </w:rPr>
      </w:pPr>
      <w:r>
        <w:rPr>
          <w:color w:val="auto"/>
        </w:rPr>
        <w:t xml:space="preserve">The log can be found on the SO server under the path </w:t>
      </w:r>
      <w:r w:rsidRPr="00D15E0C">
        <w:rPr>
          <w:color w:val="auto"/>
        </w:rPr>
        <w:t>C:\</w:t>
      </w:r>
      <w:r>
        <w:rPr>
          <w:color w:val="auto"/>
        </w:rPr>
        <w:t>Temp\</w:t>
      </w:r>
    </w:p>
    <w:p w14:paraId="2258CC21" w14:textId="77777777" w:rsidR="006D294C" w:rsidRPr="006B439F" w:rsidRDefault="006D294C" w:rsidP="003C422C">
      <w:pPr>
        <w:pStyle w:val="BodyText3"/>
        <w:ind w:left="0"/>
        <w:rPr>
          <w:color w:val="auto"/>
        </w:rPr>
      </w:pPr>
      <w:r w:rsidRPr="006B439F">
        <w:rPr>
          <w:color w:val="auto"/>
        </w:rPr>
        <w:t>For more information on the integration logs please refer to chapter 3 in the Service Optimization Integration Guide.</w:t>
      </w:r>
    </w:p>
    <w:p w14:paraId="37323EC6" w14:textId="77777777" w:rsidR="006D294C" w:rsidRPr="006B439F" w:rsidRDefault="006D294C" w:rsidP="00DB537E">
      <w:pPr>
        <w:pStyle w:val="SXPMessages"/>
        <w:spacing w:line="360" w:lineRule="auto"/>
        <w:ind w:left="0"/>
        <w:rPr>
          <w:color w:val="auto"/>
        </w:rPr>
      </w:pPr>
      <w:r>
        <w:rPr>
          <w:color w:val="auto"/>
        </w:rPr>
        <w:t>Note: Appointment values are converted from type date to type string &amp; concatenated as a suffix to Engineer as string.</w:t>
      </w:r>
    </w:p>
    <w:p w14:paraId="13E5A206" w14:textId="77777777" w:rsidR="002F6983" w:rsidRPr="006B439F" w:rsidRDefault="002F6983" w:rsidP="003C422C">
      <w:pPr>
        <w:pStyle w:val="Heading1"/>
        <w:numPr>
          <w:ilvl w:val="0"/>
          <w:numId w:val="0"/>
        </w:numPr>
        <w:ind w:left="432"/>
        <w:jc w:val="both"/>
        <w:rPr>
          <w:rFonts w:cs="Arial"/>
          <w:snapToGrid w:val="0"/>
        </w:rPr>
      </w:pPr>
      <w:bookmarkStart w:id="2471" w:name="_Toc359434351"/>
      <w:bookmarkStart w:id="2472" w:name="_Toc359434352"/>
      <w:bookmarkStart w:id="2473" w:name="_Toc359434353"/>
      <w:bookmarkStart w:id="2474" w:name="_Toc357966484"/>
      <w:bookmarkStart w:id="2475" w:name="wp9000681"/>
      <w:bookmarkStart w:id="2476" w:name="wp9000682"/>
      <w:bookmarkStart w:id="2477" w:name="wp9000683"/>
      <w:bookmarkStart w:id="2478" w:name="wp9000684"/>
      <w:bookmarkStart w:id="2479" w:name="wp9000685"/>
      <w:bookmarkStart w:id="2480" w:name="wp9000686"/>
      <w:bookmarkStart w:id="2481" w:name="wp9000687"/>
      <w:bookmarkStart w:id="2482" w:name="wp9000688"/>
      <w:bookmarkStart w:id="2483" w:name="wp9000690"/>
      <w:bookmarkStart w:id="2484" w:name="wp9000026"/>
      <w:bookmarkStart w:id="2485" w:name="wp9000027"/>
      <w:bookmarkStart w:id="2486" w:name="wp9000028"/>
      <w:bookmarkStart w:id="2487" w:name="wp9000029"/>
      <w:bookmarkStart w:id="2488" w:name="wp9000030"/>
      <w:bookmarkStart w:id="2489" w:name="wp9000031"/>
      <w:bookmarkStart w:id="2490" w:name="wp9000032"/>
      <w:bookmarkStart w:id="2491" w:name="wp9000033"/>
      <w:bookmarkStart w:id="2492" w:name="wp9000034"/>
      <w:bookmarkStart w:id="2493" w:name="wp9000035"/>
      <w:bookmarkStart w:id="2494" w:name="wp9000692"/>
      <w:bookmarkStart w:id="2495" w:name="wp9000693"/>
      <w:bookmarkStart w:id="2496" w:name="wp9000694"/>
      <w:bookmarkStart w:id="2497" w:name="wp9000695"/>
      <w:bookmarkStart w:id="2498" w:name="wp9000697"/>
      <w:bookmarkStart w:id="2499" w:name="_Toc359435225"/>
      <w:bookmarkStart w:id="2500" w:name="_Toc359435932"/>
      <w:bookmarkStart w:id="2501" w:name="_Toc359435226"/>
      <w:bookmarkStart w:id="2502" w:name="_Toc359435933"/>
      <w:bookmarkStart w:id="2503" w:name="_Toc359277953"/>
      <w:bookmarkStart w:id="2504" w:name="_Toc359281144"/>
      <w:bookmarkStart w:id="2505" w:name="_Toc359281377"/>
      <w:bookmarkStart w:id="2506" w:name="_Toc359434363"/>
      <w:bookmarkStart w:id="2507" w:name="_Toc359435227"/>
      <w:bookmarkStart w:id="2508" w:name="_Toc359435934"/>
      <w:bookmarkStart w:id="2509" w:name="_Toc359277954"/>
      <w:bookmarkStart w:id="2510" w:name="_Toc359281145"/>
      <w:bookmarkStart w:id="2511" w:name="_Toc359281378"/>
      <w:bookmarkStart w:id="2512" w:name="_Toc359434364"/>
      <w:bookmarkStart w:id="2513" w:name="_Toc359435228"/>
      <w:bookmarkStart w:id="2514" w:name="_Toc359435935"/>
      <w:bookmarkStart w:id="2515" w:name="_Toc359277955"/>
      <w:bookmarkStart w:id="2516" w:name="_Toc359281146"/>
      <w:bookmarkStart w:id="2517" w:name="_Toc359281379"/>
      <w:bookmarkStart w:id="2518" w:name="_Toc359434365"/>
      <w:bookmarkStart w:id="2519" w:name="_Toc359435229"/>
      <w:bookmarkStart w:id="2520" w:name="_Toc359435936"/>
      <w:bookmarkStart w:id="2521" w:name="_Toc359277977"/>
      <w:bookmarkStart w:id="2522" w:name="_Toc359281168"/>
      <w:bookmarkStart w:id="2523" w:name="_Toc359281401"/>
      <w:bookmarkStart w:id="2524" w:name="_Toc359434387"/>
      <w:bookmarkStart w:id="2525" w:name="_Toc359435251"/>
      <w:bookmarkStart w:id="2526" w:name="_Toc359435958"/>
      <w:bookmarkStart w:id="2527" w:name="_Toc359277978"/>
      <w:bookmarkStart w:id="2528" w:name="_Toc359281169"/>
      <w:bookmarkStart w:id="2529" w:name="_Toc359281402"/>
      <w:bookmarkStart w:id="2530" w:name="_Toc359434388"/>
      <w:bookmarkStart w:id="2531" w:name="_Toc359435252"/>
      <w:bookmarkStart w:id="2532" w:name="_Toc359435959"/>
      <w:bookmarkStart w:id="2533" w:name="_Toc359435254"/>
      <w:bookmarkStart w:id="2534" w:name="_Toc359435961"/>
      <w:bookmarkStart w:id="2535" w:name="_Toc359435255"/>
      <w:bookmarkStart w:id="2536" w:name="_Toc359435962"/>
      <w:bookmarkStart w:id="2537" w:name="_Appendix_A:_"/>
      <w:bookmarkStart w:id="2538" w:name="_Toc359435256"/>
      <w:bookmarkStart w:id="2539" w:name="_Toc359435963"/>
      <w:bookmarkStart w:id="2540" w:name="_Toc359435257"/>
      <w:bookmarkStart w:id="2541" w:name="_Toc359435964"/>
      <w:bookmarkStart w:id="2542" w:name="_Toc359435258"/>
      <w:bookmarkStart w:id="2543" w:name="_Toc359435965"/>
      <w:bookmarkStart w:id="2544" w:name="_Toc357968637"/>
      <w:bookmarkStart w:id="2545" w:name="_Toc357968845"/>
      <w:bookmarkStart w:id="2546" w:name="_Toc358030335"/>
      <w:bookmarkStart w:id="2547" w:name="_Toc358110718"/>
      <w:bookmarkStart w:id="2548" w:name="_Toc358122738"/>
      <w:bookmarkStart w:id="2549" w:name="_Toc359435261"/>
      <w:bookmarkStart w:id="2550" w:name="_Toc359435968"/>
      <w:bookmarkStart w:id="2551" w:name="_Toc359277983"/>
      <w:bookmarkStart w:id="2552" w:name="_Toc359281174"/>
      <w:bookmarkStart w:id="2553" w:name="_Toc359281407"/>
      <w:bookmarkStart w:id="2554" w:name="_Toc359434393"/>
      <w:bookmarkStart w:id="2555" w:name="_Toc359435262"/>
      <w:bookmarkStart w:id="2556" w:name="_Toc359435969"/>
      <w:bookmarkStart w:id="2557" w:name="_Toc359277984"/>
      <w:bookmarkStart w:id="2558" w:name="_Toc359281175"/>
      <w:bookmarkStart w:id="2559" w:name="_Toc359281408"/>
      <w:bookmarkStart w:id="2560" w:name="_Toc359434394"/>
      <w:bookmarkStart w:id="2561" w:name="_Toc359435263"/>
      <w:bookmarkStart w:id="2562" w:name="_Toc359435970"/>
      <w:bookmarkStart w:id="2563" w:name="_Toc358030389"/>
      <w:bookmarkStart w:id="2564" w:name="_Toc358110772"/>
      <w:bookmarkStart w:id="2565" w:name="_Toc358122792"/>
      <w:bookmarkStart w:id="2566" w:name="_Toc358030463"/>
      <w:bookmarkStart w:id="2567" w:name="_Toc358110846"/>
      <w:bookmarkStart w:id="2568" w:name="_Toc358122866"/>
      <w:bookmarkStart w:id="2569" w:name="_Toc358030464"/>
      <w:bookmarkStart w:id="2570" w:name="_Toc358110847"/>
      <w:bookmarkStart w:id="2571" w:name="_Toc358122867"/>
      <w:bookmarkStart w:id="2572" w:name="_Toc358030465"/>
      <w:bookmarkStart w:id="2573" w:name="_Toc358110848"/>
      <w:bookmarkStart w:id="2574" w:name="_Toc358122868"/>
      <w:bookmarkStart w:id="2575" w:name="_Toc358030466"/>
      <w:bookmarkStart w:id="2576" w:name="_Toc358110849"/>
      <w:bookmarkStart w:id="2577" w:name="_Toc358122869"/>
      <w:bookmarkStart w:id="2578" w:name="_Toc531595753"/>
      <w:bookmarkStart w:id="2579" w:name="_Toc532803639"/>
      <w:bookmarkStart w:id="2580" w:name="_Toc534021818"/>
      <w:bookmarkStart w:id="2581" w:name="_Toc536866426"/>
      <w:bookmarkStart w:id="2582" w:name="_Toc536866943"/>
      <w:bookmarkStart w:id="2583" w:name="_Toc536867046"/>
      <w:bookmarkStart w:id="2584" w:name="_Toc536867987"/>
      <w:bookmarkStart w:id="2585" w:name="_Toc536868045"/>
      <w:bookmarkStart w:id="2586" w:name="_Toc78017"/>
      <w:bookmarkStart w:id="2587" w:name="_Toc231507"/>
      <w:bookmarkStart w:id="2588" w:name="_Toc252246"/>
      <w:bookmarkStart w:id="2589" w:name="_Toc370915690"/>
      <w:bookmarkEnd w:id="2460"/>
      <w:bookmarkEnd w:id="2461"/>
      <w:bookmarkEnd w:id="2462"/>
      <w:bookmarkEnd w:id="2463"/>
      <w:bookmarkEnd w:id="2464"/>
      <w:bookmarkEnd w:id="2465"/>
      <w:bookmarkEnd w:id="2466"/>
      <w:bookmarkEnd w:id="2467"/>
      <w:bookmarkEnd w:id="2468"/>
      <w:bookmarkEnd w:id="2469"/>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r w:rsidRPr="006B439F">
        <w:rPr>
          <w:rFonts w:cs="Arial"/>
          <w:snapToGrid w:val="0"/>
        </w:rPr>
        <w:lastRenderedPageBreak/>
        <w:t>Appendix A:  Approvals</w:t>
      </w:r>
      <w:bookmarkEnd w:id="2578"/>
      <w:bookmarkEnd w:id="2579"/>
      <w:bookmarkEnd w:id="2580"/>
      <w:bookmarkEnd w:id="2581"/>
      <w:bookmarkEnd w:id="2582"/>
      <w:bookmarkEnd w:id="2583"/>
      <w:bookmarkEnd w:id="2584"/>
      <w:bookmarkEnd w:id="2585"/>
      <w:bookmarkEnd w:id="2586"/>
      <w:bookmarkEnd w:id="2587"/>
      <w:bookmarkEnd w:id="2588"/>
      <w:bookmarkEnd w:id="2589"/>
    </w:p>
    <w:p w14:paraId="6B8576CD" w14:textId="77777777" w:rsidR="002F6983" w:rsidRPr="006B439F" w:rsidRDefault="002F6983" w:rsidP="003C422C">
      <w:pPr>
        <w:pStyle w:val="BodyText"/>
        <w:rPr>
          <w:color w:val="auto"/>
        </w:rPr>
      </w:pPr>
      <w:r w:rsidRPr="006B439F">
        <w:rPr>
          <w:color w:val="auto"/>
        </w:rPr>
        <w:t>By signing this document, both individuals acknowledge their acceptance of the contents represented in the Interface Design Specification (version X, dated X).</w:t>
      </w:r>
    </w:p>
    <w:p w14:paraId="7A2B8045" w14:textId="77777777" w:rsidR="002F6983" w:rsidRPr="006B439F" w:rsidRDefault="002F6983" w:rsidP="00DB537E">
      <w:pPr>
        <w:spacing w:line="360" w:lineRule="auto"/>
        <w:jc w:val="both"/>
        <w:rPr>
          <w:rFonts w:ascii="Arial" w:hAnsi="Arial" w:cs="Arial"/>
        </w:rPr>
      </w:pPr>
    </w:p>
    <w:tbl>
      <w:tblPr>
        <w:tblW w:w="0" w:type="auto"/>
        <w:tblInd w:w="738" w:type="dxa"/>
        <w:tblLayout w:type="fixed"/>
        <w:tblLook w:val="0000" w:firstRow="0" w:lastRow="0" w:firstColumn="0" w:lastColumn="0" w:noHBand="0" w:noVBand="0"/>
      </w:tblPr>
      <w:tblGrid>
        <w:gridCol w:w="3330"/>
        <w:gridCol w:w="3060"/>
      </w:tblGrid>
      <w:tr w:rsidR="006B439F" w:rsidRPr="006B439F" w14:paraId="3936884C" w14:textId="77777777">
        <w:tc>
          <w:tcPr>
            <w:tcW w:w="3330" w:type="dxa"/>
          </w:tcPr>
          <w:p w14:paraId="71E4C32F" w14:textId="77777777" w:rsidR="002F6983" w:rsidRPr="006B439F" w:rsidRDefault="002F6983" w:rsidP="003C422C">
            <w:pPr>
              <w:spacing w:line="360" w:lineRule="auto"/>
              <w:jc w:val="both"/>
              <w:rPr>
                <w:rFonts w:cs="Arial"/>
              </w:rPr>
            </w:pPr>
            <w:r w:rsidRPr="006B439F">
              <w:rPr>
                <w:rFonts w:cs="Arial"/>
              </w:rPr>
              <w:t>Company Name</w:t>
            </w:r>
          </w:p>
        </w:tc>
        <w:tc>
          <w:tcPr>
            <w:tcW w:w="3060" w:type="dxa"/>
          </w:tcPr>
          <w:p w14:paraId="7020E678" w14:textId="22F5EC97" w:rsidR="002F6983" w:rsidRPr="006B439F" w:rsidRDefault="007C58CB" w:rsidP="003C422C">
            <w:pPr>
              <w:spacing w:line="360" w:lineRule="auto"/>
              <w:jc w:val="both"/>
              <w:rPr>
                <w:rFonts w:cs="Arial"/>
              </w:rPr>
            </w:pPr>
            <w:r>
              <w:rPr>
                <w:rFonts w:cs="Arial"/>
              </w:rPr>
              <w:t>GEHC</w:t>
            </w:r>
            <w:r w:rsidR="002F6983" w:rsidRPr="006B439F">
              <w:rPr>
                <w:rFonts w:cs="Arial"/>
              </w:rPr>
              <w:t xml:space="preserve"> </w:t>
            </w:r>
          </w:p>
        </w:tc>
      </w:tr>
      <w:tr w:rsidR="006B439F" w:rsidRPr="006B439F" w14:paraId="5F597291" w14:textId="77777777">
        <w:tc>
          <w:tcPr>
            <w:tcW w:w="3330" w:type="dxa"/>
          </w:tcPr>
          <w:p w14:paraId="7C17AB70" w14:textId="77777777" w:rsidR="002F6983" w:rsidRPr="006B439F" w:rsidRDefault="002F6983" w:rsidP="003C422C">
            <w:pPr>
              <w:spacing w:line="360" w:lineRule="auto"/>
              <w:ind w:left="450"/>
              <w:jc w:val="both"/>
              <w:rPr>
                <w:rFonts w:cs="Arial"/>
              </w:rPr>
            </w:pPr>
            <w:r w:rsidRPr="006B439F">
              <w:rPr>
                <w:rFonts w:cs="Arial"/>
              </w:rPr>
              <w:t>Name:</w:t>
            </w:r>
          </w:p>
        </w:tc>
        <w:tc>
          <w:tcPr>
            <w:tcW w:w="3060" w:type="dxa"/>
          </w:tcPr>
          <w:p w14:paraId="3318F41B" w14:textId="77777777" w:rsidR="002F6983" w:rsidRPr="006B439F" w:rsidRDefault="002F6983" w:rsidP="003C422C">
            <w:pPr>
              <w:spacing w:line="360" w:lineRule="auto"/>
              <w:jc w:val="both"/>
              <w:rPr>
                <w:rFonts w:cs="Arial"/>
              </w:rPr>
            </w:pPr>
          </w:p>
        </w:tc>
      </w:tr>
      <w:tr w:rsidR="006B439F" w:rsidRPr="006B439F" w14:paraId="6A781D63" w14:textId="77777777">
        <w:tc>
          <w:tcPr>
            <w:tcW w:w="3330" w:type="dxa"/>
          </w:tcPr>
          <w:p w14:paraId="058D1ED0" w14:textId="77777777" w:rsidR="002F6983" w:rsidRPr="006B439F" w:rsidRDefault="002F6983" w:rsidP="003C422C">
            <w:pPr>
              <w:spacing w:line="360" w:lineRule="auto"/>
              <w:ind w:left="450"/>
              <w:jc w:val="both"/>
              <w:rPr>
                <w:rFonts w:cs="Arial"/>
              </w:rPr>
            </w:pPr>
            <w:r w:rsidRPr="006B439F">
              <w:rPr>
                <w:rFonts w:cs="Arial"/>
              </w:rPr>
              <w:t>Title:</w:t>
            </w:r>
          </w:p>
        </w:tc>
        <w:tc>
          <w:tcPr>
            <w:tcW w:w="3060" w:type="dxa"/>
            <w:tcBorders>
              <w:top w:val="single" w:sz="6" w:space="0" w:color="auto"/>
            </w:tcBorders>
          </w:tcPr>
          <w:p w14:paraId="11E3C7E3" w14:textId="77777777" w:rsidR="002F6983" w:rsidRPr="006B439F" w:rsidRDefault="002F6983" w:rsidP="003C422C">
            <w:pPr>
              <w:spacing w:line="360" w:lineRule="auto"/>
              <w:jc w:val="both"/>
              <w:rPr>
                <w:rFonts w:cs="Arial"/>
              </w:rPr>
            </w:pPr>
          </w:p>
        </w:tc>
      </w:tr>
      <w:tr w:rsidR="006B439F" w:rsidRPr="006B439F" w14:paraId="71AF29E2" w14:textId="77777777">
        <w:tc>
          <w:tcPr>
            <w:tcW w:w="3330" w:type="dxa"/>
          </w:tcPr>
          <w:p w14:paraId="1D0C5B93" w14:textId="77777777" w:rsidR="002F6983" w:rsidRPr="006B439F" w:rsidRDefault="002F6983" w:rsidP="003C422C">
            <w:pPr>
              <w:spacing w:line="360" w:lineRule="auto"/>
              <w:ind w:left="450"/>
              <w:jc w:val="both"/>
              <w:rPr>
                <w:rFonts w:cs="Arial"/>
              </w:rPr>
            </w:pPr>
            <w:r w:rsidRPr="006B439F">
              <w:rPr>
                <w:rFonts w:cs="Arial"/>
              </w:rPr>
              <w:t>Signature:</w:t>
            </w:r>
          </w:p>
        </w:tc>
        <w:tc>
          <w:tcPr>
            <w:tcW w:w="3060" w:type="dxa"/>
            <w:tcBorders>
              <w:top w:val="single" w:sz="6" w:space="0" w:color="auto"/>
            </w:tcBorders>
          </w:tcPr>
          <w:p w14:paraId="7E21CC7F" w14:textId="77777777" w:rsidR="002F6983" w:rsidRPr="006B439F" w:rsidRDefault="002F6983" w:rsidP="003C422C">
            <w:pPr>
              <w:spacing w:line="360" w:lineRule="auto"/>
              <w:jc w:val="both"/>
              <w:rPr>
                <w:rFonts w:cs="Arial"/>
              </w:rPr>
            </w:pPr>
          </w:p>
        </w:tc>
      </w:tr>
      <w:tr w:rsidR="006B439F" w:rsidRPr="006B439F" w14:paraId="4D0A6211" w14:textId="77777777">
        <w:tc>
          <w:tcPr>
            <w:tcW w:w="3330" w:type="dxa"/>
          </w:tcPr>
          <w:p w14:paraId="67E6A5C8" w14:textId="77777777" w:rsidR="002F6983" w:rsidRPr="006B439F" w:rsidRDefault="002F6983" w:rsidP="003C422C">
            <w:pPr>
              <w:spacing w:line="360" w:lineRule="auto"/>
              <w:ind w:left="450"/>
              <w:jc w:val="both"/>
              <w:rPr>
                <w:rFonts w:cs="Arial"/>
              </w:rPr>
            </w:pPr>
            <w:r w:rsidRPr="006B439F">
              <w:rPr>
                <w:rFonts w:cs="Arial"/>
              </w:rPr>
              <w:t>Date:</w:t>
            </w:r>
          </w:p>
        </w:tc>
        <w:tc>
          <w:tcPr>
            <w:tcW w:w="3060" w:type="dxa"/>
            <w:tcBorders>
              <w:top w:val="single" w:sz="6" w:space="0" w:color="auto"/>
              <w:bottom w:val="single" w:sz="6" w:space="0" w:color="auto"/>
            </w:tcBorders>
          </w:tcPr>
          <w:p w14:paraId="1672CC0A" w14:textId="77777777" w:rsidR="002F6983" w:rsidRPr="006B439F" w:rsidRDefault="002F6983" w:rsidP="003C422C">
            <w:pPr>
              <w:spacing w:line="360" w:lineRule="auto"/>
              <w:jc w:val="both"/>
              <w:rPr>
                <w:rFonts w:cs="Arial"/>
              </w:rPr>
            </w:pPr>
          </w:p>
        </w:tc>
      </w:tr>
      <w:tr w:rsidR="006B439F" w:rsidRPr="006B439F" w14:paraId="2BADEA73" w14:textId="77777777">
        <w:tc>
          <w:tcPr>
            <w:tcW w:w="3330" w:type="dxa"/>
          </w:tcPr>
          <w:p w14:paraId="2260F620" w14:textId="77777777" w:rsidR="002F6983" w:rsidRPr="006B439F" w:rsidRDefault="002F6983" w:rsidP="003C422C">
            <w:pPr>
              <w:spacing w:line="360" w:lineRule="auto"/>
              <w:jc w:val="both"/>
              <w:rPr>
                <w:rFonts w:cs="Arial"/>
              </w:rPr>
            </w:pPr>
          </w:p>
        </w:tc>
        <w:tc>
          <w:tcPr>
            <w:tcW w:w="3060" w:type="dxa"/>
          </w:tcPr>
          <w:p w14:paraId="7CCEFC31" w14:textId="77777777" w:rsidR="002F6983" w:rsidRPr="006B439F" w:rsidRDefault="002F6983" w:rsidP="003C422C">
            <w:pPr>
              <w:spacing w:line="360" w:lineRule="auto"/>
              <w:jc w:val="both"/>
              <w:rPr>
                <w:rFonts w:cs="Arial"/>
              </w:rPr>
            </w:pPr>
          </w:p>
        </w:tc>
      </w:tr>
      <w:tr w:rsidR="006B439F" w:rsidRPr="006B439F" w14:paraId="0D6FD2F4" w14:textId="77777777">
        <w:tc>
          <w:tcPr>
            <w:tcW w:w="3330" w:type="dxa"/>
          </w:tcPr>
          <w:p w14:paraId="4A0800FD" w14:textId="77777777" w:rsidR="002F6983" w:rsidRPr="006B439F" w:rsidRDefault="002F6983" w:rsidP="003C422C">
            <w:pPr>
              <w:spacing w:line="360" w:lineRule="auto"/>
              <w:jc w:val="both"/>
              <w:rPr>
                <w:rFonts w:cs="Arial"/>
              </w:rPr>
            </w:pPr>
            <w:r w:rsidRPr="006B439F">
              <w:rPr>
                <w:rFonts w:cs="Arial"/>
              </w:rPr>
              <w:t>ClickSoftware, Inc.</w:t>
            </w:r>
          </w:p>
        </w:tc>
        <w:tc>
          <w:tcPr>
            <w:tcW w:w="3060" w:type="dxa"/>
          </w:tcPr>
          <w:p w14:paraId="301AC121" w14:textId="77777777" w:rsidR="002F6983" w:rsidRPr="006B439F" w:rsidRDefault="002F6983" w:rsidP="003C422C">
            <w:pPr>
              <w:spacing w:line="360" w:lineRule="auto"/>
              <w:jc w:val="both"/>
              <w:rPr>
                <w:rFonts w:cs="Arial"/>
              </w:rPr>
            </w:pPr>
          </w:p>
        </w:tc>
      </w:tr>
      <w:tr w:rsidR="006B439F" w:rsidRPr="006B439F" w14:paraId="1AF2EC89" w14:textId="77777777">
        <w:tc>
          <w:tcPr>
            <w:tcW w:w="3330" w:type="dxa"/>
          </w:tcPr>
          <w:p w14:paraId="15FC8474" w14:textId="77777777" w:rsidR="002F6983" w:rsidRPr="006B439F" w:rsidRDefault="002F6983" w:rsidP="003C422C">
            <w:pPr>
              <w:spacing w:line="360" w:lineRule="auto"/>
              <w:ind w:left="450"/>
              <w:jc w:val="both"/>
              <w:rPr>
                <w:rFonts w:cs="Arial"/>
              </w:rPr>
            </w:pPr>
            <w:r w:rsidRPr="006B439F">
              <w:rPr>
                <w:rFonts w:cs="Arial"/>
              </w:rPr>
              <w:t>Name:</w:t>
            </w:r>
          </w:p>
        </w:tc>
        <w:tc>
          <w:tcPr>
            <w:tcW w:w="3060" w:type="dxa"/>
          </w:tcPr>
          <w:p w14:paraId="13721742" w14:textId="77777777" w:rsidR="002F6983" w:rsidRPr="006B439F" w:rsidRDefault="002F6983" w:rsidP="003C422C">
            <w:pPr>
              <w:spacing w:line="360" w:lineRule="auto"/>
              <w:jc w:val="both"/>
              <w:rPr>
                <w:rFonts w:cs="Arial"/>
              </w:rPr>
            </w:pPr>
          </w:p>
        </w:tc>
      </w:tr>
      <w:tr w:rsidR="006B439F" w:rsidRPr="006B439F" w14:paraId="6B65D7FF" w14:textId="77777777">
        <w:tc>
          <w:tcPr>
            <w:tcW w:w="3330" w:type="dxa"/>
          </w:tcPr>
          <w:p w14:paraId="74690807" w14:textId="77777777" w:rsidR="002F6983" w:rsidRPr="006B439F" w:rsidRDefault="002F6983" w:rsidP="003C422C">
            <w:pPr>
              <w:spacing w:line="360" w:lineRule="auto"/>
              <w:ind w:left="450"/>
              <w:jc w:val="both"/>
              <w:rPr>
                <w:rFonts w:cs="Arial"/>
              </w:rPr>
            </w:pPr>
            <w:r w:rsidRPr="006B439F">
              <w:rPr>
                <w:rFonts w:cs="Arial"/>
              </w:rPr>
              <w:t>Title</w:t>
            </w:r>
          </w:p>
        </w:tc>
        <w:tc>
          <w:tcPr>
            <w:tcW w:w="3060" w:type="dxa"/>
            <w:tcBorders>
              <w:top w:val="single" w:sz="6" w:space="0" w:color="auto"/>
              <w:bottom w:val="single" w:sz="6" w:space="0" w:color="auto"/>
            </w:tcBorders>
          </w:tcPr>
          <w:p w14:paraId="7C65E096" w14:textId="77777777" w:rsidR="002F6983" w:rsidRPr="006B439F" w:rsidRDefault="002F6983" w:rsidP="003C422C">
            <w:pPr>
              <w:spacing w:line="360" w:lineRule="auto"/>
              <w:jc w:val="both"/>
              <w:rPr>
                <w:rFonts w:cs="Arial"/>
              </w:rPr>
            </w:pPr>
            <w:r w:rsidRPr="006B439F">
              <w:rPr>
                <w:rFonts w:cs="Arial"/>
              </w:rPr>
              <w:t>Project Manager</w:t>
            </w:r>
          </w:p>
        </w:tc>
      </w:tr>
      <w:tr w:rsidR="006B439F" w:rsidRPr="006B439F" w14:paraId="1249938B" w14:textId="77777777">
        <w:tc>
          <w:tcPr>
            <w:tcW w:w="3330" w:type="dxa"/>
          </w:tcPr>
          <w:p w14:paraId="3D1C3511" w14:textId="77777777" w:rsidR="002F6983" w:rsidRPr="006B439F" w:rsidRDefault="002F6983" w:rsidP="003C422C">
            <w:pPr>
              <w:spacing w:line="360" w:lineRule="auto"/>
              <w:ind w:left="450"/>
              <w:jc w:val="both"/>
              <w:rPr>
                <w:rFonts w:cs="Arial"/>
              </w:rPr>
            </w:pPr>
            <w:r w:rsidRPr="006B439F">
              <w:rPr>
                <w:rFonts w:cs="Arial"/>
              </w:rPr>
              <w:t>Signature:</w:t>
            </w:r>
          </w:p>
        </w:tc>
        <w:tc>
          <w:tcPr>
            <w:tcW w:w="3060" w:type="dxa"/>
            <w:tcBorders>
              <w:top w:val="single" w:sz="6" w:space="0" w:color="auto"/>
              <w:bottom w:val="single" w:sz="6" w:space="0" w:color="auto"/>
            </w:tcBorders>
          </w:tcPr>
          <w:p w14:paraId="7E2CA883" w14:textId="77777777" w:rsidR="002F6983" w:rsidRPr="006B439F" w:rsidRDefault="002F6983" w:rsidP="003C422C">
            <w:pPr>
              <w:spacing w:line="360" w:lineRule="auto"/>
              <w:jc w:val="both"/>
              <w:rPr>
                <w:rFonts w:cs="Arial"/>
              </w:rPr>
            </w:pPr>
          </w:p>
        </w:tc>
      </w:tr>
      <w:tr w:rsidR="006B439F" w:rsidRPr="006B439F" w14:paraId="3D98EC20" w14:textId="77777777">
        <w:tc>
          <w:tcPr>
            <w:tcW w:w="3330" w:type="dxa"/>
          </w:tcPr>
          <w:p w14:paraId="2BADE8FB" w14:textId="77777777" w:rsidR="002F6983" w:rsidRPr="006B439F" w:rsidRDefault="002F6983" w:rsidP="003C422C">
            <w:pPr>
              <w:spacing w:line="360" w:lineRule="auto"/>
              <w:ind w:left="450"/>
              <w:jc w:val="both"/>
              <w:rPr>
                <w:rFonts w:cs="Arial"/>
              </w:rPr>
            </w:pPr>
            <w:r w:rsidRPr="006B439F">
              <w:rPr>
                <w:rFonts w:cs="Arial"/>
              </w:rPr>
              <w:t>Date:</w:t>
            </w:r>
          </w:p>
        </w:tc>
        <w:tc>
          <w:tcPr>
            <w:tcW w:w="3060" w:type="dxa"/>
            <w:tcBorders>
              <w:top w:val="single" w:sz="6" w:space="0" w:color="auto"/>
              <w:bottom w:val="single" w:sz="6" w:space="0" w:color="auto"/>
            </w:tcBorders>
          </w:tcPr>
          <w:p w14:paraId="49CFA27A" w14:textId="77777777" w:rsidR="002F6983" w:rsidRPr="006B439F" w:rsidRDefault="002F6983" w:rsidP="003C422C">
            <w:pPr>
              <w:spacing w:line="360" w:lineRule="auto"/>
              <w:jc w:val="both"/>
              <w:rPr>
                <w:rFonts w:cs="Arial"/>
              </w:rPr>
            </w:pPr>
          </w:p>
        </w:tc>
      </w:tr>
    </w:tbl>
    <w:p w14:paraId="2EA75E3E" w14:textId="77777777" w:rsidR="002F6983" w:rsidRPr="006B439F" w:rsidRDefault="002F6983" w:rsidP="003C422C">
      <w:pPr>
        <w:spacing w:line="360" w:lineRule="auto"/>
        <w:jc w:val="both"/>
        <w:rPr>
          <w:rFonts w:ascii="Arial" w:hAnsi="Arial" w:cs="Arial"/>
        </w:rPr>
      </w:pPr>
    </w:p>
    <w:p w14:paraId="65D74976" w14:textId="77777777" w:rsidR="002F6983" w:rsidRPr="006B439F" w:rsidRDefault="002F6983" w:rsidP="003C422C">
      <w:pPr>
        <w:pStyle w:val="BodyText"/>
        <w:rPr>
          <w:color w:val="auto"/>
        </w:rPr>
      </w:pPr>
      <w:r w:rsidRPr="006B439F">
        <w:rPr>
          <w:color w:val="auto"/>
        </w:rPr>
        <w:t>Please fax a signed copy of this page of the document to your ClickSoftware Project Manager.</w:t>
      </w:r>
    </w:p>
    <w:p w14:paraId="0F2A2503" w14:textId="77777777" w:rsidR="002F6983" w:rsidRPr="006B439F" w:rsidRDefault="002F6983" w:rsidP="003C422C">
      <w:pPr>
        <w:pStyle w:val="BodyText"/>
        <w:rPr>
          <w:color w:val="auto"/>
        </w:rPr>
      </w:pPr>
    </w:p>
    <w:p w14:paraId="5EDAA234" w14:textId="77777777" w:rsidR="002F6983" w:rsidRPr="006B439F" w:rsidRDefault="002F6983" w:rsidP="003C422C">
      <w:pPr>
        <w:pStyle w:val="BodyText"/>
        <w:rPr>
          <w:color w:val="auto"/>
        </w:rPr>
      </w:pPr>
      <w:r w:rsidRPr="006B439F">
        <w:rPr>
          <w:color w:val="auto"/>
        </w:rPr>
        <w:t>ClickSoftware, Inc.</w:t>
      </w:r>
    </w:p>
    <w:p w14:paraId="048D94FD" w14:textId="77777777" w:rsidR="002F6983" w:rsidRPr="006B439F" w:rsidRDefault="002F6983" w:rsidP="003C422C">
      <w:pPr>
        <w:pStyle w:val="BodyText"/>
        <w:rPr>
          <w:color w:val="auto"/>
          <w:sz w:val="24"/>
        </w:rPr>
      </w:pPr>
      <w:r w:rsidRPr="006B439F">
        <w:rPr>
          <w:color w:val="auto"/>
        </w:rPr>
        <w:t>Fax:  781-272-6409</w:t>
      </w:r>
    </w:p>
    <w:p w14:paraId="32371D7B" w14:textId="49CCF15C" w:rsidR="00B50D49" w:rsidRDefault="00B50D49" w:rsidP="00B50D49">
      <w:pPr>
        <w:pStyle w:val="Heading1"/>
        <w:numPr>
          <w:ilvl w:val="0"/>
          <w:numId w:val="0"/>
        </w:numPr>
        <w:ind w:left="432"/>
        <w:jc w:val="both"/>
        <w:rPr>
          <w:rFonts w:cs="Arial"/>
          <w:snapToGrid w:val="0"/>
        </w:rPr>
      </w:pPr>
      <w:bookmarkStart w:id="2590" w:name="_Toc370915691"/>
      <w:r>
        <w:rPr>
          <w:rFonts w:cs="Arial"/>
          <w:snapToGrid w:val="0"/>
        </w:rPr>
        <w:lastRenderedPageBreak/>
        <w:t>Appendix B</w:t>
      </w:r>
      <w:r w:rsidRPr="006B439F">
        <w:rPr>
          <w:rFonts w:cs="Arial"/>
          <w:snapToGrid w:val="0"/>
        </w:rPr>
        <w:t xml:space="preserve">:  </w:t>
      </w:r>
      <w:r>
        <w:rPr>
          <w:rFonts w:cs="Arial"/>
          <w:snapToGrid w:val="0"/>
        </w:rPr>
        <w:t>C# Snippets</w:t>
      </w:r>
      <w:bookmarkEnd w:id="2590"/>
    </w:p>
    <w:p w14:paraId="157150E7" w14:textId="6DB48F0C" w:rsidR="00B50D49" w:rsidRPr="008F7BA8" w:rsidRDefault="00EA6CDE" w:rsidP="00B50D49">
      <w:pPr>
        <w:autoSpaceDE w:val="0"/>
        <w:autoSpaceDN w:val="0"/>
        <w:adjustRightInd w:val="0"/>
        <w:rPr>
          <w:rFonts w:cs="Arial"/>
          <w:szCs w:val="20"/>
          <w:lang w:bidi="ar-SA"/>
        </w:rPr>
      </w:pPr>
      <w:r w:rsidRPr="008F7BA8">
        <w:rPr>
          <w:rFonts w:cs="Arial"/>
          <w:szCs w:val="20"/>
          <w:lang w:bidi="ar-SA"/>
        </w:rPr>
        <w:t>These snippets are not intended for client deplowment, they are intended to show how the sample message in this document were produced.</w:t>
      </w:r>
    </w:p>
    <w:p w14:paraId="26855C2F" w14:textId="77777777" w:rsidR="00EA6CDE" w:rsidRDefault="00EA6CDE" w:rsidP="00B50D49">
      <w:pPr>
        <w:autoSpaceDE w:val="0"/>
        <w:autoSpaceDN w:val="0"/>
        <w:adjustRightInd w:val="0"/>
        <w:rPr>
          <w:rFonts w:ascii="Consolas" w:hAnsi="Consolas" w:cs="Consolas"/>
          <w:sz w:val="19"/>
          <w:szCs w:val="19"/>
          <w:lang w:eastAsia="ja-JP" w:bidi="ar-SA"/>
        </w:rPr>
      </w:pPr>
    </w:p>
    <w:p w14:paraId="0BF59F4B" w14:textId="77777777" w:rsidR="003475D9" w:rsidRDefault="003475D9" w:rsidP="003A41C1">
      <w:pPr>
        <w:autoSpaceDE w:val="0"/>
        <w:autoSpaceDN w:val="0"/>
        <w:adjustRightInd w:val="0"/>
        <w:rPr>
          <w:rFonts w:ascii="Consolas" w:hAnsi="Consolas" w:cs="Consolas"/>
          <w:color w:val="0000FF"/>
          <w:sz w:val="19"/>
          <w:szCs w:val="19"/>
          <w:lang w:eastAsia="ja-JP" w:bidi="ar-SA"/>
        </w:rPr>
      </w:pPr>
    </w:p>
    <w:tbl>
      <w:tblPr>
        <w:tblW w:w="0" w:type="auto"/>
        <w:tblLook w:val="04A0" w:firstRow="1" w:lastRow="0" w:firstColumn="1" w:lastColumn="0" w:noHBand="0" w:noVBand="1"/>
      </w:tblPr>
      <w:tblGrid>
        <w:gridCol w:w="10296"/>
      </w:tblGrid>
      <w:tr w:rsidR="003475D9" w14:paraId="321E9D54" w14:textId="77777777" w:rsidTr="003475D9">
        <w:tc>
          <w:tcPr>
            <w:tcW w:w="10296" w:type="dxa"/>
          </w:tcPr>
          <w:p w14:paraId="3A2DD365" w14:textId="77777777" w:rsidR="00DF1D4D" w:rsidRDefault="00DF1D4D" w:rsidP="00DF1D4D">
            <w:pPr>
              <w:autoSpaceDE w:val="0"/>
              <w:autoSpaceDN w:val="0"/>
              <w:adjustRightInd w:val="0"/>
              <w:rPr>
                <w:rFonts w:ascii="Consolas" w:hAnsi="Consolas" w:cs="Consolas"/>
                <w:sz w:val="19"/>
                <w:szCs w:val="19"/>
                <w:lang w:eastAsia="ja-JP" w:bidi="ar-SA"/>
              </w:rPr>
            </w:pPr>
            <w:r>
              <w:rPr>
                <w:rFonts w:ascii="Consolas" w:hAnsi="Consolas" w:cs="Consolas"/>
                <w:color w:val="0000FF"/>
                <w:sz w:val="19"/>
                <w:szCs w:val="19"/>
                <w:lang w:eastAsia="ja-JP" w:bidi="ar-SA"/>
              </w:rPr>
              <w:t>using</w:t>
            </w:r>
            <w:r>
              <w:rPr>
                <w:rFonts w:ascii="Consolas" w:hAnsi="Consolas" w:cs="Consolas"/>
                <w:sz w:val="19"/>
                <w:szCs w:val="19"/>
                <w:lang w:eastAsia="ja-JP" w:bidi="ar-SA"/>
              </w:rPr>
              <w:t xml:space="preserve"> System;</w:t>
            </w:r>
          </w:p>
          <w:p w14:paraId="0B13997E" w14:textId="77777777" w:rsidR="00DF1D4D" w:rsidRDefault="00DF1D4D" w:rsidP="00DF1D4D">
            <w:pPr>
              <w:autoSpaceDE w:val="0"/>
              <w:autoSpaceDN w:val="0"/>
              <w:adjustRightInd w:val="0"/>
              <w:rPr>
                <w:rFonts w:ascii="Consolas" w:hAnsi="Consolas" w:cs="Consolas"/>
                <w:sz w:val="19"/>
                <w:szCs w:val="19"/>
                <w:lang w:eastAsia="ja-JP" w:bidi="ar-SA"/>
              </w:rPr>
            </w:pPr>
            <w:r>
              <w:rPr>
                <w:rFonts w:ascii="Consolas" w:hAnsi="Consolas" w:cs="Consolas"/>
                <w:color w:val="0000FF"/>
                <w:sz w:val="19"/>
                <w:szCs w:val="19"/>
                <w:lang w:eastAsia="ja-JP" w:bidi="ar-SA"/>
              </w:rPr>
              <w:t>using</w:t>
            </w:r>
            <w:r>
              <w:rPr>
                <w:rFonts w:ascii="Consolas" w:hAnsi="Consolas" w:cs="Consolas"/>
                <w:sz w:val="19"/>
                <w:szCs w:val="19"/>
                <w:lang w:eastAsia="ja-JP" w:bidi="ar-SA"/>
              </w:rPr>
              <w:t xml:space="preserve"> System.Collections.Generic;</w:t>
            </w:r>
          </w:p>
          <w:p w14:paraId="09F43B69" w14:textId="77777777" w:rsidR="00DF1D4D" w:rsidRDefault="00DF1D4D" w:rsidP="00DF1D4D">
            <w:pPr>
              <w:autoSpaceDE w:val="0"/>
              <w:autoSpaceDN w:val="0"/>
              <w:adjustRightInd w:val="0"/>
              <w:rPr>
                <w:rFonts w:ascii="Consolas" w:hAnsi="Consolas" w:cs="Consolas"/>
                <w:sz w:val="19"/>
                <w:szCs w:val="19"/>
                <w:lang w:eastAsia="ja-JP" w:bidi="ar-SA"/>
              </w:rPr>
            </w:pPr>
            <w:r>
              <w:rPr>
                <w:rFonts w:ascii="Consolas" w:hAnsi="Consolas" w:cs="Consolas"/>
                <w:color w:val="0000FF"/>
                <w:sz w:val="19"/>
                <w:szCs w:val="19"/>
                <w:lang w:eastAsia="ja-JP" w:bidi="ar-SA"/>
              </w:rPr>
              <w:t>using</w:t>
            </w:r>
            <w:r>
              <w:rPr>
                <w:rFonts w:ascii="Consolas" w:hAnsi="Consolas" w:cs="Consolas"/>
                <w:sz w:val="19"/>
                <w:szCs w:val="19"/>
                <w:lang w:eastAsia="ja-JP" w:bidi="ar-SA"/>
              </w:rPr>
              <w:t xml:space="preserve"> System.Linq;</w:t>
            </w:r>
          </w:p>
          <w:p w14:paraId="7997ED4E" w14:textId="77777777" w:rsidR="00DF1D4D" w:rsidRDefault="00DF1D4D" w:rsidP="00DF1D4D">
            <w:pPr>
              <w:autoSpaceDE w:val="0"/>
              <w:autoSpaceDN w:val="0"/>
              <w:adjustRightInd w:val="0"/>
              <w:rPr>
                <w:rFonts w:ascii="Consolas" w:hAnsi="Consolas" w:cs="Consolas"/>
                <w:sz w:val="19"/>
                <w:szCs w:val="19"/>
                <w:lang w:eastAsia="ja-JP" w:bidi="ar-SA"/>
              </w:rPr>
            </w:pPr>
            <w:r>
              <w:rPr>
                <w:rFonts w:ascii="Consolas" w:hAnsi="Consolas" w:cs="Consolas"/>
                <w:color w:val="0000FF"/>
                <w:sz w:val="19"/>
                <w:szCs w:val="19"/>
                <w:lang w:eastAsia="ja-JP" w:bidi="ar-SA"/>
              </w:rPr>
              <w:t>using</w:t>
            </w:r>
            <w:r>
              <w:rPr>
                <w:rFonts w:ascii="Consolas" w:hAnsi="Consolas" w:cs="Consolas"/>
                <w:sz w:val="19"/>
                <w:szCs w:val="19"/>
                <w:lang w:eastAsia="ja-JP" w:bidi="ar-SA"/>
              </w:rPr>
              <w:t xml:space="preserve"> System.Text;</w:t>
            </w:r>
          </w:p>
          <w:p w14:paraId="5477B216" w14:textId="77777777" w:rsidR="00DF1D4D" w:rsidRDefault="00DF1D4D" w:rsidP="00DF1D4D">
            <w:pPr>
              <w:autoSpaceDE w:val="0"/>
              <w:autoSpaceDN w:val="0"/>
              <w:adjustRightInd w:val="0"/>
              <w:rPr>
                <w:rFonts w:ascii="Consolas" w:hAnsi="Consolas" w:cs="Consolas"/>
                <w:sz w:val="19"/>
                <w:szCs w:val="19"/>
                <w:lang w:eastAsia="ja-JP" w:bidi="ar-SA"/>
              </w:rPr>
            </w:pPr>
          </w:p>
          <w:p w14:paraId="0EF7CD70" w14:textId="77777777" w:rsidR="00DF1D4D" w:rsidRDefault="00DF1D4D" w:rsidP="00DF1D4D">
            <w:pPr>
              <w:autoSpaceDE w:val="0"/>
              <w:autoSpaceDN w:val="0"/>
              <w:adjustRightInd w:val="0"/>
              <w:rPr>
                <w:rFonts w:ascii="Consolas" w:hAnsi="Consolas" w:cs="Consolas"/>
                <w:sz w:val="19"/>
                <w:szCs w:val="19"/>
                <w:lang w:eastAsia="ja-JP" w:bidi="ar-SA"/>
              </w:rPr>
            </w:pPr>
            <w:r>
              <w:rPr>
                <w:rFonts w:ascii="Consolas" w:hAnsi="Consolas" w:cs="Consolas"/>
                <w:color w:val="0000FF"/>
                <w:sz w:val="19"/>
                <w:szCs w:val="19"/>
                <w:lang w:eastAsia="ja-JP" w:bidi="ar-SA"/>
              </w:rPr>
              <w:t>namespace</w:t>
            </w:r>
            <w:r>
              <w:rPr>
                <w:rFonts w:ascii="Consolas" w:hAnsi="Consolas" w:cs="Consolas"/>
                <w:sz w:val="19"/>
                <w:szCs w:val="19"/>
                <w:lang w:eastAsia="ja-JP" w:bidi="ar-SA"/>
              </w:rPr>
              <w:t xml:space="preserve"> PS_GEHC_Int_Tests</w:t>
            </w:r>
          </w:p>
          <w:p w14:paraId="5390F430" w14:textId="77777777" w:rsidR="00DF1D4D" w:rsidRDefault="00DF1D4D" w:rsidP="00DF1D4D">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w:t>
            </w:r>
          </w:p>
          <w:p w14:paraId="7AF4BF9C" w14:textId="77777777" w:rsidR="00DF1D4D" w:rsidRDefault="00DF1D4D" w:rsidP="00DF1D4D">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00FF"/>
                <w:sz w:val="19"/>
                <w:szCs w:val="19"/>
                <w:lang w:eastAsia="ja-JP" w:bidi="ar-SA"/>
              </w:rPr>
              <w:t>class</w:t>
            </w:r>
            <w:r>
              <w:rPr>
                <w:rFonts w:ascii="Consolas" w:hAnsi="Consolas" w:cs="Consolas"/>
                <w:sz w:val="19"/>
                <w:szCs w:val="19"/>
                <w:lang w:eastAsia="ja-JP" w:bidi="ar-SA"/>
              </w:rPr>
              <w:t xml:space="preserve"> </w:t>
            </w:r>
            <w:r>
              <w:rPr>
                <w:rFonts w:ascii="Consolas" w:hAnsi="Consolas" w:cs="Consolas"/>
                <w:color w:val="2B91AF"/>
                <w:sz w:val="19"/>
                <w:szCs w:val="19"/>
                <w:lang w:eastAsia="ja-JP" w:bidi="ar-SA"/>
              </w:rPr>
              <w:t>Program</w:t>
            </w:r>
          </w:p>
          <w:p w14:paraId="1A67AC46" w14:textId="77777777" w:rsidR="00DF1D4D" w:rsidRDefault="00DF1D4D" w:rsidP="00DF1D4D">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1648C2CA" w14:textId="77777777" w:rsidR="00DF1D4D" w:rsidRDefault="00DF1D4D" w:rsidP="00DF1D4D">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00FF"/>
                <w:sz w:val="19"/>
                <w:szCs w:val="19"/>
                <w:lang w:eastAsia="ja-JP" w:bidi="ar-SA"/>
              </w:rPr>
              <w:t>static</w:t>
            </w:r>
            <w:r>
              <w:rPr>
                <w:rFonts w:ascii="Consolas" w:hAnsi="Consolas" w:cs="Consolas"/>
                <w:sz w:val="19"/>
                <w:szCs w:val="19"/>
                <w:lang w:eastAsia="ja-JP" w:bidi="ar-SA"/>
              </w:rPr>
              <w:t xml:space="preserve"> </w:t>
            </w:r>
            <w:r>
              <w:rPr>
                <w:rFonts w:ascii="Consolas" w:hAnsi="Consolas" w:cs="Consolas"/>
                <w:color w:val="0000FF"/>
                <w:sz w:val="19"/>
                <w:szCs w:val="19"/>
                <w:lang w:eastAsia="ja-JP" w:bidi="ar-SA"/>
              </w:rPr>
              <w:t>void</w:t>
            </w:r>
            <w:r>
              <w:rPr>
                <w:rFonts w:ascii="Consolas" w:hAnsi="Consolas" w:cs="Consolas"/>
                <w:sz w:val="19"/>
                <w:szCs w:val="19"/>
                <w:lang w:eastAsia="ja-JP" w:bidi="ar-SA"/>
              </w:rPr>
              <w:t xml:space="preserve"> Main(</w:t>
            </w:r>
            <w:r>
              <w:rPr>
                <w:rFonts w:ascii="Consolas" w:hAnsi="Consolas" w:cs="Consolas"/>
                <w:color w:val="0000FF"/>
                <w:sz w:val="19"/>
                <w:szCs w:val="19"/>
                <w:lang w:eastAsia="ja-JP" w:bidi="ar-SA"/>
              </w:rPr>
              <w:t>string</w:t>
            </w:r>
            <w:r>
              <w:rPr>
                <w:rFonts w:ascii="Consolas" w:hAnsi="Consolas" w:cs="Consolas"/>
                <w:sz w:val="19"/>
                <w:szCs w:val="19"/>
                <w:lang w:eastAsia="ja-JP" w:bidi="ar-SA"/>
              </w:rPr>
              <w:t>[] args)</w:t>
            </w:r>
          </w:p>
          <w:p w14:paraId="00656C32" w14:textId="77777777" w:rsidR="00DF1D4D" w:rsidRDefault="00DF1D4D" w:rsidP="00DF1D4D">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4DF45F1A" w14:textId="77777777" w:rsidR="00DF1D4D" w:rsidRDefault="00DF1D4D" w:rsidP="00DF1D4D">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2B91AF"/>
                <w:sz w:val="19"/>
                <w:szCs w:val="19"/>
                <w:lang w:eastAsia="ja-JP" w:bidi="ar-SA"/>
              </w:rPr>
              <w:t>PS_GEHC_Int_Tests</w:t>
            </w:r>
            <w:r>
              <w:rPr>
                <w:rFonts w:ascii="Consolas" w:hAnsi="Consolas" w:cs="Consolas"/>
                <w:sz w:val="19"/>
                <w:szCs w:val="19"/>
                <w:lang w:eastAsia="ja-JP" w:bidi="ar-SA"/>
              </w:rPr>
              <w:t xml:space="preserve"> GEHC_Int_Tests = </w:t>
            </w:r>
            <w:r>
              <w:rPr>
                <w:rFonts w:ascii="Consolas" w:hAnsi="Consolas" w:cs="Consolas"/>
                <w:color w:val="0000FF"/>
                <w:sz w:val="19"/>
                <w:szCs w:val="19"/>
                <w:lang w:eastAsia="ja-JP" w:bidi="ar-SA"/>
              </w:rPr>
              <w:t>new</w:t>
            </w:r>
            <w:r>
              <w:rPr>
                <w:rFonts w:ascii="Consolas" w:hAnsi="Consolas" w:cs="Consolas"/>
                <w:sz w:val="19"/>
                <w:szCs w:val="19"/>
                <w:lang w:eastAsia="ja-JP" w:bidi="ar-SA"/>
              </w:rPr>
              <w:t xml:space="preserve"> </w:t>
            </w:r>
            <w:r>
              <w:rPr>
                <w:rFonts w:ascii="Consolas" w:hAnsi="Consolas" w:cs="Consolas"/>
                <w:color w:val="2B91AF"/>
                <w:sz w:val="19"/>
                <w:szCs w:val="19"/>
                <w:lang w:eastAsia="ja-JP" w:bidi="ar-SA"/>
              </w:rPr>
              <w:t>PS_GEHC_Int_Tests</w:t>
            </w:r>
            <w:r>
              <w:rPr>
                <w:rFonts w:ascii="Consolas" w:hAnsi="Consolas" w:cs="Consolas"/>
                <w:sz w:val="19"/>
                <w:szCs w:val="19"/>
                <w:lang w:eastAsia="ja-JP" w:bidi="ar-SA"/>
              </w:rPr>
              <w:t>();</w:t>
            </w:r>
          </w:p>
          <w:p w14:paraId="32F15757" w14:textId="77777777" w:rsidR="00DF1D4D" w:rsidRDefault="00DF1D4D" w:rsidP="00DF1D4D">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GEHC_Int_Tests.doGetResources(</w:t>
            </w:r>
            <w:r>
              <w:rPr>
                <w:rFonts w:ascii="Consolas" w:hAnsi="Consolas" w:cs="Consolas"/>
                <w:color w:val="A31515"/>
                <w:sz w:val="19"/>
                <w:szCs w:val="19"/>
                <w:lang w:eastAsia="ja-JP" w:bidi="ar-SA"/>
              </w:rPr>
              <w:t>"MUSTID"</w:t>
            </w:r>
            <w:r>
              <w:rPr>
                <w:rFonts w:ascii="Consolas" w:hAnsi="Consolas" w:cs="Consolas"/>
                <w:sz w:val="19"/>
                <w:szCs w:val="19"/>
                <w:lang w:eastAsia="ja-JP" w:bidi="ar-SA"/>
              </w:rPr>
              <w:t xml:space="preserve">, </w:t>
            </w:r>
            <w:r>
              <w:rPr>
                <w:rFonts w:ascii="Consolas" w:hAnsi="Consolas" w:cs="Consolas"/>
                <w:color w:val="A31515"/>
                <w:sz w:val="19"/>
                <w:szCs w:val="19"/>
                <w:lang w:eastAsia="ja-JP" w:bidi="ar-SA"/>
              </w:rPr>
              <w:t>"MUSTIDTrainer01"</w:t>
            </w:r>
            <w:r>
              <w:rPr>
                <w:rFonts w:ascii="Consolas" w:hAnsi="Consolas" w:cs="Consolas"/>
                <w:sz w:val="19"/>
                <w:szCs w:val="19"/>
                <w:lang w:eastAsia="ja-JP" w:bidi="ar-SA"/>
              </w:rPr>
              <w:t>);</w:t>
            </w:r>
          </w:p>
          <w:p w14:paraId="6FB0863C" w14:textId="77777777" w:rsidR="00DF1D4D" w:rsidRDefault="00DF1D4D" w:rsidP="00DF1D4D">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GEHC_Int_Tests.doGetResources(</w:t>
            </w:r>
            <w:r>
              <w:rPr>
                <w:rFonts w:ascii="Consolas" w:hAnsi="Consolas" w:cs="Consolas"/>
                <w:color w:val="A31515"/>
                <w:sz w:val="19"/>
                <w:szCs w:val="19"/>
                <w:lang w:eastAsia="ja-JP" w:bidi="ar-SA"/>
              </w:rPr>
              <w:t>"ID"</w:t>
            </w:r>
            <w:r>
              <w:rPr>
                <w:rFonts w:ascii="Consolas" w:hAnsi="Consolas" w:cs="Consolas"/>
                <w:sz w:val="19"/>
                <w:szCs w:val="19"/>
                <w:lang w:eastAsia="ja-JP" w:bidi="ar-SA"/>
              </w:rPr>
              <w:t xml:space="preserve">, </w:t>
            </w:r>
            <w:r>
              <w:rPr>
                <w:rFonts w:ascii="Consolas" w:hAnsi="Consolas" w:cs="Consolas"/>
                <w:color w:val="A31515"/>
                <w:sz w:val="19"/>
                <w:szCs w:val="19"/>
                <w:lang w:eastAsia="ja-JP" w:bidi="ar-SA"/>
              </w:rPr>
              <w:t>"Trainer01"</w:t>
            </w:r>
            <w:r>
              <w:rPr>
                <w:rFonts w:ascii="Consolas" w:hAnsi="Consolas" w:cs="Consolas"/>
                <w:sz w:val="19"/>
                <w:szCs w:val="19"/>
                <w:lang w:eastAsia="ja-JP" w:bidi="ar-SA"/>
              </w:rPr>
              <w:t>);</w:t>
            </w:r>
          </w:p>
          <w:p w14:paraId="621A9FA2" w14:textId="77777777" w:rsidR="00DF1D4D" w:rsidRDefault="00DF1D4D" w:rsidP="00DF1D4D">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GEHC_Int_Tests.doGetAddressGeocodeRequest();</w:t>
            </w:r>
          </w:p>
          <w:p w14:paraId="326B0329" w14:textId="77777777" w:rsidR="00DF1D4D" w:rsidRDefault="00DF1D4D" w:rsidP="00DF1D4D">
            <w:pPr>
              <w:autoSpaceDE w:val="0"/>
              <w:autoSpaceDN w:val="0"/>
              <w:adjustRightInd w:val="0"/>
              <w:rPr>
                <w:rFonts w:ascii="Consolas" w:hAnsi="Consolas" w:cs="Consolas"/>
                <w:sz w:val="19"/>
                <w:szCs w:val="19"/>
                <w:lang w:eastAsia="ja-JP" w:bidi="ar-SA"/>
              </w:rPr>
            </w:pPr>
          </w:p>
          <w:p w14:paraId="4E6518A8" w14:textId="77777777" w:rsidR="00DF1D4D" w:rsidRDefault="00DF1D4D" w:rsidP="00DF1D4D">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8000"/>
                <w:sz w:val="19"/>
                <w:szCs w:val="19"/>
                <w:lang w:eastAsia="ja-JP" w:bidi="ar-SA"/>
              </w:rPr>
              <w:t>//Dppointment booking for three man job</w:t>
            </w:r>
          </w:p>
          <w:p w14:paraId="176FB9EE" w14:textId="77777777" w:rsidR="00DF1D4D" w:rsidRDefault="00DF1D4D" w:rsidP="00DF1D4D">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GEHC_Int_Tests.doExtendedGetAppointmentsEx2Request(3);</w:t>
            </w:r>
          </w:p>
          <w:p w14:paraId="343C8B38" w14:textId="77777777" w:rsidR="00DF1D4D" w:rsidRDefault="00DF1D4D" w:rsidP="00DF1D4D">
            <w:pPr>
              <w:autoSpaceDE w:val="0"/>
              <w:autoSpaceDN w:val="0"/>
              <w:adjustRightInd w:val="0"/>
              <w:rPr>
                <w:rFonts w:ascii="Consolas" w:hAnsi="Consolas" w:cs="Consolas"/>
                <w:sz w:val="19"/>
                <w:szCs w:val="19"/>
                <w:lang w:eastAsia="ja-JP" w:bidi="ar-SA"/>
              </w:rPr>
            </w:pPr>
          </w:p>
          <w:p w14:paraId="11B5C02F" w14:textId="77777777" w:rsidR="00DF1D4D" w:rsidRDefault="00DF1D4D" w:rsidP="00DF1D4D">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8000"/>
                <w:sz w:val="19"/>
                <w:szCs w:val="19"/>
                <w:lang w:eastAsia="ja-JP" w:bidi="ar-SA"/>
              </w:rPr>
              <w:t>//Create a Single Task</w:t>
            </w:r>
          </w:p>
          <w:p w14:paraId="049A8094" w14:textId="77777777" w:rsidR="00DF1D4D" w:rsidRDefault="00DF1D4D" w:rsidP="00DF1D4D">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GEHC_Int_Tests.doMultiManning(1);</w:t>
            </w:r>
          </w:p>
          <w:p w14:paraId="36435567" w14:textId="77777777" w:rsidR="00DF1D4D" w:rsidRDefault="00DF1D4D" w:rsidP="00DF1D4D">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8000"/>
                <w:sz w:val="19"/>
                <w:szCs w:val="19"/>
                <w:lang w:eastAsia="ja-JP" w:bidi="ar-SA"/>
              </w:rPr>
              <w:t>//Get Tasks with statuses that can be Cancelled by CallID</w:t>
            </w:r>
          </w:p>
          <w:p w14:paraId="50302DA1" w14:textId="77777777" w:rsidR="00DF1D4D" w:rsidRDefault="00DF1D4D" w:rsidP="00DF1D4D">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GEHC_Int_Tests.doCancelTasksByCallID(</w:t>
            </w:r>
            <w:r>
              <w:rPr>
                <w:rFonts w:ascii="Consolas" w:hAnsi="Consolas" w:cs="Consolas"/>
                <w:color w:val="A31515"/>
                <w:sz w:val="19"/>
                <w:szCs w:val="19"/>
                <w:lang w:eastAsia="ja-JP" w:bidi="ar-SA"/>
              </w:rPr>
              <w:t>"A1234567"</w:t>
            </w:r>
            <w:r>
              <w:rPr>
                <w:rFonts w:ascii="Consolas" w:hAnsi="Consolas" w:cs="Consolas"/>
                <w:sz w:val="19"/>
                <w:szCs w:val="19"/>
                <w:lang w:eastAsia="ja-JP" w:bidi="ar-SA"/>
              </w:rPr>
              <w:t>);</w:t>
            </w:r>
          </w:p>
          <w:p w14:paraId="635351D4" w14:textId="77777777" w:rsidR="00DF1D4D" w:rsidRDefault="00DF1D4D" w:rsidP="00DF1D4D">
            <w:pPr>
              <w:autoSpaceDE w:val="0"/>
              <w:autoSpaceDN w:val="0"/>
              <w:adjustRightInd w:val="0"/>
              <w:rPr>
                <w:rFonts w:ascii="Consolas" w:hAnsi="Consolas" w:cs="Consolas"/>
                <w:sz w:val="19"/>
                <w:szCs w:val="19"/>
                <w:lang w:eastAsia="ja-JP" w:bidi="ar-SA"/>
              </w:rPr>
            </w:pPr>
          </w:p>
          <w:p w14:paraId="0E7711C7" w14:textId="64DE047C" w:rsidR="00DF1D4D" w:rsidRDefault="00DF1D4D" w:rsidP="00DF1D4D">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8000"/>
                <w:sz w:val="19"/>
                <w:szCs w:val="19"/>
                <w:lang w:eastAsia="ja-JP" w:bidi="ar-SA"/>
              </w:rPr>
              <w:t xml:space="preserve">//Create a </w:t>
            </w:r>
            <w:r w:rsidR="008974CF">
              <w:rPr>
                <w:rFonts w:ascii="Consolas" w:hAnsi="Consolas" w:cs="Consolas"/>
                <w:color w:val="008000"/>
                <w:sz w:val="19"/>
                <w:szCs w:val="19"/>
                <w:lang w:eastAsia="ja-JP" w:bidi="ar-SA"/>
              </w:rPr>
              <w:t>Parts Pickup</w:t>
            </w:r>
            <w:r>
              <w:rPr>
                <w:rFonts w:ascii="Consolas" w:hAnsi="Consolas" w:cs="Consolas"/>
                <w:color w:val="008000"/>
                <w:sz w:val="19"/>
                <w:szCs w:val="19"/>
                <w:lang w:eastAsia="ja-JP" w:bidi="ar-SA"/>
              </w:rPr>
              <w:t xml:space="preserve"> Task</w:t>
            </w:r>
          </w:p>
          <w:p w14:paraId="08F1B804" w14:textId="77777777" w:rsidR="00DF1D4D" w:rsidRDefault="00DF1D4D" w:rsidP="00DF1D4D">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GEHC_Int_Tests.doPartPickup();</w:t>
            </w:r>
          </w:p>
          <w:p w14:paraId="3C2D3830" w14:textId="77777777" w:rsidR="00DF1D4D" w:rsidRDefault="00DF1D4D" w:rsidP="00DF1D4D">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8000"/>
                <w:sz w:val="19"/>
                <w:szCs w:val="19"/>
                <w:lang w:eastAsia="ja-JP" w:bidi="ar-SA"/>
              </w:rPr>
              <w:t>//Get Tasks with statuses that can be Cancelled by CallID</w:t>
            </w:r>
          </w:p>
          <w:p w14:paraId="2DD14EE6" w14:textId="77777777" w:rsidR="00DF1D4D" w:rsidRDefault="00DF1D4D" w:rsidP="00DF1D4D">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GEHC_Int_Tests.doCancelTasksByCallID(</w:t>
            </w:r>
            <w:r>
              <w:rPr>
                <w:rFonts w:ascii="Consolas" w:hAnsi="Consolas" w:cs="Consolas"/>
                <w:color w:val="A31515"/>
                <w:sz w:val="19"/>
                <w:szCs w:val="19"/>
                <w:lang w:eastAsia="ja-JP" w:bidi="ar-SA"/>
              </w:rPr>
              <w:t>"A1234569"</w:t>
            </w:r>
            <w:r>
              <w:rPr>
                <w:rFonts w:ascii="Consolas" w:hAnsi="Consolas" w:cs="Consolas"/>
                <w:sz w:val="19"/>
                <w:szCs w:val="19"/>
                <w:lang w:eastAsia="ja-JP" w:bidi="ar-SA"/>
              </w:rPr>
              <w:t>);</w:t>
            </w:r>
          </w:p>
          <w:p w14:paraId="51CC8FA4" w14:textId="77777777" w:rsidR="00DF1D4D" w:rsidRDefault="00DF1D4D" w:rsidP="00DF1D4D">
            <w:pPr>
              <w:autoSpaceDE w:val="0"/>
              <w:autoSpaceDN w:val="0"/>
              <w:adjustRightInd w:val="0"/>
              <w:rPr>
                <w:rFonts w:ascii="Consolas" w:hAnsi="Consolas" w:cs="Consolas"/>
                <w:sz w:val="19"/>
                <w:szCs w:val="19"/>
                <w:lang w:eastAsia="ja-JP" w:bidi="ar-SA"/>
              </w:rPr>
            </w:pPr>
          </w:p>
          <w:p w14:paraId="2FAF685C" w14:textId="77777777" w:rsidR="00DF1D4D" w:rsidRDefault="00DF1D4D" w:rsidP="00DF1D4D">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8000"/>
                <w:sz w:val="19"/>
                <w:szCs w:val="19"/>
                <w:lang w:eastAsia="ja-JP" w:bidi="ar-SA"/>
              </w:rPr>
              <w:t>//Create a Multi Maning Task</w:t>
            </w:r>
          </w:p>
          <w:p w14:paraId="77436CD5" w14:textId="77777777" w:rsidR="00DF1D4D" w:rsidRDefault="00DF1D4D" w:rsidP="00DF1D4D">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GEHC_Int_Tests.doMultiManning(3);</w:t>
            </w:r>
          </w:p>
          <w:p w14:paraId="70B3184B" w14:textId="77777777" w:rsidR="00DF1D4D" w:rsidRDefault="00DF1D4D" w:rsidP="00DF1D4D">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8000"/>
                <w:sz w:val="19"/>
                <w:szCs w:val="19"/>
                <w:lang w:eastAsia="ja-JP" w:bidi="ar-SA"/>
              </w:rPr>
              <w:t>//Get Tasks with statuses that can be Cancelled by CallID</w:t>
            </w:r>
          </w:p>
          <w:p w14:paraId="21B7EB43" w14:textId="77777777" w:rsidR="00DF1D4D" w:rsidRDefault="00DF1D4D" w:rsidP="00DF1D4D">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GEHC_Int_Tests.doCancelTasksByCallID(</w:t>
            </w:r>
            <w:r>
              <w:rPr>
                <w:rFonts w:ascii="Consolas" w:hAnsi="Consolas" w:cs="Consolas"/>
                <w:color w:val="A31515"/>
                <w:sz w:val="19"/>
                <w:szCs w:val="19"/>
                <w:lang w:eastAsia="ja-JP" w:bidi="ar-SA"/>
              </w:rPr>
              <w:t>"A1234569"</w:t>
            </w:r>
            <w:r>
              <w:rPr>
                <w:rFonts w:ascii="Consolas" w:hAnsi="Consolas" w:cs="Consolas"/>
                <w:sz w:val="19"/>
                <w:szCs w:val="19"/>
                <w:lang w:eastAsia="ja-JP" w:bidi="ar-SA"/>
              </w:rPr>
              <w:t>);</w:t>
            </w:r>
          </w:p>
          <w:p w14:paraId="27C9201D" w14:textId="77777777" w:rsidR="00DF1D4D" w:rsidRDefault="00DF1D4D" w:rsidP="00DF1D4D">
            <w:pPr>
              <w:autoSpaceDE w:val="0"/>
              <w:autoSpaceDN w:val="0"/>
              <w:adjustRightInd w:val="0"/>
              <w:rPr>
                <w:rFonts w:ascii="Consolas" w:hAnsi="Consolas" w:cs="Consolas"/>
                <w:sz w:val="19"/>
                <w:szCs w:val="19"/>
                <w:lang w:eastAsia="ja-JP" w:bidi="ar-SA"/>
              </w:rPr>
            </w:pPr>
          </w:p>
          <w:p w14:paraId="69E1C9E8" w14:textId="77777777" w:rsidR="00DF1D4D" w:rsidRDefault="00DF1D4D" w:rsidP="00DF1D4D">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8000"/>
                <w:sz w:val="19"/>
                <w:szCs w:val="19"/>
                <w:lang w:eastAsia="ja-JP" w:bidi="ar-SA"/>
              </w:rPr>
              <w:t>//Create a Training Task;</w:t>
            </w:r>
          </w:p>
          <w:p w14:paraId="160BAD2A" w14:textId="77777777" w:rsidR="00DF1D4D" w:rsidRDefault="00DF1D4D" w:rsidP="00DF1D4D">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GEHC_Int_Tests.doTraining();</w:t>
            </w:r>
          </w:p>
          <w:p w14:paraId="58FEDC9A" w14:textId="77777777" w:rsidR="00DF1D4D" w:rsidRDefault="00DF1D4D" w:rsidP="00DF1D4D">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8000"/>
                <w:sz w:val="19"/>
                <w:szCs w:val="19"/>
                <w:lang w:eastAsia="ja-JP" w:bidi="ar-SA"/>
              </w:rPr>
              <w:t>//Get Tasks with statuses that can be Cancelled by TrainingJobNumber</w:t>
            </w:r>
          </w:p>
          <w:p w14:paraId="4461F090" w14:textId="77777777" w:rsidR="00DF1D4D" w:rsidRDefault="00DF1D4D" w:rsidP="00DF1D4D">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GEHC_Int_Tests.doCancelTasksByTrainingJobNumber(</w:t>
            </w:r>
            <w:r>
              <w:rPr>
                <w:rFonts w:ascii="Consolas" w:hAnsi="Consolas" w:cs="Consolas"/>
                <w:color w:val="A31515"/>
                <w:sz w:val="19"/>
                <w:szCs w:val="19"/>
                <w:lang w:eastAsia="ja-JP" w:bidi="ar-SA"/>
              </w:rPr>
              <w:t>"A1111111"</w:t>
            </w:r>
            <w:r>
              <w:rPr>
                <w:rFonts w:ascii="Consolas" w:hAnsi="Consolas" w:cs="Consolas"/>
                <w:sz w:val="19"/>
                <w:szCs w:val="19"/>
                <w:lang w:eastAsia="ja-JP" w:bidi="ar-SA"/>
              </w:rPr>
              <w:t xml:space="preserve">);            </w:t>
            </w:r>
          </w:p>
          <w:p w14:paraId="7C569E5F" w14:textId="77777777" w:rsidR="00DF1D4D" w:rsidRDefault="00DF1D4D" w:rsidP="00DF1D4D">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2206AF74" w14:textId="77777777" w:rsidR="00DF1D4D" w:rsidRDefault="00DF1D4D" w:rsidP="00DF1D4D">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7585C23D" w14:textId="77777777" w:rsidR="00DF1D4D" w:rsidRDefault="00DF1D4D" w:rsidP="00DF1D4D">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w:t>
            </w:r>
          </w:p>
          <w:p w14:paraId="27799AD8" w14:textId="77777777" w:rsidR="00DF1D4D" w:rsidRDefault="00DF1D4D" w:rsidP="00DF1D4D">
            <w:pPr>
              <w:autoSpaceDE w:val="0"/>
              <w:autoSpaceDN w:val="0"/>
              <w:adjustRightInd w:val="0"/>
              <w:rPr>
                <w:rFonts w:ascii="Consolas" w:hAnsi="Consolas" w:cs="Consolas"/>
                <w:sz w:val="19"/>
                <w:szCs w:val="19"/>
                <w:lang w:eastAsia="ja-JP" w:bidi="ar-SA"/>
              </w:rPr>
            </w:pPr>
          </w:p>
          <w:p w14:paraId="2B63E395" w14:textId="7A6A087D" w:rsidR="003475D9" w:rsidRPr="003A41C1" w:rsidRDefault="003475D9">
            <w:pPr>
              <w:autoSpaceDE w:val="0"/>
              <w:autoSpaceDN w:val="0"/>
              <w:adjustRightInd w:val="0"/>
              <w:rPr>
                <w:rFonts w:ascii="Consolas" w:hAnsi="Consolas" w:cs="Consolas"/>
                <w:sz w:val="19"/>
                <w:szCs w:val="19"/>
                <w:lang w:eastAsia="ja-JP" w:bidi="ar-SA"/>
              </w:rPr>
            </w:pPr>
          </w:p>
        </w:tc>
      </w:tr>
    </w:tbl>
    <w:p w14:paraId="6D49FEA4" w14:textId="77777777" w:rsidR="003475D9" w:rsidRDefault="003475D9" w:rsidP="003A41C1">
      <w:pPr>
        <w:autoSpaceDE w:val="0"/>
        <w:autoSpaceDN w:val="0"/>
        <w:adjustRightInd w:val="0"/>
        <w:rPr>
          <w:rFonts w:ascii="Consolas" w:hAnsi="Consolas" w:cs="Consolas"/>
          <w:color w:val="0000FF"/>
          <w:sz w:val="19"/>
          <w:szCs w:val="19"/>
          <w:lang w:eastAsia="ja-JP" w:bidi="ar-SA"/>
        </w:rPr>
      </w:pPr>
    </w:p>
    <w:tbl>
      <w:tblPr>
        <w:tblW w:w="0" w:type="auto"/>
        <w:tblLook w:val="04A0" w:firstRow="1" w:lastRow="0" w:firstColumn="1" w:lastColumn="0" w:noHBand="0" w:noVBand="1"/>
      </w:tblPr>
      <w:tblGrid>
        <w:gridCol w:w="10296"/>
      </w:tblGrid>
      <w:tr w:rsidR="003475D9" w14:paraId="3AC2BB14" w14:textId="77777777" w:rsidTr="003475D9">
        <w:tc>
          <w:tcPr>
            <w:tcW w:w="10296" w:type="dxa"/>
          </w:tcPr>
          <w:p w14:paraId="39C30D12"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color w:val="0000FF"/>
                <w:sz w:val="19"/>
                <w:szCs w:val="19"/>
                <w:lang w:eastAsia="ja-JP" w:bidi="ar-SA"/>
              </w:rPr>
              <w:t>using</w:t>
            </w:r>
            <w:r>
              <w:rPr>
                <w:rFonts w:ascii="Consolas" w:hAnsi="Consolas" w:cs="Consolas"/>
                <w:sz w:val="19"/>
                <w:szCs w:val="19"/>
                <w:lang w:eastAsia="ja-JP" w:bidi="ar-SA"/>
              </w:rPr>
              <w:t xml:space="preserve"> System;</w:t>
            </w:r>
          </w:p>
          <w:p w14:paraId="0AD92EE7"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color w:val="0000FF"/>
                <w:sz w:val="19"/>
                <w:szCs w:val="19"/>
                <w:lang w:eastAsia="ja-JP" w:bidi="ar-SA"/>
              </w:rPr>
              <w:t>using</w:t>
            </w:r>
            <w:r>
              <w:rPr>
                <w:rFonts w:ascii="Consolas" w:hAnsi="Consolas" w:cs="Consolas"/>
                <w:sz w:val="19"/>
                <w:szCs w:val="19"/>
                <w:lang w:eastAsia="ja-JP" w:bidi="ar-SA"/>
              </w:rPr>
              <w:t xml:space="preserve"> System.Collections.Generic;</w:t>
            </w:r>
          </w:p>
          <w:p w14:paraId="48E912B5"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color w:val="0000FF"/>
                <w:sz w:val="19"/>
                <w:szCs w:val="19"/>
                <w:lang w:eastAsia="ja-JP" w:bidi="ar-SA"/>
              </w:rPr>
              <w:t>using</w:t>
            </w:r>
            <w:r>
              <w:rPr>
                <w:rFonts w:ascii="Consolas" w:hAnsi="Consolas" w:cs="Consolas"/>
                <w:sz w:val="19"/>
                <w:szCs w:val="19"/>
                <w:lang w:eastAsia="ja-JP" w:bidi="ar-SA"/>
              </w:rPr>
              <w:t xml:space="preserve"> System.Linq;</w:t>
            </w:r>
          </w:p>
          <w:p w14:paraId="307F8BD6"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color w:val="0000FF"/>
                <w:sz w:val="19"/>
                <w:szCs w:val="19"/>
                <w:lang w:eastAsia="ja-JP" w:bidi="ar-SA"/>
              </w:rPr>
              <w:t>using</w:t>
            </w:r>
            <w:r>
              <w:rPr>
                <w:rFonts w:ascii="Consolas" w:hAnsi="Consolas" w:cs="Consolas"/>
                <w:sz w:val="19"/>
                <w:szCs w:val="19"/>
                <w:lang w:eastAsia="ja-JP" w:bidi="ar-SA"/>
              </w:rPr>
              <w:t xml:space="preserve"> System.Text;</w:t>
            </w:r>
          </w:p>
          <w:p w14:paraId="282461AB"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color w:val="0000FF"/>
                <w:sz w:val="19"/>
                <w:szCs w:val="19"/>
                <w:lang w:eastAsia="ja-JP" w:bidi="ar-SA"/>
              </w:rPr>
              <w:t>using</w:t>
            </w:r>
            <w:r>
              <w:rPr>
                <w:rFonts w:ascii="Consolas" w:hAnsi="Consolas" w:cs="Consolas"/>
                <w:sz w:val="19"/>
                <w:szCs w:val="19"/>
                <w:lang w:eastAsia="ja-JP" w:bidi="ar-SA"/>
              </w:rPr>
              <w:t xml:space="preserve"> MoreLinq;</w:t>
            </w:r>
          </w:p>
          <w:p w14:paraId="16C39732" w14:textId="77777777" w:rsidR="00EB2BBF" w:rsidRDefault="00EB2BBF" w:rsidP="00EB2BBF">
            <w:pPr>
              <w:autoSpaceDE w:val="0"/>
              <w:autoSpaceDN w:val="0"/>
              <w:adjustRightInd w:val="0"/>
              <w:rPr>
                <w:rFonts w:ascii="Consolas" w:hAnsi="Consolas" w:cs="Consolas"/>
                <w:sz w:val="19"/>
                <w:szCs w:val="19"/>
                <w:lang w:eastAsia="ja-JP" w:bidi="ar-SA"/>
              </w:rPr>
            </w:pPr>
          </w:p>
          <w:p w14:paraId="688C03DF"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color w:val="0000FF"/>
                <w:sz w:val="19"/>
                <w:szCs w:val="19"/>
                <w:lang w:eastAsia="ja-JP" w:bidi="ar-SA"/>
              </w:rPr>
              <w:lastRenderedPageBreak/>
              <w:t>namespace</w:t>
            </w:r>
            <w:r>
              <w:rPr>
                <w:rFonts w:ascii="Consolas" w:hAnsi="Consolas" w:cs="Consolas"/>
                <w:sz w:val="19"/>
                <w:szCs w:val="19"/>
                <w:lang w:eastAsia="ja-JP" w:bidi="ar-SA"/>
              </w:rPr>
              <w:t xml:space="preserve"> PS_GEHC_Int_Tests</w:t>
            </w:r>
          </w:p>
          <w:p w14:paraId="5E7D7061"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w:t>
            </w:r>
          </w:p>
          <w:p w14:paraId="0D4D286F"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00FF"/>
                <w:sz w:val="19"/>
                <w:szCs w:val="19"/>
                <w:lang w:eastAsia="ja-JP" w:bidi="ar-SA"/>
              </w:rPr>
              <w:t>class</w:t>
            </w:r>
            <w:r>
              <w:rPr>
                <w:rFonts w:ascii="Consolas" w:hAnsi="Consolas" w:cs="Consolas"/>
                <w:sz w:val="19"/>
                <w:szCs w:val="19"/>
                <w:lang w:eastAsia="ja-JP" w:bidi="ar-SA"/>
              </w:rPr>
              <w:t xml:space="preserve"> </w:t>
            </w:r>
            <w:r>
              <w:rPr>
                <w:rFonts w:ascii="Consolas" w:hAnsi="Consolas" w:cs="Consolas"/>
                <w:color w:val="2B91AF"/>
                <w:sz w:val="19"/>
                <w:szCs w:val="19"/>
                <w:lang w:eastAsia="ja-JP" w:bidi="ar-SA"/>
              </w:rPr>
              <w:t>PS_GEHC_Int_Tests</w:t>
            </w:r>
          </w:p>
          <w:p w14:paraId="6414F314"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12BE2E6B" w14:textId="77777777" w:rsidR="00EB2BBF" w:rsidRDefault="00EB2BBF" w:rsidP="00EB2BBF">
            <w:pPr>
              <w:autoSpaceDE w:val="0"/>
              <w:autoSpaceDN w:val="0"/>
              <w:adjustRightInd w:val="0"/>
              <w:rPr>
                <w:rFonts w:ascii="Consolas" w:hAnsi="Consolas" w:cs="Consolas"/>
                <w:sz w:val="19"/>
                <w:szCs w:val="19"/>
                <w:lang w:eastAsia="ja-JP" w:bidi="ar-SA"/>
              </w:rPr>
            </w:pPr>
          </w:p>
          <w:p w14:paraId="250784C8"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00FF"/>
                <w:sz w:val="19"/>
                <w:szCs w:val="19"/>
                <w:lang w:eastAsia="ja-JP" w:bidi="ar-SA"/>
              </w:rPr>
              <w:t>private</w:t>
            </w:r>
            <w:r>
              <w:rPr>
                <w:rFonts w:ascii="Consolas" w:hAnsi="Consolas" w:cs="Consolas"/>
                <w:sz w:val="19"/>
                <w:szCs w:val="19"/>
                <w:lang w:eastAsia="ja-JP" w:bidi="ar-SA"/>
              </w:rPr>
              <w:t xml:space="preserve"> </w:t>
            </w:r>
            <w:r>
              <w:rPr>
                <w:rFonts w:ascii="Consolas" w:hAnsi="Consolas" w:cs="Consolas"/>
                <w:color w:val="0000FF"/>
                <w:sz w:val="19"/>
                <w:szCs w:val="19"/>
                <w:lang w:eastAsia="ja-JP" w:bidi="ar-SA"/>
              </w:rPr>
              <w:t>string</w:t>
            </w:r>
            <w:r>
              <w:rPr>
                <w:rFonts w:ascii="Consolas" w:hAnsi="Consolas" w:cs="Consolas"/>
                <w:sz w:val="19"/>
                <w:szCs w:val="19"/>
                <w:lang w:eastAsia="ja-JP" w:bidi="ar-SA"/>
              </w:rPr>
              <w:t xml:space="preserve">[] taskRequestedProperties = </w:t>
            </w:r>
            <w:r>
              <w:rPr>
                <w:rFonts w:ascii="Consolas" w:hAnsi="Consolas" w:cs="Consolas"/>
                <w:color w:val="0000FF"/>
                <w:sz w:val="19"/>
                <w:szCs w:val="19"/>
                <w:lang w:eastAsia="ja-JP" w:bidi="ar-SA"/>
              </w:rPr>
              <w:t>new</w:t>
            </w:r>
            <w:r>
              <w:rPr>
                <w:rFonts w:ascii="Consolas" w:hAnsi="Consolas" w:cs="Consolas"/>
                <w:sz w:val="19"/>
                <w:szCs w:val="19"/>
                <w:lang w:eastAsia="ja-JP" w:bidi="ar-SA"/>
              </w:rPr>
              <w:t xml:space="preserve"> </w:t>
            </w:r>
            <w:r>
              <w:rPr>
                <w:rFonts w:ascii="Consolas" w:hAnsi="Consolas" w:cs="Consolas"/>
                <w:color w:val="0000FF"/>
                <w:sz w:val="19"/>
                <w:szCs w:val="19"/>
                <w:lang w:eastAsia="ja-JP" w:bidi="ar-SA"/>
              </w:rPr>
              <w:t>string</w:t>
            </w:r>
            <w:r>
              <w:rPr>
                <w:rFonts w:ascii="Consolas" w:hAnsi="Consolas" w:cs="Consolas"/>
                <w:sz w:val="19"/>
                <w:szCs w:val="19"/>
                <w:lang w:eastAsia="ja-JP" w:bidi="ar-SA"/>
              </w:rPr>
              <w:t xml:space="preserve">[] { </w:t>
            </w:r>
            <w:r>
              <w:rPr>
                <w:rFonts w:ascii="Consolas" w:hAnsi="Consolas" w:cs="Consolas"/>
                <w:color w:val="A31515"/>
                <w:sz w:val="19"/>
                <w:szCs w:val="19"/>
                <w:lang w:eastAsia="ja-JP" w:bidi="ar-SA"/>
              </w:rPr>
              <w:t>"Key"</w:t>
            </w:r>
            <w:r>
              <w:rPr>
                <w:rFonts w:ascii="Consolas" w:hAnsi="Consolas" w:cs="Consolas"/>
                <w:sz w:val="19"/>
                <w:szCs w:val="19"/>
                <w:lang w:eastAsia="ja-JP" w:bidi="ar-SA"/>
              </w:rPr>
              <w:t xml:space="preserve">, </w:t>
            </w:r>
            <w:r>
              <w:rPr>
                <w:rFonts w:ascii="Consolas" w:hAnsi="Consolas" w:cs="Consolas"/>
                <w:color w:val="A31515"/>
                <w:sz w:val="19"/>
                <w:szCs w:val="19"/>
                <w:lang w:eastAsia="ja-JP" w:bidi="ar-SA"/>
              </w:rPr>
              <w:t>"CallID"</w:t>
            </w:r>
            <w:r>
              <w:rPr>
                <w:rFonts w:ascii="Consolas" w:hAnsi="Consolas" w:cs="Consolas"/>
                <w:sz w:val="19"/>
                <w:szCs w:val="19"/>
                <w:lang w:eastAsia="ja-JP" w:bidi="ar-SA"/>
              </w:rPr>
              <w:t xml:space="preserve">, </w:t>
            </w:r>
            <w:r>
              <w:rPr>
                <w:rFonts w:ascii="Consolas" w:hAnsi="Consolas" w:cs="Consolas"/>
                <w:color w:val="A31515"/>
                <w:sz w:val="19"/>
                <w:szCs w:val="19"/>
                <w:lang w:eastAsia="ja-JP" w:bidi="ar-SA"/>
              </w:rPr>
              <w:t>"Number"</w:t>
            </w:r>
            <w:r>
              <w:rPr>
                <w:rFonts w:ascii="Consolas" w:hAnsi="Consolas" w:cs="Consolas"/>
                <w:sz w:val="19"/>
                <w:szCs w:val="19"/>
                <w:lang w:eastAsia="ja-JP" w:bidi="ar-SA"/>
              </w:rPr>
              <w:t xml:space="preserve">, </w:t>
            </w:r>
            <w:r>
              <w:rPr>
                <w:rFonts w:ascii="Consolas" w:hAnsi="Consolas" w:cs="Consolas"/>
                <w:color w:val="A31515"/>
                <w:sz w:val="19"/>
                <w:szCs w:val="19"/>
                <w:lang w:eastAsia="ja-JP" w:bidi="ar-SA"/>
              </w:rPr>
              <w:t>"TaskID"</w:t>
            </w:r>
            <w:r>
              <w:rPr>
                <w:rFonts w:ascii="Consolas" w:hAnsi="Consolas" w:cs="Consolas"/>
                <w:sz w:val="19"/>
                <w:szCs w:val="19"/>
                <w:lang w:eastAsia="ja-JP" w:bidi="ar-SA"/>
              </w:rPr>
              <w:t xml:space="preserve">, </w:t>
            </w:r>
            <w:r>
              <w:rPr>
                <w:rFonts w:ascii="Consolas" w:hAnsi="Consolas" w:cs="Consolas"/>
                <w:color w:val="A31515"/>
                <w:sz w:val="19"/>
                <w:szCs w:val="19"/>
                <w:lang w:eastAsia="ja-JP" w:bidi="ar-SA"/>
              </w:rPr>
              <w:t>"MUSTJobNumber"</w:t>
            </w:r>
            <w:r>
              <w:rPr>
                <w:rFonts w:ascii="Consolas" w:hAnsi="Consolas" w:cs="Consolas"/>
                <w:sz w:val="19"/>
                <w:szCs w:val="19"/>
                <w:lang w:eastAsia="ja-JP" w:bidi="ar-SA"/>
              </w:rPr>
              <w:t xml:space="preserve"> };</w:t>
            </w:r>
          </w:p>
          <w:p w14:paraId="2C7DB231" w14:textId="77777777" w:rsidR="00EB2BBF" w:rsidRDefault="00EB2BBF" w:rsidP="00EB2BBF">
            <w:pPr>
              <w:autoSpaceDE w:val="0"/>
              <w:autoSpaceDN w:val="0"/>
              <w:adjustRightInd w:val="0"/>
              <w:rPr>
                <w:rFonts w:ascii="Consolas" w:hAnsi="Consolas" w:cs="Consolas"/>
                <w:sz w:val="19"/>
                <w:szCs w:val="19"/>
                <w:lang w:eastAsia="ja-JP" w:bidi="ar-SA"/>
              </w:rPr>
            </w:pPr>
          </w:p>
          <w:p w14:paraId="6D29CADA"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00FF"/>
                <w:sz w:val="19"/>
                <w:szCs w:val="19"/>
                <w:lang w:eastAsia="ja-JP" w:bidi="ar-SA"/>
              </w:rPr>
              <w:t>enum</w:t>
            </w:r>
            <w:r>
              <w:rPr>
                <w:rFonts w:ascii="Consolas" w:hAnsi="Consolas" w:cs="Consolas"/>
                <w:sz w:val="19"/>
                <w:szCs w:val="19"/>
                <w:lang w:eastAsia="ja-JP" w:bidi="ar-SA"/>
              </w:rPr>
              <w:t xml:space="preserve"> </w:t>
            </w:r>
            <w:r>
              <w:rPr>
                <w:rFonts w:ascii="Consolas" w:hAnsi="Consolas" w:cs="Consolas"/>
                <w:color w:val="2B91AF"/>
                <w:sz w:val="19"/>
                <w:szCs w:val="19"/>
                <w:lang w:eastAsia="ja-JP" w:bidi="ar-SA"/>
              </w:rPr>
              <w:t>GroupNames</w:t>
            </w:r>
            <w:r>
              <w:rPr>
                <w:rFonts w:ascii="Consolas" w:hAnsi="Consolas" w:cs="Consolas"/>
                <w:sz w:val="19"/>
                <w:szCs w:val="19"/>
                <w:lang w:eastAsia="ja-JP" w:bidi="ar-SA"/>
              </w:rPr>
              <w:t xml:space="preserve"> {ByCallID, ByTrainingJobNumber};</w:t>
            </w:r>
          </w:p>
          <w:p w14:paraId="77581137"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00FF"/>
                <w:sz w:val="19"/>
                <w:szCs w:val="19"/>
                <w:lang w:eastAsia="ja-JP" w:bidi="ar-SA"/>
              </w:rPr>
              <w:t>enum</w:t>
            </w:r>
            <w:r>
              <w:rPr>
                <w:rFonts w:ascii="Consolas" w:hAnsi="Consolas" w:cs="Consolas"/>
                <w:sz w:val="19"/>
                <w:szCs w:val="19"/>
                <w:lang w:eastAsia="ja-JP" w:bidi="ar-SA"/>
              </w:rPr>
              <w:t xml:space="preserve"> </w:t>
            </w:r>
            <w:r>
              <w:rPr>
                <w:rFonts w:ascii="Consolas" w:hAnsi="Consolas" w:cs="Consolas"/>
                <w:color w:val="2B91AF"/>
                <w:sz w:val="19"/>
                <w:szCs w:val="19"/>
                <w:lang w:eastAsia="ja-JP" w:bidi="ar-SA"/>
              </w:rPr>
              <w:t>TaskDependencys</w:t>
            </w:r>
            <w:r>
              <w:rPr>
                <w:rFonts w:ascii="Consolas" w:hAnsi="Consolas" w:cs="Consolas"/>
                <w:sz w:val="19"/>
                <w:szCs w:val="19"/>
                <w:lang w:eastAsia="ja-JP" w:bidi="ar-SA"/>
              </w:rPr>
              <w:t xml:space="preserve"> { SingleTask, PickupTask, MultiManTask, TrainingTask, CancelTask };</w:t>
            </w:r>
          </w:p>
          <w:p w14:paraId="08996D49" w14:textId="77777777" w:rsidR="00EB2BBF" w:rsidRDefault="00EB2BBF" w:rsidP="00EB2BBF">
            <w:pPr>
              <w:autoSpaceDE w:val="0"/>
              <w:autoSpaceDN w:val="0"/>
              <w:adjustRightInd w:val="0"/>
              <w:rPr>
                <w:rFonts w:ascii="Consolas" w:hAnsi="Consolas" w:cs="Consolas"/>
                <w:sz w:val="19"/>
                <w:szCs w:val="19"/>
                <w:lang w:eastAsia="ja-JP" w:bidi="ar-SA"/>
              </w:rPr>
            </w:pPr>
          </w:p>
          <w:p w14:paraId="01023834" w14:textId="77777777" w:rsidR="00EB2BBF" w:rsidRDefault="00EB2BBF" w:rsidP="00EB2BBF">
            <w:pPr>
              <w:autoSpaceDE w:val="0"/>
              <w:autoSpaceDN w:val="0"/>
              <w:adjustRightInd w:val="0"/>
              <w:rPr>
                <w:rFonts w:ascii="Consolas" w:hAnsi="Consolas" w:cs="Consolas"/>
                <w:sz w:val="19"/>
                <w:szCs w:val="19"/>
                <w:lang w:eastAsia="ja-JP" w:bidi="ar-SA"/>
              </w:rPr>
            </w:pPr>
          </w:p>
          <w:p w14:paraId="4D32DC96"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00FF"/>
                <w:sz w:val="19"/>
                <w:szCs w:val="19"/>
                <w:lang w:eastAsia="ja-JP" w:bidi="ar-SA"/>
              </w:rPr>
              <w:t>public</w:t>
            </w:r>
            <w:r>
              <w:rPr>
                <w:rFonts w:ascii="Consolas" w:hAnsi="Consolas" w:cs="Consolas"/>
                <w:sz w:val="19"/>
                <w:szCs w:val="19"/>
                <w:lang w:eastAsia="ja-JP" w:bidi="ar-SA"/>
              </w:rPr>
              <w:t xml:space="preserve"> </w:t>
            </w:r>
            <w:r>
              <w:rPr>
                <w:rFonts w:ascii="Consolas" w:hAnsi="Consolas" w:cs="Consolas"/>
                <w:color w:val="0000FF"/>
                <w:sz w:val="19"/>
                <w:szCs w:val="19"/>
                <w:lang w:eastAsia="ja-JP" w:bidi="ar-SA"/>
              </w:rPr>
              <w:t>void</w:t>
            </w:r>
            <w:r>
              <w:rPr>
                <w:rFonts w:ascii="Consolas" w:hAnsi="Consolas" w:cs="Consolas"/>
                <w:sz w:val="19"/>
                <w:szCs w:val="19"/>
                <w:lang w:eastAsia="ja-JP" w:bidi="ar-SA"/>
              </w:rPr>
              <w:t xml:space="preserve"> doGetResources(</w:t>
            </w:r>
            <w:r>
              <w:rPr>
                <w:rFonts w:ascii="Consolas" w:hAnsi="Consolas" w:cs="Consolas"/>
                <w:color w:val="0000FF"/>
                <w:sz w:val="19"/>
                <w:szCs w:val="19"/>
                <w:lang w:eastAsia="ja-JP" w:bidi="ar-SA"/>
              </w:rPr>
              <w:t>string</w:t>
            </w:r>
            <w:r>
              <w:rPr>
                <w:rFonts w:ascii="Consolas" w:hAnsi="Consolas" w:cs="Consolas"/>
                <w:sz w:val="19"/>
                <w:szCs w:val="19"/>
                <w:lang w:eastAsia="ja-JP" w:bidi="ar-SA"/>
              </w:rPr>
              <w:t xml:space="preserve"> Name, </w:t>
            </w:r>
            <w:r>
              <w:rPr>
                <w:rFonts w:ascii="Consolas" w:hAnsi="Consolas" w:cs="Consolas"/>
                <w:color w:val="0000FF"/>
                <w:sz w:val="19"/>
                <w:szCs w:val="19"/>
                <w:lang w:eastAsia="ja-JP" w:bidi="ar-SA"/>
              </w:rPr>
              <w:t>string</w:t>
            </w:r>
            <w:r>
              <w:rPr>
                <w:rFonts w:ascii="Consolas" w:hAnsi="Consolas" w:cs="Consolas"/>
                <w:sz w:val="19"/>
                <w:szCs w:val="19"/>
                <w:lang w:eastAsia="ja-JP" w:bidi="ar-SA"/>
              </w:rPr>
              <w:t xml:space="preserve"> Value)</w:t>
            </w:r>
          </w:p>
          <w:p w14:paraId="33453B17"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01F8A312" w14:textId="77777777" w:rsidR="00EB2BBF" w:rsidRDefault="00EB2BBF" w:rsidP="00EB2BBF">
            <w:pPr>
              <w:autoSpaceDE w:val="0"/>
              <w:autoSpaceDN w:val="0"/>
              <w:adjustRightInd w:val="0"/>
              <w:rPr>
                <w:rFonts w:ascii="Consolas" w:hAnsi="Consolas" w:cs="Consolas"/>
                <w:sz w:val="19"/>
                <w:szCs w:val="19"/>
                <w:lang w:eastAsia="ja-JP" w:bidi="ar-SA"/>
              </w:rPr>
            </w:pPr>
          </w:p>
          <w:p w14:paraId="3A94A87B"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00FF"/>
                <w:sz w:val="19"/>
                <w:szCs w:val="19"/>
                <w:lang w:eastAsia="ja-JP" w:bidi="ar-SA"/>
              </w:rPr>
              <w:t>string</w:t>
            </w:r>
            <w:r>
              <w:rPr>
                <w:rFonts w:ascii="Consolas" w:hAnsi="Consolas" w:cs="Consolas"/>
                <w:sz w:val="19"/>
                <w:szCs w:val="19"/>
                <w:lang w:eastAsia="ja-JP" w:bidi="ar-SA"/>
              </w:rPr>
              <w:t xml:space="preserve"> ServiceOptimizationServiceUri = </w:t>
            </w:r>
            <w:r>
              <w:rPr>
                <w:rFonts w:ascii="Consolas" w:hAnsi="Consolas" w:cs="Consolas"/>
                <w:color w:val="A31515"/>
                <w:sz w:val="19"/>
                <w:szCs w:val="19"/>
                <w:lang w:eastAsia="ja-JP" w:bidi="ar-SA"/>
              </w:rPr>
              <w:t>"http://localhost:8888/SO/IntegrationServices/ServiceOptimizationService.svc"</w:t>
            </w:r>
            <w:r>
              <w:rPr>
                <w:rFonts w:ascii="Consolas" w:hAnsi="Consolas" w:cs="Consolas"/>
                <w:sz w:val="19"/>
                <w:szCs w:val="19"/>
                <w:lang w:eastAsia="ja-JP" w:bidi="ar-SA"/>
              </w:rPr>
              <w:t>;</w:t>
            </w:r>
          </w:p>
          <w:p w14:paraId="74104056"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2B91AF"/>
                <w:sz w:val="19"/>
                <w:szCs w:val="19"/>
                <w:lang w:eastAsia="ja-JP" w:bidi="ar-SA"/>
              </w:rPr>
              <w:t>ServiceOptimizationService</w:t>
            </w:r>
            <w:r>
              <w:rPr>
                <w:rFonts w:ascii="Consolas" w:hAnsi="Consolas" w:cs="Consolas"/>
                <w:sz w:val="19"/>
                <w:szCs w:val="19"/>
                <w:lang w:eastAsia="ja-JP" w:bidi="ar-SA"/>
              </w:rPr>
              <w:t xml:space="preserve"> serviceOptimizationService;</w:t>
            </w:r>
          </w:p>
          <w:p w14:paraId="2E81294A"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2B91AF"/>
                <w:sz w:val="19"/>
                <w:szCs w:val="19"/>
                <w:lang w:eastAsia="ja-JP" w:bidi="ar-SA"/>
              </w:rPr>
              <w:t>WebService_BasicHttpInt</w:t>
            </w:r>
            <w:r>
              <w:rPr>
                <w:rFonts w:ascii="Consolas" w:hAnsi="Consolas" w:cs="Consolas"/>
                <w:sz w:val="19"/>
                <w:szCs w:val="19"/>
                <w:lang w:eastAsia="ja-JP" w:bidi="ar-SA"/>
              </w:rPr>
              <w:t>.ServiceOptimizationService_BasicHttp(ServiceOptimizationServiceUri);</w:t>
            </w:r>
          </w:p>
          <w:p w14:paraId="2C19D413" w14:textId="77777777" w:rsidR="00EB2BBF" w:rsidRDefault="00EB2BBF" w:rsidP="00EB2BBF">
            <w:pPr>
              <w:autoSpaceDE w:val="0"/>
              <w:autoSpaceDN w:val="0"/>
              <w:adjustRightInd w:val="0"/>
              <w:rPr>
                <w:rFonts w:ascii="Consolas" w:hAnsi="Consolas" w:cs="Consolas"/>
                <w:sz w:val="19"/>
                <w:szCs w:val="19"/>
                <w:lang w:eastAsia="ja-JP" w:bidi="ar-SA"/>
              </w:rPr>
            </w:pPr>
          </w:p>
          <w:p w14:paraId="75E9AEB9" w14:textId="77777777" w:rsidR="00EB2BBF" w:rsidRDefault="00EB2BBF" w:rsidP="00EB2BBF">
            <w:pPr>
              <w:autoSpaceDE w:val="0"/>
              <w:autoSpaceDN w:val="0"/>
              <w:adjustRightInd w:val="0"/>
              <w:rPr>
                <w:rFonts w:ascii="Consolas" w:hAnsi="Consolas" w:cs="Consolas"/>
                <w:sz w:val="19"/>
                <w:szCs w:val="19"/>
                <w:lang w:eastAsia="ja-JP" w:bidi="ar-SA"/>
              </w:rPr>
            </w:pPr>
          </w:p>
          <w:p w14:paraId="20E0D689"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SO_WebServices.ServiceOptimizationServiceInt.</w:t>
            </w:r>
            <w:r>
              <w:rPr>
                <w:rFonts w:ascii="Consolas" w:hAnsi="Consolas" w:cs="Consolas"/>
                <w:color w:val="2B91AF"/>
                <w:sz w:val="19"/>
                <w:szCs w:val="19"/>
                <w:lang w:eastAsia="ja-JP" w:bidi="ar-SA"/>
              </w:rPr>
              <w:t>GetResourcesRequest</w:t>
            </w:r>
            <w:r>
              <w:rPr>
                <w:rFonts w:ascii="Consolas" w:hAnsi="Consolas" w:cs="Consolas"/>
                <w:sz w:val="19"/>
                <w:szCs w:val="19"/>
                <w:lang w:eastAsia="ja-JP" w:bidi="ar-SA"/>
              </w:rPr>
              <w:t xml:space="preserve"> getResourcesRequest = </w:t>
            </w:r>
            <w:r>
              <w:rPr>
                <w:rFonts w:ascii="Consolas" w:hAnsi="Consolas" w:cs="Consolas"/>
                <w:color w:val="0000FF"/>
                <w:sz w:val="19"/>
                <w:szCs w:val="19"/>
                <w:lang w:eastAsia="ja-JP" w:bidi="ar-SA"/>
              </w:rPr>
              <w:t>new</w:t>
            </w:r>
            <w:r>
              <w:rPr>
                <w:rFonts w:ascii="Consolas" w:hAnsi="Consolas" w:cs="Consolas"/>
                <w:sz w:val="19"/>
                <w:szCs w:val="19"/>
                <w:lang w:eastAsia="ja-JP" w:bidi="ar-SA"/>
              </w:rPr>
              <w:t xml:space="preserve"> SO_WebServices.ServiceOptimizationServiceInt.</w:t>
            </w:r>
            <w:r>
              <w:rPr>
                <w:rFonts w:ascii="Consolas" w:hAnsi="Consolas" w:cs="Consolas"/>
                <w:color w:val="2B91AF"/>
                <w:sz w:val="19"/>
                <w:szCs w:val="19"/>
                <w:lang w:eastAsia="ja-JP" w:bidi="ar-SA"/>
              </w:rPr>
              <w:t>GetResourcesRequest</w:t>
            </w:r>
            <w:r>
              <w:rPr>
                <w:rFonts w:ascii="Consolas" w:hAnsi="Consolas" w:cs="Consolas"/>
                <w:sz w:val="19"/>
                <w:szCs w:val="19"/>
                <w:lang w:eastAsia="ja-JP" w:bidi="ar-SA"/>
              </w:rPr>
              <w:t>();</w:t>
            </w:r>
          </w:p>
          <w:p w14:paraId="6C930BD3"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SO_WebServices.ServiceOptimizationServiceInt.</w:t>
            </w:r>
            <w:r>
              <w:rPr>
                <w:rFonts w:ascii="Consolas" w:hAnsi="Consolas" w:cs="Consolas"/>
                <w:color w:val="2B91AF"/>
                <w:sz w:val="19"/>
                <w:szCs w:val="19"/>
                <w:lang w:eastAsia="ja-JP" w:bidi="ar-SA"/>
              </w:rPr>
              <w:t>Engineer</w:t>
            </w:r>
            <w:r>
              <w:rPr>
                <w:rFonts w:ascii="Consolas" w:hAnsi="Consolas" w:cs="Consolas"/>
                <w:sz w:val="19"/>
                <w:szCs w:val="19"/>
                <w:lang w:eastAsia="ja-JP" w:bidi="ar-SA"/>
              </w:rPr>
              <w:t>[] engineers;</w:t>
            </w:r>
          </w:p>
          <w:p w14:paraId="6039977C"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getResourcesRequest.OptionalParameters = </w:t>
            </w:r>
            <w:r>
              <w:rPr>
                <w:rFonts w:ascii="Consolas" w:hAnsi="Consolas" w:cs="Consolas"/>
                <w:color w:val="0000FF"/>
                <w:sz w:val="19"/>
                <w:szCs w:val="19"/>
                <w:lang w:eastAsia="ja-JP" w:bidi="ar-SA"/>
              </w:rPr>
              <w:t>new</w:t>
            </w:r>
            <w:r>
              <w:rPr>
                <w:rFonts w:ascii="Consolas" w:hAnsi="Consolas" w:cs="Consolas"/>
                <w:sz w:val="19"/>
                <w:szCs w:val="19"/>
                <w:lang w:eastAsia="ja-JP" w:bidi="ar-SA"/>
              </w:rPr>
              <w:t xml:space="preserve"> SO_WebServices.ServiceOptimizationServiceInt.</w:t>
            </w:r>
            <w:r>
              <w:rPr>
                <w:rFonts w:ascii="Consolas" w:hAnsi="Consolas" w:cs="Consolas"/>
                <w:color w:val="2B91AF"/>
                <w:sz w:val="19"/>
                <w:szCs w:val="19"/>
                <w:lang w:eastAsia="ja-JP" w:bidi="ar-SA"/>
              </w:rPr>
              <w:t>OptionalParameters</w:t>
            </w:r>
            <w:r>
              <w:rPr>
                <w:rFonts w:ascii="Consolas" w:hAnsi="Consolas" w:cs="Consolas"/>
                <w:sz w:val="19"/>
                <w:szCs w:val="19"/>
                <w:lang w:eastAsia="ja-JP" w:bidi="ar-SA"/>
              </w:rPr>
              <w:t xml:space="preserve">() { CallerIdentity = </w:t>
            </w:r>
            <w:r>
              <w:rPr>
                <w:rFonts w:ascii="Consolas" w:hAnsi="Consolas" w:cs="Consolas"/>
                <w:color w:val="A31515"/>
                <w:sz w:val="19"/>
                <w:szCs w:val="19"/>
                <w:lang w:eastAsia="ja-JP" w:bidi="ar-SA"/>
              </w:rPr>
              <w:t>"MUST"</w:t>
            </w:r>
            <w:r>
              <w:rPr>
                <w:rFonts w:ascii="Consolas" w:hAnsi="Consolas" w:cs="Consolas"/>
                <w:sz w:val="19"/>
                <w:szCs w:val="19"/>
                <w:lang w:eastAsia="ja-JP" w:bidi="ar-SA"/>
              </w:rPr>
              <w:t xml:space="preserve">, ErrorOnNonExistingDictionaries = </w:t>
            </w:r>
            <w:r>
              <w:rPr>
                <w:rFonts w:ascii="Consolas" w:hAnsi="Consolas" w:cs="Consolas"/>
                <w:color w:val="0000FF"/>
                <w:sz w:val="19"/>
                <w:szCs w:val="19"/>
                <w:lang w:eastAsia="ja-JP" w:bidi="ar-SA"/>
              </w:rPr>
              <w:t>true</w:t>
            </w:r>
            <w:r>
              <w:rPr>
                <w:rFonts w:ascii="Consolas" w:hAnsi="Consolas" w:cs="Consolas"/>
                <w:sz w:val="19"/>
                <w:szCs w:val="19"/>
                <w:lang w:eastAsia="ja-JP" w:bidi="ar-SA"/>
              </w:rPr>
              <w:t xml:space="preserve"> };</w:t>
            </w:r>
          </w:p>
          <w:p w14:paraId="1C755760"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2B91AF"/>
                <w:sz w:val="19"/>
                <w:szCs w:val="19"/>
                <w:lang w:eastAsia="ja-JP" w:bidi="ar-SA"/>
              </w:rPr>
              <w:t>List</w:t>
            </w:r>
            <w:r>
              <w:rPr>
                <w:rFonts w:ascii="Consolas" w:hAnsi="Consolas" w:cs="Consolas"/>
                <w:sz w:val="19"/>
                <w:szCs w:val="19"/>
                <w:lang w:eastAsia="ja-JP" w:bidi="ar-SA"/>
              </w:rPr>
              <w:t>&lt;SO_WebServices.ServiceOptimizationServiceInt.</w:t>
            </w:r>
            <w:r>
              <w:rPr>
                <w:rFonts w:ascii="Consolas" w:hAnsi="Consolas" w:cs="Consolas"/>
                <w:color w:val="2B91AF"/>
                <w:sz w:val="19"/>
                <w:szCs w:val="19"/>
                <w:lang w:eastAsia="ja-JP" w:bidi="ar-SA"/>
              </w:rPr>
              <w:t>IndexesIndex</w:t>
            </w:r>
            <w:r>
              <w:rPr>
                <w:rFonts w:ascii="Consolas" w:hAnsi="Consolas" w:cs="Consolas"/>
                <w:sz w:val="19"/>
                <w:szCs w:val="19"/>
                <w:lang w:eastAsia="ja-JP" w:bidi="ar-SA"/>
              </w:rPr>
              <w:t xml:space="preserve">&gt; indexesIndexs = </w:t>
            </w:r>
            <w:r>
              <w:rPr>
                <w:rFonts w:ascii="Consolas" w:hAnsi="Consolas" w:cs="Consolas"/>
                <w:color w:val="0000FF"/>
                <w:sz w:val="19"/>
                <w:szCs w:val="19"/>
                <w:lang w:eastAsia="ja-JP" w:bidi="ar-SA"/>
              </w:rPr>
              <w:t>new</w:t>
            </w:r>
            <w:r>
              <w:rPr>
                <w:rFonts w:ascii="Consolas" w:hAnsi="Consolas" w:cs="Consolas"/>
                <w:sz w:val="19"/>
                <w:szCs w:val="19"/>
                <w:lang w:eastAsia="ja-JP" w:bidi="ar-SA"/>
              </w:rPr>
              <w:t xml:space="preserve"> </w:t>
            </w:r>
            <w:r>
              <w:rPr>
                <w:rFonts w:ascii="Consolas" w:hAnsi="Consolas" w:cs="Consolas"/>
                <w:color w:val="2B91AF"/>
                <w:sz w:val="19"/>
                <w:szCs w:val="19"/>
                <w:lang w:eastAsia="ja-JP" w:bidi="ar-SA"/>
              </w:rPr>
              <w:t>List</w:t>
            </w:r>
            <w:r>
              <w:rPr>
                <w:rFonts w:ascii="Consolas" w:hAnsi="Consolas" w:cs="Consolas"/>
                <w:sz w:val="19"/>
                <w:szCs w:val="19"/>
                <w:lang w:eastAsia="ja-JP" w:bidi="ar-SA"/>
              </w:rPr>
              <w:t>&lt;SO_WebServices.ServiceOptimizationServiceInt.</w:t>
            </w:r>
            <w:r>
              <w:rPr>
                <w:rFonts w:ascii="Consolas" w:hAnsi="Consolas" w:cs="Consolas"/>
                <w:color w:val="2B91AF"/>
                <w:sz w:val="19"/>
                <w:szCs w:val="19"/>
                <w:lang w:eastAsia="ja-JP" w:bidi="ar-SA"/>
              </w:rPr>
              <w:t>IndexesIndex</w:t>
            </w:r>
            <w:r>
              <w:rPr>
                <w:rFonts w:ascii="Consolas" w:hAnsi="Consolas" w:cs="Consolas"/>
                <w:sz w:val="19"/>
                <w:szCs w:val="19"/>
                <w:lang w:eastAsia="ja-JP" w:bidi="ar-SA"/>
              </w:rPr>
              <w:t>&gt;();</w:t>
            </w:r>
          </w:p>
          <w:p w14:paraId="5CA5C3DB"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SO_WebServices.ServiceOptimizationServiceInt.</w:t>
            </w:r>
            <w:r>
              <w:rPr>
                <w:rFonts w:ascii="Consolas" w:hAnsi="Consolas" w:cs="Consolas"/>
                <w:color w:val="2B91AF"/>
                <w:sz w:val="19"/>
                <w:szCs w:val="19"/>
                <w:lang w:eastAsia="ja-JP" w:bidi="ar-SA"/>
              </w:rPr>
              <w:t>IndexesIndex</w:t>
            </w:r>
            <w:r>
              <w:rPr>
                <w:rFonts w:ascii="Consolas" w:hAnsi="Consolas" w:cs="Consolas"/>
                <w:sz w:val="19"/>
                <w:szCs w:val="19"/>
                <w:lang w:eastAsia="ja-JP" w:bidi="ar-SA"/>
              </w:rPr>
              <w:t xml:space="preserve"> indexesIndex = </w:t>
            </w:r>
            <w:r>
              <w:rPr>
                <w:rFonts w:ascii="Consolas" w:hAnsi="Consolas" w:cs="Consolas"/>
                <w:color w:val="0000FF"/>
                <w:sz w:val="19"/>
                <w:szCs w:val="19"/>
                <w:lang w:eastAsia="ja-JP" w:bidi="ar-SA"/>
              </w:rPr>
              <w:t>new</w:t>
            </w:r>
            <w:r>
              <w:rPr>
                <w:rFonts w:ascii="Consolas" w:hAnsi="Consolas" w:cs="Consolas"/>
                <w:sz w:val="19"/>
                <w:szCs w:val="19"/>
                <w:lang w:eastAsia="ja-JP" w:bidi="ar-SA"/>
              </w:rPr>
              <w:t xml:space="preserve"> SO_WebServices.ServiceOptimizationServiceInt.</w:t>
            </w:r>
            <w:r>
              <w:rPr>
                <w:rFonts w:ascii="Consolas" w:hAnsi="Consolas" w:cs="Consolas"/>
                <w:color w:val="2B91AF"/>
                <w:sz w:val="19"/>
                <w:szCs w:val="19"/>
                <w:lang w:eastAsia="ja-JP" w:bidi="ar-SA"/>
              </w:rPr>
              <w:t>IndexesIndex</w:t>
            </w:r>
            <w:r>
              <w:rPr>
                <w:rFonts w:ascii="Consolas" w:hAnsi="Consolas" w:cs="Consolas"/>
                <w:sz w:val="19"/>
                <w:szCs w:val="19"/>
                <w:lang w:eastAsia="ja-JP" w:bidi="ar-SA"/>
              </w:rPr>
              <w:t>();</w:t>
            </w:r>
          </w:p>
          <w:p w14:paraId="5E579B6C"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indexesIndex.LowBound = </w:t>
            </w:r>
            <w:r>
              <w:rPr>
                <w:rFonts w:ascii="Consolas" w:hAnsi="Consolas" w:cs="Consolas"/>
                <w:color w:val="0000FF"/>
                <w:sz w:val="19"/>
                <w:szCs w:val="19"/>
                <w:lang w:eastAsia="ja-JP" w:bidi="ar-SA"/>
              </w:rPr>
              <w:t>new</w:t>
            </w:r>
            <w:r>
              <w:rPr>
                <w:rFonts w:ascii="Consolas" w:hAnsi="Consolas" w:cs="Consolas"/>
                <w:sz w:val="19"/>
                <w:szCs w:val="19"/>
                <w:lang w:eastAsia="ja-JP" w:bidi="ar-SA"/>
              </w:rPr>
              <w:t xml:space="preserve"> SO_WebServices.ServiceOptimizationServiceInt.</w:t>
            </w:r>
            <w:r>
              <w:rPr>
                <w:rFonts w:ascii="Consolas" w:hAnsi="Consolas" w:cs="Consolas"/>
                <w:color w:val="2B91AF"/>
                <w:sz w:val="19"/>
                <w:szCs w:val="19"/>
                <w:lang w:eastAsia="ja-JP" w:bidi="ar-SA"/>
              </w:rPr>
              <w:t>Property</w:t>
            </w:r>
            <w:r>
              <w:rPr>
                <w:rFonts w:ascii="Consolas" w:hAnsi="Consolas" w:cs="Consolas"/>
                <w:sz w:val="19"/>
                <w:szCs w:val="19"/>
                <w:lang w:eastAsia="ja-JP" w:bidi="ar-SA"/>
              </w:rPr>
              <w:t>[1] {</w:t>
            </w:r>
            <w:r>
              <w:rPr>
                <w:rFonts w:ascii="Consolas" w:hAnsi="Consolas" w:cs="Consolas"/>
                <w:color w:val="0000FF"/>
                <w:sz w:val="19"/>
                <w:szCs w:val="19"/>
                <w:lang w:eastAsia="ja-JP" w:bidi="ar-SA"/>
              </w:rPr>
              <w:t>new</w:t>
            </w:r>
            <w:r>
              <w:rPr>
                <w:rFonts w:ascii="Consolas" w:hAnsi="Consolas" w:cs="Consolas"/>
                <w:sz w:val="19"/>
                <w:szCs w:val="19"/>
                <w:lang w:eastAsia="ja-JP" w:bidi="ar-SA"/>
              </w:rPr>
              <w:t xml:space="preserve"> SO_WebServices.ServiceOptimizationServiceInt.</w:t>
            </w:r>
            <w:r>
              <w:rPr>
                <w:rFonts w:ascii="Consolas" w:hAnsi="Consolas" w:cs="Consolas"/>
                <w:color w:val="2B91AF"/>
                <w:sz w:val="19"/>
                <w:szCs w:val="19"/>
                <w:lang w:eastAsia="ja-JP" w:bidi="ar-SA"/>
              </w:rPr>
              <w:t>Property</w:t>
            </w:r>
            <w:r>
              <w:rPr>
                <w:rFonts w:ascii="Consolas" w:hAnsi="Consolas" w:cs="Consolas"/>
                <w:sz w:val="19"/>
                <w:szCs w:val="19"/>
                <w:lang w:eastAsia="ja-JP" w:bidi="ar-SA"/>
              </w:rPr>
              <w:t xml:space="preserve">(){Name = Name, Value = </w:t>
            </w:r>
            <w:r>
              <w:rPr>
                <w:rFonts w:ascii="Consolas" w:hAnsi="Consolas" w:cs="Consolas"/>
                <w:color w:val="0000FF"/>
                <w:sz w:val="19"/>
                <w:szCs w:val="19"/>
                <w:lang w:eastAsia="ja-JP" w:bidi="ar-SA"/>
              </w:rPr>
              <w:t>new</w:t>
            </w:r>
            <w:r>
              <w:rPr>
                <w:rFonts w:ascii="Consolas" w:hAnsi="Consolas" w:cs="Consolas"/>
                <w:sz w:val="19"/>
                <w:szCs w:val="19"/>
                <w:lang w:eastAsia="ja-JP" w:bidi="ar-SA"/>
              </w:rPr>
              <w:t xml:space="preserve"> SO_WebServices.ServiceOptimizationServiceInt.</w:t>
            </w:r>
            <w:r>
              <w:rPr>
                <w:rFonts w:ascii="Consolas" w:hAnsi="Consolas" w:cs="Consolas"/>
                <w:color w:val="2B91AF"/>
                <w:sz w:val="19"/>
                <w:szCs w:val="19"/>
                <w:lang w:eastAsia="ja-JP" w:bidi="ar-SA"/>
              </w:rPr>
              <w:t>KeyValue</w:t>
            </w:r>
            <w:r>
              <w:rPr>
                <w:rFonts w:ascii="Consolas" w:hAnsi="Consolas" w:cs="Consolas"/>
                <w:sz w:val="19"/>
                <w:szCs w:val="19"/>
                <w:lang w:eastAsia="ja-JP" w:bidi="ar-SA"/>
              </w:rPr>
              <w:t>() { Value = Value } } };</w:t>
            </w:r>
          </w:p>
          <w:p w14:paraId="61F26988"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2BC76471"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indexesIndex.HighBound = indexesIndex.LowBound;</w:t>
            </w:r>
          </w:p>
          <w:p w14:paraId="1B651B52"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indexesIndexs.Add(indexesIndex);</w:t>
            </w:r>
          </w:p>
          <w:p w14:paraId="10D5CB38"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getResourcesRequest.Indexes = </w:t>
            </w:r>
            <w:r>
              <w:rPr>
                <w:rFonts w:ascii="Consolas" w:hAnsi="Consolas" w:cs="Consolas"/>
                <w:color w:val="0000FF"/>
                <w:sz w:val="19"/>
                <w:szCs w:val="19"/>
                <w:lang w:eastAsia="ja-JP" w:bidi="ar-SA"/>
              </w:rPr>
              <w:t>new</w:t>
            </w:r>
            <w:r>
              <w:rPr>
                <w:rFonts w:ascii="Consolas" w:hAnsi="Consolas" w:cs="Consolas"/>
                <w:sz w:val="19"/>
                <w:szCs w:val="19"/>
                <w:lang w:eastAsia="ja-JP" w:bidi="ar-SA"/>
              </w:rPr>
              <w:t xml:space="preserve"> SO_WebServices.ServiceOptimizationServiceInt.</w:t>
            </w:r>
            <w:r>
              <w:rPr>
                <w:rFonts w:ascii="Consolas" w:hAnsi="Consolas" w:cs="Consolas"/>
                <w:color w:val="2B91AF"/>
                <w:sz w:val="19"/>
                <w:szCs w:val="19"/>
                <w:lang w:eastAsia="ja-JP" w:bidi="ar-SA"/>
              </w:rPr>
              <w:t>Indexes</w:t>
            </w:r>
            <w:r>
              <w:rPr>
                <w:rFonts w:ascii="Consolas" w:hAnsi="Consolas" w:cs="Consolas"/>
                <w:sz w:val="19"/>
                <w:szCs w:val="19"/>
                <w:lang w:eastAsia="ja-JP" w:bidi="ar-SA"/>
              </w:rPr>
              <w:t>() { Index = indexesIndexs.ToArray() };</w:t>
            </w:r>
          </w:p>
          <w:p w14:paraId="74E1E02F" w14:textId="77777777" w:rsidR="00EB2BBF" w:rsidRDefault="00EB2BBF" w:rsidP="00EB2BBF">
            <w:pPr>
              <w:autoSpaceDE w:val="0"/>
              <w:autoSpaceDN w:val="0"/>
              <w:adjustRightInd w:val="0"/>
              <w:rPr>
                <w:rFonts w:ascii="Consolas" w:hAnsi="Consolas" w:cs="Consolas"/>
                <w:sz w:val="19"/>
                <w:szCs w:val="19"/>
                <w:lang w:eastAsia="ja-JP" w:bidi="ar-SA"/>
              </w:rPr>
            </w:pPr>
          </w:p>
          <w:p w14:paraId="186257CC"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00FF"/>
                <w:sz w:val="19"/>
                <w:szCs w:val="19"/>
                <w:lang w:eastAsia="ja-JP" w:bidi="ar-SA"/>
              </w:rPr>
              <w:t>using</w:t>
            </w:r>
            <w:r>
              <w:rPr>
                <w:rFonts w:ascii="Consolas" w:hAnsi="Consolas" w:cs="Consolas"/>
                <w:sz w:val="19"/>
                <w:szCs w:val="19"/>
                <w:lang w:eastAsia="ja-JP" w:bidi="ar-SA"/>
              </w:rPr>
              <w:t xml:space="preserve"> (serviceOptimizationService = </w:t>
            </w:r>
            <w:r>
              <w:rPr>
                <w:rFonts w:ascii="Consolas" w:hAnsi="Consolas" w:cs="Consolas"/>
                <w:color w:val="0000FF"/>
                <w:sz w:val="19"/>
                <w:szCs w:val="19"/>
                <w:lang w:eastAsia="ja-JP" w:bidi="ar-SA"/>
              </w:rPr>
              <w:t>new</w:t>
            </w:r>
            <w:r>
              <w:rPr>
                <w:rFonts w:ascii="Consolas" w:hAnsi="Consolas" w:cs="Consolas"/>
                <w:sz w:val="19"/>
                <w:szCs w:val="19"/>
                <w:lang w:eastAsia="ja-JP" w:bidi="ar-SA"/>
              </w:rPr>
              <w:t xml:space="preserve"> </w:t>
            </w:r>
            <w:r>
              <w:rPr>
                <w:rFonts w:ascii="Consolas" w:hAnsi="Consolas" w:cs="Consolas"/>
                <w:color w:val="2B91AF"/>
                <w:sz w:val="19"/>
                <w:szCs w:val="19"/>
                <w:lang w:eastAsia="ja-JP" w:bidi="ar-SA"/>
              </w:rPr>
              <w:t>ServiceOptimizationService</w:t>
            </w:r>
            <w:r>
              <w:rPr>
                <w:rFonts w:ascii="Consolas" w:hAnsi="Consolas" w:cs="Consolas"/>
                <w:sz w:val="19"/>
                <w:szCs w:val="19"/>
                <w:lang w:eastAsia="ja-JP" w:bidi="ar-SA"/>
              </w:rPr>
              <w:t>(ServiceOptimizationServiceUri))</w:t>
            </w:r>
          </w:p>
          <w:p w14:paraId="0FCEF62B"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11C686EC"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serviceOptimizationService.Open();</w:t>
            </w:r>
          </w:p>
          <w:p w14:paraId="0832C129"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engineers = serviceOptimizationService.GetResources(getResourcesRequest.OptionalParameters, getResourcesRequest.Indexes, getResourcesRequest.Group, getResourcesRequest.EnableGroupOnTheFly, getResourcesRequest.KeySet, getResourcesRequest.RequestedProperties);</w:t>
            </w:r>
          </w:p>
          <w:p w14:paraId="1E2908EE"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27484D6E"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1BCF4CEE" w14:textId="77777777" w:rsidR="00EB2BBF" w:rsidRDefault="00EB2BBF" w:rsidP="00EB2BBF">
            <w:pPr>
              <w:autoSpaceDE w:val="0"/>
              <w:autoSpaceDN w:val="0"/>
              <w:adjustRightInd w:val="0"/>
              <w:rPr>
                <w:rFonts w:ascii="Consolas" w:hAnsi="Consolas" w:cs="Consolas"/>
                <w:sz w:val="19"/>
                <w:szCs w:val="19"/>
                <w:lang w:eastAsia="ja-JP" w:bidi="ar-SA"/>
              </w:rPr>
            </w:pPr>
          </w:p>
          <w:p w14:paraId="7AC70360" w14:textId="77777777" w:rsidR="00EB2BBF" w:rsidRDefault="00EB2BBF" w:rsidP="00EB2BBF">
            <w:pPr>
              <w:autoSpaceDE w:val="0"/>
              <w:autoSpaceDN w:val="0"/>
              <w:adjustRightInd w:val="0"/>
              <w:rPr>
                <w:rFonts w:ascii="Consolas" w:hAnsi="Consolas" w:cs="Consolas"/>
                <w:sz w:val="19"/>
                <w:szCs w:val="19"/>
                <w:lang w:eastAsia="ja-JP" w:bidi="ar-SA"/>
              </w:rPr>
            </w:pPr>
          </w:p>
          <w:p w14:paraId="3FD96D91"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00FF"/>
                <w:sz w:val="19"/>
                <w:szCs w:val="19"/>
                <w:lang w:eastAsia="ja-JP" w:bidi="ar-SA"/>
              </w:rPr>
              <w:t>public</w:t>
            </w:r>
            <w:r>
              <w:rPr>
                <w:rFonts w:ascii="Consolas" w:hAnsi="Consolas" w:cs="Consolas"/>
                <w:sz w:val="19"/>
                <w:szCs w:val="19"/>
                <w:lang w:eastAsia="ja-JP" w:bidi="ar-SA"/>
              </w:rPr>
              <w:t xml:space="preserve"> </w:t>
            </w:r>
            <w:r>
              <w:rPr>
                <w:rFonts w:ascii="Consolas" w:hAnsi="Consolas" w:cs="Consolas"/>
                <w:color w:val="0000FF"/>
                <w:sz w:val="19"/>
                <w:szCs w:val="19"/>
                <w:lang w:eastAsia="ja-JP" w:bidi="ar-SA"/>
              </w:rPr>
              <w:t>void</w:t>
            </w:r>
            <w:r>
              <w:rPr>
                <w:rFonts w:ascii="Consolas" w:hAnsi="Consolas" w:cs="Consolas"/>
                <w:sz w:val="19"/>
                <w:szCs w:val="19"/>
                <w:lang w:eastAsia="ja-JP" w:bidi="ar-SA"/>
              </w:rPr>
              <w:t xml:space="preserve"> doGetAddressGeocodeRequest()</w:t>
            </w:r>
          </w:p>
          <w:p w14:paraId="134D188A"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0FB316D7"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00FF"/>
                <w:sz w:val="19"/>
                <w:szCs w:val="19"/>
                <w:lang w:eastAsia="ja-JP" w:bidi="ar-SA"/>
              </w:rPr>
              <w:t>string</w:t>
            </w:r>
            <w:r>
              <w:rPr>
                <w:rFonts w:ascii="Consolas" w:hAnsi="Consolas" w:cs="Consolas"/>
                <w:sz w:val="19"/>
                <w:szCs w:val="19"/>
                <w:lang w:eastAsia="ja-JP" w:bidi="ar-SA"/>
              </w:rPr>
              <w:t xml:space="preserve"> ServiceOptimizationServiceUri = </w:t>
            </w:r>
            <w:r>
              <w:rPr>
                <w:rFonts w:ascii="Consolas" w:hAnsi="Consolas" w:cs="Consolas"/>
                <w:color w:val="A31515"/>
                <w:sz w:val="19"/>
                <w:szCs w:val="19"/>
                <w:lang w:eastAsia="ja-JP" w:bidi="ar-SA"/>
              </w:rPr>
              <w:t>"http://localhost:8888/SO/IntegrationServices/ServiceOptimizationService.svc"</w:t>
            </w:r>
            <w:r>
              <w:rPr>
                <w:rFonts w:ascii="Consolas" w:hAnsi="Consolas" w:cs="Consolas"/>
                <w:sz w:val="19"/>
                <w:szCs w:val="19"/>
                <w:lang w:eastAsia="ja-JP" w:bidi="ar-SA"/>
              </w:rPr>
              <w:t>;</w:t>
            </w:r>
          </w:p>
          <w:p w14:paraId="647FEC20"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lastRenderedPageBreak/>
              <w:t xml:space="preserve">            </w:t>
            </w:r>
            <w:r>
              <w:rPr>
                <w:rFonts w:ascii="Consolas" w:hAnsi="Consolas" w:cs="Consolas"/>
                <w:color w:val="2B91AF"/>
                <w:sz w:val="19"/>
                <w:szCs w:val="19"/>
                <w:lang w:eastAsia="ja-JP" w:bidi="ar-SA"/>
              </w:rPr>
              <w:t>ServiceOptimizationService</w:t>
            </w:r>
            <w:r>
              <w:rPr>
                <w:rFonts w:ascii="Consolas" w:hAnsi="Consolas" w:cs="Consolas"/>
                <w:sz w:val="19"/>
                <w:szCs w:val="19"/>
                <w:lang w:eastAsia="ja-JP" w:bidi="ar-SA"/>
              </w:rPr>
              <w:t xml:space="preserve"> serviceOptimizationService;</w:t>
            </w:r>
          </w:p>
          <w:p w14:paraId="1A928668"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2B91AF"/>
                <w:sz w:val="19"/>
                <w:szCs w:val="19"/>
                <w:lang w:eastAsia="ja-JP" w:bidi="ar-SA"/>
              </w:rPr>
              <w:t>WebService_BasicHttpInt</w:t>
            </w:r>
            <w:r>
              <w:rPr>
                <w:rFonts w:ascii="Consolas" w:hAnsi="Consolas" w:cs="Consolas"/>
                <w:sz w:val="19"/>
                <w:szCs w:val="19"/>
                <w:lang w:eastAsia="ja-JP" w:bidi="ar-SA"/>
              </w:rPr>
              <w:t>.ServiceOptimizationService_BasicHttp(ServiceOptimizationServiceUri);</w:t>
            </w:r>
          </w:p>
          <w:p w14:paraId="023B0426" w14:textId="77777777" w:rsidR="00EB2BBF" w:rsidRDefault="00EB2BBF" w:rsidP="00EB2BBF">
            <w:pPr>
              <w:autoSpaceDE w:val="0"/>
              <w:autoSpaceDN w:val="0"/>
              <w:adjustRightInd w:val="0"/>
              <w:rPr>
                <w:rFonts w:ascii="Consolas" w:hAnsi="Consolas" w:cs="Consolas"/>
                <w:sz w:val="19"/>
                <w:szCs w:val="19"/>
                <w:lang w:eastAsia="ja-JP" w:bidi="ar-SA"/>
              </w:rPr>
            </w:pPr>
          </w:p>
          <w:p w14:paraId="2D1ADA68"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SO_WebServices.ServiceOptimizationServiceInt.</w:t>
            </w:r>
            <w:r>
              <w:rPr>
                <w:rFonts w:ascii="Consolas" w:hAnsi="Consolas" w:cs="Consolas"/>
                <w:color w:val="2B91AF"/>
                <w:sz w:val="19"/>
                <w:szCs w:val="19"/>
                <w:lang w:eastAsia="ja-JP" w:bidi="ar-SA"/>
              </w:rPr>
              <w:t>GetAddressGeocodeRequest</w:t>
            </w:r>
            <w:r>
              <w:rPr>
                <w:rFonts w:ascii="Consolas" w:hAnsi="Consolas" w:cs="Consolas"/>
                <w:sz w:val="19"/>
                <w:szCs w:val="19"/>
                <w:lang w:eastAsia="ja-JP" w:bidi="ar-SA"/>
              </w:rPr>
              <w:t xml:space="preserve"> getAddressGeocodeRequest = </w:t>
            </w:r>
            <w:r>
              <w:rPr>
                <w:rFonts w:ascii="Consolas" w:hAnsi="Consolas" w:cs="Consolas"/>
                <w:color w:val="0000FF"/>
                <w:sz w:val="19"/>
                <w:szCs w:val="19"/>
                <w:lang w:eastAsia="ja-JP" w:bidi="ar-SA"/>
              </w:rPr>
              <w:t>new</w:t>
            </w:r>
            <w:r>
              <w:rPr>
                <w:rFonts w:ascii="Consolas" w:hAnsi="Consolas" w:cs="Consolas"/>
                <w:sz w:val="19"/>
                <w:szCs w:val="19"/>
                <w:lang w:eastAsia="ja-JP" w:bidi="ar-SA"/>
              </w:rPr>
              <w:t xml:space="preserve"> SO_WebServices.ServiceOptimizationServiceInt.</w:t>
            </w:r>
            <w:r>
              <w:rPr>
                <w:rFonts w:ascii="Consolas" w:hAnsi="Consolas" w:cs="Consolas"/>
                <w:color w:val="2B91AF"/>
                <w:sz w:val="19"/>
                <w:szCs w:val="19"/>
                <w:lang w:eastAsia="ja-JP" w:bidi="ar-SA"/>
              </w:rPr>
              <w:t>GetAddressGeocodeRequest</w:t>
            </w:r>
            <w:r>
              <w:rPr>
                <w:rFonts w:ascii="Consolas" w:hAnsi="Consolas" w:cs="Consolas"/>
                <w:sz w:val="19"/>
                <w:szCs w:val="19"/>
                <w:lang w:eastAsia="ja-JP" w:bidi="ar-SA"/>
              </w:rPr>
              <w:t>();</w:t>
            </w:r>
          </w:p>
          <w:p w14:paraId="7A398EE3"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getAddressGeocodeRequest.OptionalParameters = </w:t>
            </w:r>
            <w:r>
              <w:rPr>
                <w:rFonts w:ascii="Consolas" w:hAnsi="Consolas" w:cs="Consolas"/>
                <w:color w:val="0000FF"/>
                <w:sz w:val="19"/>
                <w:szCs w:val="19"/>
                <w:lang w:eastAsia="ja-JP" w:bidi="ar-SA"/>
              </w:rPr>
              <w:t>new</w:t>
            </w:r>
            <w:r>
              <w:rPr>
                <w:rFonts w:ascii="Consolas" w:hAnsi="Consolas" w:cs="Consolas"/>
                <w:sz w:val="19"/>
                <w:szCs w:val="19"/>
                <w:lang w:eastAsia="ja-JP" w:bidi="ar-SA"/>
              </w:rPr>
              <w:t xml:space="preserve"> SO_WebServices.ServiceOptimizationServiceInt.</w:t>
            </w:r>
            <w:r>
              <w:rPr>
                <w:rFonts w:ascii="Consolas" w:hAnsi="Consolas" w:cs="Consolas"/>
                <w:color w:val="2B91AF"/>
                <w:sz w:val="19"/>
                <w:szCs w:val="19"/>
                <w:lang w:eastAsia="ja-JP" w:bidi="ar-SA"/>
              </w:rPr>
              <w:t>OptionalParameters</w:t>
            </w:r>
            <w:r>
              <w:rPr>
                <w:rFonts w:ascii="Consolas" w:hAnsi="Consolas" w:cs="Consolas"/>
                <w:sz w:val="19"/>
                <w:szCs w:val="19"/>
                <w:lang w:eastAsia="ja-JP" w:bidi="ar-SA"/>
              </w:rPr>
              <w:t xml:space="preserve">() { CallerIdentity = </w:t>
            </w:r>
            <w:r>
              <w:rPr>
                <w:rFonts w:ascii="Consolas" w:hAnsi="Consolas" w:cs="Consolas"/>
                <w:color w:val="A31515"/>
                <w:sz w:val="19"/>
                <w:szCs w:val="19"/>
                <w:lang w:eastAsia="ja-JP" w:bidi="ar-SA"/>
              </w:rPr>
              <w:t>"MUST"</w:t>
            </w:r>
            <w:r>
              <w:rPr>
                <w:rFonts w:ascii="Consolas" w:hAnsi="Consolas" w:cs="Consolas"/>
                <w:sz w:val="19"/>
                <w:szCs w:val="19"/>
                <w:lang w:eastAsia="ja-JP" w:bidi="ar-SA"/>
              </w:rPr>
              <w:t xml:space="preserve"> };</w:t>
            </w:r>
          </w:p>
          <w:p w14:paraId="0D2B99C5"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getAddressGeocodeRequest.Location = </w:t>
            </w:r>
            <w:r>
              <w:rPr>
                <w:rFonts w:ascii="Consolas" w:hAnsi="Consolas" w:cs="Consolas"/>
                <w:color w:val="0000FF"/>
                <w:sz w:val="19"/>
                <w:szCs w:val="19"/>
                <w:lang w:eastAsia="ja-JP" w:bidi="ar-SA"/>
              </w:rPr>
              <w:t>new</w:t>
            </w:r>
            <w:r>
              <w:rPr>
                <w:rFonts w:ascii="Consolas" w:hAnsi="Consolas" w:cs="Consolas"/>
                <w:sz w:val="19"/>
                <w:szCs w:val="19"/>
                <w:lang w:eastAsia="ja-JP" w:bidi="ar-SA"/>
              </w:rPr>
              <w:t xml:space="preserve"> SO_WebServices.ServiceOptimizationServiceInt.</w:t>
            </w:r>
            <w:r>
              <w:rPr>
                <w:rFonts w:ascii="Consolas" w:hAnsi="Consolas" w:cs="Consolas"/>
                <w:color w:val="2B91AF"/>
                <w:sz w:val="19"/>
                <w:szCs w:val="19"/>
                <w:lang w:eastAsia="ja-JP" w:bidi="ar-SA"/>
              </w:rPr>
              <w:t>GeocodeLocation</w:t>
            </w:r>
            <w:r>
              <w:rPr>
                <w:rFonts w:ascii="Consolas" w:hAnsi="Consolas" w:cs="Consolas"/>
                <w:sz w:val="19"/>
                <w:szCs w:val="19"/>
                <w:lang w:eastAsia="ja-JP" w:bidi="ar-SA"/>
              </w:rPr>
              <w:t>();</w:t>
            </w:r>
          </w:p>
          <w:p w14:paraId="5CB6E56B"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getAddressGeocodeRequest.Location.Street = </w:t>
            </w:r>
            <w:r>
              <w:rPr>
                <w:rFonts w:ascii="Consolas" w:hAnsi="Consolas" w:cs="Consolas"/>
                <w:color w:val="A31515"/>
                <w:sz w:val="19"/>
                <w:szCs w:val="19"/>
                <w:lang w:eastAsia="ja-JP" w:bidi="ar-SA"/>
              </w:rPr>
              <w:t>"39"</w:t>
            </w:r>
            <w:r>
              <w:rPr>
                <w:rFonts w:ascii="Consolas" w:hAnsi="Consolas" w:cs="Consolas"/>
                <w:sz w:val="19"/>
                <w:szCs w:val="19"/>
                <w:lang w:eastAsia="ja-JP" w:bidi="ar-SA"/>
              </w:rPr>
              <w:t>;</w:t>
            </w:r>
          </w:p>
          <w:p w14:paraId="6F8C2551"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getAddressGeocodeRequest.Location.PostCode = </w:t>
            </w:r>
            <w:r>
              <w:rPr>
                <w:rFonts w:ascii="Consolas" w:hAnsi="Consolas" w:cs="Consolas"/>
                <w:color w:val="A31515"/>
                <w:sz w:val="19"/>
                <w:szCs w:val="19"/>
                <w:lang w:eastAsia="ja-JP" w:bidi="ar-SA"/>
              </w:rPr>
              <w:t>"TN255AB"</w:t>
            </w:r>
            <w:r>
              <w:rPr>
                <w:rFonts w:ascii="Consolas" w:hAnsi="Consolas" w:cs="Consolas"/>
                <w:sz w:val="19"/>
                <w:szCs w:val="19"/>
                <w:lang w:eastAsia="ja-JP" w:bidi="ar-SA"/>
              </w:rPr>
              <w:t>;</w:t>
            </w:r>
          </w:p>
          <w:p w14:paraId="6E808065"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getAddressGeocodeRequest.Location.Country = </w:t>
            </w:r>
            <w:r>
              <w:rPr>
                <w:rFonts w:ascii="Consolas" w:hAnsi="Consolas" w:cs="Consolas"/>
                <w:color w:val="A31515"/>
                <w:sz w:val="19"/>
                <w:szCs w:val="19"/>
                <w:lang w:eastAsia="ja-JP" w:bidi="ar-SA"/>
              </w:rPr>
              <w:t>"UNITED KINGDOM"</w:t>
            </w:r>
            <w:r>
              <w:rPr>
                <w:rFonts w:ascii="Consolas" w:hAnsi="Consolas" w:cs="Consolas"/>
                <w:sz w:val="19"/>
                <w:szCs w:val="19"/>
                <w:lang w:eastAsia="ja-JP" w:bidi="ar-SA"/>
              </w:rPr>
              <w:t>;</w:t>
            </w:r>
          </w:p>
          <w:p w14:paraId="52CA9927"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getAddressGeocodeRequest.NumOfMatches = 10;</w:t>
            </w:r>
          </w:p>
          <w:p w14:paraId="41624DC0" w14:textId="77777777" w:rsidR="00EB2BBF" w:rsidRDefault="00EB2BBF" w:rsidP="00EB2BBF">
            <w:pPr>
              <w:autoSpaceDE w:val="0"/>
              <w:autoSpaceDN w:val="0"/>
              <w:adjustRightInd w:val="0"/>
              <w:rPr>
                <w:rFonts w:ascii="Consolas" w:hAnsi="Consolas" w:cs="Consolas"/>
                <w:sz w:val="19"/>
                <w:szCs w:val="19"/>
                <w:lang w:eastAsia="ja-JP" w:bidi="ar-SA"/>
              </w:rPr>
            </w:pPr>
          </w:p>
          <w:p w14:paraId="734D9DC2"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8000"/>
                <w:sz w:val="19"/>
                <w:szCs w:val="19"/>
                <w:lang w:eastAsia="ja-JP" w:bidi="ar-SA"/>
              </w:rPr>
              <w:t>//SO_WebServices.ServiceOptimizationServiceInt.GetAddressGeocodeResponse getAddressGeocodeResponse = new SO_WebServices.ServiceOptimizationServiceInt.GetAddressGeocodeResponse();</w:t>
            </w:r>
          </w:p>
          <w:p w14:paraId="03AA019C"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SO_WebServices.ServiceOptimizationServiceInt.</w:t>
            </w:r>
            <w:r>
              <w:rPr>
                <w:rFonts w:ascii="Consolas" w:hAnsi="Consolas" w:cs="Consolas"/>
                <w:color w:val="2B91AF"/>
                <w:sz w:val="19"/>
                <w:szCs w:val="19"/>
                <w:lang w:eastAsia="ja-JP" w:bidi="ar-SA"/>
              </w:rPr>
              <w:t>Result</w:t>
            </w:r>
            <w:r>
              <w:rPr>
                <w:rFonts w:ascii="Consolas" w:hAnsi="Consolas" w:cs="Consolas"/>
                <w:sz w:val="19"/>
                <w:szCs w:val="19"/>
                <w:lang w:eastAsia="ja-JP" w:bidi="ar-SA"/>
              </w:rPr>
              <w:t xml:space="preserve"> result;</w:t>
            </w:r>
          </w:p>
          <w:p w14:paraId="2C0C60F7"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00FF"/>
                <w:sz w:val="19"/>
                <w:szCs w:val="19"/>
                <w:lang w:eastAsia="ja-JP" w:bidi="ar-SA"/>
              </w:rPr>
              <w:t>using</w:t>
            </w:r>
            <w:r>
              <w:rPr>
                <w:rFonts w:ascii="Consolas" w:hAnsi="Consolas" w:cs="Consolas"/>
                <w:sz w:val="19"/>
                <w:szCs w:val="19"/>
                <w:lang w:eastAsia="ja-JP" w:bidi="ar-SA"/>
              </w:rPr>
              <w:t xml:space="preserve"> (serviceOptimizationService = </w:t>
            </w:r>
            <w:r>
              <w:rPr>
                <w:rFonts w:ascii="Consolas" w:hAnsi="Consolas" w:cs="Consolas"/>
                <w:color w:val="0000FF"/>
                <w:sz w:val="19"/>
                <w:szCs w:val="19"/>
                <w:lang w:eastAsia="ja-JP" w:bidi="ar-SA"/>
              </w:rPr>
              <w:t>new</w:t>
            </w:r>
            <w:r>
              <w:rPr>
                <w:rFonts w:ascii="Consolas" w:hAnsi="Consolas" w:cs="Consolas"/>
                <w:sz w:val="19"/>
                <w:szCs w:val="19"/>
                <w:lang w:eastAsia="ja-JP" w:bidi="ar-SA"/>
              </w:rPr>
              <w:t xml:space="preserve"> </w:t>
            </w:r>
            <w:r>
              <w:rPr>
                <w:rFonts w:ascii="Consolas" w:hAnsi="Consolas" w:cs="Consolas"/>
                <w:color w:val="2B91AF"/>
                <w:sz w:val="19"/>
                <w:szCs w:val="19"/>
                <w:lang w:eastAsia="ja-JP" w:bidi="ar-SA"/>
              </w:rPr>
              <w:t>ServiceOptimizationService</w:t>
            </w:r>
            <w:r>
              <w:rPr>
                <w:rFonts w:ascii="Consolas" w:hAnsi="Consolas" w:cs="Consolas"/>
                <w:sz w:val="19"/>
                <w:szCs w:val="19"/>
                <w:lang w:eastAsia="ja-JP" w:bidi="ar-SA"/>
              </w:rPr>
              <w:t>(ServiceOptimizationServiceUri))</w:t>
            </w:r>
          </w:p>
          <w:p w14:paraId="71F0AC68"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39131954"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serviceOptimizationService.Open();</w:t>
            </w:r>
          </w:p>
          <w:p w14:paraId="2CBF759F"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result = serviceOptimizationService.GetAddressGeocode(getAddressGeocodeRequest.OptionalParameters, getAddressGeocodeRequest.Location, getAddressGeocodeRequest.NumOfMatches);</w:t>
            </w:r>
          </w:p>
          <w:p w14:paraId="481020E4"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2DCA9349"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4F8123CC" w14:textId="77777777" w:rsidR="00EB2BBF" w:rsidRDefault="00EB2BBF" w:rsidP="00EB2BBF">
            <w:pPr>
              <w:autoSpaceDE w:val="0"/>
              <w:autoSpaceDN w:val="0"/>
              <w:adjustRightInd w:val="0"/>
              <w:rPr>
                <w:rFonts w:ascii="Consolas" w:hAnsi="Consolas" w:cs="Consolas"/>
                <w:sz w:val="19"/>
                <w:szCs w:val="19"/>
                <w:lang w:eastAsia="ja-JP" w:bidi="ar-SA"/>
              </w:rPr>
            </w:pPr>
          </w:p>
          <w:p w14:paraId="28471F81"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00FF"/>
                <w:sz w:val="19"/>
                <w:szCs w:val="19"/>
                <w:lang w:eastAsia="ja-JP" w:bidi="ar-SA"/>
              </w:rPr>
              <w:t>public</w:t>
            </w:r>
            <w:r>
              <w:rPr>
                <w:rFonts w:ascii="Consolas" w:hAnsi="Consolas" w:cs="Consolas"/>
                <w:sz w:val="19"/>
                <w:szCs w:val="19"/>
                <w:lang w:eastAsia="ja-JP" w:bidi="ar-SA"/>
              </w:rPr>
              <w:t xml:space="preserve"> </w:t>
            </w:r>
            <w:r>
              <w:rPr>
                <w:rFonts w:ascii="Consolas" w:hAnsi="Consolas" w:cs="Consolas"/>
                <w:color w:val="0000FF"/>
                <w:sz w:val="19"/>
                <w:szCs w:val="19"/>
                <w:lang w:eastAsia="ja-JP" w:bidi="ar-SA"/>
              </w:rPr>
              <w:t>void</w:t>
            </w:r>
            <w:r>
              <w:rPr>
                <w:rFonts w:ascii="Consolas" w:hAnsi="Consolas" w:cs="Consolas"/>
                <w:sz w:val="19"/>
                <w:szCs w:val="19"/>
                <w:lang w:eastAsia="ja-JP" w:bidi="ar-SA"/>
              </w:rPr>
              <w:t xml:space="preserve"> doCancelTasksByTrainingJobNumber(</w:t>
            </w:r>
            <w:r>
              <w:rPr>
                <w:rFonts w:ascii="Consolas" w:hAnsi="Consolas" w:cs="Consolas"/>
                <w:color w:val="0000FF"/>
                <w:sz w:val="19"/>
                <w:szCs w:val="19"/>
                <w:lang w:eastAsia="ja-JP" w:bidi="ar-SA"/>
              </w:rPr>
              <w:t>string</w:t>
            </w:r>
            <w:r>
              <w:rPr>
                <w:rFonts w:ascii="Consolas" w:hAnsi="Consolas" w:cs="Consolas"/>
                <w:sz w:val="19"/>
                <w:szCs w:val="19"/>
                <w:lang w:eastAsia="ja-JP" w:bidi="ar-SA"/>
              </w:rPr>
              <w:t xml:space="preserve"> TrainingJobNumber)</w:t>
            </w:r>
          </w:p>
          <w:p w14:paraId="4B905BE6"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7C225DB1"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00FF"/>
                <w:sz w:val="19"/>
                <w:szCs w:val="19"/>
                <w:lang w:eastAsia="ja-JP" w:bidi="ar-SA"/>
              </w:rPr>
              <w:t>string</w:t>
            </w:r>
            <w:r>
              <w:rPr>
                <w:rFonts w:ascii="Consolas" w:hAnsi="Consolas" w:cs="Consolas"/>
                <w:sz w:val="19"/>
                <w:szCs w:val="19"/>
                <w:lang w:eastAsia="ja-JP" w:bidi="ar-SA"/>
              </w:rPr>
              <w:t xml:space="preserve"> ScheduleServiceUri = </w:t>
            </w:r>
            <w:r>
              <w:rPr>
                <w:rFonts w:ascii="Consolas" w:hAnsi="Consolas" w:cs="Consolas"/>
                <w:color w:val="A31515"/>
                <w:sz w:val="19"/>
                <w:szCs w:val="19"/>
                <w:lang w:eastAsia="ja-JP" w:bidi="ar-SA"/>
              </w:rPr>
              <w:t>"http://localhost:8888/SO/IntegrationServices/ScheduleService.svc"</w:t>
            </w:r>
            <w:r>
              <w:rPr>
                <w:rFonts w:ascii="Consolas" w:hAnsi="Consolas" w:cs="Consolas"/>
                <w:sz w:val="19"/>
                <w:szCs w:val="19"/>
                <w:lang w:eastAsia="ja-JP" w:bidi="ar-SA"/>
              </w:rPr>
              <w:t>;</w:t>
            </w:r>
          </w:p>
          <w:p w14:paraId="4D715905"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2B91AF"/>
                <w:sz w:val="19"/>
                <w:szCs w:val="19"/>
                <w:lang w:eastAsia="ja-JP" w:bidi="ar-SA"/>
              </w:rPr>
              <w:t>ScheduleService</w:t>
            </w:r>
            <w:r>
              <w:rPr>
                <w:rFonts w:ascii="Consolas" w:hAnsi="Consolas" w:cs="Consolas"/>
                <w:sz w:val="19"/>
                <w:szCs w:val="19"/>
                <w:lang w:eastAsia="ja-JP" w:bidi="ar-SA"/>
              </w:rPr>
              <w:t xml:space="preserve"> scheduleService;</w:t>
            </w:r>
          </w:p>
          <w:p w14:paraId="1070E944"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2B91AF"/>
                <w:sz w:val="19"/>
                <w:szCs w:val="19"/>
                <w:lang w:eastAsia="ja-JP" w:bidi="ar-SA"/>
              </w:rPr>
              <w:t>WebService_BasicHttpInt</w:t>
            </w:r>
            <w:r>
              <w:rPr>
                <w:rFonts w:ascii="Consolas" w:hAnsi="Consolas" w:cs="Consolas"/>
                <w:sz w:val="19"/>
                <w:szCs w:val="19"/>
                <w:lang w:eastAsia="ja-JP" w:bidi="ar-SA"/>
              </w:rPr>
              <w:t>.ScheduleService_BasicHttp(ScheduleServiceUri);</w:t>
            </w:r>
          </w:p>
          <w:p w14:paraId="56B17E03" w14:textId="77777777" w:rsidR="00EB2BBF" w:rsidRDefault="00EB2BBF" w:rsidP="00EB2BBF">
            <w:pPr>
              <w:autoSpaceDE w:val="0"/>
              <w:autoSpaceDN w:val="0"/>
              <w:adjustRightInd w:val="0"/>
              <w:rPr>
                <w:rFonts w:ascii="Consolas" w:hAnsi="Consolas" w:cs="Consolas"/>
                <w:sz w:val="19"/>
                <w:szCs w:val="19"/>
                <w:lang w:eastAsia="ja-JP" w:bidi="ar-SA"/>
              </w:rPr>
            </w:pPr>
          </w:p>
          <w:p w14:paraId="723C2EA6"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SO_WebServices.ScheduleServiceInt.</w:t>
            </w:r>
            <w:r>
              <w:rPr>
                <w:rFonts w:ascii="Consolas" w:hAnsi="Consolas" w:cs="Consolas"/>
                <w:color w:val="2B91AF"/>
                <w:sz w:val="19"/>
                <w:szCs w:val="19"/>
                <w:lang w:eastAsia="ja-JP" w:bidi="ar-SA"/>
              </w:rPr>
              <w:t>Task</w:t>
            </w:r>
            <w:r>
              <w:rPr>
                <w:rFonts w:ascii="Consolas" w:hAnsi="Consolas" w:cs="Consolas"/>
                <w:sz w:val="19"/>
                <w:szCs w:val="19"/>
                <w:lang w:eastAsia="ja-JP" w:bidi="ar-SA"/>
              </w:rPr>
              <w:t>[] tasks;</w:t>
            </w:r>
          </w:p>
          <w:p w14:paraId="09D69649"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tasks = GetTasksRequestByGroup(</w:t>
            </w:r>
            <w:r>
              <w:rPr>
                <w:rFonts w:ascii="Consolas" w:hAnsi="Consolas" w:cs="Consolas"/>
                <w:color w:val="2B91AF"/>
                <w:sz w:val="19"/>
                <w:szCs w:val="19"/>
                <w:lang w:eastAsia="ja-JP" w:bidi="ar-SA"/>
              </w:rPr>
              <w:t>GroupNames</w:t>
            </w:r>
            <w:r>
              <w:rPr>
                <w:rFonts w:ascii="Consolas" w:hAnsi="Consolas" w:cs="Consolas"/>
                <w:sz w:val="19"/>
                <w:szCs w:val="19"/>
                <w:lang w:eastAsia="ja-JP" w:bidi="ar-SA"/>
              </w:rPr>
              <w:t>.ByTrainingJobNumber, TrainingJobNumber);</w:t>
            </w:r>
          </w:p>
          <w:p w14:paraId="08502B4A" w14:textId="77777777" w:rsidR="00EB2BBF" w:rsidRDefault="00EB2BBF" w:rsidP="00EB2BBF">
            <w:pPr>
              <w:autoSpaceDE w:val="0"/>
              <w:autoSpaceDN w:val="0"/>
              <w:adjustRightInd w:val="0"/>
              <w:rPr>
                <w:rFonts w:ascii="Consolas" w:hAnsi="Consolas" w:cs="Consolas"/>
                <w:sz w:val="19"/>
                <w:szCs w:val="19"/>
                <w:lang w:eastAsia="ja-JP" w:bidi="ar-SA"/>
              </w:rPr>
            </w:pPr>
          </w:p>
          <w:p w14:paraId="06997547"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00FF"/>
                <w:sz w:val="19"/>
                <w:szCs w:val="19"/>
                <w:lang w:eastAsia="ja-JP" w:bidi="ar-SA"/>
              </w:rPr>
              <w:t>foreach</w:t>
            </w:r>
            <w:r>
              <w:rPr>
                <w:rFonts w:ascii="Consolas" w:hAnsi="Consolas" w:cs="Consolas"/>
                <w:sz w:val="19"/>
                <w:szCs w:val="19"/>
                <w:lang w:eastAsia="ja-JP" w:bidi="ar-SA"/>
              </w:rPr>
              <w:t>(SO_WebServices.ScheduleServiceInt.</w:t>
            </w:r>
            <w:r>
              <w:rPr>
                <w:rFonts w:ascii="Consolas" w:hAnsi="Consolas" w:cs="Consolas"/>
                <w:color w:val="2B91AF"/>
                <w:sz w:val="19"/>
                <w:szCs w:val="19"/>
                <w:lang w:eastAsia="ja-JP" w:bidi="ar-SA"/>
              </w:rPr>
              <w:t>Task</w:t>
            </w:r>
            <w:r>
              <w:rPr>
                <w:rFonts w:ascii="Consolas" w:hAnsi="Consolas" w:cs="Consolas"/>
                <w:sz w:val="19"/>
                <w:szCs w:val="19"/>
                <w:lang w:eastAsia="ja-JP" w:bidi="ar-SA"/>
              </w:rPr>
              <w:t xml:space="preserve"> task </w:t>
            </w:r>
            <w:r>
              <w:rPr>
                <w:rFonts w:ascii="Consolas" w:hAnsi="Consolas" w:cs="Consolas"/>
                <w:color w:val="0000FF"/>
                <w:sz w:val="19"/>
                <w:szCs w:val="19"/>
                <w:lang w:eastAsia="ja-JP" w:bidi="ar-SA"/>
              </w:rPr>
              <w:t>in</w:t>
            </w:r>
            <w:r>
              <w:rPr>
                <w:rFonts w:ascii="Consolas" w:hAnsi="Consolas" w:cs="Consolas"/>
                <w:sz w:val="19"/>
                <w:szCs w:val="19"/>
                <w:lang w:eastAsia="ja-JP" w:bidi="ar-SA"/>
              </w:rPr>
              <w:t xml:space="preserve"> tasks)</w:t>
            </w:r>
          </w:p>
          <w:p w14:paraId="4834CB88"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2C70F6BA"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SO_WebServices.ScheduleServiceInt.</w:t>
            </w:r>
            <w:r>
              <w:rPr>
                <w:rFonts w:ascii="Consolas" w:hAnsi="Consolas" w:cs="Consolas"/>
                <w:color w:val="2B91AF"/>
                <w:sz w:val="19"/>
                <w:szCs w:val="19"/>
                <w:lang w:eastAsia="ja-JP" w:bidi="ar-SA"/>
              </w:rPr>
              <w:t>ProcessTaskExRequest</w:t>
            </w:r>
            <w:r>
              <w:rPr>
                <w:rFonts w:ascii="Consolas" w:hAnsi="Consolas" w:cs="Consolas"/>
                <w:sz w:val="19"/>
                <w:szCs w:val="19"/>
                <w:lang w:eastAsia="ja-JP" w:bidi="ar-SA"/>
              </w:rPr>
              <w:t xml:space="preserve"> processTaskExRequest = </w:t>
            </w:r>
            <w:r>
              <w:rPr>
                <w:rFonts w:ascii="Consolas" w:hAnsi="Consolas" w:cs="Consolas"/>
                <w:color w:val="0000FF"/>
                <w:sz w:val="19"/>
                <w:szCs w:val="19"/>
                <w:lang w:eastAsia="ja-JP" w:bidi="ar-SA"/>
              </w:rPr>
              <w:t>new</w:t>
            </w:r>
            <w:r>
              <w:rPr>
                <w:rFonts w:ascii="Consolas" w:hAnsi="Consolas" w:cs="Consolas"/>
                <w:sz w:val="19"/>
                <w:szCs w:val="19"/>
                <w:lang w:eastAsia="ja-JP" w:bidi="ar-SA"/>
              </w:rPr>
              <w:t xml:space="preserve"> SO_WebServices.ScheduleServiceInt.</w:t>
            </w:r>
            <w:r>
              <w:rPr>
                <w:rFonts w:ascii="Consolas" w:hAnsi="Consolas" w:cs="Consolas"/>
                <w:color w:val="2B91AF"/>
                <w:sz w:val="19"/>
                <w:szCs w:val="19"/>
                <w:lang w:eastAsia="ja-JP" w:bidi="ar-SA"/>
              </w:rPr>
              <w:t>ProcessTaskExRequest</w:t>
            </w:r>
            <w:r>
              <w:rPr>
                <w:rFonts w:ascii="Consolas" w:hAnsi="Consolas" w:cs="Consolas"/>
                <w:sz w:val="19"/>
                <w:szCs w:val="19"/>
                <w:lang w:eastAsia="ja-JP" w:bidi="ar-SA"/>
              </w:rPr>
              <w:t>();</w:t>
            </w:r>
          </w:p>
          <w:p w14:paraId="04B5FAA4"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SO_WebServices.ScheduleServiceInt.</w:t>
            </w:r>
            <w:r>
              <w:rPr>
                <w:rFonts w:ascii="Consolas" w:hAnsi="Consolas" w:cs="Consolas"/>
                <w:color w:val="2B91AF"/>
                <w:sz w:val="19"/>
                <w:szCs w:val="19"/>
                <w:lang w:eastAsia="ja-JP" w:bidi="ar-SA"/>
              </w:rPr>
              <w:t>ProcessTaskExResponse</w:t>
            </w:r>
            <w:r>
              <w:rPr>
                <w:rFonts w:ascii="Consolas" w:hAnsi="Consolas" w:cs="Consolas"/>
                <w:sz w:val="19"/>
                <w:szCs w:val="19"/>
                <w:lang w:eastAsia="ja-JP" w:bidi="ar-SA"/>
              </w:rPr>
              <w:t xml:space="preserve"> processTaskExResponse = </w:t>
            </w:r>
            <w:r>
              <w:rPr>
                <w:rFonts w:ascii="Consolas" w:hAnsi="Consolas" w:cs="Consolas"/>
                <w:color w:val="0000FF"/>
                <w:sz w:val="19"/>
                <w:szCs w:val="19"/>
                <w:lang w:eastAsia="ja-JP" w:bidi="ar-SA"/>
              </w:rPr>
              <w:t>new</w:t>
            </w:r>
            <w:r>
              <w:rPr>
                <w:rFonts w:ascii="Consolas" w:hAnsi="Consolas" w:cs="Consolas"/>
                <w:sz w:val="19"/>
                <w:szCs w:val="19"/>
                <w:lang w:eastAsia="ja-JP" w:bidi="ar-SA"/>
              </w:rPr>
              <w:t xml:space="preserve"> SO_WebServices.ScheduleServiceInt.</w:t>
            </w:r>
            <w:r>
              <w:rPr>
                <w:rFonts w:ascii="Consolas" w:hAnsi="Consolas" w:cs="Consolas"/>
                <w:color w:val="2B91AF"/>
                <w:sz w:val="19"/>
                <w:szCs w:val="19"/>
                <w:lang w:eastAsia="ja-JP" w:bidi="ar-SA"/>
              </w:rPr>
              <w:t>ProcessTaskExResponse</w:t>
            </w:r>
            <w:r>
              <w:rPr>
                <w:rFonts w:ascii="Consolas" w:hAnsi="Consolas" w:cs="Consolas"/>
                <w:sz w:val="19"/>
                <w:szCs w:val="19"/>
                <w:lang w:eastAsia="ja-JP" w:bidi="ar-SA"/>
              </w:rPr>
              <w:t>();</w:t>
            </w:r>
          </w:p>
          <w:p w14:paraId="545D1A7A" w14:textId="77777777" w:rsidR="00EB2BBF" w:rsidRDefault="00EB2BBF" w:rsidP="00EB2BBF">
            <w:pPr>
              <w:autoSpaceDE w:val="0"/>
              <w:autoSpaceDN w:val="0"/>
              <w:adjustRightInd w:val="0"/>
              <w:rPr>
                <w:rFonts w:ascii="Consolas" w:hAnsi="Consolas" w:cs="Consolas"/>
                <w:sz w:val="19"/>
                <w:szCs w:val="19"/>
                <w:lang w:eastAsia="ja-JP" w:bidi="ar-SA"/>
              </w:rPr>
            </w:pPr>
          </w:p>
          <w:p w14:paraId="12CD9D4E"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processTaskExRequest.OptionalParameters = </w:t>
            </w:r>
            <w:r>
              <w:rPr>
                <w:rFonts w:ascii="Consolas" w:hAnsi="Consolas" w:cs="Consolas"/>
                <w:color w:val="0000FF"/>
                <w:sz w:val="19"/>
                <w:szCs w:val="19"/>
                <w:lang w:eastAsia="ja-JP" w:bidi="ar-SA"/>
              </w:rPr>
              <w:t>new</w:t>
            </w:r>
            <w:r>
              <w:rPr>
                <w:rFonts w:ascii="Consolas" w:hAnsi="Consolas" w:cs="Consolas"/>
                <w:sz w:val="19"/>
                <w:szCs w:val="19"/>
                <w:lang w:eastAsia="ja-JP" w:bidi="ar-SA"/>
              </w:rPr>
              <w:t xml:space="preserve"> SO_WebServices.ScheduleServiceInt.</w:t>
            </w:r>
            <w:r>
              <w:rPr>
                <w:rFonts w:ascii="Consolas" w:hAnsi="Consolas" w:cs="Consolas"/>
                <w:color w:val="2B91AF"/>
                <w:sz w:val="19"/>
                <w:szCs w:val="19"/>
                <w:lang w:eastAsia="ja-JP" w:bidi="ar-SA"/>
              </w:rPr>
              <w:t>OptionalParameters</w:t>
            </w:r>
            <w:r>
              <w:rPr>
                <w:rFonts w:ascii="Consolas" w:hAnsi="Consolas" w:cs="Consolas"/>
                <w:sz w:val="19"/>
                <w:szCs w:val="19"/>
                <w:lang w:eastAsia="ja-JP" w:bidi="ar-SA"/>
              </w:rPr>
              <w:t>(){CallerIdentity=</w:t>
            </w:r>
            <w:r>
              <w:rPr>
                <w:rFonts w:ascii="Consolas" w:hAnsi="Consolas" w:cs="Consolas"/>
                <w:color w:val="A31515"/>
                <w:sz w:val="19"/>
                <w:szCs w:val="19"/>
                <w:lang w:eastAsia="ja-JP" w:bidi="ar-SA"/>
              </w:rPr>
              <w:t>"MUST"</w:t>
            </w:r>
            <w:r>
              <w:rPr>
                <w:rFonts w:ascii="Consolas" w:hAnsi="Consolas" w:cs="Consolas"/>
                <w:sz w:val="19"/>
                <w:szCs w:val="19"/>
                <w:lang w:eastAsia="ja-JP" w:bidi="ar-SA"/>
              </w:rPr>
              <w:t>};</w:t>
            </w:r>
          </w:p>
          <w:p w14:paraId="75186AC9"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processTaskExRequest.TaskRequestedProperties = taskRequestedProperties;</w:t>
            </w:r>
          </w:p>
          <w:p w14:paraId="44C59CBA"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6C1A6136"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processTaskExRequest.Task = </w:t>
            </w:r>
            <w:r>
              <w:rPr>
                <w:rFonts w:ascii="Consolas" w:hAnsi="Consolas" w:cs="Consolas"/>
                <w:color w:val="0000FF"/>
                <w:sz w:val="19"/>
                <w:szCs w:val="19"/>
                <w:lang w:eastAsia="ja-JP" w:bidi="ar-SA"/>
              </w:rPr>
              <w:t>new</w:t>
            </w:r>
            <w:r>
              <w:rPr>
                <w:rFonts w:ascii="Consolas" w:hAnsi="Consolas" w:cs="Consolas"/>
                <w:sz w:val="19"/>
                <w:szCs w:val="19"/>
                <w:lang w:eastAsia="ja-JP" w:bidi="ar-SA"/>
              </w:rPr>
              <w:t xml:space="preserve"> SO_WebServices.ScheduleServiceInt.</w:t>
            </w:r>
            <w:r>
              <w:rPr>
                <w:rFonts w:ascii="Consolas" w:hAnsi="Consolas" w:cs="Consolas"/>
                <w:color w:val="2B91AF"/>
                <w:sz w:val="19"/>
                <w:szCs w:val="19"/>
                <w:lang w:eastAsia="ja-JP" w:bidi="ar-SA"/>
              </w:rPr>
              <w:t>Task</w:t>
            </w:r>
            <w:r>
              <w:rPr>
                <w:rFonts w:ascii="Consolas" w:hAnsi="Consolas" w:cs="Consolas"/>
                <w:sz w:val="19"/>
                <w:szCs w:val="19"/>
                <w:lang w:eastAsia="ja-JP" w:bidi="ar-SA"/>
              </w:rPr>
              <w:t>();</w:t>
            </w:r>
          </w:p>
          <w:p w14:paraId="4B10460F"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processTaskExRequest.Task.Key = task.Key;</w:t>
            </w:r>
          </w:p>
          <w:p w14:paraId="4A5C8796"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processTaskExRequest.Task.KeySpecified = </w:t>
            </w:r>
            <w:r>
              <w:rPr>
                <w:rFonts w:ascii="Consolas" w:hAnsi="Consolas" w:cs="Consolas"/>
                <w:color w:val="0000FF"/>
                <w:sz w:val="19"/>
                <w:szCs w:val="19"/>
                <w:lang w:eastAsia="ja-JP" w:bidi="ar-SA"/>
              </w:rPr>
              <w:t>true</w:t>
            </w:r>
            <w:r>
              <w:rPr>
                <w:rFonts w:ascii="Consolas" w:hAnsi="Consolas" w:cs="Consolas"/>
                <w:sz w:val="19"/>
                <w:szCs w:val="19"/>
                <w:lang w:eastAsia="ja-JP" w:bidi="ar-SA"/>
              </w:rPr>
              <w:t>;</w:t>
            </w:r>
          </w:p>
          <w:p w14:paraId="5ACA7309"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processTaskExRequest.Task.CallID = task.CallID;</w:t>
            </w:r>
          </w:p>
          <w:p w14:paraId="23AC0F8A"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processTaskExRequest.Task.Number = task.Number;</w:t>
            </w:r>
          </w:p>
          <w:p w14:paraId="1ADCF0DC"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processTaskExRequest.Task.NumberSpecified = </w:t>
            </w:r>
            <w:r>
              <w:rPr>
                <w:rFonts w:ascii="Consolas" w:hAnsi="Consolas" w:cs="Consolas"/>
                <w:color w:val="0000FF"/>
                <w:sz w:val="19"/>
                <w:szCs w:val="19"/>
                <w:lang w:eastAsia="ja-JP" w:bidi="ar-SA"/>
              </w:rPr>
              <w:t>true</w:t>
            </w:r>
            <w:r>
              <w:rPr>
                <w:rFonts w:ascii="Consolas" w:hAnsi="Consolas" w:cs="Consolas"/>
                <w:sz w:val="19"/>
                <w:szCs w:val="19"/>
                <w:lang w:eastAsia="ja-JP" w:bidi="ar-SA"/>
              </w:rPr>
              <w:t>;</w:t>
            </w:r>
          </w:p>
          <w:p w14:paraId="2910E597"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lastRenderedPageBreak/>
              <w:t xml:space="preserve">                processTaskExRequest.Task.Status = </w:t>
            </w:r>
            <w:r>
              <w:rPr>
                <w:rFonts w:ascii="Consolas" w:hAnsi="Consolas" w:cs="Consolas"/>
                <w:color w:val="0000FF"/>
                <w:sz w:val="19"/>
                <w:szCs w:val="19"/>
                <w:lang w:eastAsia="ja-JP" w:bidi="ar-SA"/>
              </w:rPr>
              <w:t>new</w:t>
            </w:r>
            <w:r>
              <w:rPr>
                <w:rFonts w:ascii="Consolas" w:hAnsi="Consolas" w:cs="Consolas"/>
                <w:sz w:val="19"/>
                <w:szCs w:val="19"/>
                <w:lang w:eastAsia="ja-JP" w:bidi="ar-SA"/>
              </w:rPr>
              <w:t xml:space="preserve"> SO_WebServices.ScheduleServiceInt.</w:t>
            </w:r>
            <w:r>
              <w:rPr>
                <w:rFonts w:ascii="Consolas" w:hAnsi="Consolas" w:cs="Consolas"/>
                <w:color w:val="2B91AF"/>
                <w:sz w:val="19"/>
                <w:szCs w:val="19"/>
                <w:lang w:eastAsia="ja-JP" w:bidi="ar-SA"/>
              </w:rPr>
              <w:t>TaskStatusReference</w:t>
            </w:r>
            <w:r>
              <w:rPr>
                <w:rFonts w:ascii="Consolas" w:hAnsi="Consolas" w:cs="Consolas"/>
                <w:sz w:val="19"/>
                <w:szCs w:val="19"/>
                <w:lang w:eastAsia="ja-JP" w:bidi="ar-SA"/>
              </w:rPr>
              <w:t xml:space="preserve">() { Name = </w:t>
            </w:r>
            <w:r>
              <w:rPr>
                <w:rFonts w:ascii="Consolas" w:hAnsi="Consolas" w:cs="Consolas"/>
                <w:color w:val="A31515"/>
                <w:sz w:val="19"/>
                <w:szCs w:val="19"/>
                <w:lang w:eastAsia="ja-JP" w:bidi="ar-SA"/>
              </w:rPr>
              <w:t>"Cancelled"</w:t>
            </w:r>
            <w:r>
              <w:rPr>
                <w:rFonts w:ascii="Consolas" w:hAnsi="Consolas" w:cs="Consolas"/>
                <w:sz w:val="19"/>
                <w:szCs w:val="19"/>
                <w:lang w:eastAsia="ja-JP" w:bidi="ar-SA"/>
              </w:rPr>
              <w:t xml:space="preserve"> };</w:t>
            </w:r>
          </w:p>
          <w:p w14:paraId="08449824" w14:textId="77777777" w:rsidR="00EB2BBF" w:rsidRDefault="00EB2BBF" w:rsidP="00EB2BBF">
            <w:pPr>
              <w:autoSpaceDE w:val="0"/>
              <w:autoSpaceDN w:val="0"/>
              <w:adjustRightInd w:val="0"/>
              <w:rPr>
                <w:rFonts w:ascii="Consolas" w:hAnsi="Consolas" w:cs="Consolas"/>
                <w:sz w:val="19"/>
                <w:szCs w:val="19"/>
                <w:lang w:eastAsia="ja-JP" w:bidi="ar-SA"/>
              </w:rPr>
            </w:pPr>
          </w:p>
          <w:p w14:paraId="4A8D5F17"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00FF"/>
                <w:sz w:val="19"/>
                <w:szCs w:val="19"/>
                <w:lang w:eastAsia="ja-JP" w:bidi="ar-SA"/>
              </w:rPr>
              <w:t>using</w:t>
            </w:r>
            <w:r>
              <w:rPr>
                <w:rFonts w:ascii="Consolas" w:hAnsi="Consolas" w:cs="Consolas"/>
                <w:sz w:val="19"/>
                <w:szCs w:val="19"/>
                <w:lang w:eastAsia="ja-JP" w:bidi="ar-SA"/>
              </w:rPr>
              <w:t xml:space="preserve"> (scheduleService = </w:t>
            </w:r>
            <w:r>
              <w:rPr>
                <w:rFonts w:ascii="Consolas" w:hAnsi="Consolas" w:cs="Consolas"/>
                <w:color w:val="0000FF"/>
                <w:sz w:val="19"/>
                <w:szCs w:val="19"/>
                <w:lang w:eastAsia="ja-JP" w:bidi="ar-SA"/>
              </w:rPr>
              <w:t>new</w:t>
            </w:r>
            <w:r>
              <w:rPr>
                <w:rFonts w:ascii="Consolas" w:hAnsi="Consolas" w:cs="Consolas"/>
                <w:sz w:val="19"/>
                <w:szCs w:val="19"/>
                <w:lang w:eastAsia="ja-JP" w:bidi="ar-SA"/>
              </w:rPr>
              <w:t xml:space="preserve"> </w:t>
            </w:r>
            <w:r>
              <w:rPr>
                <w:rFonts w:ascii="Consolas" w:hAnsi="Consolas" w:cs="Consolas"/>
                <w:color w:val="2B91AF"/>
                <w:sz w:val="19"/>
                <w:szCs w:val="19"/>
                <w:lang w:eastAsia="ja-JP" w:bidi="ar-SA"/>
              </w:rPr>
              <w:t>ScheduleService</w:t>
            </w:r>
            <w:r>
              <w:rPr>
                <w:rFonts w:ascii="Consolas" w:hAnsi="Consolas" w:cs="Consolas"/>
                <w:sz w:val="19"/>
                <w:szCs w:val="19"/>
                <w:lang w:eastAsia="ja-JP" w:bidi="ar-SA"/>
              </w:rPr>
              <w:t>(ScheduleServiceUri))</w:t>
            </w:r>
          </w:p>
          <w:p w14:paraId="2C85D02C"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248FE128"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scheduleService.Open();</w:t>
            </w:r>
          </w:p>
          <w:p w14:paraId="3EBD85B6"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scheduleService.ProcessTaskEx(processTaskExRequest.OptionalParameters,</w:t>
            </w:r>
          </w:p>
          <w:p w14:paraId="07BF6A37"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00FF"/>
                <w:sz w:val="19"/>
                <w:szCs w:val="19"/>
                <w:lang w:eastAsia="ja-JP" w:bidi="ar-SA"/>
              </w:rPr>
              <w:t>ref</w:t>
            </w:r>
            <w:r>
              <w:rPr>
                <w:rFonts w:ascii="Consolas" w:hAnsi="Consolas" w:cs="Consolas"/>
                <w:sz w:val="19"/>
                <w:szCs w:val="19"/>
                <w:lang w:eastAsia="ja-JP" w:bidi="ar-SA"/>
              </w:rPr>
              <w:t xml:space="preserve"> processTaskExRequest.Task, </w:t>
            </w:r>
            <w:r>
              <w:rPr>
                <w:rFonts w:ascii="Consolas" w:hAnsi="Consolas" w:cs="Consolas"/>
                <w:color w:val="0000FF"/>
                <w:sz w:val="19"/>
                <w:szCs w:val="19"/>
                <w:lang w:eastAsia="ja-JP" w:bidi="ar-SA"/>
              </w:rPr>
              <w:t>ref</w:t>
            </w:r>
            <w:r>
              <w:rPr>
                <w:rFonts w:ascii="Consolas" w:hAnsi="Consolas" w:cs="Consolas"/>
                <w:sz w:val="19"/>
                <w:szCs w:val="19"/>
                <w:lang w:eastAsia="ja-JP" w:bidi="ar-SA"/>
              </w:rPr>
              <w:t xml:space="preserve"> processTaskExRequest.Assignment, processTaskExRequest.ReturnAssignment,</w:t>
            </w:r>
          </w:p>
          <w:p w14:paraId="555A8450"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processTaskExRequest.RelatedTasks, processTaskExRequest.SchedulingWorkflow, processTaskExRequest.LogicDomain,</w:t>
            </w:r>
          </w:p>
          <w:p w14:paraId="0C92E415"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processTaskExRequest.SchedulingHorizon, processTaskExRequest.TaskRequestedProperties, processTaskExRequest.AssignmentRequestedProperties,</w:t>
            </w:r>
          </w:p>
          <w:p w14:paraId="7A44A622"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processTaskExRequest.ReturnSchedulingError, </w:t>
            </w:r>
            <w:r>
              <w:rPr>
                <w:rFonts w:ascii="Consolas" w:hAnsi="Consolas" w:cs="Consolas"/>
                <w:color w:val="0000FF"/>
                <w:sz w:val="19"/>
                <w:szCs w:val="19"/>
                <w:lang w:eastAsia="ja-JP" w:bidi="ar-SA"/>
              </w:rPr>
              <w:t>out</w:t>
            </w:r>
            <w:r>
              <w:rPr>
                <w:rFonts w:ascii="Consolas" w:hAnsi="Consolas" w:cs="Consolas"/>
                <w:sz w:val="19"/>
                <w:szCs w:val="19"/>
                <w:lang w:eastAsia="ja-JP" w:bidi="ar-SA"/>
              </w:rPr>
              <w:t xml:space="preserve"> processTaskExResponse.LinkedTasks, </w:t>
            </w:r>
            <w:r>
              <w:rPr>
                <w:rFonts w:ascii="Consolas" w:hAnsi="Consolas" w:cs="Consolas"/>
                <w:color w:val="0000FF"/>
                <w:sz w:val="19"/>
                <w:szCs w:val="19"/>
                <w:lang w:eastAsia="ja-JP" w:bidi="ar-SA"/>
              </w:rPr>
              <w:t>out</w:t>
            </w:r>
            <w:r>
              <w:rPr>
                <w:rFonts w:ascii="Consolas" w:hAnsi="Consolas" w:cs="Consolas"/>
                <w:sz w:val="19"/>
                <w:szCs w:val="19"/>
                <w:lang w:eastAsia="ja-JP" w:bidi="ar-SA"/>
              </w:rPr>
              <w:t xml:space="preserve"> processTaskExResponse.SchedulingError);</w:t>
            </w:r>
          </w:p>
          <w:p w14:paraId="36A66282"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281DEE51"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1F4C7225"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52C3AB50" w14:textId="77777777" w:rsidR="00EB2BBF" w:rsidRDefault="00EB2BBF" w:rsidP="00EB2BBF">
            <w:pPr>
              <w:autoSpaceDE w:val="0"/>
              <w:autoSpaceDN w:val="0"/>
              <w:adjustRightInd w:val="0"/>
              <w:rPr>
                <w:rFonts w:ascii="Consolas" w:hAnsi="Consolas" w:cs="Consolas"/>
                <w:sz w:val="19"/>
                <w:szCs w:val="19"/>
                <w:lang w:eastAsia="ja-JP" w:bidi="ar-SA"/>
              </w:rPr>
            </w:pPr>
          </w:p>
          <w:p w14:paraId="37900CE8"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00FF"/>
                <w:sz w:val="19"/>
                <w:szCs w:val="19"/>
                <w:lang w:eastAsia="ja-JP" w:bidi="ar-SA"/>
              </w:rPr>
              <w:t>public</w:t>
            </w:r>
            <w:r>
              <w:rPr>
                <w:rFonts w:ascii="Consolas" w:hAnsi="Consolas" w:cs="Consolas"/>
                <w:sz w:val="19"/>
                <w:szCs w:val="19"/>
                <w:lang w:eastAsia="ja-JP" w:bidi="ar-SA"/>
              </w:rPr>
              <w:t xml:space="preserve"> </w:t>
            </w:r>
            <w:r>
              <w:rPr>
                <w:rFonts w:ascii="Consolas" w:hAnsi="Consolas" w:cs="Consolas"/>
                <w:color w:val="0000FF"/>
                <w:sz w:val="19"/>
                <w:szCs w:val="19"/>
                <w:lang w:eastAsia="ja-JP" w:bidi="ar-SA"/>
              </w:rPr>
              <w:t>void</w:t>
            </w:r>
            <w:r>
              <w:rPr>
                <w:rFonts w:ascii="Consolas" w:hAnsi="Consolas" w:cs="Consolas"/>
                <w:sz w:val="19"/>
                <w:szCs w:val="19"/>
                <w:lang w:eastAsia="ja-JP" w:bidi="ar-SA"/>
              </w:rPr>
              <w:t xml:space="preserve"> doCancelTasksByCallID(</w:t>
            </w:r>
            <w:r>
              <w:rPr>
                <w:rFonts w:ascii="Consolas" w:hAnsi="Consolas" w:cs="Consolas"/>
                <w:color w:val="0000FF"/>
                <w:sz w:val="19"/>
                <w:szCs w:val="19"/>
                <w:lang w:eastAsia="ja-JP" w:bidi="ar-SA"/>
              </w:rPr>
              <w:t>string</w:t>
            </w:r>
            <w:r>
              <w:rPr>
                <w:rFonts w:ascii="Consolas" w:hAnsi="Consolas" w:cs="Consolas"/>
                <w:sz w:val="19"/>
                <w:szCs w:val="19"/>
                <w:lang w:eastAsia="ja-JP" w:bidi="ar-SA"/>
              </w:rPr>
              <w:t xml:space="preserve"> CallID)</w:t>
            </w:r>
          </w:p>
          <w:p w14:paraId="2C4BE8E3"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773226AD"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00FF"/>
                <w:sz w:val="19"/>
                <w:szCs w:val="19"/>
                <w:lang w:eastAsia="ja-JP" w:bidi="ar-SA"/>
              </w:rPr>
              <w:t>string</w:t>
            </w:r>
            <w:r>
              <w:rPr>
                <w:rFonts w:ascii="Consolas" w:hAnsi="Consolas" w:cs="Consolas"/>
                <w:sz w:val="19"/>
                <w:szCs w:val="19"/>
                <w:lang w:eastAsia="ja-JP" w:bidi="ar-SA"/>
              </w:rPr>
              <w:t xml:space="preserve"> ScheduleServiceUri = </w:t>
            </w:r>
            <w:r>
              <w:rPr>
                <w:rFonts w:ascii="Consolas" w:hAnsi="Consolas" w:cs="Consolas"/>
                <w:color w:val="A31515"/>
                <w:sz w:val="19"/>
                <w:szCs w:val="19"/>
                <w:lang w:eastAsia="ja-JP" w:bidi="ar-SA"/>
              </w:rPr>
              <w:t>"http://localhost:8888/SO/IntegrationServices/ScheduleService.svc"</w:t>
            </w:r>
            <w:r>
              <w:rPr>
                <w:rFonts w:ascii="Consolas" w:hAnsi="Consolas" w:cs="Consolas"/>
                <w:sz w:val="19"/>
                <w:szCs w:val="19"/>
                <w:lang w:eastAsia="ja-JP" w:bidi="ar-SA"/>
              </w:rPr>
              <w:t>;</w:t>
            </w:r>
          </w:p>
          <w:p w14:paraId="5A02AF5C"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2B91AF"/>
                <w:sz w:val="19"/>
                <w:szCs w:val="19"/>
                <w:lang w:eastAsia="ja-JP" w:bidi="ar-SA"/>
              </w:rPr>
              <w:t>ScheduleService</w:t>
            </w:r>
            <w:r>
              <w:rPr>
                <w:rFonts w:ascii="Consolas" w:hAnsi="Consolas" w:cs="Consolas"/>
                <w:sz w:val="19"/>
                <w:szCs w:val="19"/>
                <w:lang w:eastAsia="ja-JP" w:bidi="ar-SA"/>
              </w:rPr>
              <w:t xml:space="preserve"> scheduleService;</w:t>
            </w:r>
          </w:p>
          <w:p w14:paraId="340E47A5"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2B91AF"/>
                <w:sz w:val="19"/>
                <w:szCs w:val="19"/>
                <w:lang w:eastAsia="ja-JP" w:bidi="ar-SA"/>
              </w:rPr>
              <w:t>WebService_BasicHttpInt</w:t>
            </w:r>
            <w:r>
              <w:rPr>
                <w:rFonts w:ascii="Consolas" w:hAnsi="Consolas" w:cs="Consolas"/>
                <w:sz w:val="19"/>
                <w:szCs w:val="19"/>
                <w:lang w:eastAsia="ja-JP" w:bidi="ar-SA"/>
              </w:rPr>
              <w:t>.ScheduleService_BasicHttp(ScheduleServiceUri);</w:t>
            </w:r>
          </w:p>
          <w:p w14:paraId="22DF5C03" w14:textId="77777777" w:rsidR="00EB2BBF" w:rsidRDefault="00EB2BBF" w:rsidP="00EB2BBF">
            <w:pPr>
              <w:autoSpaceDE w:val="0"/>
              <w:autoSpaceDN w:val="0"/>
              <w:adjustRightInd w:val="0"/>
              <w:rPr>
                <w:rFonts w:ascii="Consolas" w:hAnsi="Consolas" w:cs="Consolas"/>
                <w:sz w:val="19"/>
                <w:szCs w:val="19"/>
                <w:lang w:eastAsia="ja-JP" w:bidi="ar-SA"/>
              </w:rPr>
            </w:pPr>
          </w:p>
          <w:p w14:paraId="6DD9951C"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SO_WebServices.ScheduleServiceInt.</w:t>
            </w:r>
            <w:r>
              <w:rPr>
                <w:rFonts w:ascii="Consolas" w:hAnsi="Consolas" w:cs="Consolas"/>
                <w:color w:val="2B91AF"/>
                <w:sz w:val="19"/>
                <w:szCs w:val="19"/>
                <w:lang w:eastAsia="ja-JP" w:bidi="ar-SA"/>
              </w:rPr>
              <w:t>Task</w:t>
            </w:r>
            <w:r>
              <w:rPr>
                <w:rFonts w:ascii="Consolas" w:hAnsi="Consolas" w:cs="Consolas"/>
                <w:sz w:val="19"/>
                <w:szCs w:val="19"/>
                <w:lang w:eastAsia="ja-JP" w:bidi="ar-SA"/>
              </w:rPr>
              <w:t>[] tasks;</w:t>
            </w:r>
          </w:p>
          <w:p w14:paraId="4F3A51F3"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tasks = GetTasksRequestByGroup(</w:t>
            </w:r>
            <w:r>
              <w:rPr>
                <w:rFonts w:ascii="Consolas" w:hAnsi="Consolas" w:cs="Consolas"/>
                <w:color w:val="2B91AF"/>
                <w:sz w:val="19"/>
                <w:szCs w:val="19"/>
                <w:lang w:eastAsia="ja-JP" w:bidi="ar-SA"/>
              </w:rPr>
              <w:t>GroupNames</w:t>
            </w:r>
            <w:r>
              <w:rPr>
                <w:rFonts w:ascii="Consolas" w:hAnsi="Consolas" w:cs="Consolas"/>
                <w:sz w:val="19"/>
                <w:szCs w:val="19"/>
                <w:lang w:eastAsia="ja-JP" w:bidi="ar-SA"/>
              </w:rPr>
              <w:t>.ByCallID,CallID);</w:t>
            </w:r>
          </w:p>
          <w:p w14:paraId="0B66BE02" w14:textId="77777777" w:rsidR="00EB2BBF" w:rsidRDefault="00EB2BBF" w:rsidP="00EB2BBF">
            <w:pPr>
              <w:autoSpaceDE w:val="0"/>
              <w:autoSpaceDN w:val="0"/>
              <w:adjustRightInd w:val="0"/>
              <w:rPr>
                <w:rFonts w:ascii="Consolas" w:hAnsi="Consolas" w:cs="Consolas"/>
                <w:sz w:val="19"/>
                <w:szCs w:val="19"/>
                <w:lang w:eastAsia="ja-JP" w:bidi="ar-SA"/>
              </w:rPr>
            </w:pPr>
          </w:p>
          <w:p w14:paraId="7F940753"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00FF"/>
                <w:sz w:val="19"/>
                <w:szCs w:val="19"/>
                <w:lang w:eastAsia="ja-JP" w:bidi="ar-SA"/>
              </w:rPr>
              <w:t>foreach</w:t>
            </w:r>
            <w:r>
              <w:rPr>
                <w:rFonts w:ascii="Consolas" w:hAnsi="Consolas" w:cs="Consolas"/>
                <w:sz w:val="19"/>
                <w:szCs w:val="19"/>
                <w:lang w:eastAsia="ja-JP" w:bidi="ar-SA"/>
              </w:rPr>
              <w:t xml:space="preserve"> (SO_WebServices.ScheduleServiceInt.</w:t>
            </w:r>
            <w:r>
              <w:rPr>
                <w:rFonts w:ascii="Consolas" w:hAnsi="Consolas" w:cs="Consolas"/>
                <w:color w:val="2B91AF"/>
                <w:sz w:val="19"/>
                <w:szCs w:val="19"/>
                <w:lang w:eastAsia="ja-JP" w:bidi="ar-SA"/>
              </w:rPr>
              <w:t>Task</w:t>
            </w:r>
            <w:r>
              <w:rPr>
                <w:rFonts w:ascii="Consolas" w:hAnsi="Consolas" w:cs="Consolas"/>
                <w:sz w:val="19"/>
                <w:szCs w:val="19"/>
                <w:lang w:eastAsia="ja-JP" w:bidi="ar-SA"/>
              </w:rPr>
              <w:t xml:space="preserve"> task </w:t>
            </w:r>
            <w:r>
              <w:rPr>
                <w:rFonts w:ascii="Consolas" w:hAnsi="Consolas" w:cs="Consolas"/>
                <w:color w:val="0000FF"/>
                <w:sz w:val="19"/>
                <w:szCs w:val="19"/>
                <w:lang w:eastAsia="ja-JP" w:bidi="ar-SA"/>
              </w:rPr>
              <w:t>in</w:t>
            </w:r>
            <w:r>
              <w:rPr>
                <w:rFonts w:ascii="Consolas" w:hAnsi="Consolas" w:cs="Consolas"/>
                <w:sz w:val="19"/>
                <w:szCs w:val="19"/>
                <w:lang w:eastAsia="ja-JP" w:bidi="ar-SA"/>
              </w:rPr>
              <w:t xml:space="preserve"> tasks)</w:t>
            </w:r>
          </w:p>
          <w:p w14:paraId="6CE9E89F"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648E0423"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SO_WebServices.ScheduleServiceInt.</w:t>
            </w:r>
            <w:r>
              <w:rPr>
                <w:rFonts w:ascii="Consolas" w:hAnsi="Consolas" w:cs="Consolas"/>
                <w:color w:val="2B91AF"/>
                <w:sz w:val="19"/>
                <w:szCs w:val="19"/>
                <w:lang w:eastAsia="ja-JP" w:bidi="ar-SA"/>
              </w:rPr>
              <w:t>ProcessTaskExRequest</w:t>
            </w:r>
            <w:r>
              <w:rPr>
                <w:rFonts w:ascii="Consolas" w:hAnsi="Consolas" w:cs="Consolas"/>
                <w:sz w:val="19"/>
                <w:szCs w:val="19"/>
                <w:lang w:eastAsia="ja-JP" w:bidi="ar-SA"/>
              </w:rPr>
              <w:t xml:space="preserve"> processTaskExRequest = </w:t>
            </w:r>
            <w:r>
              <w:rPr>
                <w:rFonts w:ascii="Consolas" w:hAnsi="Consolas" w:cs="Consolas"/>
                <w:color w:val="0000FF"/>
                <w:sz w:val="19"/>
                <w:szCs w:val="19"/>
                <w:lang w:eastAsia="ja-JP" w:bidi="ar-SA"/>
              </w:rPr>
              <w:t>new</w:t>
            </w:r>
            <w:r>
              <w:rPr>
                <w:rFonts w:ascii="Consolas" w:hAnsi="Consolas" w:cs="Consolas"/>
                <w:sz w:val="19"/>
                <w:szCs w:val="19"/>
                <w:lang w:eastAsia="ja-JP" w:bidi="ar-SA"/>
              </w:rPr>
              <w:t xml:space="preserve"> SO_WebServices.ScheduleServiceInt.</w:t>
            </w:r>
            <w:r>
              <w:rPr>
                <w:rFonts w:ascii="Consolas" w:hAnsi="Consolas" w:cs="Consolas"/>
                <w:color w:val="2B91AF"/>
                <w:sz w:val="19"/>
                <w:szCs w:val="19"/>
                <w:lang w:eastAsia="ja-JP" w:bidi="ar-SA"/>
              </w:rPr>
              <w:t>ProcessTaskExRequest</w:t>
            </w:r>
            <w:r>
              <w:rPr>
                <w:rFonts w:ascii="Consolas" w:hAnsi="Consolas" w:cs="Consolas"/>
                <w:sz w:val="19"/>
                <w:szCs w:val="19"/>
                <w:lang w:eastAsia="ja-JP" w:bidi="ar-SA"/>
              </w:rPr>
              <w:t>();</w:t>
            </w:r>
          </w:p>
          <w:p w14:paraId="37418D9B"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SO_WebServices.ScheduleServiceInt.</w:t>
            </w:r>
            <w:r>
              <w:rPr>
                <w:rFonts w:ascii="Consolas" w:hAnsi="Consolas" w:cs="Consolas"/>
                <w:color w:val="2B91AF"/>
                <w:sz w:val="19"/>
                <w:szCs w:val="19"/>
                <w:lang w:eastAsia="ja-JP" w:bidi="ar-SA"/>
              </w:rPr>
              <w:t>ProcessTaskExResponse</w:t>
            </w:r>
            <w:r>
              <w:rPr>
                <w:rFonts w:ascii="Consolas" w:hAnsi="Consolas" w:cs="Consolas"/>
                <w:sz w:val="19"/>
                <w:szCs w:val="19"/>
                <w:lang w:eastAsia="ja-JP" w:bidi="ar-SA"/>
              </w:rPr>
              <w:t xml:space="preserve"> processTaskExResponse = </w:t>
            </w:r>
            <w:r>
              <w:rPr>
                <w:rFonts w:ascii="Consolas" w:hAnsi="Consolas" w:cs="Consolas"/>
                <w:color w:val="0000FF"/>
                <w:sz w:val="19"/>
                <w:szCs w:val="19"/>
                <w:lang w:eastAsia="ja-JP" w:bidi="ar-SA"/>
              </w:rPr>
              <w:t>new</w:t>
            </w:r>
            <w:r>
              <w:rPr>
                <w:rFonts w:ascii="Consolas" w:hAnsi="Consolas" w:cs="Consolas"/>
                <w:sz w:val="19"/>
                <w:szCs w:val="19"/>
                <w:lang w:eastAsia="ja-JP" w:bidi="ar-SA"/>
              </w:rPr>
              <w:t xml:space="preserve"> SO_WebServices.ScheduleServiceInt.</w:t>
            </w:r>
            <w:r>
              <w:rPr>
                <w:rFonts w:ascii="Consolas" w:hAnsi="Consolas" w:cs="Consolas"/>
                <w:color w:val="2B91AF"/>
                <w:sz w:val="19"/>
                <w:szCs w:val="19"/>
                <w:lang w:eastAsia="ja-JP" w:bidi="ar-SA"/>
              </w:rPr>
              <w:t>ProcessTaskExResponse</w:t>
            </w:r>
            <w:r>
              <w:rPr>
                <w:rFonts w:ascii="Consolas" w:hAnsi="Consolas" w:cs="Consolas"/>
                <w:sz w:val="19"/>
                <w:szCs w:val="19"/>
                <w:lang w:eastAsia="ja-JP" w:bidi="ar-SA"/>
              </w:rPr>
              <w:t>();</w:t>
            </w:r>
          </w:p>
          <w:p w14:paraId="68E23372" w14:textId="77777777" w:rsidR="00EB2BBF" w:rsidRDefault="00EB2BBF" w:rsidP="00EB2BBF">
            <w:pPr>
              <w:autoSpaceDE w:val="0"/>
              <w:autoSpaceDN w:val="0"/>
              <w:adjustRightInd w:val="0"/>
              <w:rPr>
                <w:rFonts w:ascii="Consolas" w:hAnsi="Consolas" w:cs="Consolas"/>
                <w:sz w:val="19"/>
                <w:szCs w:val="19"/>
                <w:lang w:eastAsia="ja-JP" w:bidi="ar-SA"/>
              </w:rPr>
            </w:pPr>
          </w:p>
          <w:p w14:paraId="48DC88D6"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processTaskExRequest.OptionalParameters = </w:t>
            </w:r>
            <w:r>
              <w:rPr>
                <w:rFonts w:ascii="Consolas" w:hAnsi="Consolas" w:cs="Consolas"/>
                <w:color w:val="0000FF"/>
                <w:sz w:val="19"/>
                <w:szCs w:val="19"/>
                <w:lang w:eastAsia="ja-JP" w:bidi="ar-SA"/>
              </w:rPr>
              <w:t>new</w:t>
            </w:r>
            <w:r>
              <w:rPr>
                <w:rFonts w:ascii="Consolas" w:hAnsi="Consolas" w:cs="Consolas"/>
                <w:sz w:val="19"/>
                <w:szCs w:val="19"/>
                <w:lang w:eastAsia="ja-JP" w:bidi="ar-SA"/>
              </w:rPr>
              <w:t xml:space="preserve"> SO_WebServices.ScheduleServiceInt.</w:t>
            </w:r>
            <w:r>
              <w:rPr>
                <w:rFonts w:ascii="Consolas" w:hAnsi="Consolas" w:cs="Consolas"/>
                <w:color w:val="2B91AF"/>
                <w:sz w:val="19"/>
                <w:szCs w:val="19"/>
                <w:lang w:eastAsia="ja-JP" w:bidi="ar-SA"/>
              </w:rPr>
              <w:t>OptionalParameters</w:t>
            </w:r>
            <w:r>
              <w:rPr>
                <w:rFonts w:ascii="Consolas" w:hAnsi="Consolas" w:cs="Consolas"/>
                <w:sz w:val="19"/>
                <w:szCs w:val="19"/>
                <w:lang w:eastAsia="ja-JP" w:bidi="ar-SA"/>
              </w:rPr>
              <w:t xml:space="preserve">() { CallerIdentity = </w:t>
            </w:r>
            <w:r>
              <w:rPr>
                <w:rFonts w:ascii="Consolas" w:hAnsi="Consolas" w:cs="Consolas"/>
                <w:color w:val="A31515"/>
                <w:sz w:val="19"/>
                <w:szCs w:val="19"/>
                <w:lang w:eastAsia="ja-JP" w:bidi="ar-SA"/>
              </w:rPr>
              <w:t>"MUST"</w:t>
            </w:r>
            <w:r>
              <w:rPr>
                <w:rFonts w:ascii="Consolas" w:hAnsi="Consolas" w:cs="Consolas"/>
                <w:sz w:val="19"/>
                <w:szCs w:val="19"/>
                <w:lang w:eastAsia="ja-JP" w:bidi="ar-SA"/>
              </w:rPr>
              <w:t xml:space="preserve"> };</w:t>
            </w:r>
          </w:p>
          <w:p w14:paraId="4F7A4D36"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processTaskExRequest.TaskRequestedProperties = taskRequestedProperties;</w:t>
            </w:r>
          </w:p>
          <w:p w14:paraId="21F0F7CC" w14:textId="77777777" w:rsidR="00EB2BBF" w:rsidRDefault="00EB2BBF" w:rsidP="00EB2BBF">
            <w:pPr>
              <w:autoSpaceDE w:val="0"/>
              <w:autoSpaceDN w:val="0"/>
              <w:adjustRightInd w:val="0"/>
              <w:rPr>
                <w:rFonts w:ascii="Consolas" w:hAnsi="Consolas" w:cs="Consolas"/>
                <w:sz w:val="19"/>
                <w:szCs w:val="19"/>
                <w:lang w:eastAsia="ja-JP" w:bidi="ar-SA"/>
              </w:rPr>
            </w:pPr>
          </w:p>
          <w:p w14:paraId="345F0528"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processTaskExRequest.Task = </w:t>
            </w:r>
            <w:r>
              <w:rPr>
                <w:rFonts w:ascii="Consolas" w:hAnsi="Consolas" w:cs="Consolas"/>
                <w:color w:val="0000FF"/>
                <w:sz w:val="19"/>
                <w:szCs w:val="19"/>
                <w:lang w:eastAsia="ja-JP" w:bidi="ar-SA"/>
              </w:rPr>
              <w:t>new</w:t>
            </w:r>
            <w:r>
              <w:rPr>
                <w:rFonts w:ascii="Consolas" w:hAnsi="Consolas" w:cs="Consolas"/>
                <w:sz w:val="19"/>
                <w:szCs w:val="19"/>
                <w:lang w:eastAsia="ja-JP" w:bidi="ar-SA"/>
              </w:rPr>
              <w:t xml:space="preserve"> SO_WebServices.ScheduleServiceInt.</w:t>
            </w:r>
            <w:r>
              <w:rPr>
                <w:rFonts w:ascii="Consolas" w:hAnsi="Consolas" w:cs="Consolas"/>
                <w:color w:val="2B91AF"/>
                <w:sz w:val="19"/>
                <w:szCs w:val="19"/>
                <w:lang w:eastAsia="ja-JP" w:bidi="ar-SA"/>
              </w:rPr>
              <w:t>Task</w:t>
            </w:r>
            <w:r>
              <w:rPr>
                <w:rFonts w:ascii="Consolas" w:hAnsi="Consolas" w:cs="Consolas"/>
                <w:sz w:val="19"/>
                <w:szCs w:val="19"/>
                <w:lang w:eastAsia="ja-JP" w:bidi="ar-SA"/>
              </w:rPr>
              <w:t>();</w:t>
            </w:r>
          </w:p>
          <w:p w14:paraId="3C55A447"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processTaskExRequest.Task.Key = task.Key;</w:t>
            </w:r>
          </w:p>
          <w:p w14:paraId="3C8BFBFA"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processTaskExRequest.Task.KeySpecified = </w:t>
            </w:r>
            <w:r>
              <w:rPr>
                <w:rFonts w:ascii="Consolas" w:hAnsi="Consolas" w:cs="Consolas"/>
                <w:color w:val="0000FF"/>
                <w:sz w:val="19"/>
                <w:szCs w:val="19"/>
                <w:lang w:eastAsia="ja-JP" w:bidi="ar-SA"/>
              </w:rPr>
              <w:t>true</w:t>
            </w:r>
            <w:r>
              <w:rPr>
                <w:rFonts w:ascii="Consolas" w:hAnsi="Consolas" w:cs="Consolas"/>
                <w:sz w:val="19"/>
                <w:szCs w:val="19"/>
                <w:lang w:eastAsia="ja-JP" w:bidi="ar-SA"/>
              </w:rPr>
              <w:t>;</w:t>
            </w:r>
          </w:p>
          <w:p w14:paraId="614E8AE6"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processTaskExRequest.Task.CallID = task.CallID;</w:t>
            </w:r>
          </w:p>
          <w:p w14:paraId="1D3374AC"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processTaskExRequest.Task.Number = task.Number;</w:t>
            </w:r>
          </w:p>
          <w:p w14:paraId="5A0F992A"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processTaskExRequest.Task.NumberSpecified = </w:t>
            </w:r>
            <w:r>
              <w:rPr>
                <w:rFonts w:ascii="Consolas" w:hAnsi="Consolas" w:cs="Consolas"/>
                <w:color w:val="0000FF"/>
                <w:sz w:val="19"/>
                <w:szCs w:val="19"/>
                <w:lang w:eastAsia="ja-JP" w:bidi="ar-SA"/>
              </w:rPr>
              <w:t>true</w:t>
            </w:r>
            <w:r>
              <w:rPr>
                <w:rFonts w:ascii="Consolas" w:hAnsi="Consolas" w:cs="Consolas"/>
                <w:sz w:val="19"/>
                <w:szCs w:val="19"/>
                <w:lang w:eastAsia="ja-JP" w:bidi="ar-SA"/>
              </w:rPr>
              <w:t>;</w:t>
            </w:r>
          </w:p>
          <w:p w14:paraId="2373C051"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processTaskExRequest.Task.Status = </w:t>
            </w:r>
            <w:r>
              <w:rPr>
                <w:rFonts w:ascii="Consolas" w:hAnsi="Consolas" w:cs="Consolas"/>
                <w:color w:val="0000FF"/>
                <w:sz w:val="19"/>
                <w:szCs w:val="19"/>
                <w:lang w:eastAsia="ja-JP" w:bidi="ar-SA"/>
              </w:rPr>
              <w:t>new</w:t>
            </w:r>
            <w:r>
              <w:rPr>
                <w:rFonts w:ascii="Consolas" w:hAnsi="Consolas" w:cs="Consolas"/>
                <w:sz w:val="19"/>
                <w:szCs w:val="19"/>
                <w:lang w:eastAsia="ja-JP" w:bidi="ar-SA"/>
              </w:rPr>
              <w:t xml:space="preserve"> SO_WebServices.ScheduleServiceInt.</w:t>
            </w:r>
            <w:r>
              <w:rPr>
                <w:rFonts w:ascii="Consolas" w:hAnsi="Consolas" w:cs="Consolas"/>
                <w:color w:val="2B91AF"/>
                <w:sz w:val="19"/>
                <w:szCs w:val="19"/>
                <w:lang w:eastAsia="ja-JP" w:bidi="ar-SA"/>
              </w:rPr>
              <w:t>TaskStatusReference</w:t>
            </w:r>
            <w:r>
              <w:rPr>
                <w:rFonts w:ascii="Consolas" w:hAnsi="Consolas" w:cs="Consolas"/>
                <w:sz w:val="19"/>
                <w:szCs w:val="19"/>
                <w:lang w:eastAsia="ja-JP" w:bidi="ar-SA"/>
              </w:rPr>
              <w:t xml:space="preserve">() { Name = </w:t>
            </w:r>
            <w:r>
              <w:rPr>
                <w:rFonts w:ascii="Consolas" w:hAnsi="Consolas" w:cs="Consolas"/>
                <w:color w:val="A31515"/>
                <w:sz w:val="19"/>
                <w:szCs w:val="19"/>
                <w:lang w:eastAsia="ja-JP" w:bidi="ar-SA"/>
              </w:rPr>
              <w:t>"Cancelled"</w:t>
            </w:r>
            <w:r>
              <w:rPr>
                <w:rFonts w:ascii="Consolas" w:hAnsi="Consolas" w:cs="Consolas"/>
                <w:sz w:val="19"/>
                <w:szCs w:val="19"/>
                <w:lang w:eastAsia="ja-JP" w:bidi="ar-SA"/>
              </w:rPr>
              <w:t xml:space="preserve"> };</w:t>
            </w:r>
          </w:p>
          <w:p w14:paraId="2AA5B805" w14:textId="77777777" w:rsidR="00EB2BBF" w:rsidRDefault="00EB2BBF" w:rsidP="00EB2BBF">
            <w:pPr>
              <w:autoSpaceDE w:val="0"/>
              <w:autoSpaceDN w:val="0"/>
              <w:adjustRightInd w:val="0"/>
              <w:rPr>
                <w:rFonts w:ascii="Consolas" w:hAnsi="Consolas" w:cs="Consolas"/>
                <w:sz w:val="19"/>
                <w:szCs w:val="19"/>
                <w:lang w:eastAsia="ja-JP" w:bidi="ar-SA"/>
              </w:rPr>
            </w:pPr>
          </w:p>
          <w:p w14:paraId="3291746E"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00FF"/>
                <w:sz w:val="19"/>
                <w:szCs w:val="19"/>
                <w:lang w:eastAsia="ja-JP" w:bidi="ar-SA"/>
              </w:rPr>
              <w:t>using</w:t>
            </w:r>
            <w:r>
              <w:rPr>
                <w:rFonts w:ascii="Consolas" w:hAnsi="Consolas" w:cs="Consolas"/>
                <w:sz w:val="19"/>
                <w:szCs w:val="19"/>
                <w:lang w:eastAsia="ja-JP" w:bidi="ar-SA"/>
              </w:rPr>
              <w:t xml:space="preserve"> (scheduleService = </w:t>
            </w:r>
            <w:r>
              <w:rPr>
                <w:rFonts w:ascii="Consolas" w:hAnsi="Consolas" w:cs="Consolas"/>
                <w:color w:val="0000FF"/>
                <w:sz w:val="19"/>
                <w:szCs w:val="19"/>
                <w:lang w:eastAsia="ja-JP" w:bidi="ar-SA"/>
              </w:rPr>
              <w:t>new</w:t>
            </w:r>
            <w:r>
              <w:rPr>
                <w:rFonts w:ascii="Consolas" w:hAnsi="Consolas" w:cs="Consolas"/>
                <w:sz w:val="19"/>
                <w:szCs w:val="19"/>
                <w:lang w:eastAsia="ja-JP" w:bidi="ar-SA"/>
              </w:rPr>
              <w:t xml:space="preserve"> </w:t>
            </w:r>
            <w:r>
              <w:rPr>
                <w:rFonts w:ascii="Consolas" w:hAnsi="Consolas" w:cs="Consolas"/>
                <w:color w:val="2B91AF"/>
                <w:sz w:val="19"/>
                <w:szCs w:val="19"/>
                <w:lang w:eastAsia="ja-JP" w:bidi="ar-SA"/>
              </w:rPr>
              <w:t>ScheduleService</w:t>
            </w:r>
            <w:r>
              <w:rPr>
                <w:rFonts w:ascii="Consolas" w:hAnsi="Consolas" w:cs="Consolas"/>
                <w:sz w:val="19"/>
                <w:szCs w:val="19"/>
                <w:lang w:eastAsia="ja-JP" w:bidi="ar-SA"/>
              </w:rPr>
              <w:t>(ScheduleServiceUri))</w:t>
            </w:r>
          </w:p>
          <w:p w14:paraId="112C66EC"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6F751FBB"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scheduleService.Open();</w:t>
            </w:r>
          </w:p>
          <w:p w14:paraId="7B4F4B61"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scheduleService.ProcessTaskEx(processTaskExRequest.OptionalParameters,</w:t>
            </w:r>
          </w:p>
          <w:p w14:paraId="2C0BD195"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00FF"/>
                <w:sz w:val="19"/>
                <w:szCs w:val="19"/>
                <w:lang w:eastAsia="ja-JP" w:bidi="ar-SA"/>
              </w:rPr>
              <w:t>ref</w:t>
            </w:r>
            <w:r>
              <w:rPr>
                <w:rFonts w:ascii="Consolas" w:hAnsi="Consolas" w:cs="Consolas"/>
                <w:sz w:val="19"/>
                <w:szCs w:val="19"/>
                <w:lang w:eastAsia="ja-JP" w:bidi="ar-SA"/>
              </w:rPr>
              <w:t xml:space="preserve"> processTaskExRequest.Task, </w:t>
            </w:r>
            <w:r>
              <w:rPr>
                <w:rFonts w:ascii="Consolas" w:hAnsi="Consolas" w:cs="Consolas"/>
                <w:color w:val="0000FF"/>
                <w:sz w:val="19"/>
                <w:szCs w:val="19"/>
                <w:lang w:eastAsia="ja-JP" w:bidi="ar-SA"/>
              </w:rPr>
              <w:t>ref</w:t>
            </w:r>
            <w:r>
              <w:rPr>
                <w:rFonts w:ascii="Consolas" w:hAnsi="Consolas" w:cs="Consolas"/>
                <w:sz w:val="19"/>
                <w:szCs w:val="19"/>
                <w:lang w:eastAsia="ja-JP" w:bidi="ar-SA"/>
              </w:rPr>
              <w:t xml:space="preserve"> processTaskExRequest.Assignment, processTaskExRequest.ReturnAssignment,</w:t>
            </w:r>
          </w:p>
          <w:p w14:paraId="5C741905"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processTaskExRequest.RelatedTasks, </w:t>
            </w:r>
            <w:r>
              <w:rPr>
                <w:rFonts w:ascii="Consolas" w:hAnsi="Consolas" w:cs="Consolas"/>
                <w:sz w:val="19"/>
                <w:szCs w:val="19"/>
                <w:lang w:eastAsia="ja-JP" w:bidi="ar-SA"/>
              </w:rPr>
              <w:lastRenderedPageBreak/>
              <w:t>processTaskExRequest.SchedulingWorkflow, processTaskExRequest.LogicDomain,</w:t>
            </w:r>
          </w:p>
          <w:p w14:paraId="6CF0B120"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processTaskExRequest.SchedulingHorizon, processTaskExRequest.TaskRequestedProperties, processTaskExRequest.AssignmentRequestedProperties,</w:t>
            </w:r>
          </w:p>
          <w:p w14:paraId="68C8106F"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processTaskExRequest.ReturnSchedulingError, </w:t>
            </w:r>
            <w:r>
              <w:rPr>
                <w:rFonts w:ascii="Consolas" w:hAnsi="Consolas" w:cs="Consolas"/>
                <w:color w:val="0000FF"/>
                <w:sz w:val="19"/>
                <w:szCs w:val="19"/>
                <w:lang w:eastAsia="ja-JP" w:bidi="ar-SA"/>
              </w:rPr>
              <w:t>out</w:t>
            </w:r>
            <w:r>
              <w:rPr>
                <w:rFonts w:ascii="Consolas" w:hAnsi="Consolas" w:cs="Consolas"/>
                <w:sz w:val="19"/>
                <w:szCs w:val="19"/>
                <w:lang w:eastAsia="ja-JP" w:bidi="ar-SA"/>
              </w:rPr>
              <w:t xml:space="preserve"> processTaskExResponse.LinkedTasks, </w:t>
            </w:r>
            <w:r>
              <w:rPr>
                <w:rFonts w:ascii="Consolas" w:hAnsi="Consolas" w:cs="Consolas"/>
                <w:color w:val="0000FF"/>
                <w:sz w:val="19"/>
                <w:szCs w:val="19"/>
                <w:lang w:eastAsia="ja-JP" w:bidi="ar-SA"/>
              </w:rPr>
              <w:t>out</w:t>
            </w:r>
            <w:r>
              <w:rPr>
                <w:rFonts w:ascii="Consolas" w:hAnsi="Consolas" w:cs="Consolas"/>
                <w:sz w:val="19"/>
                <w:szCs w:val="19"/>
                <w:lang w:eastAsia="ja-JP" w:bidi="ar-SA"/>
              </w:rPr>
              <w:t xml:space="preserve"> processTaskExResponse.SchedulingError);</w:t>
            </w:r>
          </w:p>
          <w:p w14:paraId="5E2B5D3F"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40A51B72"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191AAAED"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2F1BF6A7"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SO_WebServices.ScheduleServiceInt.</w:t>
            </w:r>
            <w:r>
              <w:rPr>
                <w:rFonts w:ascii="Consolas" w:hAnsi="Consolas" w:cs="Consolas"/>
                <w:color w:val="2B91AF"/>
                <w:sz w:val="19"/>
                <w:szCs w:val="19"/>
                <w:lang w:eastAsia="ja-JP" w:bidi="ar-SA"/>
              </w:rPr>
              <w:t>Task</w:t>
            </w:r>
            <w:r>
              <w:rPr>
                <w:rFonts w:ascii="Consolas" w:hAnsi="Consolas" w:cs="Consolas"/>
                <w:sz w:val="19"/>
                <w:szCs w:val="19"/>
                <w:lang w:eastAsia="ja-JP" w:bidi="ar-SA"/>
              </w:rPr>
              <w:t>[] GetTasksRequestByGroup(</w:t>
            </w:r>
            <w:r>
              <w:rPr>
                <w:rFonts w:ascii="Consolas" w:hAnsi="Consolas" w:cs="Consolas"/>
                <w:color w:val="2B91AF"/>
                <w:sz w:val="19"/>
                <w:szCs w:val="19"/>
                <w:lang w:eastAsia="ja-JP" w:bidi="ar-SA"/>
              </w:rPr>
              <w:t>GroupNames</w:t>
            </w:r>
            <w:r>
              <w:rPr>
                <w:rFonts w:ascii="Consolas" w:hAnsi="Consolas" w:cs="Consolas"/>
                <w:sz w:val="19"/>
                <w:szCs w:val="19"/>
                <w:lang w:eastAsia="ja-JP" w:bidi="ar-SA"/>
              </w:rPr>
              <w:t xml:space="preserve"> GroupName, </w:t>
            </w:r>
            <w:r>
              <w:rPr>
                <w:rFonts w:ascii="Consolas" w:hAnsi="Consolas" w:cs="Consolas"/>
                <w:color w:val="0000FF"/>
                <w:sz w:val="19"/>
                <w:szCs w:val="19"/>
                <w:lang w:eastAsia="ja-JP" w:bidi="ar-SA"/>
              </w:rPr>
              <w:t>string</w:t>
            </w:r>
            <w:r>
              <w:rPr>
                <w:rFonts w:ascii="Consolas" w:hAnsi="Consolas" w:cs="Consolas"/>
                <w:sz w:val="19"/>
                <w:szCs w:val="19"/>
                <w:lang w:eastAsia="ja-JP" w:bidi="ar-SA"/>
              </w:rPr>
              <w:t xml:space="preserve"> ParamValue)</w:t>
            </w:r>
          </w:p>
          <w:p w14:paraId="5ED2331E"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40FFE68E"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00FF"/>
                <w:sz w:val="19"/>
                <w:szCs w:val="19"/>
                <w:lang w:eastAsia="ja-JP" w:bidi="ar-SA"/>
              </w:rPr>
              <w:t>string</w:t>
            </w:r>
            <w:r>
              <w:rPr>
                <w:rFonts w:ascii="Consolas" w:hAnsi="Consolas" w:cs="Consolas"/>
                <w:sz w:val="19"/>
                <w:szCs w:val="19"/>
                <w:lang w:eastAsia="ja-JP" w:bidi="ar-SA"/>
              </w:rPr>
              <w:t xml:space="preserve"> groupName = </w:t>
            </w:r>
            <w:r>
              <w:rPr>
                <w:rFonts w:ascii="Consolas" w:hAnsi="Consolas" w:cs="Consolas"/>
                <w:color w:val="A31515"/>
                <w:sz w:val="19"/>
                <w:szCs w:val="19"/>
                <w:lang w:eastAsia="ja-JP" w:bidi="ar-SA"/>
              </w:rPr>
              <w:t>""</w:t>
            </w:r>
            <w:r>
              <w:rPr>
                <w:rFonts w:ascii="Consolas" w:hAnsi="Consolas" w:cs="Consolas"/>
                <w:sz w:val="19"/>
                <w:szCs w:val="19"/>
                <w:lang w:eastAsia="ja-JP" w:bidi="ar-SA"/>
              </w:rPr>
              <w:t>;</w:t>
            </w:r>
          </w:p>
          <w:p w14:paraId="343CBB90"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00FF"/>
                <w:sz w:val="19"/>
                <w:szCs w:val="19"/>
                <w:lang w:eastAsia="ja-JP" w:bidi="ar-SA"/>
              </w:rPr>
              <w:t>if</w:t>
            </w:r>
            <w:r>
              <w:rPr>
                <w:rFonts w:ascii="Consolas" w:hAnsi="Consolas" w:cs="Consolas"/>
                <w:sz w:val="19"/>
                <w:szCs w:val="19"/>
                <w:lang w:eastAsia="ja-JP" w:bidi="ar-SA"/>
              </w:rPr>
              <w:t xml:space="preserve"> (</w:t>
            </w:r>
            <w:r>
              <w:rPr>
                <w:rFonts w:ascii="Consolas" w:hAnsi="Consolas" w:cs="Consolas"/>
                <w:color w:val="2B91AF"/>
                <w:sz w:val="19"/>
                <w:szCs w:val="19"/>
                <w:lang w:eastAsia="ja-JP" w:bidi="ar-SA"/>
              </w:rPr>
              <w:t>GroupNames</w:t>
            </w:r>
            <w:r>
              <w:rPr>
                <w:rFonts w:ascii="Consolas" w:hAnsi="Consolas" w:cs="Consolas"/>
                <w:sz w:val="19"/>
                <w:szCs w:val="19"/>
                <w:lang w:eastAsia="ja-JP" w:bidi="ar-SA"/>
              </w:rPr>
              <w:t>.ByCallID == GroupName)</w:t>
            </w:r>
          </w:p>
          <w:p w14:paraId="18F46552"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72DFC4BE"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groupName = </w:t>
            </w:r>
            <w:r>
              <w:rPr>
                <w:rFonts w:ascii="Consolas" w:hAnsi="Consolas" w:cs="Consolas"/>
                <w:color w:val="A31515"/>
                <w:sz w:val="19"/>
                <w:szCs w:val="19"/>
                <w:lang w:eastAsia="ja-JP" w:bidi="ar-SA"/>
              </w:rPr>
              <w:t>"Statuses that can be Cancelled by CallID"</w:t>
            </w:r>
            <w:r>
              <w:rPr>
                <w:rFonts w:ascii="Consolas" w:hAnsi="Consolas" w:cs="Consolas"/>
                <w:sz w:val="19"/>
                <w:szCs w:val="19"/>
                <w:lang w:eastAsia="ja-JP" w:bidi="ar-SA"/>
              </w:rPr>
              <w:t>;</w:t>
            </w:r>
          </w:p>
          <w:p w14:paraId="0D8B9195"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3E5CAB9D"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00FF"/>
                <w:sz w:val="19"/>
                <w:szCs w:val="19"/>
                <w:lang w:eastAsia="ja-JP" w:bidi="ar-SA"/>
              </w:rPr>
              <w:t>if</w:t>
            </w:r>
            <w:r>
              <w:rPr>
                <w:rFonts w:ascii="Consolas" w:hAnsi="Consolas" w:cs="Consolas"/>
                <w:sz w:val="19"/>
                <w:szCs w:val="19"/>
                <w:lang w:eastAsia="ja-JP" w:bidi="ar-SA"/>
              </w:rPr>
              <w:t xml:space="preserve"> (</w:t>
            </w:r>
            <w:r>
              <w:rPr>
                <w:rFonts w:ascii="Consolas" w:hAnsi="Consolas" w:cs="Consolas"/>
                <w:color w:val="2B91AF"/>
                <w:sz w:val="19"/>
                <w:szCs w:val="19"/>
                <w:lang w:eastAsia="ja-JP" w:bidi="ar-SA"/>
              </w:rPr>
              <w:t>GroupNames</w:t>
            </w:r>
            <w:r>
              <w:rPr>
                <w:rFonts w:ascii="Consolas" w:hAnsi="Consolas" w:cs="Consolas"/>
                <w:sz w:val="19"/>
                <w:szCs w:val="19"/>
                <w:lang w:eastAsia="ja-JP" w:bidi="ar-SA"/>
              </w:rPr>
              <w:t>.ByTrainingJobNumber == GroupName)</w:t>
            </w:r>
          </w:p>
          <w:p w14:paraId="04307F81"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539826B1"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groupName = </w:t>
            </w:r>
            <w:r>
              <w:rPr>
                <w:rFonts w:ascii="Consolas" w:hAnsi="Consolas" w:cs="Consolas"/>
                <w:color w:val="A31515"/>
                <w:sz w:val="19"/>
                <w:szCs w:val="19"/>
                <w:lang w:eastAsia="ja-JP" w:bidi="ar-SA"/>
              </w:rPr>
              <w:t>"Statuses that can be Cancelled by TrainingJobNumber"</w:t>
            </w:r>
            <w:r>
              <w:rPr>
                <w:rFonts w:ascii="Consolas" w:hAnsi="Consolas" w:cs="Consolas"/>
                <w:sz w:val="19"/>
                <w:szCs w:val="19"/>
                <w:lang w:eastAsia="ja-JP" w:bidi="ar-SA"/>
              </w:rPr>
              <w:t>;</w:t>
            </w:r>
          </w:p>
          <w:p w14:paraId="0F11424C"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242929F7" w14:textId="77777777" w:rsidR="00EB2BBF" w:rsidRDefault="00EB2BBF" w:rsidP="00EB2BBF">
            <w:pPr>
              <w:autoSpaceDE w:val="0"/>
              <w:autoSpaceDN w:val="0"/>
              <w:adjustRightInd w:val="0"/>
              <w:rPr>
                <w:rFonts w:ascii="Consolas" w:hAnsi="Consolas" w:cs="Consolas"/>
                <w:sz w:val="19"/>
                <w:szCs w:val="19"/>
                <w:lang w:eastAsia="ja-JP" w:bidi="ar-SA"/>
              </w:rPr>
            </w:pPr>
          </w:p>
          <w:p w14:paraId="5A3B9FBA"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00FF"/>
                <w:sz w:val="19"/>
                <w:szCs w:val="19"/>
                <w:lang w:eastAsia="ja-JP" w:bidi="ar-SA"/>
              </w:rPr>
              <w:t>string</w:t>
            </w:r>
            <w:r>
              <w:rPr>
                <w:rFonts w:ascii="Consolas" w:hAnsi="Consolas" w:cs="Consolas"/>
                <w:sz w:val="19"/>
                <w:szCs w:val="19"/>
                <w:lang w:eastAsia="ja-JP" w:bidi="ar-SA"/>
              </w:rPr>
              <w:t xml:space="preserve"> ScheduleServiceUri = </w:t>
            </w:r>
            <w:r>
              <w:rPr>
                <w:rFonts w:ascii="Consolas" w:hAnsi="Consolas" w:cs="Consolas"/>
                <w:color w:val="A31515"/>
                <w:sz w:val="19"/>
                <w:szCs w:val="19"/>
                <w:lang w:eastAsia="ja-JP" w:bidi="ar-SA"/>
              </w:rPr>
              <w:t>"http://localhost:8888/SO/IntegrationServices/ScheduleService.svc"</w:t>
            </w:r>
            <w:r>
              <w:rPr>
                <w:rFonts w:ascii="Consolas" w:hAnsi="Consolas" w:cs="Consolas"/>
                <w:sz w:val="19"/>
                <w:szCs w:val="19"/>
                <w:lang w:eastAsia="ja-JP" w:bidi="ar-SA"/>
              </w:rPr>
              <w:t>;</w:t>
            </w:r>
          </w:p>
          <w:p w14:paraId="3C6B88D9"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2B91AF"/>
                <w:sz w:val="19"/>
                <w:szCs w:val="19"/>
                <w:lang w:eastAsia="ja-JP" w:bidi="ar-SA"/>
              </w:rPr>
              <w:t>ScheduleService</w:t>
            </w:r>
            <w:r>
              <w:rPr>
                <w:rFonts w:ascii="Consolas" w:hAnsi="Consolas" w:cs="Consolas"/>
                <w:sz w:val="19"/>
                <w:szCs w:val="19"/>
                <w:lang w:eastAsia="ja-JP" w:bidi="ar-SA"/>
              </w:rPr>
              <w:t xml:space="preserve"> scheduleService;</w:t>
            </w:r>
          </w:p>
          <w:p w14:paraId="046DC45A"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2B91AF"/>
                <w:sz w:val="19"/>
                <w:szCs w:val="19"/>
                <w:lang w:eastAsia="ja-JP" w:bidi="ar-SA"/>
              </w:rPr>
              <w:t>WebService_BasicHttpInt</w:t>
            </w:r>
            <w:r>
              <w:rPr>
                <w:rFonts w:ascii="Consolas" w:hAnsi="Consolas" w:cs="Consolas"/>
                <w:sz w:val="19"/>
                <w:szCs w:val="19"/>
                <w:lang w:eastAsia="ja-JP" w:bidi="ar-SA"/>
              </w:rPr>
              <w:t>.ScheduleService_BasicHttp(ScheduleServiceUri);</w:t>
            </w:r>
          </w:p>
          <w:p w14:paraId="02126A2B" w14:textId="77777777" w:rsidR="00EB2BBF" w:rsidRDefault="00EB2BBF" w:rsidP="00EB2BBF">
            <w:pPr>
              <w:autoSpaceDE w:val="0"/>
              <w:autoSpaceDN w:val="0"/>
              <w:adjustRightInd w:val="0"/>
              <w:rPr>
                <w:rFonts w:ascii="Consolas" w:hAnsi="Consolas" w:cs="Consolas"/>
                <w:sz w:val="19"/>
                <w:szCs w:val="19"/>
                <w:lang w:eastAsia="ja-JP" w:bidi="ar-SA"/>
              </w:rPr>
            </w:pPr>
          </w:p>
          <w:p w14:paraId="177FB350"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SO_WebServices.ScheduleServiceInt.</w:t>
            </w:r>
            <w:r>
              <w:rPr>
                <w:rFonts w:ascii="Consolas" w:hAnsi="Consolas" w:cs="Consolas"/>
                <w:color w:val="2B91AF"/>
                <w:sz w:val="19"/>
                <w:szCs w:val="19"/>
                <w:lang w:eastAsia="ja-JP" w:bidi="ar-SA"/>
              </w:rPr>
              <w:t>GetTasksRequest</w:t>
            </w:r>
            <w:r>
              <w:rPr>
                <w:rFonts w:ascii="Consolas" w:hAnsi="Consolas" w:cs="Consolas"/>
                <w:sz w:val="19"/>
                <w:szCs w:val="19"/>
                <w:lang w:eastAsia="ja-JP" w:bidi="ar-SA"/>
              </w:rPr>
              <w:t xml:space="preserve"> getTasksRequest = </w:t>
            </w:r>
            <w:r>
              <w:rPr>
                <w:rFonts w:ascii="Consolas" w:hAnsi="Consolas" w:cs="Consolas"/>
                <w:color w:val="0000FF"/>
                <w:sz w:val="19"/>
                <w:szCs w:val="19"/>
                <w:lang w:eastAsia="ja-JP" w:bidi="ar-SA"/>
              </w:rPr>
              <w:t>new</w:t>
            </w:r>
            <w:r>
              <w:rPr>
                <w:rFonts w:ascii="Consolas" w:hAnsi="Consolas" w:cs="Consolas"/>
                <w:sz w:val="19"/>
                <w:szCs w:val="19"/>
                <w:lang w:eastAsia="ja-JP" w:bidi="ar-SA"/>
              </w:rPr>
              <w:t xml:space="preserve"> SO_WebServices.ScheduleServiceInt.</w:t>
            </w:r>
            <w:r>
              <w:rPr>
                <w:rFonts w:ascii="Consolas" w:hAnsi="Consolas" w:cs="Consolas"/>
                <w:color w:val="2B91AF"/>
                <w:sz w:val="19"/>
                <w:szCs w:val="19"/>
                <w:lang w:eastAsia="ja-JP" w:bidi="ar-SA"/>
              </w:rPr>
              <w:t>GetTasksRequest</w:t>
            </w:r>
            <w:r>
              <w:rPr>
                <w:rFonts w:ascii="Consolas" w:hAnsi="Consolas" w:cs="Consolas"/>
                <w:sz w:val="19"/>
                <w:szCs w:val="19"/>
                <w:lang w:eastAsia="ja-JP" w:bidi="ar-SA"/>
              </w:rPr>
              <w:t>();</w:t>
            </w:r>
          </w:p>
          <w:p w14:paraId="190EC6AE"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SO_WebServices.ScheduleServiceInt.</w:t>
            </w:r>
            <w:r>
              <w:rPr>
                <w:rFonts w:ascii="Consolas" w:hAnsi="Consolas" w:cs="Consolas"/>
                <w:color w:val="2B91AF"/>
                <w:sz w:val="19"/>
                <w:szCs w:val="19"/>
                <w:lang w:eastAsia="ja-JP" w:bidi="ar-SA"/>
              </w:rPr>
              <w:t>GetTasksResponse</w:t>
            </w:r>
            <w:r>
              <w:rPr>
                <w:rFonts w:ascii="Consolas" w:hAnsi="Consolas" w:cs="Consolas"/>
                <w:sz w:val="19"/>
                <w:szCs w:val="19"/>
                <w:lang w:eastAsia="ja-JP" w:bidi="ar-SA"/>
              </w:rPr>
              <w:t xml:space="preserve"> getTasksResponse = </w:t>
            </w:r>
            <w:r>
              <w:rPr>
                <w:rFonts w:ascii="Consolas" w:hAnsi="Consolas" w:cs="Consolas"/>
                <w:color w:val="0000FF"/>
                <w:sz w:val="19"/>
                <w:szCs w:val="19"/>
                <w:lang w:eastAsia="ja-JP" w:bidi="ar-SA"/>
              </w:rPr>
              <w:t>new</w:t>
            </w:r>
            <w:r>
              <w:rPr>
                <w:rFonts w:ascii="Consolas" w:hAnsi="Consolas" w:cs="Consolas"/>
                <w:sz w:val="19"/>
                <w:szCs w:val="19"/>
                <w:lang w:eastAsia="ja-JP" w:bidi="ar-SA"/>
              </w:rPr>
              <w:t xml:space="preserve"> SO_WebServices.ScheduleServiceInt.</w:t>
            </w:r>
            <w:r>
              <w:rPr>
                <w:rFonts w:ascii="Consolas" w:hAnsi="Consolas" w:cs="Consolas"/>
                <w:color w:val="2B91AF"/>
                <w:sz w:val="19"/>
                <w:szCs w:val="19"/>
                <w:lang w:eastAsia="ja-JP" w:bidi="ar-SA"/>
              </w:rPr>
              <w:t>GetTasksResponse</w:t>
            </w:r>
            <w:r>
              <w:rPr>
                <w:rFonts w:ascii="Consolas" w:hAnsi="Consolas" w:cs="Consolas"/>
                <w:sz w:val="19"/>
                <w:szCs w:val="19"/>
                <w:lang w:eastAsia="ja-JP" w:bidi="ar-SA"/>
              </w:rPr>
              <w:t>();</w:t>
            </w:r>
          </w:p>
          <w:p w14:paraId="66E8B7AF"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SO_WebServices.ScheduleServiceInt.</w:t>
            </w:r>
            <w:r>
              <w:rPr>
                <w:rFonts w:ascii="Consolas" w:hAnsi="Consolas" w:cs="Consolas"/>
                <w:color w:val="2B91AF"/>
                <w:sz w:val="19"/>
                <w:szCs w:val="19"/>
                <w:lang w:eastAsia="ja-JP" w:bidi="ar-SA"/>
              </w:rPr>
              <w:t>Task</w:t>
            </w:r>
            <w:r>
              <w:rPr>
                <w:rFonts w:ascii="Consolas" w:hAnsi="Consolas" w:cs="Consolas"/>
                <w:sz w:val="19"/>
                <w:szCs w:val="19"/>
                <w:lang w:eastAsia="ja-JP" w:bidi="ar-SA"/>
              </w:rPr>
              <w:t>[] Tasks;</w:t>
            </w:r>
          </w:p>
          <w:p w14:paraId="08DB9071" w14:textId="77777777" w:rsidR="00EB2BBF" w:rsidRDefault="00EB2BBF" w:rsidP="00EB2BBF">
            <w:pPr>
              <w:autoSpaceDE w:val="0"/>
              <w:autoSpaceDN w:val="0"/>
              <w:adjustRightInd w:val="0"/>
              <w:rPr>
                <w:rFonts w:ascii="Consolas" w:hAnsi="Consolas" w:cs="Consolas"/>
                <w:sz w:val="19"/>
                <w:szCs w:val="19"/>
                <w:lang w:eastAsia="ja-JP" w:bidi="ar-SA"/>
              </w:rPr>
            </w:pPr>
          </w:p>
          <w:p w14:paraId="6A40E6B0"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getTasksRequest.OptionalParameters = </w:t>
            </w:r>
            <w:r>
              <w:rPr>
                <w:rFonts w:ascii="Consolas" w:hAnsi="Consolas" w:cs="Consolas"/>
                <w:color w:val="0000FF"/>
                <w:sz w:val="19"/>
                <w:szCs w:val="19"/>
                <w:lang w:eastAsia="ja-JP" w:bidi="ar-SA"/>
              </w:rPr>
              <w:t>new</w:t>
            </w:r>
            <w:r>
              <w:rPr>
                <w:rFonts w:ascii="Consolas" w:hAnsi="Consolas" w:cs="Consolas"/>
                <w:sz w:val="19"/>
                <w:szCs w:val="19"/>
                <w:lang w:eastAsia="ja-JP" w:bidi="ar-SA"/>
              </w:rPr>
              <w:t xml:space="preserve"> SO_WebServices.ScheduleServiceInt.</w:t>
            </w:r>
            <w:r>
              <w:rPr>
                <w:rFonts w:ascii="Consolas" w:hAnsi="Consolas" w:cs="Consolas"/>
                <w:color w:val="2B91AF"/>
                <w:sz w:val="19"/>
                <w:szCs w:val="19"/>
                <w:lang w:eastAsia="ja-JP" w:bidi="ar-SA"/>
              </w:rPr>
              <w:t>OptionalParameters</w:t>
            </w:r>
            <w:r>
              <w:rPr>
                <w:rFonts w:ascii="Consolas" w:hAnsi="Consolas" w:cs="Consolas"/>
                <w:sz w:val="19"/>
                <w:szCs w:val="19"/>
                <w:lang w:eastAsia="ja-JP" w:bidi="ar-SA"/>
              </w:rPr>
              <w:t>();</w:t>
            </w:r>
          </w:p>
          <w:p w14:paraId="56DECB26"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getTasksRequest.OptionalParameters.CallerIdentity = </w:t>
            </w:r>
            <w:r>
              <w:rPr>
                <w:rFonts w:ascii="Consolas" w:hAnsi="Consolas" w:cs="Consolas"/>
                <w:color w:val="A31515"/>
                <w:sz w:val="19"/>
                <w:szCs w:val="19"/>
                <w:lang w:eastAsia="ja-JP" w:bidi="ar-SA"/>
              </w:rPr>
              <w:t>"MUST"</w:t>
            </w:r>
            <w:r>
              <w:rPr>
                <w:rFonts w:ascii="Consolas" w:hAnsi="Consolas" w:cs="Consolas"/>
                <w:sz w:val="19"/>
                <w:szCs w:val="19"/>
                <w:lang w:eastAsia="ja-JP" w:bidi="ar-SA"/>
              </w:rPr>
              <w:t>;</w:t>
            </w:r>
          </w:p>
          <w:p w14:paraId="3C244925"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getTasksRequest.RequestedProperties = taskRequestedProperties;</w:t>
            </w:r>
          </w:p>
          <w:p w14:paraId="5716F033"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getTasksRequest.EnableGroupOnTheFly = </w:t>
            </w:r>
            <w:r>
              <w:rPr>
                <w:rFonts w:ascii="Consolas" w:hAnsi="Consolas" w:cs="Consolas"/>
                <w:color w:val="0000FF"/>
                <w:sz w:val="19"/>
                <w:szCs w:val="19"/>
                <w:lang w:eastAsia="ja-JP" w:bidi="ar-SA"/>
              </w:rPr>
              <w:t>true</w:t>
            </w:r>
            <w:r>
              <w:rPr>
                <w:rFonts w:ascii="Consolas" w:hAnsi="Consolas" w:cs="Consolas"/>
                <w:sz w:val="19"/>
                <w:szCs w:val="19"/>
                <w:lang w:eastAsia="ja-JP" w:bidi="ar-SA"/>
              </w:rPr>
              <w:t>;</w:t>
            </w:r>
          </w:p>
          <w:p w14:paraId="2609B39D"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5D3C54C4"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getTasksRequest.Group = </w:t>
            </w:r>
            <w:r>
              <w:rPr>
                <w:rFonts w:ascii="Consolas" w:hAnsi="Consolas" w:cs="Consolas"/>
                <w:color w:val="0000FF"/>
                <w:sz w:val="19"/>
                <w:szCs w:val="19"/>
                <w:lang w:eastAsia="ja-JP" w:bidi="ar-SA"/>
              </w:rPr>
              <w:t>new</w:t>
            </w:r>
            <w:r>
              <w:rPr>
                <w:rFonts w:ascii="Consolas" w:hAnsi="Consolas" w:cs="Consolas"/>
                <w:sz w:val="19"/>
                <w:szCs w:val="19"/>
                <w:lang w:eastAsia="ja-JP" w:bidi="ar-SA"/>
              </w:rPr>
              <w:t xml:space="preserve"> SO_WebServices.ScheduleServiceInt.</w:t>
            </w:r>
            <w:r>
              <w:rPr>
                <w:rFonts w:ascii="Consolas" w:hAnsi="Consolas" w:cs="Consolas"/>
                <w:color w:val="2B91AF"/>
                <w:sz w:val="19"/>
                <w:szCs w:val="19"/>
                <w:lang w:eastAsia="ja-JP" w:bidi="ar-SA"/>
              </w:rPr>
              <w:t>Group</w:t>
            </w:r>
            <w:r>
              <w:rPr>
                <w:rFonts w:ascii="Consolas" w:hAnsi="Consolas" w:cs="Consolas"/>
                <w:sz w:val="19"/>
                <w:szCs w:val="19"/>
                <w:lang w:eastAsia="ja-JP" w:bidi="ar-SA"/>
              </w:rPr>
              <w:t>();</w:t>
            </w:r>
          </w:p>
          <w:p w14:paraId="6E8CCF06" w14:textId="77777777" w:rsidR="00EB2BBF" w:rsidRDefault="00EB2BBF" w:rsidP="00EB2BBF">
            <w:pPr>
              <w:autoSpaceDE w:val="0"/>
              <w:autoSpaceDN w:val="0"/>
              <w:adjustRightInd w:val="0"/>
              <w:rPr>
                <w:rFonts w:ascii="Consolas" w:hAnsi="Consolas" w:cs="Consolas"/>
                <w:sz w:val="19"/>
                <w:szCs w:val="19"/>
                <w:lang w:eastAsia="ja-JP" w:bidi="ar-SA"/>
              </w:rPr>
            </w:pPr>
          </w:p>
          <w:p w14:paraId="2AEF01A2"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8000"/>
                <w:sz w:val="19"/>
                <w:szCs w:val="19"/>
                <w:lang w:eastAsia="ja-JP" w:bidi="ar-SA"/>
              </w:rPr>
              <w:t>//getTasksRequest.Group.Name = groupName;</w:t>
            </w:r>
          </w:p>
          <w:p w14:paraId="2E1E5F6C"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getTasksRequest.Group.GroupParameters = </w:t>
            </w:r>
            <w:r>
              <w:rPr>
                <w:rFonts w:ascii="Consolas" w:hAnsi="Consolas" w:cs="Consolas"/>
                <w:color w:val="0000FF"/>
                <w:sz w:val="19"/>
                <w:szCs w:val="19"/>
                <w:lang w:eastAsia="ja-JP" w:bidi="ar-SA"/>
              </w:rPr>
              <w:t>new</w:t>
            </w:r>
            <w:r>
              <w:rPr>
                <w:rFonts w:ascii="Consolas" w:hAnsi="Consolas" w:cs="Consolas"/>
                <w:sz w:val="19"/>
                <w:szCs w:val="19"/>
                <w:lang w:eastAsia="ja-JP" w:bidi="ar-SA"/>
              </w:rPr>
              <w:t xml:space="preserve"> </w:t>
            </w:r>
            <w:r>
              <w:rPr>
                <w:rFonts w:ascii="Consolas" w:hAnsi="Consolas" w:cs="Consolas"/>
                <w:color w:val="0000FF"/>
                <w:sz w:val="19"/>
                <w:szCs w:val="19"/>
                <w:lang w:eastAsia="ja-JP" w:bidi="ar-SA"/>
              </w:rPr>
              <w:t>string</w:t>
            </w:r>
            <w:r>
              <w:rPr>
                <w:rFonts w:ascii="Consolas" w:hAnsi="Consolas" w:cs="Consolas"/>
                <w:sz w:val="19"/>
                <w:szCs w:val="19"/>
                <w:lang w:eastAsia="ja-JP" w:bidi="ar-SA"/>
              </w:rPr>
              <w:t>[] { ParamValue };</w:t>
            </w:r>
          </w:p>
          <w:p w14:paraId="5E3F7538"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4380CE05"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getTasksRequest.Group.GroupType = 2;</w:t>
            </w:r>
          </w:p>
          <w:p w14:paraId="3F6C6624"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getTasksRequest.Group.GroupTypeSpecified = </w:t>
            </w:r>
            <w:r>
              <w:rPr>
                <w:rFonts w:ascii="Consolas" w:hAnsi="Consolas" w:cs="Consolas"/>
                <w:color w:val="0000FF"/>
                <w:sz w:val="19"/>
                <w:szCs w:val="19"/>
                <w:lang w:eastAsia="ja-JP" w:bidi="ar-SA"/>
              </w:rPr>
              <w:t>true</w:t>
            </w:r>
            <w:r>
              <w:rPr>
                <w:rFonts w:ascii="Consolas" w:hAnsi="Consolas" w:cs="Consolas"/>
                <w:sz w:val="19"/>
                <w:szCs w:val="19"/>
                <w:lang w:eastAsia="ja-JP" w:bidi="ar-SA"/>
              </w:rPr>
              <w:t>;</w:t>
            </w:r>
          </w:p>
          <w:p w14:paraId="3C974221" w14:textId="77777777" w:rsidR="00EB2BBF" w:rsidRDefault="00EB2BBF" w:rsidP="00EB2BBF">
            <w:pPr>
              <w:autoSpaceDE w:val="0"/>
              <w:autoSpaceDN w:val="0"/>
              <w:adjustRightInd w:val="0"/>
              <w:rPr>
                <w:rFonts w:ascii="Consolas" w:hAnsi="Consolas" w:cs="Consolas"/>
                <w:sz w:val="19"/>
                <w:szCs w:val="19"/>
                <w:lang w:eastAsia="ja-JP" w:bidi="ar-SA"/>
              </w:rPr>
            </w:pPr>
          </w:p>
          <w:p w14:paraId="11D0B7AB"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getTasksRequest.Group.Body = </w:t>
            </w:r>
            <w:r>
              <w:rPr>
                <w:rFonts w:ascii="Consolas" w:hAnsi="Consolas" w:cs="Consolas"/>
                <w:color w:val="A31515"/>
                <w:sz w:val="19"/>
                <w:szCs w:val="19"/>
                <w:lang w:eastAsia="ja-JP" w:bidi="ar-SA"/>
              </w:rPr>
              <w:t xml:space="preserve">@"&lt;CONDITION TYPE=""100"" TYPE_TEXT=""Logic Condition""&gt;&lt;OPERATION TYPE=""500"" TYPE_TEXT=""And"" /&gt;&lt;CONDITION TYPE=""100"" TYPE_TEXT=""Logic Condition""&gt;&lt;OPERATION TYPE=""501"" TYPE_TEXT=""Or"" /&gt;&lt;CONDITION TYPE=""101"" TYPE_TEXT=""Arithmetic Condition""&gt;&lt;VALUE TYPE=""200"" TYPE_TEXT=""Property Value""&gt;&lt;ID&gt;9&lt;/ID&gt;&lt;/VALUE&gt;&lt;OPERATION TYPE=""600"" TYPE_TEXT=""="" /&gt;&lt;VALUE TYPE=""201"" TYPE_TEXT=""Const Value""&gt;124135424&lt;/VALUE&gt;&lt;/CONDITION&gt;&lt;CONDITION TYPE=""101"" TYPE_TEXT=""Arithmetic Condition""&gt;&lt;VALUE TYPE=""200"" TYPE_TEXT=""Property Value""&gt;&lt;ID&gt;9&lt;/ID&gt;&lt;/VALUE&gt;&lt;OPERATION TYPE=""600"" TYPE_TEXT=""="" /&gt;&lt;VALUE TYPE=""201"" TYPE_TEXT=""Const Value""&gt;124135426&lt;/VALUE&gt;&lt;/CONDITION&gt;&lt;CONDITION TYPE=""101"" TYPE_TEXT=""Arithmetic Condition""&gt;&lt;VALUE TYPE=""200"" TYPE_TEXT=""Property </w:t>
            </w:r>
            <w:r>
              <w:rPr>
                <w:rFonts w:ascii="Consolas" w:hAnsi="Consolas" w:cs="Consolas"/>
                <w:color w:val="A31515"/>
                <w:sz w:val="19"/>
                <w:szCs w:val="19"/>
                <w:lang w:eastAsia="ja-JP" w:bidi="ar-SA"/>
              </w:rPr>
              <w:lastRenderedPageBreak/>
              <w:t>Value""&gt;&lt;ID&gt;9&lt;/ID&gt;&lt;/VALUE&gt;&lt;OPERATION TYPE=""600"" TYPE_TEXT=""="" /&gt;&lt;VALUE TYPE=""201"" TYPE_TEXT=""Const Value""&gt;124149760&lt;/VALUE&gt;&lt;/CONDITION&gt;&lt;CONDITION TYPE=""101"" TYPE_TEXT=""Arithmetic Condition""&gt;&lt;VALUE TYPE=""200"" TYPE_TEXT=""Property Value""&gt;&lt;ID&gt;9&lt;/ID&gt;&lt;/VALUE&gt;&lt;OPERATION TYPE=""600"" TYPE_TEXT=""="" /&gt;&lt;VALUE TYPE=""201"" TYPE_TEXT=""Const Value""&gt;124149763&lt;/VALUE&gt;&lt;/CONDITION&gt;&lt;CONDITION TYPE=""101"" TYPE_TEXT=""Arithmetic Condition""&gt;&lt;VALUE TYPE=""200"" TYPE_TEXT=""Property Value""&gt;&lt;ID&gt;9&lt;/ID&gt;&lt;/VALUE&gt;&lt;OPERATION TYPE=""600"" TYPE_TEXT=""="" /&gt;&lt;VALUE TYPE=""201"" TYPE_TEXT=""Const Value""&gt;124149762&lt;/VALUE&gt;&lt;/CONDITION&gt;&lt;/CONDITION&gt;&lt;CONDITION TYPE=""101"" TYPE_TEXT=""Arithmetic Condition""&gt;&lt;VALUE TYPE=""200"" TYPE_TEXT=""Property Value""&gt;&lt;ID&gt;3&lt;/ID&gt;&lt;/VALUE&gt;&lt;OPERATION TYPE=""600"" TYPE_TEXT=""="" /&gt;&lt;VALUE TYPE=""201"" TYPE_TEXT=""Const Value""&gt;%1&lt;/VALUE&gt;&lt;/CONDITION&gt;&lt;/CONDITION&gt;"</w:t>
            </w:r>
            <w:r>
              <w:rPr>
                <w:rFonts w:ascii="Consolas" w:hAnsi="Consolas" w:cs="Consolas"/>
                <w:sz w:val="19"/>
                <w:szCs w:val="19"/>
                <w:lang w:eastAsia="ja-JP" w:bidi="ar-SA"/>
              </w:rPr>
              <w:t>;</w:t>
            </w:r>
          </w:p>
          <w:p w14:paraId="0F22E022"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8000"/>
                <w:sz w:val="19"/>
                <w:szCs w:val="19"/>
                <w:lang w:eastAsia="ja-JP" w:bidi="ar-SA"/>
              </w:rPr>
              <w:t>//getTasksRequest.Group.ScriptProgID = "W6PCustomVCLib.W6POQLGroupEngine, W6PCustomVCLib";</w:t>
            </w:r>
          </w:p>
          <w:p w14:paraId="47FD36FE"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8000"/>
                <w:sz w:val="19"/>
                <w:szCs w:val="19"/>
                <w:lang w:eastAsia="ja-JP" w:bidi="ar-SA"/>
              </w:rPr>
              <w:t>//getTasksRequest.Group.IsGroupUnique = false;</w:t>
            </w:r>
          </w:p>
          <w:p w14:paraId="5833826B"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8000"/>
                <w:sz w:val="19"/>
                <w:szCs w:val="19"/>
                <w:lang w:eastAsia="ja-JP" w:bidi="ar-SA"/>
              </w:rPr>
              <w:t>//getTasksRequest.Group.IsGroupUniqueSpecified = true;</w:t>
            </w:r>
          </w:p>
          <w:p w14:paraId="4B1F1C09" w14:textId="77777777" w:rsidR="00EB2BBF" w:rsidRDefault="00EB2BBF" w:rsidP="00EB2BBF">
            <w:pPr>
              <w:autoSpaceDE w:val="0"/>
              <w:autoSpaceDN w:val="0"/>
              <w:adjustRightInd w:val="0"/>
              <w:rPr>
                <w:rFonts w:ascii="Consolas" w:hAnsi="Consolas" w:cs="Consolas"/>
                <w:sz w:val="19"/>
                <w:szCs w:val="19"/>
                <w:lang w:eastAsia="ja-JP" w:bidi="ar-SA"/>
              </w:rPr>
            </w:pPr>
          </w:p>
          <w:p w14:paraId="038364F5"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8000"/>
                <w:sz w:val="19"/>
                <w:szCs w:val="19"/>
                <w:lang w:eastAsia="ja-JP" w:bidi="ar-SA"/>
              </w:rPr>
              <w:t>/*</w:t>
            </w:r>
          </w:p>
          <w:p w14:paraId="62C4BCC1"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color w:val="008000"/>
                <w:sz w:val="19"/>
                <w:szCs w:val="19"/>
                <w:lang w:eastAsia="ja-JP" w:bidi="ar-SA"/>
              </w:rPr>
              <w:t xml:space="preserve">            getTasksRequest.Indexes = new SO_WebServices.ScheduleServiceInt.Indexes(){Distinct= false,DistinctSpecified=true, Index = new SO_WebServices.ScheduleServiceInt.IndexesIndex[1]};</w:t>
            </w:r>
          </w:p>
          <w:p w14:paraId="308A2955"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color w:val="008000"/>
                <w:sz w:val="19"/>
                <w:szCs w:val="19"/>
                <w:lang w:eastAsia="ja-JP" w:bidi="ar-SA"/>
              </w:rPr>
              <w:t xml:space="preserve">            getTasksRequest.Indexes.Index = new SO_WebServices.ScheduleServiceInt.IndexesIndex[1];</w:t>
            </w:r>
          </w:p>
          <w:p w14:paraId="3F6066F7"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color w:val="008000"/>
                <w:sz w:val="19"/>
                <w:szCs w:val="19"/>
                <w:lang w:eastAsia="ja-JP" w:bidi="ar-SA"/>
              </w:rPr>
              <w:t xml:space="preserve">            getTasksRequest.Indexes.Index[1].LowBound = new SO_WebServices.ScheduleServiceInt.Property[1];</w:t>
            </w:r>
          </w:p>
          <w:p w14:paraId="705AD756"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color w:val="008000"/>
                <w:sz w:val="19"/>
                <w:szCs w:val="19"/>
                <w:lang w:eastAsia="ja-JP" w:bidi="ar-SA"/>
              </w:rPr>
              <w:t xml:space="preserve">            getTasksRequest.Indexes.Index[1].LowBound[1].Value = new SO_WebServices.ScheduleServiceInt.KeyValue { Value = "TrainingJobNumber" };</w:t>
            </w:r>
          </w:p>
          <w:p w14:paraId="6803F4A0"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color w:val="008000"/>
                <w:sz w:val="19"/>
                <w:szCs w:val="19"/>
                <w:lang w:eastAsia="ja-JP" w:bidi="ar-SA"/>
              </w:rPr>
              <w:t xml:space="preserve">            getTasksRequest.Indexes.Index[1].LowBound[1].Name = "";</w:t>
            </w:r>
          </w:p>
          <w:p w14:paraId="7ACC9E06"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color w:val="008000"/>
                <w:sz w:val="19"/>
                <w:szCs w:val="19"/>
                <w:lang w:eastAsia="ja-JP" w:bidi="ar-SA"/>
              </w:rPr>
              <w:t xml:space="preserve">            */</w:t>
            </w:r>
          </w:p>
          <w:p w14:paraId="16D74EB5" w14:textId="77777777" w:rsidR="00EB2BBF" w:rsidRDefault="00EB2BBF" w:rsidP="00EB2BBF">
            <w:pPr>
              <w:autoSpaceDE w:val="0"/>
              <w:autoSpaceDN w:val="0"/>
              <w:adjustRightInd w:val="0"/>
              <w:rPr>
                <w:rFonts w:ascii="Consolas" w:hAnsi="Consolas" w:cs="Consolas"/>
                <w:sz w:val="19"/>
                <w:szCs w:val="19"/>
                <w:lang w:eastAsia="ja-JP" w:bidi="ar-SA"/>
              </w:rPr>
            </w:pPr>
          </w:p>
          <w:p w14:paraId="5CF3396A"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00FF"/>
                <w:sz w:val="19"/>
                <w:szCs w:val="19"/>
                <w:lang w:eastAsia="ja-JP" w:bidi="ar-SA"/>
              </w:rPr>
              <w:t>using</w:t>
            </w:r>
            <w:r>
              <w:rPr>
                <w:rFonts w:ascii="Consolas" w:hAnsi="Consolas" w:cs="Consolas"/>
                <w:sz w:val="19"/>
                <w:szCs w:val="19"/>
                <w:lang w:eastAsia="ja-JP" w:bidi="ar-SA"/>
              </w:rPr>
              <w:t xml:space="preserve"> (scheduleService = </w:t>
            </w:r>
            <w:r>
              <w:rPr>
                <w:rFonts w:ascii="Consolas" w:hAnsi="Consolas" w:cs="Consolas"/>
                <w:color w:val="0000FF"/>
                <w:sz w:val="19"/>
                <w:szCs w:val="19"/>
                <w:lang w:eastAsia="ja-JP" w:bidi="ar-SA"/>
              </w:rPr>
              <w:t>new</w:t>
            </w:r>
            <w:r>
              <w:rPr>
                <w:rFonts w:ascii="Consolas" w:hAnsi="Consolas" w:cs="Consolas"/>
                <w:sz w:val="19"/>
                <w:szCs w:val="19"/>
                <w:lang w:eastAsia="ja-JP" w:bidi="ar-SA"/>
              </w:rPr>
              <w:t xml:space="preserve"> </w:t>
            </w:r>
            <w:r>
              <w:rPr>
                <w:rFonts w:ascii="Consolas" w:hAnsi="Consolas" w:cs="Consolas"/>
                <w:color w:val="2B91AF"/>
                <w:sz w:val="19"/>
                <w:szCs w:val="19"/>
                <w:lang w:eastAsia="ja-JP" w:bidi="ar-SA"/>
              </w:rPr>
              <w:t>ScheduleService</w:t>
            </w:r>
            <w:r>
              <w:rPr>
                <w:rFonts w:ascii="Consolas" w:hAnsi="Consolas" w:cs="Consolas"/>
                <w:sz w:val="19"/>
                <w:szCs w:val="19"/>
                <w:lang w:eastAsia="ja-JP" w:bidi="ar-SA"/>
              </w:rPr>
              <w:t>(ScheduleServiceUri))</w:t>
            </w:r>
          </w:p>
          <w:p w14:paraId="79EE722B"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4B9ED395"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scheduleService.Open();</w:t>
            </w:r>
          </w:p>
          <w:p w14:paraId="2727CDA0"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Tasks = scheduleService.GetTasks(getTasksRequest.OptionalParameters, </w:t>
            </w:r>
          </w:p>
          <w:p w14:paraId="3D084C71"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getTasksRequest.Indexes, getTasksRequest.KeySet, getTasksRequest.Group, </w:t>
            </w:r>
          </w:p>
          <w:p w14:paraId="02695250"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getTasksRequest.EnableGroupOnTheFly, getTasksRequest.RequestedProperties, </w:t>
            </w:r>
          </w:p>
          <w:p w14:paraId="1D877093"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getTasksRequest.GetAssignments, getTasksRequest.AssignmentRequestedProperties, </w:t>
            </w:r>
          </w:p>
          <w:p w14:paraId="6FF68301"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00FF"/>
                <w:sz w:val="19"/>
                <w:szCs w:val="19"/>
                <w:lang w:eastAsia="ja-JP" w:bidi="ar-SA"/>
              </w:rPr>
              <w:t>out</w:t>
            </w:r>
            <w:r>
              <w:rPr>
                <w:rFonts w:ascii="Consolas" w:hAnsi="Consolas" w:cs="Consolas"/>
                <w:sz w:val="19"/>
                <w:szCs w:val="19"/>
                <w:lang w:eastAsia="ja-JP" w:bidi="ar-SA"/>
              </w:rPr>
              <w:t xml:space="preserve"> getTasksResponse.Assignments);</w:t>
            </w:r>
          </w:p>
          <w:p w14:paraId="5F0CB8C5"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06193DB4"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00FF"/>
                <w:sz w:val="19"/>
                <w:szCs w:val="19"/>
                <w:lang w:eastAsia="ja-JP" w:bidi="ar-SA"/>
              </w:rPr>
              <w:t>return</w:t>
            </w:r>
            <w:r>
              <w:rPr>
                <w:rFonts w:ascii="Consolas" w:hAnsi="Consolas" w:cs="Consolas"/>
                <w:sz w:val="19"/>
                <w:szCs w:val="19"/>
                <w:lang w:eastAsia="ja-JP" w:bidi="ar-SA"/>
              </w:rPr>
              <w:t xml:space="preserve"> Tasks;</w:t>
            </w:r>
          </w:p>
          <w:p w14:paraId="1160D798"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4B3B9458" w14:textId="77777777" w:rsidR="00EB2BBF" w:rsidRDefault="00EB2BBF" w:rsidP="00EB2BBF">
            <w:pPr>
              <w:autoSpaceDE w:val="0"/>
              <w:autoSpaceDN w:val="0"/>
              <w:adjustRightInd w:val="0"/>
              <w:rPr>
                <w:rFonts w:ascii="Consolas" w:hAnsi="Consolas" w:cs="Consolas"/>
                <w:sz w:val="19"/>
                <w:szCs w:val="19"/>
                <w:lang w:eastAsia="ja-JP" w:bidi="ar-SA"/>
              </w:rPr>
            </w:pPr>
          </w:p>
          <w:p w14:paraId="47B6E1AA"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00FF"/>
                <w:sz w:val="19"/>
                <w:szCs w:val="19"/>
                <w:lang w:eastAsia="ja-JP" w:bidi="ar-SA"/>
              </w:rPr>
              <w:t>public</w:t>
            </w:r>
            <w:r>
              <w:rPr>
                <w:rFonts w:ascii="Consolas" w:hAnsi="Consolas" w:cs="Consolas"/>
                <w:sz w:val="19"/>
                <w:szCs w:val="19"/>
                <w:lang w:eastAsia="ja-JP" w:bidi="ar-SA"/>
              </w:rPr>
              <w:t xml:space="preserve"> </w:t>
            </w:r>
            <w:r>
              <w:rPr>
                <w:rFonts w:ascii="Consolas" w:hAnsi="Consolas" w:cs="Consolas"/>
                <w:color w:val="0000FF"/>
                <w:sz w:val="19"/>
                <w:szCs w:val="19"/>
                <w:lang w:eastAsia="ja-JP" w:bidi="ar-SA"/>
              </w:rPr>
              <w:t>void</w:t>
            </w:r>
            <w:r>
              <w:rPr>
                <w:rFonts w:ascii="Consolas" w:hAnsi="Consolas" w:cs="Consolas"/>
                <w:sz w:val="19"/>
                <w:szCs w:val="19"/>
                <w:lang w:eastAsia="ja-JP" w:bidi="ar-SA"/>
              </w:rPr>
              <w:t xml:space="preserve"> doPartPickup()</w:t>
            </w:r>
          </w:p>
          <w:p w14:paraId="4DFC0D99"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59A2946D" w14:textId="77777777" w:rsidR="00EB2BBF" w:rsidRDefault="00EB2BBF" w:rsidP="00EB2BBF">
            <w:pPr>
              <w:autoSpaceDE w:val="0"/>
              <w:autoSpaceDN w:val="0"/>
              <w:adjustRightInd w:val="0"/>
              <w:rPr>
                <w:rFonts w:ascii="Consolas" w:hAnsi="Consolas" w:cs="Consolas"/>
                <w:sz w:val="19"/>
                <w:szCs w:val="19"/>
                <w:lang w:eastAsia="ja-JP" w:bidi="ar-SA"/>
              </w:rPr>
            </w:pPr>
          </w:p>
          <w:p w14:paraId="4D24FE60"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00FF"/>
                <w:sz w:val="19"/>
                <w:szCs w:val="19"/>
                <w:lang w:eastAsia="ja-JP" w:bidi="ar-SA"/>
              </w:rPr>
              <w:t>string</w:t>
            </w:r>
            <w:r>
              <w:rPr>
                <w:rFonts w:ascii="Consolas" w:hAnsi="Consolas" w:cs="Consolas"/>
                <w:sz w:val="19"/>
                <w:szCs w:val="19"/>
                <w:lang w:eastAsia="ja-JP" w:bidi="ar-SA"/>
              </w:rPr>
              <w:t xml:space="preserve"> ScheduleServiceUri = </w:t>
            </w:r>
            <w:r>
              <w:rPr>
                <w:rFonts w:ascii="Consolas" w:hAnsi="Consolas" w:cs="Consolas"/>
                <w:color w:val="A31515"/>
                <w:sz w:val="19"/>
                <w:szCs w:val="19"/>
                <w:lang w:eastAsia="ja-JP" w:bidi="ar-SA"/>
              </w:rPr>
              <w:t>"http://localhost:8888/SO/IntegrationServices/ScheduleService.svc"</w:t>
            </w:r>
            <w:r>
              <w:rPr>
                <w:rFonts w:ascii="Consolas" w:hAnsi="Consolas" w:cs="Consolas"/>
                <w:sz w:val="19"/>
                <w:szCs w:val="19"/>
                <w:lang w:eastAsia="ja-JP" w:bidi="ar-SA"/>
              </w:rPr>
              <w:t>;</w:t>
            </w:r>
          </w:p>
          <w:p w14:paraId="1F3F8E7B"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2B91AF"/>
                <w:sz w:val="19"/>
                <w:szCs w:val="19"/>
                <w:lang w:eastAsia="ja-JP" w:bidi="ar-SA"/>
              </w:rPr>
              <w:t>ScheduleService</w:t>
            </w:r>
            <w:r>
              <w:rPr>
                <w:rFonts w:ascii="Consolas" w:hAnsi="Consolas" w:cs="Consolas"/>
                <w:sz w:val="19"/>
                <w:szCs w:val="19"/>
                <w:lang w:eastAsia="ja-JP" w:bidi="ar-SA"/>
              </w:rPr>
              <w:t xml:space="preserve"> scheduleService;</w:t>
            </w:r>
          </w:p>
          <w:p w14:paraId="6449C3D9"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2B91AF"/>
                <w:sz w:val="19"/>
                <w:szCs w:val="19"/>
                <w:lang w:eastAsia="ja-JP" w:bidi="ar-SA"/>
              </w:rPr>
              <w:t>WebService_BasicHttpInt</w:t>
            </w:r>
            <w:r>
              <w:rPr>
                <w:rFonts w:ascii="Consolas" w:hAnsi="Consolas" w:cs="Consolas"/>
                <w:sz w:val="19"/>
                <w:szCs w:val="19"/>
                <w:lang w:eastAsia="ja-JP" w:bidi="ar-SA"/>
              </w:rPr>
              <w:t>.ScheduleService_BasicHttp(ScheduleServiceUri);</w:t>
            </w:r>
          </w:p>
          <w:p w14:paraId="7CEB3A63" w14:textId="77777777" w:rsidR="00EB2BBF" w:rsidRDefault="00EB2BBF" w:rsidP="00EB2BBF">
            <w:pPr>
              <w:autoSpaceDE w:val="0"/>
              <w:autoSpaceDN w:val="0"/>
              <w:adjustRightInd w:val="0"/>
              <w:rPr>
                <w:rFonts w:ascii="Consolas" w:hAnsi="Consolas" w:cs="Consolas"/>
                <w:sz w:val="19"/>
                <w:szCs w:val="19"/>
                <w:lang w:eastAsia="ja-JP" w:bidi="ar-SA"/>
              </w:rPr>
            </w:pPr>
          </w:p>
          <w:p w14:paraId="672BF102"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8000"/>
                <w:sz w:val="19"/>
                <w:szCs w:val="19"/>
                <w:lang w:eastAsia="ja-JP" w:bidi="ar-SA"/>
              </w:rPr>
              <w:t>//Create MST Task</w:t>
            </w:r>
          </w:p>
          <w:p w14:paraId="1BC9BC1C"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00FF"/>
                <w:sz w:val="19"/>
                <w:szCs w:val="19"/>
                <w:lang w:eastAsia="ja-JP" w:bidi="ar-SA"/>
              </w:rPr>
              <w:t>string</w:t>
            </w:r>
            <w:r>
              <w:rPr>
                <w:rFonts w:ascii="Consolas" w:hAnsi="Consolas" w:cs="Consolas"/>
                <w:sz w:val="19"/>
                <w:szCs w:val="19"/>
                <w:lang w:eastAsia="ja-JP" w:bidi="ar-SA"/>
              </w:rPr>
              <w:t xml:space="preserve"> jobNumber = </w:t>
            </w:r>
            <w:r>
              <w:rPr>
                <w:rFonts w:ascii="Consolas" w:hAnsi="Consolas" w:cs="Consolas"/>
                <w:color w:val="A31515"/>
                <w:sz w:val="19"/>
                <w:szCs w:val="19"/>
                <w:lang w:eastAsia="ja-JP" w:bidi="ar-SA"/>
              </w:rPr>
              <w:t>"A1234568"</w:t>
            </w:r>
            <w:r>
              <w:rPr>
                <w:rFonts w:ascii="Consolas" w:hAnsi="Consolas" w:cs="Consolas"/>
                <w:sz w:val="19"/>
                <w:szCs w:val="19"/>
                <w:lang w:eastAsia="ja-JP" w:bidi="ar-SA"/>
              </w:rPr>
              <w:t>;</w:t>
            </w:r>
          </w:p>
          <w:p w14:paraId="2542449B"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SO_WebServices.ScheduleServiceInt.</w:t>
            </w:r>
            <w:r>
              <w:rPr>
                <w:rFonts w:ascii="Consolas" w:hAnsi="Consolas" w:cs="Consolas"/>
                <w:color w:val="2B91AF"/>
                <w:sz w:val="19"/>
                <w:szCs w:val="19"/>
                <w:lang w:eastAsia="ja-JP" w:bidi="ar-SA"/>
              </w:rPr>
              <w:t>ProcessTaskExRequest</w:t>
            </w:r>
            <w:r>
              <w:rPr>
                <w:rFonts w:ascii="Consolas" w:hAnsi="Consolas" w:cs="Consolas"/>
                <w:sz w:val="19"/>
                <w:szCs w:val="19"/>
                <w:lang w:eastAsia="ja-JP" w:bidi="ar-SA"/>
              </w:rPr>
              <w:t>[] processTaskExRequests;</w:t>
            </w:r>
          </w:p>
          <w:p w14:paraId="7A4EBE41" w14:textId="10DADC9C"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SO_WebServices.ScheduleServiceInt.</w:t>
            </w:r>
            <w:r>
              <w:rPr>
                <w:rFonts w:ascii="Consolas" w:hAnsi="Consolas" w:cs="Consolas"/>
                <w:color w:val="2B91AF"/>
                <w:sz w:val="19"/>
                <w:szCs w:val="19"/>
                <w:lang w:eastAsia="ja-JP" w:bidi="ar-SA"/>
              </w:rPr>
              <w:t>TaskTypeReference</w:t>
            </w:r>
            <w:r>
              <w:rPr>
                <w:rFonts w:ascii="Consolas" w:hAnsi="Consolas" w:cs="Consolas"/>
                <w:sz w:val="19"/>
                <w:szCs w:val="19"/>
                <w:lang w:eastAsia="ja-JP" w:bidi="ar-SA"/>
              </w:rPr>
              <w:t xml:space="preserve">[] taskTypeReferences = </w:t>
            </w:r>
            <w:r>
              <w:rPr>
                <w:rFonts w:ascii="Consolas" w:hAnsi="Consolas" w:cs="Consolas"/>
                <w:color w:val="0000FF"/>
                <w:sz w:val="19"/>
                <w:szCs w:val="19"/>
                <w:lang w:eastAsia="ja-JP" w:bidi="ar-SA"/>
              </w:rPr>
              <w:t>new</w:t>
            </w:r>
            <w:r>
              <w:rPr>
                <w:rFonts w:ascii="Consolas" w:hAnsi="Consolas" w:cs="Consolas"/>
                <w:sz w:val="19"/>
                <w:szCs w:val="19"/>
                <w:lang w:eastAsia="ja-JP" w:bidi="ar-SA"/>
              </w:rPr>
              <w:t xml:space="preserve"> SO_WebServices.ScheduleServiceInt.</w:t>
            </w:r>
            <w:r>
              <w:rPr>
                <w:rFonts w:ascii="Consolas" w:hAnsi="Consolas" w:cs="Consolas"/>
                <w:color w:val="2B91AF"/>
                <w:sz w:val="19"/>
                <w:szCs w:val="19"/>
                <w:lang w:eastAsia="ja-JP" w:bidi="ar-SA"/>
              </w:rPr>
              <w:t>TaskTypeReference</w:t>
            </w:r>
            <w:r>
              <w:rPr>
                <w:rFonts w:ascii="Consolas" w:hAnsi="Consolas" w:cs="Consolas"/>
                <w:sz w:val="19"/>
                <w:szCs w:val="19"/>
                <w:lang w:eastAsia="ja-JP" w:bidi="ar-SA"/>
              </w:rPr>
              <w:t xml:space="preserve">[] { </w:t>
            </w:r>
            <w:r>
              <w:rPr>
                <w:rFonts w:ascii="Consolas" w:hAnsi="Consolas" w:cs="Consolas"/>
                <w:color w:val="0000FF"/>
                <w:sz w:val="19"/>
                <w:szCs w:val="19"/>
                <w:lang w:eastAsia="ja-JP" w:bidi="ar-SA"/>
              </w:rPr>
              <w:t>new</w:t>
            </w:r>
            <w:r>
              <w:rPr>
                <w:rFonts w:ascii="Consolas" w:hAnsi="Consolas" w:cs="Consolas"/>
                <w:sz w:val="19"/>
                <w:szCs w:val="19"/>
                <w:lang w:eastAsia="ja-JP" w:bidi="ar-SA"/>
              </w:rPr>
              <w:t xml:space="preserve"> SO_WebServices.ScheduleServiceInt.</w:t>
            </w:r>
            <w:r>
              <w:rPr>
                <w:rFonts w:ascii="Consolas" w:hAnsi="Consolas" w:cs="Consolas"/>
                <w:color w:val="2B91AF"/>
                <w:sz w:val="19"/>
                <w:szCs w:val="19"/>
                <w:lang w:eastAsia="ja-JP" w:bidi="ar-SA"/>
              </w:rPr>
              <w:t>TaskTypeReference</w:t>
            </w:r>
            <w:r>
              <w:rPr>
                <w:rFonts w:ascii="Consolas" w:hAnsi="Consolas" w:cs="Consolas"/>
                <w:sz w:val="19"/>
                <w:szCs w:val="19"/>
                <w:lang w:eastAsia="ja-JP" w:bidi="ar-SA"/>
              </w:rPr>
              <w:t xml:space="preserve"> { Name = </w:t>
            </w:r>
            <w:r>
              <w:rPr>
                <w:rFonts w:ascii="Consolas" w:hAnsi="Consolas" w:cs="Consolas"/>
                <w:color w:val="A31515"/>
                <w:sz w:val="19"/>
                <w:szCs w:val="19"/>
                <w:lang w:eastAsia="ja-JP" w:bidi="ar-SA"/>
              </w:rPr>
              <w:t>"</w:t>
            </w:r>
            <w:r w:rsidR="00F438E4">
              <w:rPr>
                <w:rFonts w:ascii="Consolas" w:hAnsi="Consolas" w:cs="Consolas"/>
                <w:color w:val="A31515"/>
                <w:sz w:val="19"/>
                <w:szCs w:val="19"/>
                <w:lang w:eastAsia="ja-JP" w:bidi="ar-SA"/>
              </w:rPr>
              <w:t>Installation</w:t>
            </w:r>
            <w:r>
              <w:rPr>
                <w:rFonts w:ascii="Consolas" w:hAnsi="Consolas" w:cs="Consolas"/>
                <w:color w:val="A31515"/>
                <w:sz w:val="19"/>
                <w:szCs w:val="19"/>
                <w:lang w:eastAsia="ja-JP" w:bidi="ar-SA"/>
              </w:rPr>
              <w:t>"</w:t>
            </w:r>
            <w:r>
              <w:rPr>
                <w:rFonts w:ascii="Consolas" w:hAnsi="Consolas" w:cs="Consolas"/>
                <w:sz w:val="19"/>
                <w:szCs w:val="19"/>
                <w:lang w:eastAsia="ja-JP" w:bidi="ar-SA"/>
              </w:rPr>
              <w:t xml:space="preserve"> }, </w:t>
            </w:r>
            <w:r>
              <w:rPr>
                <w:rFonts w:ascii="Consolas" w:hAnsi="Consolas" w:cs="Consolas"/>
                <w:color w:val="0000FF"/>
                <w:sz w:val="19"/>
                <w:szCs w:val="19"/>
                <w:lang w:eastAsia="ja-JP" w:bidi="ar-SA"/>
              </w:rPr>
              <w:t>new</w:t>
            </w:r>
            <w:r>
              <w:rPr>
                <w:rFonts w:ascii="Consolas" w:hAnsi="Consolas" w:cs="Consolas"/>
                <w:sz w:val="19"/>
                <w:szCs w:val="19"/>
                <w:lang w:eastAsia="ja-JP" w:bidi="ar-SA"/>
              </w:rPr>
              <w:t xml:space="preserve"> SO_WebServices.ScheduleServiceInt.</w:t>
            </w:r>
            <w:r>
              <w:rPr>
                <w:rFonts w:ascii="Consolas" w:hAnsi="Consolas" w:cs="Consolas"/>
                <w:color w:val="2B91AF"/>
                <w:sz w:val="19"/>
                <w:szCs w:val="19"/>
                <w:lang w:eastAsia="ja-JP" w:bidi="ar-SA"/>
              </w:rPr>
              <w:t>TaskTypeReference</w:t>
            </w:r>
            <w:r>
              <w:rPr>
                <w:rFonts w:ascii="Consolas" w:hAnsi="Consolas" w:cs="Consolas"/>
                <w:sz w:val="19"/>
                <w:szCs w:val="19"/>
                <w:lang w:eastAsia="ja-JP" w:bidi="ar-SA"/>
              </w:rPr>
              <w:t xml:space="preserve"> { Name = </w:t>
            </w:r>
            <w:r>
              <w:rPr>
                <w:rFonts w:ascii="Consolas" w:hAnsi="Consolas" w:cs="Consolas"/>
                <w:color w:val="A31515"/>
                <w:sz w:val="19"/>
                <w:szCs w:val="19"/>
                <w:lang w:eastAsia="ja-JP" w:bidi="ar-SA"/>
              </w:rPr>
              <w:t>"</w:t>
            </w:r>
            <w:r w:rsidR="008974CF">
              <w:rPr>
                <w:rFonts w:ascii="Consolas" w:hAnsi="Consolas" w:cs="Consolas"/>
                <w:color w:val="A31515"/>
                <w:sz w:val="19"/>
                <w:szCs w:val="19"/>
                <w:lang w:eastAsia="ja-JP" w:bidi="ar-SA"/>
              </w:rPr>
              <w:t>Parts Pickup</w:t>
            </w:r>
            <w:r>
              <w:rPr>
                <w:rFonts w:ascii="Consolas" w:hAnsi="Consolas" w:cs="Consolas"/>
                <w:color w:val="A31515"/>
                <w:sz w:val="19"/>
                <w:szCs w:val="19"/>
                <w:lang w:eastAsia="ja-JP" w:bidi="ar-SA"/>
              </w:rPr>
              <w:t>"</w:t>
            </w:r>
            <w:r>
              <w:rPr>
                <w:rFonts w:ascii="Consolas" w:hAnsi="Consolas" w:cs="Consolas"/>
                <w:sz w:val="19"/>
                <w:szCs w:val="19"/>
                <w:lang w:eastAsia="ja-JP" w:bidi="ar-SA"/>
              </w:rPr>
              <w:t xml:space="preserve"> } };</w:t>
            </w:r>
          </w:p>
          <w:p w14:paraId="39E5BC8C"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processTaskExRequests = MakeProcessTaskExRequests(jobNumber, taskTypeReferences);</w:t>
            </w:r>
          </w:p>
          <w:p w14:paraId="3D7F274B"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lastRenderedPageBreak/>
              <w:t xml:space="preserve">            SO_WebServices.ScheduleServiceInt.</w:t>
            </w:r>
            <w:r>
              <w:rPr>
                <w:rFonts w:ascii="Consolas" w:hAnsi="Consolas" w:cs="Consolas"/>
                <w:color w:val="2B91AF"/>
                <w:sz w:val="19"/>
                <w:szCs w:val="19"/>
                <w:lang w:eastAsia="ja-JP" w:bidi="ar-SA"/>
              </w:rPr>
              <w:t>ProcessTaskExResponse</w:t>
            </w:r>
            <w:r>
              <w:rPr>
                <w:rFonts w:ascii="Consolas" w:hAnsi="Consolas" w:cs="Consolas"/>
                <w:sz w:val="19"/>
                <w:szCs w:val="19"/>
                <w:lang w:eastAsia="ja-JP" w:bidi="ar-SA"/>
              </w:rPr>
              <w:t xml:space="preserve"> processTaskExResponse = </w:t>
            </w:r>
            <w:r>
              <w:rPr>
                <w:rFonts w:ascii="Consolas" w:hAnsi="Consolas" w:cs="Consolas"/>
                <w:color w:val="0000FF"/>
                <w:sz w:val="19"/>
                <w:szCs w:val="19"/>
                <w:lang w:eastAsia="ja-JP" w:bidi="ar-SA"/>
              </w:rPr>
              <w:t>new</w:t>
            </w:r>
            <w:r>
              <w:rPr>
                <w:rFonts w:ascii="Consolas" w:hAnsi="Consolas" w:cs="Consolas"/>
                <w:sz w:val="19"/>
                <w:szCs w:val="19"/>
                <w:lang w:eastAsia="ja-JP" w:bidi="ar-SA"/>
              </w:rPr>
              <w:t xml:space="preserve"> SO_WebServices.ScheduleServiceInt.</w:t>
            </w:r>
            <w:r>
              <w:rPr>
                <w:rFonts w:ascii="Consolas" w:hAnsi="Consolas" w:cs="Consolas"/>
                <w:color w:val="2B91AF"/>
                <w:sz w:val="19"/>
                <w:szCs w:val="19"/>
                <w:lang w:eastAsia="ja-JP" w:bidi="ar-SA"/>
              </w:rPr>
              <w:t>ProcessTaskExResponse</w:t>
            </w:r>
            <w:r>
              <w:rPr>
                <w:rFonts w:ascii="Consolas" w:hAnsi="Consolas" w:cs="Consolas"/>
                <w:sz w:val="19"/>
                <w:szCs w:val="19"/>
                <w:lang w:eastAsia="ja-JP" w:bidi="ar-SA"/>
              </w:rPr>
              <w:t>();</w:t>
            </w:r>
          </w:p>
          <w:p w14:paraId="52133951" w14:textId="77777777" w:rsidR="00EB2BBF" w:rsidRDefault="00EB2BBF" w:rsidP="00EB2BBF">
            <w:pPr>
              <w:autoSpaceDE w:val="0"/>
              <w:autoSpaceDN w:val="0"/>
              <w:adjustRightInd w:val="0"/>
              <w:rPr>
                <w:rFonts w:ascii="Consolas" w:hAnsi="Consolas" w:cs="Consolas"/>
                <w:sz w:val="19"/>
                <w:szCs w:val="19"/>
                <w:lang w:eastAsia="ja-JP" w:bidi="ar-SA"/>
              </w:rPr>
            </w:pPr>
          </w:p>
          <w:p w14:paraId="468AC6CC"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00FF"/>
                <w:sz w:val="19"/>
                <w:szCs w:val="19"/>
                <w:lang w:eastAsia="ja-JP" w:bidi="ar-SA"/>
              </w:rPr>
              <w:t>using</w:t>
            </w:r>
            <w:r>
              <w:rPr>
                <w:rFonts w:ascii="Consolas" w:hAnsi="Consolas" w:cs="Consolas"/>
                <w:sz w:val="19"/>
                <w:szCs w:val="19"/>
                <w:lang w:eastAsia="ja-JP" w:bidi="ar-SA"/>
              </w:rPr>
              <w:t xml:space="preserve"> (scheduleService = </w:t>
            </w:r>
            <w:r>
              <w:rPr>
                <w:rFonts w:ascii="Consolas" w:hAnsi="Consolas" w:cs="Consolas"/>
                <w:color w:val="0000FF"/>
                <w:sz w:val="19"/>
                <w:szCs w:val="19"/>
                <w:lang w:eastAsia="ja-JP" w:bidi="ar-SA"/>
              </w:rPr>
              <w:t>new</w:t>
            </w:r>
            <w:r>
              <w:rPr>
                <w:rFonts w:ascii="Consolas" w:hAnsi="Consolas" w:cs="Consolas"/>
                <w:sz w:val="19"/>
                <w:szCs w:val="19"/>
                <w:lang w:eastAsia="ja-JP" w:bidi="ar-SA"/>
              </w:rPr>
              <w:t xml:space="preserve"> </w:t>
            </w:r>
            <w:r>
              <w:rPr>
                <w:rFonts w:ascii="Consolas" w:hAnsi="Consolas" w:cs="Consolas"/>
                <w:color w:val="2B91AF"/>
                <w:sz w:val="19"/>
                <w:szCs w:val="19"/>
                <w:lang w:eastAsia="ja-JP" w:bidi="ar-SA"/>
              </w:rPr>
              <w:t>ScheduleService</w:t>
            </w:r>
            <w:r>
              <w:rPr>
                <w:rFonts w:ascii="Consolas" w:hAnsi="Consolas" w:cs="Consolas"/>
                <w:sz w:val="19"/>
                <w:szCs w:val="19"/>
                <w:lang w:eastAsia="ja-JP" w:bidi="ar-SA"/>
              </w:rPr>
              <w:t>(ScheduleServiceUri))</w:t>
            </w:r>
          </w:p>
          <w:p w14:paraId="54F948F0"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7A700E4E"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scheduleService.Open();</w:t>
            </w:r>
          </w:p>
          <w:p w14:paraId="37E1AE7D"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00FF"/>
                <w:sz w:val="19"/>
                <w:szCs w:val="19"/>
                <w:lang w:eastAsia="ja-JP" w:bidi="ar-SA"/>
              </w:rPr>
              <w:t>foreach</w:t>
            </w:r>
            <w:r>
              <w:rPr>
                <w:rFonts w:ascii="Consolas" w:hAnsi="Consolas" w:cs="Consolas"/>
                <w:sz w:val="19"/>
                <w:szCs w:val="19"/>
                <w:lang w:eastAsia="ja-JP" w:bidi="ar-SA"/>
              </w:rPr>
              <w:t xml:space="preserve"> (SO_WebServices.ScheduleServiceInt.</w:t>
            </w:r>
            <w:r>
              <w:rPr>
                <w:rFonts w:ascii="Consolas" w:hAnsi="Consolas" w:cs="Consolas"/>
                <w:color w:val="2B91AF"/>
                <w:sz w:val="19"/>
                <w:szCs w:val="19"/>
                <w:lang w:eastAsia="ja-JP" w:bidi="ar-SA"/>
              </w:rPr>
              <w:t>ProcessTaskExRequest</w:t>
            </w:r>
            <w:r>
              <w:rPr>
                <w:rFonts w:ascii="Consolas" w:hAnsi="Consolas" w:cs="Consolas"/>
                <w:sz w:val="19"/>
                <w:szCs w:val="19"/>
                <w:lang w:eastAsia="ja-JP" w:bidi="ar-SA"/>
              </w:rPr>
              <w:t xml:space="preserve"> processTaskExRequest </w:t>
            </w:r>
            <w:r>
              <w:rPr>
                <w:rFonts w:ascii="Consolas" w:hAnsi="Consolas" w:cs="Consolas"/>
                <w:color w:val="0000FF"/>
                <w:sz w:val="19"/>
                <w:szCs w:val="19"/>
                <w:lang w:eastAsia="ja-JP" w:bidi="ar-SA"/>
              </w:rPr>
              <w:t>in</w:t>
            </w:r>
            <w:r>
              <w:rPr>
                <w:rFonts w:ascii="Consolas" w:hAnsi="Consolas" w:cs="Consolas"/>
                <w:sz w:val="19"/>
                <w:szCs w:val="19"/>
                <w:lang w:eastAsia="ja-JP" w:bidi="ar-SA"/>
              </w:rPr>
              <w:t xml:space="preserve"> processTaskExRequests)</w:t>
            </w:r>
          </w:p>
          <w:p w14:paraId="67EFB777"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725E4A10"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scheduleService.ProcessTaskEx(processTaskExRequest.OptionalParameters,</w:t>
            </w:r>
          </w:p>
          <w:p w14:paraId="264C2EFE"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00FF"/>
                <w:sz w:val="19"/>
                <w:szCs w:val="19"/>
                <w:lang w:eastAsia="ja-JP" w:bidi="ar-SA"/>
              </w:rPr>
              <w:t>ref</w:t>
            </w:r>
            <w:r>
              <w:rPr>
                <w:rFonts w:ascii="Consolas" w:hAnsi="Consolas" w:cs="Consolas"/>
                <w:sz w:val="19"/>
                <w:szCs w:val="19"/>
                <w:lang w:eastAsia="ja-JP" w:bidi="ar-SA"/>
              </w:rPr>
              <w:t xml:space="preserve"> processTaskExRequest.Task, </w:t>
            </w:r>
            <w:r>
              <w:rPr>
                <w:rFonts w:ascii="Consolas" w:hAnsi="Consolas" w:cs="Consolas"/>
                <w:color w:val="0000FF"/>
                <w:sz w:val="19"/>
                <w:szCs w:val="19"/>
                <w:lang w:eastAsia="ja-JP" w:bidi="ar-SA"/>
              </w:rPr>
              <w:t>ref</w:t>
            </w:r>
            <w:r>
              <w:rPr>
                <w:rFonts w:ascii="Consolas" w:hAnsi="Consolas" w:cs="Consolas"/>
                <w:sz w:val="19"/>
                <w:szCs w:val="19"/>
                <w:lang w:eastAsia="ja-JP" w:bidi="ar-SA"/>
              </w:rPr>
              <w:t xml:space="preserve"> processTaskExRequest.Assignment, processTaskExRequest.ReturnAssignment,</w:t>
            </w:r>
          </w:p>
          <w:p w14:paraId="53B37E65"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processTaskExRequest.RelatedTasks, processTaskExRequest.SchedulingWorkflow, processTaskExRequest.LogicDomain,</w:t>
            </w:r>
          </w:p>
          <w:p w14:paraId="2804C468"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processTaskExRequest.SchedulingHorizon, processTaskExRequest.TaskRequestedProperties, processTaskExRequest.AssignmentRequestedProperties,</w:t>
            </w:r>
          </w:p>
          <w:p w14:paraId="59EF89D8"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processTaskExRequest.ReturnSchedulingError, </w:t>
            </w:r>
            <w:r>
              <w:rPr>
                <w:rFonts w:ascii="Consolas" w:hAnsi="Consolas" w:cs="Consolas"/>
                <w:color w:val="0000FF"/>
                <w:sz w:val="19"/>
                <w:szCs w:val="19"/>
                <w:lang w:eastAsia="ja-JP" w:bidi="ar-SA"/>
              </w:rPr>
              <w:t>out</w:t>
            </w:r>
            <w:r>
              <w:rPr>
                <w:rFonts w:ascii="Consolas" w:hAnsi="Consolas" w:cs="Consolas"/>
                <w:sz w:val="19"/>
                <w:szCs w:val="19"/>
                <w:lang w:eastAsia="ja-JP" w:bidi="ar-SA"/>
              </w:rPr>
              <w:t xml:space="preserve"> processTaskExResponse.LinkedTasks, </w:t>
            </w:r>
            <w:r>
              <w:rPr>
                <w:rFonts w:ascii="Consolas" w:hAnsi="Consolas" w:cs="Consolas"/>
                <w:color w:val="0000FF"/>
                <w:sz w:val="19"/>
                <w:szCs w:val="19"/>
                <w:lang w:eastAsia="ja-JP" w:bidi="ar-SA"/>
              </w:rPr>
              <w:t>out</w:t>
            </w:r>
            <w:r>
              <w:rPr>
                <w:rFonts w:ascii="Consolas" w:hAnsi="Consolas" w:cs="Consolas"/>
                <w:sz w:val="19"/>
                <w:szCs w:val="19"/>
                <w:lang w:eastAsia="ja-JP" w:bidi="ar-SA"/>
              </w:rPr>
              <w:t xml:space="preserve"> processTaskExResponse.SchedulingError);</w:t>
            </w:r>
          </w:p>
          <w:p w14:paraId="558808EC"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5ECB1D53"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3130DFF5" w14:textId="77777777" w:rsidR="00EB2BBF" w:rsidRDefault="00EB2BBF" w:rsidP="00EB2BBF">
            <w:pPr>
              <w:autoSpaceDE w:val="0"/>
              <w:autoSpaceDN w:val="0"/>
              <w:adjustRightInd w:val="0"/>
              <w:rPr>
                <w:rFonts w:ascii="Consolas" w:hAnsi="Consolas" w:cs="Consolas"/>
                <w:sz w:val="19"/>
                <w:szCs w:val="19"/>
                <w:lang w:eastAsia="ja-JP" w:bidi="ar-SA"/>
              </w:rPr>
            </w:pPr>
          </w:p>
          <w:p w14:paraId="3B0C7593"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00FF"/>
                <w:sz w:val="19"/>
                <w:szCs w:val="19"/>
                <w:lang w:eastAsia="ja-JP" w:bidi="ar-SA"/>
              </w:rPr>
              <w:t>string</w:t>
            </w:r>
            <w:r>
              <w:rPr>
                <w:rFonts w:ascii="Consolas" w:hAnsi="Consolas" w:cs="Consolas"/>
                <w:sz w:val="19"/>
                <w:szCs w:val="19"/>
                <w:lang w:eastAsia="ja-JP" w:bidi="ar-SA"/>
              </w:rPr>
              <w:t xml:space="preserve"> ServiceOptimizationServiceUri = </w:t>
            </w:r>
            <w:r>
              <w:rPr>
                <w:rFonts w:ascii="Consolas" w:hAnsi="Consolas" w:cs="Consolas"/>
                <w:color w:val="A31515"/>
                <w:sz w:val="19"/>
                <w:szCs w:val="19"/>
                <w:lang w:eastAsia="ja-JP" w:bidi="ar-SA"/>
              </w:rPr>
              <w:t>"http://localhost:8888/SO/IntegrationServices/ServiceOptimizationService.svc"</w:t>
            </w:r>
            <w:r>
              <w:rPr>
                <w:rFonts w:ascii="Consolas" w:hAnsi="Consolas" w:cs="Consolas"/>
                <w:sz w:val="19"/>
                <w:szCs w:val="19"/>
                <w:lang w:eastAsia="ja-JP" w:bidi="ar-SA"/>
              </w:rPr>
              <w:t>;</w:t>
            </w:r>
          </w:p>
          <w:p w14:paraId="68074B63"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2B91AF"/>
                <w:sz w:val="19"/>
                <w:szCs w:val="19"/>
                <w:lang w:eastAsia="ja-JP" w:bidi="ar-SA"/>
              </w:rPr>
              <w:t>ServiceOptimizationService</w:t>
            </w:r>
            <w:r>
              <w:rPr>
                <w:rFonts w:ascii="Consolas" w:hAnsi="Consolas" w:cs="Consolas"/>
                <w:sz w:val="19"/>
                <w:szCs w:val="19"/>
                <w:lang w:eastAsia="ja-JP" w:bidi="ar-SA"/>
              </w:rPr>
              <w:t xml:space="preserve"> serviceOptimizationService;</w:t>
            </w:r>
          </w:p>
          <w:p w14:paraId="7AE3FDA3"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2B91AF"/>
                <w:sz w:val="19"/>
                <w:szCs w:val="19"/>
                <w:lang w:eastAsia="ja-JP" w:bidi="ar-SA"/>
              </w:rPr>
              <w:t>WebService_BasicHttpInt</w:t>
            </w:r>
            <w:r>
              <w:rPr>
                <w:rFonts w:ascii="Consolas" w:hAnsi="Consolas" w:cs="Consolas"/>
                <w:sz w:val="19"/>
                <w:szCs w:val="19"/>
                <w:lang w:eastAsia="ja-JP" w:bidi="ar-SA"/>
              </w:rPr>
              <w:t>.ServiceOptimizationService_BasicHttp(ServiceOptimizationServiceUri);</w:t>
            </w:r>
          </w:p>
          <w:p w14:paraId="17864CE7" w14:textId="77777777" w:rsidR="00EB2BBF" w:rsidRDefault="00EB2BBF" w:rsidP="00EB2BBF">
            <w:pPr>
              <w:autoSpaceDE w:val="0"/>
              <w:autoSpaceDN w:val="0"/>
              <w:adjustRightInd w:val="0"/>
              <w:rPr>
                <w:rFonts w:ascii="Consolas" w:hAnsi="Consolas" w:cs="Consolas"/>
                <w:sz w:val="19"/>
                <w:szCs w:val="19"/>
                <w:lang w:eastAsia="ja-JP" w:bidi="ar-SA"/>
              </w:rPr>
            </w:pPr>
          </w:p>
          <w:p w14:paraId="164108F8"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SO_WebServices.ServiceOptimizationServiceInt.</w:t>
            </w:r>
            <w:r>
              <w:rPr>
                <w:rFonts w:ascii="Consolas" w:hAnsi="Consolas" w:cs="Consolas"/>
                <w:color w:val="2B91AF"/>
                <w:sz w:val="19"/>
                <w:szCs w:val="19"/>
                <w:lang w:eastAsia="ja-JP" w:bidi="ar-SA"/>
              </w:rPr>
              <w:t>ExecuteMultipleOperationsRequest</w:t>
            </w:r>
            <w:r>
              <w:rPr>
                <w:rFonts w:ascii="Consolas" w:hAnsi="Consolas" w:cs="Consolas"/>
                <w:sz w:val="19"/>
                <w:szCs w:val="19"/>
                <w:lang w:eastAsia="ja-JP" w:bidi="ar-SA"/>
              </w:rPr>
              <w:t xml:space="preserve"> executeMultipleOperationsRequest;</w:t>
            </w:r>
          </w:p>
          <w:p w14:paraId="5801DDC5"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executeMultipleOperationsRequest = MakeExecuteMultipleOperationsRequest(processTaskExRequests, </w:t>
            </w:r>
            <w:r>
              <w:rPr>
                <w:rFonts w:ascii="Consolas" w:hAnsi="Consolas" w:cs="Consolas"/>
                <w:color w:val="2B91AF"/>
                <w:sz w:val="19"/>
                <w:szCs w:val="19"/>
                <w:lang w:eastAsia="ja-JP" w:bidi="ar-SA"/>
              </w:rPr>
              <w:t>TaskDependencys</w:t>
            </w:r>
            <w:r>
              <w:rPr>
                <w:rFonts w:ascii="Consolas" w:hAnsi="Consolas" w:cs="Consolas"/>
                <w:sz w:val="19"/>
                <w:szCs w:val="19"/>
                <w:lang w:eastAsia="ja-JP" w:bidi="ar-SA"/>
              </w:rPr>
              <w:t>.PickupTask);</w:t>
            </w:r>
          </w:p>
          <w:p w14:paraId="5AA5B9F0"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SO_WebServices.ServiceOptimizationServiceInt.</w:t>
            </w:r>
            <w:r>
              <w:rPr>
                <w:rFonts w:ascii="Consolas" w:hAnsi="Consolas" w:cs="Consolas"/>
                <w:color w:val="2B91AF"/>
                <w:sz w:val="19"/>
                <w:szCs w:val="19"/>
                <w:lang w:eastAsia="ja-JP" w:bidi="ar-SA"/>
              </w:rPr>
              <w:t>ExecuteMultipleOperationsResponse</w:t>
            </w:r>
            <w:r>
              <w:rPr>
                <w:rFonts w:ascii="Consolas" w:hAnsi="Consolas" w:cs="Consolas"/>
                <w:sz w:val="19"/>
                <w:szCs w:val="19"/>
                <w:lang w:eastAsia="ja-JP" w:bidi="ar-SA"/>
              </w:rPr>
              <w:t xml:space="preserve"> executeMultipleOperationsResponse = </w:t>
            </w:r>
            <w:r>
              <w:rPr>
                <w:rFonts w:ascii="Consolas" w:hAnsi="Consolas" w:cs="Consolas"/>
                <w:color w:val="0000FF"/>
                <w:sz w:val="19"/>
                <w:szCs w:val="19"/>
                <w:lang w:eastAsia="ja-JP" w:bidi="ar-SA"/>
              </w:rPr>
              <w:t>new</w:t>
            </w:r>
            <w:r>
              <w:rPr>
                <w:rFonts w:ascii="Consolas" w:hAnsi="Consolas" w:cs="Consolas"/>
                <w:sz w:val="19"/>
                <w:szCs w:val="19"/>
                <w:lang w:eastAsia="ja-JP" w:bidi="ar-SA"/>
              </w:rPr>
              <w:t xml:space="preserve"> SO_WebServices.ServiceOptimizationServiceInt.</w:t>
            </w:r>
            <w:r>
              <w:rPr>
                <w:rFonts w:ascii="Consolas" w:hAnsi="Consolas" w:cs="Consolas"/>
                <w:color w:val="2B91AF"/>
                <w:sz w:val="19"/>
                <w:szCs w:val="19"/>
                <w:lang w:eastAsia="ja-JP" w:bidi="ar-SA"/>
              </w:rPr>
              <w:t>ExecuteMultipleOperationsResponse</w:t>
            </w:r>
            <w:r>
              <w:rPr>
                <w:rFonts w:ascii="Consolas" w:hAnsi="Consolas" w:cs="Consolas"/>
                <w:sz w:val="19"/>
                <w:szCs w:val="19"/>
                <w:lang w:eastAsia="ja-JP" w:bidi="ar-SA"/>
              </w:rPr>
              <w:t>();</w:t>
            </w:r>
          </w:p>
          <w:p w14:paraId="22DB1131" w14:textId="77777777" w:rsidR="00EB2BBF" w:rsidRDefault="00EB2BBF" w:rsidP="00EB2BBF">
            <w:pPr>
              <w:autoSpaceDE w:val="0"/>
              <w:autoSpaceDN w:val="0"/>
              <w:adjustRightInd w:val="0"/>
              <w:rPr>
                <w:rFonts w:ascii="Consolas" w:hAnsi="Consolas" w:cs="Consolas"/>
                <w:sz w:val="19"/>
                <w:szCs w:val="19"/>
                <w:lang w:eastAsia="ja-JP" w:bidi="ar-SA"/>
              </w:rPr>
            </w:pPr>
          </w:p>
          <w:p w14:paraId="492F58F2"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00FF"/>
                <w:sz w:val="19"/>
                <w:szCs w:val="19"/>
                <w:lang w:eastAsia="ja-JP" w:bidi="ar-SA"/>
              </w:rPr>
              <w:t>using</w:t>
            </w:r>
            <w:r>
              <w:rPr>
                <w:rFonts w:ascii="Consolas" w:hAnsi="Consolas" w:cs="Consolas"/>
                <w:sz w:val="19"/>
                <w:szCs w:val="19"/>
                <w:lang w:eastAsia="ja-JP" w:bidi="ar-SA"/>
              </w:rPr>
              <w:t xml:space="preserve"> (serviceOptimizationService = </w:t>
            </w:r>
            <w:r>
              <w:rPr>
                <w:rFonts w:ascii="Consolas" w:hAnsi="Consolas" w:cs="Consolas"/>
                <w:color w:val="0000FF"/>
                <w:sz w:val="19"/>
                <w:szCs w:val="19"/>
                <w:lang w:eastAsia="ja-JP" w:bidi="ar-SA"/>
              </w:rPr>
              <w:t>new</w:t>
            </w:r>
            <w:r>
              <w:rPr>
                <w:rFonts w:ascii="Consolas" w:hAnsi="Consolas" w:cs="Consolas"/>
                <w:sz w:val="19"/>
                <w:szCs w:val="19"/>
                <w:lang w:eastAsia="ja-JP" w:bidi="ar-SA"/>
              </w:rPr>
              <w:t xml:space="preserve"> </w:t>
            </w:r>
            <w:r>
              <w:rPr>
                <w:rFonts w:ascii="Consolas" w:hAnsi="Consolas" w:cs="Consolas"/>
                <w:color w:val="2B91AF"/>
                <w:sz w:val="19"/>
                <w:szCs w:val="19"/>
                <w:lang w:eastAsia="ja-JP" w:bidi="ar-SA"/>
              </w:rPr>
              <w:t>ServiceOptimizationService</w:t>
            </w:r>
            <w:r>
              <w:rPr>
                <w:rFonts w:ascii="Consolas" w:hAnsi="Consolas" w:cs="Consolas"/>
                <w:sz w:val="19"/>
                <w:szCs w:val="19"/>
                <w:lang w:eastAsia="ja-JP" w:bidi="ar-SA"/>
              </w:rPr>
              <w:t>(ServiceOptimizationServiceUri))</w:t>
            </w:r>
          </w:p>
          <w:p w14:paraId="38741514"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58597FF3"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serviceOptimizationService.Open();</w:t>
            </w:r>
          </w:p>
          <w:p w14:paraId="7C8E6564"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serviceOptimizationService.ExecuteMultipleOperations(executeMultipleOperationsRequest.OptionalParameters, executeMultipleOperationsRequest.Operations, executeMultipleOperationsRequest.OneTransaction, executeMultipleOperationsRequest.ContinueOnError);</w:t>
            </w:r>
          </w:p>
          <w:p w14:paraId="7DD49E8B"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60D32604" w14:textId="77777777" w:rsidR="00EB2BBF" w:rsidRDefault="00EB2BBF" w:rsidP="00EB2BBF">
            <w:pPr>
              <w:autoSpaceDE w:val="0"/>
              <w:autoSpaceDN w:val="0"/>
              <w:adjustRightInd w:val="0"/>
              <w:rPr>
                <w:rFonts w:ascii="Consolas" w:hAnsi="Consolas" w:cs="Consolas"/>
                <w:sz w:val="19"/>
                <w:szCs w:val="19"/>
                <w:lang w:eastAsia="ja-JP" w:bidi="ar-SA"/>
              </w:rPr>
            </w:pPr>
          </w:p>
          <w:p w14:paraId="1F665A78"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34A98077" w14:textId="77777777" w:rsidR="00EB2BBF" w:rsidRDefault="00EB2BBF" w:rsidP="00EB2BBF">
            <w:pPr>
              <w:autoSpaceDE w:val="0"/>
              <w:autoSpaceDN w:val="0"/>
              <w:adjustRightInd w:val="0"/>
              <w:rPr>
                <w:rFonts w:ascii="Consolas" w:hAnsi="Consolas" w:cs="Consolas"/>
                <w:sz w:val="19"/>
                <w:szCs w:val="19"/>
                <w:lang w:eastAsia="ja-JP" w:bidi="ar-SA"/>
              </w:rPr>
            </w:pPr>
          </w:p>
          <w:p w14:paraId="65B22B05"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00FF"/>
                <w:sz w:val="19"/>
                <w:szCs w:val="19"/>
                <w:lang w:eastAsia="ja-JP" w:bidi="ar-SA"/>
              </w:rPr>
              <w:t>public</w:t>
            </w:r>
            <w:r>
              <w:rPr>
                <w:rFonts w:ascii="Consolas" w:hAnsi="Consolas" w:cs="Consolas"/>
                <w:sz w:val="19"/>
                <w:szCs w:val="19"/>
                <w:lang w:eastAsia="ja-JP" w:bidi="ar-SA"/>
              </w:rPr>
              <w:t xml:space="preserve"> </w:t>
            </w:r>
            <w:r>
              <w:rPr>
                <w:rFonts w:ascii="Consolas" w:hAnsi="Consolas" w:cs="Consolas"/>
                <w:color w:val="0000FF"/>
                <w:sz w:val="19"/>
                <w:szCs w:val="19"/>
                <w:lang w:eastAsia="ja-JP" w:bidi="ar-SA"/>
              </w:rPr>
              <w:t>void</w:t>
            </w:r>
            <w:r>
              <w:rPr>
                <w:rFonts w:ascii="Consolas" w:hAnsi="Consolas" w:cs="Consolas"/>
                <w:sz w:val="19"/>
                <w:szCs w:val="19"/>
                <w:lang w:eastAsia="ja-JP" w:bidi="ar-SA"/>
              </w:rPr>
              <w:t xml:space="preserve"> doExtendedGetAppointmentsEx2Request(</w:t>
            </w:r>
            <w:r>
              <w:rPr>
                <w:rFonts w:ascii="Consolas" w:hAnsi="Consolas" w:cs="Consolas"/>
                <w:color w:val="0000FF"/>
                <w:sz w:val="19"/>
                <w:szCs w:val="19"/>
                <w:lang w:eastAsia="ja-JP" w:bidi="ar-SA"/>
              </w:rPr>
              <w:t>int</w:t>
            </w:r>
            <w:r>
              <w:rPr>
                <w:rFonts w:ascii="Consolas" w:hAnsi="Consolas" w:cs="Consolas"/>
                <w:sz w:val="19"/>
                <w:szCs w:val="19"/>
                <w:lang w:eastAsia="ja-JP" w:bidi="ar-SA"/>
              </w:rPr>
              <w:t xml:space="preserve"> NumberOfMen = 2)</w:t>
            </w:r>
          </w:p>
          <w:p w14:paraId="7F295E31"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710F75E8" w14:textId="77777777" w:rsidR="00EB2BBF" w:rsidRDefault="00EB2BBF" w:rsidP="00EB2BBF">
            <w:pPr>
              <w:autoSpaceDE w:val="0"/>
              <w:autoSpaceDN w:val="0"/>
              <w:adjustRightInd w:val="0"/>
              <w:rPr>
                <w:rFonts w:ascii="Consolas" w:hAnsi="Consolas" w:cs="Consolas"/>
                <w:sz w:val="19"/>
                <w:szCs w:val="19"/>
                <w:lang w:eastAsia="ja-JP" w:bidi="ar-SA"/>
              </w:rPr>
            </w:pPr>
          </w:p>
          <w:p w14:paraId="792B4C13"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00FF"/>
                <w:sz w:val="19"/>
                <w:szCs w:val="19"/>
                <w:lang w:eastAsia="ja-JP" w:bidi="ar-SA"/>
              </w:rPr>
              <w:t>string</w:t>
            </w:r>
            <w:r>
              <w:rPr>
                <w:rFonts w:ascii="Consolas" w:hAnsi="Consolas" w:cs="Consolas"/>
                <w:sz w:val="19"/>
                <w:szCs w:val="19"/>
                <w:lang w:eastAsia="ja-JP" w:bidi="ar-SA"/>
              </w:rPr>
              <w:t xml:space="preserve"> ScheduleServiceUri = </w:t>
            </w:r>
            <w:r>
              <w:rPr>
                <w:rFonts w:ascii="Consolas" w:hAnsi="Consolas" w:cs="Consolas"/>
                <w:color w:val="A31515"/>
                <w:sz w:val="19"/>
                <w:szCs w:val="19"/>
                <w:lang w:eastAsia="ja-JP" w:bidi="ar-SA"/>
              </w:rPr>
              <w:t>"http://localhost:8888/SO/IntegrationServices/ScheduleService.svc"</w:t>
            </w:r>
            <w:r>
              <w:rPr>
                <w:rFonts w:ascii="Consolas" w:hAnsi="Consolas" w:cs="Consolas"/>
                <w:sz w:val="19"/>
                <w:szCs w:val="19"/>
                <w:lang w:eastAsia="ja-JP" w:bidi="ar-SA"/>
              </w:rPr>
              <w:t>;</w:t>
            </w:r>
          </w:p>
          <w:p w14:paraId="0D126C6B"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2B91AF"/>
                <w:sz w:val="19"/>
                <w:szCs w:val="19"/>
                <w:lang w:eastAsia="ja-JP" w:bidi="ar-SA"/>
              </w:rPr>
              <w:t>ScheduleService</w:t>
            </w:r>
            <w:r>
              <w:rPr>
                <w:rFonts w:ascii="Consolas" w:hAnsi="Consolas" w:cs="Consolas"/>
                <w:sz w:val="19"/>
                <w:szCs w:val="19"/>
                <w:lang w:eastAsia="ja-JP" w:bidi="ar-SA"/>
              </w:rPr>
              <w:t xml:space="preserve"> scheduleService;</w:t>
            </w:r>
          </w:p>
          <w:p w14:paraId="16D5ED8F"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2B91AF"/>
                <w:sz w:val="19"/>
                <w:szCs w:val="19"/>
                <w:lang w:eastAsia="ja-JP" w:bidi="ar-SA"/>
              </w:rPr>
              <w:t>WebService_BasicHttpInt</w:t>
            </w:r>
            <w:r>
              <w:rPr>
                <w:rFonts w:ascii="Consolas" w:hAnsi="Consolas" w:cs="Consolas"/>
                <w:sz w:val="19"/>
                <w:szCs w:val="19"/>
                <w:lang w:eastAsia="ja-JP" w:bidi="ar-SA"/>
              </w:rPr>
              <w:t>.ScheduleService_BasicHttp(ScheduleServiceUri);</w:t>
            </w:r>
          </w:p>
          <w:p w14:paraId="280752A1" w14:textId="77777777" w:rsidR="00EB2BBF" w:rsidRDefault="00EB2BBF" w:rsidP="00EB2BBF">
            <w:pPr>
              <w:autoSpaceDE w:val="0"/>
              <w:autoSpaceDN w:val="0"/>
              <w:adjustRightInd w:val="0"/>
              <w:rPr>
                <w:rFonts w:ascii="Consolas" w:hAnsi="Consolas" w:cs="Consolas"/>
                <w:sz w:val="19"/>
                <w:szCs w:val="19"/>
                <w:lang w:eastAsia="ja-JP" w:bidi="ar-SA"/>
              </w:rPr>
            </w:pPr>
          </w:p>
          <w:p w14:paraId="3BF9AF7F"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lastRenderedPageBreak/>
              <w:t xml:space="preserve">            </w:t>
            </w:r>
            <w:r>
              <w:rPr>
                <w:rFonts w:ascii="Consolas" w:hAnsi="Consolas" w:cs="Consolas"/>
                <w:color w:val="008000"/>
                <w:sz w:val="19"/>
                <w:szCs w:val="19"/>
                <w:lang w:eastAsia="ja-JP" w:bidi="ar-SA"/>
              </w:rPr>
              <w:t>//Create MST Task</w:t>
            </w:r>
          </w:p>
          <w:p w14:paraId="74CE8023"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00FF"/>
                <w:sz w:val="19"/>
                <w:szCs w:val="19"/>
                <w:lang w:eastAsia="ja-JP" w:bidi="ar-SA"/>
              </w:rPr>
              <w:t>string</w:t>
            </w:r>
            <w:r>
              <w:rPr>
                <w:rFonts w:ascii="Consolas" w:hAnsi="Consolas" w:cs="Consolas"/>
                <w:sz w:val="19"/>
                <w:szCs w:val="19"/>
                <w:lang w:eastAsia="ja-JP" w:bidi="ar-SA"/>
              </w:rPr>
              <w:t xml:space="preserve"> jobNumber = </w:t>
            </w:r>
            <w:r>
              <w:rPr>
                <w:rFonts w:ascii="Consolas" w:hAnsi="Consolas" w:cs="Consolas"/>
                <w:color w:val="A31515"/>
                <w:sz w:val="19"/>
                <w:szCs w:val="19"/>
                <w:lang w:eastAsia="ja-JP" w:bidi="ar-SA"/>
              </w:rPr>
              <w:t>"A1234579"</w:t>
            </w:r>
            <w:r>
              <w:rPr>
                <w:rFonts w:ascii="Consolas" w:hAnsi="Consolas" w:cs="Consolas"/>
                <w:sz w:val="19"/>
                <w:szCs w:val="19"/>
                <w:lang w:eastAsia="ja-JP" w:bidi="ar-SA"/>
              </w:rPr>
              <w:t>;</w:t>
            </w:r>
          </w:p>
          <w:p w14:paraId="3116B939"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SO_WebServices.ScheduleServiceInt.</w:t>
            </w:r>
            <w:r>
              <w:rPr>
                <w:rFonts w:ascii="Consolas" w:hAnsi="Consolas" w:cs="Consolas"/>
                <w:color w:val="2B91AF"/>
                <w:sz w:val="19"/>
                <w:szCs w:val="19"/>
                <w:lang w:eastAsia="ja-JP" w:bidi="ar-SA"/>
              </w:rPr>
              <w:t>ProcessTaskExRequest</w:t>
            </w:r>
            <w:r>
              <w:rPr>
                <w:rFonts w:ascii="Consolas" w:hAnsi="Consolas" w:cs="Consolas"/>
                <w:sz w:val="19"/>
                <w:szCs w:val="19"/>
                <w:lang w:eastAsia="ja-JP" w:bidi="ar-SA"/>
              </w:rPr>
              <w:t>[] processTaskExRequests;</w:t>
            </w:r>
          </w:p>
          <w:p w14:paraId="4FCC98F2"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SO_WebServices.ScheduleServiceInt.</w:t>
            </w:r>
            <w:r>
              <w:rPr>
                <w:rFonts w:ascii="Consolas" w:hAnsi="Consolas" w:cs="Consolas"/>
                <w:color w:val="2B91AF"/>
                <w:sz w:val="19"/>
                <w:szCs w:val="19"/>
                <w:lang w:eastAsia="ja-JP" w:bidi="ar-SA"/>
              </w:rPr>
              <w:t>TaskTypeReference</w:t>
            </w:r>
            <w:r>
              <w:rPr>
                <w:rFonts w:ascii="Consolas" w:hAnsi="Consolas" w:cs="Consolas"/>
                <w:sz w:val="19"/>
                <w:szCs w:val="19"/>
                <w:lang w:eastAsia="ja-JP" w:bidi="ar-SA"/>
              </w:rPr>
              <w:t xml:space="preserve">[] taskTypeReferences = </w:t>
            </w:r>
            <w:r>
              <w:rPr>
                <w:rFonts w:ascii="Consolas" w:hAnsi="Consolas" w:cs="Consolas"/>
                <w:color w:val="0000FF"/>
                <w:sz w:val="19"/>
                <w:szCs w:val="19"/>
                <w:lang w:eastAsia="ja-JP" w:bidi="ar-SA"/>
              </w:rPr>
              <w:t>new</w:t>
            </w:r>
            <w:r>
              <w:rPr>
                <w:rFonts w:ascii="Consolas" w:hAnsi="Consolas" w:cs="Consolas"/>
                <w:sz w:val="19"/>
                <w:szCs w:val="19"/>
                <w:lang w:eastAsia="ja-JP" w:bidi="ar-SA"/>
              </w:rPr>
              <w:t xml:space="preserve"> SO_WebServices.ScheduleServiceInt.</w:t>
            </w:r>
            <w:r>
              <w:rPr>
                <w:rFonts w:ascii="Consolas" w:hAnsi="Consolas" w:cs="Consolas"/>
                <w:color w:val="2B91AF"/>
                <w:sz w:val="19"/>
                <w:szCs w:val="19"/>
                <w:lang w:eastAsia="ja-JP" w:bidi="ar-SA"/>
              </w:rPr>
              <w:t>TaskTypeReference</w:t>
            </w:r>
            <w:r>
              <w:rPr>
                <w:rFonts w:ascii="Consolas" w:hAnsi="Consolas" w:cs="Consolas"/>
                <w:sz w:val="19"/>
                <w:szCs w:val="19"/>
                <w:lang w:eastAsia="ja-JP" w:bidi="ar-SA"/>
              </w:rPr>
              <w:t>[NumberOfMen];</w:t>
            </w:r>
          </w:p>
          <w:p w14:paraId="77146290"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00FF"/>
                <w:sz w:val="19"/>
                <w:szCs w:val="19"/>
                <w:lang w:eastAsia="ja-JP" w:bidi="ar-SA"/>
              </w:rPr>
              <w:t>for</w:t>
            </w:r>
            <w:r>
              <w:rPr>
                <w:rFonts w:ascii="Consolas" w:hAnsi="Consolas" w:cs="Consolas"/>
                <w:sz w:val="19"/>
                <w:szCs w:val="19"/>
                <w:lang w:eastAsia="ja-JP" w:bidi="ar-SA"/>
              </w:rPr>
              <w:t xml:space="preserve"> (</w:t>
            </w:r>
            <w:r>
              <w:rPr>
                <w:rFonts w:ascii="Consolas" w:hAnsi="Consolas" w:cs="Consolas"/>
                <w:color w:val="0000FF"/>
                <w:sz w:val="19"/>
                <w:szCs w:val="19"/>
                <w:lang w:eastAsia="ja-JP" w:bidi="ar-SA"/>
              </w:rPr>
              <w:t>int</w:t>
            </w:r>
            <w:r>
              <w:rPr>
                <w:rFonts w:ascii="Consolas" w:hAnsi="Consolas" w:cs="Consolas"/>
                <w:sz w:val="19"/>
                <w:szCs w:val="19"/>
                <w:lang w:eastAsia="ja-JP" w:bidi="ar-SA"/>
              </w:rPr>
              <w:t xml:space="preserve"> i = 0; i &lt; NumberOfMen; i++)</w:t>
            </w:r>
          </w:p>
          <w:p w14:paraId="641628AB"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412319CA"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8000"/>
                <w:sz w:val="19"/>
                <w:szCs w:val="19"/>
                <w:lang w:eastAsia="ja-JP" w:bidi="ar-SA"/>
              </w:rPr>
              <w:t>//Make all multi man jobs the same type for this example</w:t>
            </w:r>
          </w:p>
          <w:p w14:paraId="7AA122E9"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taskTypeReferences[i] = </w:t>
            </w:r>
            <w:r>
              <w:rPr>
                <w:rFonts w:ascii="Consolas" w:hAnsi="Consolas" w:cs="Consolas"/>
                <w:color w:val="0000FF"/>
                <w:sz w:val="19"/>
                <w:szCs w:val="19"/>
                <w:lang w:eastAsia="ja-JP" w:bidi="ar-SA"/>
              </w:rPr>
              <w:t>new</w:t>
            </w:r>
            <w:r>
              <w:rPr>
                <w:rFonts w:ascii="Consolas" w:hAnsi="Consolas" w:cs="Consolas"/>
                <w:sz w:val="19"/>
                <w:szCs w:val="19"/>
                <w:lang w:eastAsia="ja-JP" w:bidi="ar-SA"/>
              </w:rPr>
              <w:t xml:space="preserve"> SO_WebServices.ScheduleServiceInt.</w:t>
            </w:r>
            <w:r>
              <w:rPr>
                <w:rFonts w:ascii="Consolas" w:hAnsi="Consolas" w:cs="Consolas"/>
                <w:color w:val="2B91AF"/>
                <w:sz w:val="19"/>
                <w:szCs w:val="19"/>
                <w:lang w:eastAsia="ja-JP" w:bidi="ar-SA"/>
              </w:rPr>
              <w:t>TaskTypeReference</w:t>
            </w:r>
            <w:r>
              <w:rPr>
                <w:rFonts w:ascii="Consolas" w:hAnsi="Consolas" w:cs="Consolas"/>
                <w:sz w:val="19"/>
                <w:szCs w:val="19"/>
                <w:lang w:eastAsia="ja-JP" w:bidi="ar-SA"/>
              </w:rPr>
              <w:t>();</w:t>
            </w:r>
          </w:p>
          <w:p w14:paraId="12C53E42" w14:textId="4CDAE58D"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taskTypeReferences[i].Name = </w:t>
            </w:r>
            <w:r>
              <w:rPr>
                <w:rFonts w:ascii="Consolas" w:hAnsi="Consolas" w:cs="Consolas"/>
                <w:color w:val="A31515"/>
                <w:sz w:val="19"/>
                <w:szCs w:val="19"/>
                <w:lang w:eastAsia="ja-JP" w:bidi="ar-SA"/>
              </w:rPr>
              <w:t>"</w:t>
            </w:r>
            <w:r w:rsidR="00F438E4">
              <w:rPr>
                <w:rFonts w:ascii="Consolas" w:hAnsi="Consolas" w:cs="Consolas"/>
                <w:color w:val="A31515"/>
                <w:sz w:val="19"/>
                <w:szCs w:val="19"/>
                <w:lang w:eastAsia="ja-JP" w:bidi="ar-SA"/>
              </w:rPr>
              <w:t>Installation</w:t>
            </w:r>
            <w:r>
              <w:rPr>
                <w:rFonts w:ascii="Consolas" w:hAnsi="Consolas" w:cs="Consolas"/>
                <w:color w:val="A31515"/>
                <w:sz w:val="19"/>
                <w:szCs w:val="19"/>
                <w:lang w:eastAsia="ja-JP" w:bidi="ar-SA"/>
              </w:rPr>
              <w:t>"</w:t>
            </w:r>
            <w:r>
              <w:rPr>
                <w:rFonts w:ascii="Consolas" w:hAnsi="Consolas" w:cs="Consolas"/>
                <w:sz w:val="19"/>
                <w:szCs w:val="19"/>
                <w:lang w:eastAsia="ja-JP" w:bidi="ar-SA"/>
              </w:rPr>
              <w:t>;</w:t>
            </w:r>
          </w:p>
          <w:p w14:paraId="33F215F6"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694149BE" w14:textId="77777777" w:rsidR="00EB2BBF" w:rsidRDefault="00EB2BBF" w:rsidP="00EB2BBF">
            <w:pPr>
              <w:autoSpaceDE w:val="0"/>
              <w:autoSpaceDN w:val="0"/>
              <w:adjustRightInd w:val="0"/>
              <w:rPr>
                <w:rFonts w:ascii="Consolas" w:hAnsi="Consolas" w:cs="Consolas"/>
                <w:sz w:val="19"/>
                <w:szCs w:val="19"/>
                <w:lang w:eastAsia="ja-JP" w:bidi="ar-SA"/>
              </w:rPr>
            </w:pPr>
          </w:p>
          <w:p w14:paraId="08B6F3E4"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processTaskExRequests = MakeProcessTaskExRequests(jobNumber, taskTypeReferences);</w:t>
            </w:r>
          </w:p>
          <w:p w14:paraId="6DB71A96"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SO_WebServices.ServiceOptimizationServiceInt.</w:t>
            </w:r>
            <w:r>
              <w:rPr>
                <w:rFonts w:ascii="Consolas" w:hAnsi="Consolas" w:cs="Consolas"/>
                <w:color w:val="2B91AF"/>
                <w:sz w:val="19"/>
                <w:szCs w:val="19"/>
                <w:lang w:eastAsia="ja-JP" w:bidi="ar-SA"/>
              </w:rPr>
              <w:t>ExecuteMultipleOperationsRequest</w:t>
            </w:r>
            <w:r>
              <w:rPr>
                <w:rFonts w:ascii="Consolas" w:hAnsi="Consolas" w:cs="Consolas"/>
                <w:sz w:val="19"/>
                <w:szCs w:val="19"/>
                <w:lang w:eastAsia="ja-JP" w:bidi="ar-SA"/>
              </w:rPr>
              <w:t xml:space="preserve"> executeMultipleOperationsRequest;</w:t>
            </w:r>
          </w:p>
          <w:p w14:paraId="2483E581"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executeMultipleOperationsRequest = MakeExecuteMultipleOperationsRequest(processTaskExRequests, </w:t>
            </w:r>
            <w:r>
              <w:rPr>
                <w:rFonts w:ascii="Consolas" w:hAnsi="Consolas" w:cs="Consolas"/>
                <w:color w:val="2B91AF"/>
                <w:sz w:val="19"/>
                <w:szCs w:val="19"/>
                <w:lang w:eastAsia="ja-JP" w:bidi="ar-SA"/>
              </w:rPr>
              <w:t>TaskDependencys</w:t>
            </w:r>
            <w:r>
              <w:rPr>
                <w:rFonts w:ascii="Consolas" w:hAnsi="Consolas" w:cs="Consolas"/>
                <w:sz w:val="19"/>
                <w:szCs w:val="19"/>
                <w:lang w:eastAsia="ja-JP" w:bidi="ar-SA"/>
              </w:rPr>
              <w:t>.MultiManTask);</w:t>
            </w:r>
          </w:p>
          <w:p w14:paraId="730846D3" w14:textId="77777777" w:rsidR="00EB2BBF" w:rsidRDefault="00EB2BBF" w:rsidP="00EB2BBF">
            <w:pPr>
              <w:autoSpaceDE w:val="0"/>
              <w:autoSpaceDN w:val="0"/>
              <w:adjustRightInd w:val="0"/>
              <w:rPr>
                <w:rFonts w:ascii="Consolas" w:hAnsi="Consolas" w:cs="Consolas"/>
                <w:sz w:val="19"/>
                <w:szCs w:val="19"/>
                <w:lang w:eastAsia="ja-JP" w:bidi="ar-SA"/>
              </w:rPr>
            </w:pPr>
          </w:p>
          <w:p w14:paraId="1F91F900"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SO_WebServices.ScheduleServiceInt.</w:t>
            </w:r>
            <w:r>
              <w:rPr>
                <w:rFonts w:ascii="Consolas" w:hAnsi="Consolas" w:cs="Consolas"/>
                <w:color w:val="2B91AF"/>
                <w:sz w:val="19"/>
                <w:szCs w:val="19"/>
                <w:lang w:eastAsia="ja-JP" w:bidi="ar-SA"/>
              </w:rPr>
              <w:t>ExtendedGetAppointmentsEx2Request</w:t>
            </w:r>
            <w:r>
              <w:rPr>
                <w:rFonts w:ascii="Consolas" w:hAnsi="Consolas" w:cs="Consolas"/>
                <w:sz w:val="19"/>
                <w:szCs w:val="19"/>
                <w:lang w:eastAsia="ja-JP" w:bidi="ar-SA"/>
              </w:rPr>
              <w:t xml:space="preserve"> extendedGetAppointmentsEx2Request = </w:t>
            </w:r>
            <w:r>
              <w:rPr>
                <w:rFonts w:ascii="Consolas" w:hAnsi="Consolas" w:cs="Consolas"/>
                <w:color w:val="0000FF"/>
                <w:sz w:val="19"/>
                <w:szCs w:val="19"/>
                <w:lang w:eastAsia="ja-JP" w:bidi="ar-SA"/>
              </w:rPr>
              <w:t>new</w:t>
            </w:r>
            <w:r>
              <w:rPr>
                <w:rFonts w:ascii="Consolas" w:hAnsi="Consolas" w:cs="Consolas"/>
                <w:sz w:val="19"/>
                <w:szCs w:val="19"/>
                <w:lang w:eastAsia="ja-JP" w:bidi="ar-SA"/>
              </w:rPr>
              <w:t xml:space="preserve"> SO_WebServices.ScheduleServiceInt.</w:t>
            </w:r>
            <w:r>
              <w:rPr>
                <w:rFonts w:ascii="Consolas" w:hAnsi="Consolas" w:cs="Consolas"/>
                <w:color w:val="2B91AF"/>
                <w:sz w:val="19"/>
                <w:szCs w:val="19"/>
                <w:lang w:eastAsia="ja-JP" w:bidi="ar-SA"/>
              </w:rPr>
              <w:t>ExtendedGetAppointmentsEx2Request</w:t>
            </w:r>
            <w:r>
              <w:rPr>
                <w:rFonts w:ascii="Consolas" w:hAnsi="Consolas" w:cs="Consolas"/>
                <w:sz w:val="19"/>
                <w:szCs w:val="19"/>
                <w:lang w:eastAsia="ja-JP" w:bidi="ar-SA"/>
              </w:rPr>
              <w:t>();</w:t>
            </w:r>
          </w:p>
          <w:p w14:paraId="3E0A41A7"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extendedGetAppointmentsEx2Request.OptionalParameters = </w:t>
            </w:r>
            <w:r>
              <w:rPr>
                <w:rFonts w:ascii="Consolas" w:hAnsi="Consolas" w:cs="Consolas"/>
                <w:color w:val="0000FF"/>
                <w:sz w:val="19"/>
                <w:szCs w:val="19"/>
                <w:lang w:eastAsia="ja-JP" w:bidi="ar-SA"/>
              </w:rPr>
              <w:t>new</w:t>
            </w:r>
            <w:r>
              <w:rPr>
                <w:rFonts w:ascii="Consolas" w:hAnsi="Consolas" w:cs="Consolas"/>
                <w:sz w:val="19"/>
                <w:szCs w:val="19"/>
                <w:lang w:eastAsia="ja-JP" w:bidi="ar-SA"/>
              </w:rPr>
              <w:t xml:space="preserve"> SO_WebServices.ScheduleServiceInt.</w:t>
            </w:r>
            <w:r>
              <w:rPr>
                <w:rFonts w:ascii="Consolas" w:hAnsi="Consolas" w:cs="Consolas"/>
                <w:color w:val="2B91AF"/>
                <w:sz w:val="19"/>
                <w:szCs w:val="19"/>
                <w:lang w:eastAsia="ja-JP" w:bidi="ar-SA"/>
              </w:rPr>
              <w:t>OptionalParameters</w:t>
            </w:r>
            <w:r>
              <w:rPr>
                <w:rFonts w:ascii="Consolas" w:hAnsi="Consolas" w:cs="Consolas"/>
                <w:sz w:val="19"/>
                <w:szCs w:val="19"/>
                <w:lang w:eastAsia="ja-JP" w:bidi="ar-SA"/>
              </w:rPr>
              <w:t>();</w:t>
            </w:r>
          </w:p>
          <w:p w14:paraId="2A85768A"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extendedGetAppointmentsEx2Request.OptionalParameters.CallerIdentity = </w:t>
            </w:r>
            <w:r>
              <w:rPr>
                <w:rFonts w:ascii="Consolas" w:hAnsi="Consolas" w:cs="Consolas"/>
                <w:color w:val="A31515"/>
                <w:sz w:val="19"/>
                <w:szCs w:val="19"/>
                <w:lang w:eastAsia="ja-JP" w:bidi="ar-SA"/>
              </w:rPr>
              <w:t>"MUST"</w:t>
            </w:r>
            <w:r>
              <w:rPr>
                <w:rFonts w:ascii="Consolas" w:hAnsi="Consolas" w:cs="Consolas"/>
                <w:sz w:val="19"/>
                <w:szCs w:val="19"/>
                <w:lang w:eastAsia="ja-JP" w:bidi="ar-SA"/>
              </w:rPr>
              <w:t>;</w:t>
            </w:r>
          </w:p>
          <w:p w14:paraId="5D2161ED" w14:textId="77777777" w:rsidR="00EB2BBF" w:rsidRDefault="00EB2BBF" w:rsidP="00EB2BBF">
            <w:pPr>
              <w:autoSpaceDE w:val="0"/>
              <w:autoSpaceDN w:val="0"/>
              <w:adjustRightInd w:val="0"/>
              <w:rPr>
                <w:rFonts w:ascii="Consolas" w:hAnsi="Consolas" w:cs="Consolas"/>
                <w:sz w:val="19"/>
                <w:szCs w:val="19"/>
                <w:lang w:eastAsia="ja-JP" w:bidi="ar-SA"/>
              </w:rPr>
            </w:pPr>
          </w:p>
          <w:p w14:paraId="64B69A1C"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2B91AF"/>
                <w:sz w:val="19"/>
                <w:szCs w:val="19"/>
                <w:lang w:eastAsia="ja-JP" w:bidi="ar-SA"/>
              </w:rPr>
              <w:t>List</w:t>
            </w:r>
            <w:r>
              <w:rPr>
                <w:rFonts w:ascii="Consolas" w:hAnsi="Consolas" w:cs="Consolas"/>
                <w:sz w:val="19"/>
                <w:szCs w:val="19"/>
                <w:lang w:eastAsia="ja-JP" w:bidi="ar-SA"/>
              </w:rPr>
              <w:t>&lt;SO_WebServices.ScheduleServiceInt.</w:t>
            </w:r>
            <w:r>
              <w:rPr>
                <w:rFonts w:ascii="Consolas" w:hAnsi="Consolas" w:cs="Consolas"/>
                <w:color w:val="2B91AF"/>
                <w:sz w:val="19"/>
                <w:szCs w:val="19"/>
                <w:lang w:eastAsia="ja-JP" w:bidi="ar-SA"/>
              </w:rPr>
              <w:t>Task</w:t>
            </w:r>
            <w:r>
              <w:rPr>
                <w:rFonts w:ascii="Consolas" w:hAnsi="Consolas" w:cs="Consolas"/>
                <w:sz w:val="19"/>
                <w:szCs w:val="19"/>
                <w:lang w:eastAsia="ja-JP" w:bidi="ar-SA"/>
              </w:rPr>
              <w:t xml:space="preserve">&gt; tasks = </w:t>
            </w:r>
            <w:r>
              <w:rPr>
                <w:rFonts w:ascii="Consolas" w:hAnsi="Consolas" w:cs="Consolas"/>
                <w:color w:val="0000FF"/>
                <w:sz w:val="19"/>
                <w:szCs w:val="19"/>
                <w:lang w:eastAsia="ja-JP" w:bidi="ar-SA"/>
              </w:rPr>
              <w:t>new</w:t>
            </w:r>
            <w:r>
              <w:rPr>
                <w:rFonts w:ascii="Consolas" w:hAnsi="Consolas" w:cs="Consolas"/>
                <w:sz w:val="19"/>
                <w:szCs w:val="19"/>
                <w:lang w:eastAsia="ja-JP" w:bidi="ar-SA"/>
              </w:rPr>
              <w:t xml:space="preserve"> </w:t>
            </w:r>
            <w:r>
              <w:rPr>
                <w:rFonts w:ascii="Consolas" w:hAnsi="Consolas" w:cs="Consolas"/>
                <w:color w:val="2B91AF"/>
                <w:sz w:val="19"/>
                <w:szCs w:val="19"/>
                <w:lang w:eastAsia="ja-JP" w:bidi="ar-SA"/>
              </w:rPr>
              <w:t>List</w:t>
            </w:r>
            <w:r>
              <w:rPr>
                <w:rFonts w:ascii="Consolas" w:hAnsi="Consolas" w:cs="Consolas"/>
                <w:sz w:val="19"/>
                <w:szCs w:val="19"/>
                <w:lang w:eastAsia="ja-JP" w:bidi="ar-SA"/>
              </w:rPr>
              <w:t>&lt;SO_WebServices.ScheduleServiceInt.</w:t>
            </w:r>
            <w:r>
              <w:rPr>
                <w:rFonts w:ascii="Consolas" w:hAnsi="Consolas" w:cs="Consolas"/>
                <w:color w:val="2B91AF"/>
                <w:sz w:val="19"/>
                <w:szCs w:val="19"/>
                <w:lang w:eastAsia="ja-JP" w:bidi="ar-SA"/>
              </w:rPr>
              <w:t>Task</w:t>
            </w:r>
            <w:r>
              <w:rPr>
                <w:rFonts w:ascii="Consolas" w:hAnsi="Consolas" w:cs="Consolas"/>
                <w:sz w:val="19"/>
                <w:szCs w:val="19"/>
                <w:lang w:eastAsia="ja-JP" w:bidi="ar-SA"/>
              </w:rPr>
              <w:t>&gt;();</w:t>
            </w:r>
          </w:p>
          <w:p w14:paraId="4C431C48"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00FF"/>
                <w:sz w:val="19"/>
                <w:szCs w:val="19"/>
                <w:lang w:eastAsia="ja-JP" w:bidi="ar-SA"/>
              </w:rPr>
              <w:t>int</w:t>
            </w:r>
            <w:r>
              <w:rPr>
                <w:rFonts w:ascii="Consolas" w:hAnsi="Consolas" w:cs="Consolas"/>
                <w:sz w:val="19"/>
                <w:szCs w:val="19"/>
                <w:lang w:eastAsia="ja-JP" w:bidi="ar-SA"/>
              </w:rPr>
              <w:t xml:space="preserve"> y = 0;</w:t>
            </w:r>
          </w:p>
          <w:p w14:paraId="45A0D684"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00FF"/>
                <w:sz w:val="19"/>
                <w:szCs w:val="19"/>
                <w:lang w:eastAsia="ja-JP" w:bidi="ar-SA"/>
              </w:rPr>
              <w:t>foreach</w:t>
            </w:r>
            <w:r>
              <w:rPr>
                <w:rFonts w:ascii="Consolas" w:hAnsi="Consolas" w:cs="Consolas"/>
                <w:sz w:val="19"/>
                <w:szCs w:val="19"/>
                <w:lang w:eastAsia="ja-JP" w:bidi="ar-SA"/>
              </w:rPr>
              <w:t xml:space="preserve"> (SO_WebServices.ScheduleServiceInt.</w:t>
            </w:r>
            <w:r>
              <w:rPr>
                <w:rFonts w:ascii="Consolas" w:hAnsi="Consolas" w:cs="Consolas"/>
                <w:color w:val="2B91AF"/>
                <w:sz w:val="19"/>
                <w:szCs w:val="19"/>
                <w:lang w:eastAsia="ja-JP" w:bidi="ar-SA"/>
              </w:rPr>
              <w:t>ProcessTaskExRequest</w:t>
            </w:r>
            <w:r>
              <w:rPr>
                <w:rFonts w:ascii="Consolas" w:hAnsi="Consolas" w:cs="Consolas"/>
                <w:sz w:val="19"/>
                <w:szCs w:val="19"/>
                <w:lang w:eastAsia="ja-JP" w:bidi="ar-SA"/>
              </w:rPr>
              <w:t xml:space="preserve"> processTaskExRequest </w:t>
            </w:r>
            <w:r>
              <w:rPr>
                <w:rFonts w:ascii="Consolas" w:hAnsi="Consolas" w:cs="Consolas"/>
                <w:color w:val="0000FF"/>
                <w:sz w:val="19"/>
                <w:szCs w:val="19"/>
                <w:lang w:eastAsia="ja-JP" w:bidi="ar-SA"/>
              </w:rPr>
              <w:t>in</w:t>
            </w:r>
            <w:r>
              <w:rPr>
                <w:rFonts w:ascii="Consolas" w:hAnsi="Consolas" w:cs="Consolas"/>
                <w:sz w:val="19"/>
                <w:szCs w:val="19"/>
                <w:lang w:eastAsia="ja-JP" w:bidi="ar-SA"/>
              </w:rPr>
              <w:t xml:space="preserve"> processTaskExRequests)</w:t>
            </w:r>
          </w:p>
          <w:p w14:paraId="4652500F"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5ED61B93"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00FF"/>
                <w:sz w:val="19"/>
                <w:szCs w:val="19"/>
                <w:lang w:eastAsia="ja-JP" w:bidi="ar-SA"/>
              </w:rPr>
              <w:t>if</w:t>
            </w:r>
            <w:r>
              <w:rPr>
                <w:rFonts w:ascii="Consolas" w:hAnsi="Consolas" w:cs="Consolas"/>
                <w:sz w:val="19"/>
                <w:szCs w:val="19"/>
                <w:lang w:eastAsia="ja-JP" w:bidi="ar-SA"/>
              </w:rPr>
              <w:t xml:space="preserve"> (y == 0)</w:t>
            </w:r>
          </w:p>
          <w:p w14:paraId="56ECC538"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5456E7FC"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extendedGetAppointmentsEx2Request.Task = processTaskExRequest.Task;</w:t>
            </w:r>
          </w:p>
          <w:p w14:paraId="250E84F1"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390ED596"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00FF"/>
                <w:sz w:val="19"/>
                <w:szCs w:val="19"/>
                <w:lang w:eastAsia="ja-JP" w:bidi="ar-SA"/>
              </w:rPr>
              <w:t>else</w:t>
            </w:r>
          </w:p>
          <w:p w14:paraId="0924B2A3"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5FE5D434"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tasks.Add(processTaskExRequest.Task);</w:t>
            </w:r>
          </w:p>
          <w:p w14:paraId="0F0AC98D"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2BE2E6F6"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y = y + 1;</w:t>
            </w:r>
          </w:p>
          <w:p w14:paraId="3AC342CF"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6FE6D810" w14:textId="77777777" w:rsidR="00EB2BBF" w:rsidRDefault="00EB2BBF" w:rsidP="00EB2BBF">
            <w:pPr>
              <w:autoSpaceDE w:val="0"/>
              <w:autoSpaceDN w:val="0"/>
              <w:adjustRightInd w:val="0"/>
              <w:rPr>
                <w:rFonts w:ascii="Consolas" w:hAnsi="Consolas" w:cs="Consolas"/>
                <w:sz w:val="19"/>
                <w:szCs w:val="19"/>
                <w:lang w:eastAsia="ja-JP" w:bidi="ar-SA"/>
              </w:rPr>
            </w:pPr>
          </w:p>
          <w:p w14:paraId="05FBC7FD"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extendedGetAppointmentsEx2Request.RelatedTasks = tasks.ToArray();</w:t>
            </w:r>
          </w:p>
          <w:p w14:paraId="2733F739" w14:textId="77777777" w:rsidR="00EB2BBF" w:rsidRDefault="00EB2BBF" w:rsidP="00EB2BBF">
            <w:pPr>
              <w:autoSpaceDE w:val="0"/>
              <w:autoSpaceDN w:val="0"/>
              <w:adjustRightInd w:val="0"/>
              <w:rPr>
                <w:rFonts w:ascii="Consolas" w:hAnsi="Consolas" w:cs="Consolas"/>
                <w:sz w:val="19"/>
                <w:szCs w:val="19"/>
                <w:lang w:eastAsia="ja-JP" w:bidi="ar-SA"/>
              </w:rPr>
            </w:pPr>
          </w:p>
          <w:p w14:paraId="0FA01609"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SO_WebServices.ServiceOptimizationServiceInt.</w:t>
            </w:r>
            <w:r>
              <w:rPr>
                <w:rFonts w:ascii="Consolas" w:hAnsi="Consolas" w:cs="Consolas"/>
                <w:color w:val="2B91AF"/>
                <w:sz w:val="19"/>
                <w:szCs w:val="19"/>
                <w:lang w:eastAsia="ja-JP" w:bidi="ar-SA"/>
              </w:rPr>
              <w:t>Task</w:t>
            </w:r>
            <w:r>
              <w:rPr>
                <w:rFonts w:ascii="Consolas" w:hAnsi="Consolas" w:cs="Consolas"/>
                <w:sz w:val="19"/>
                <w:szCs w:val="19"/>
                <w:lang w:eastAsia="ja-JP" w:bidi="ar-SA"/>
              </w:rPr>
              <w:t xml:space="preserve"> task = (SO_WebServices.ServiceOptimizationServiceInt.</w:t>
            </w:r>
            <w:r>
              <w:rPr>
                <w:rFonts w:ascii="Consolas" w:hAnsi="Consolas" w:cs="Consolas"/>
                <w:color w:val="2B91AF"/>
                <w:sz w:val="19"/>
                <w:szCs w:val="19"/>
                <w:lang w:eastAsia="ja-JP" w:bidi="ar-SA"/>
              </w:rPr>
              <w:t>Task</w:t>
            </w:r>
            <w:r>
              <w:rPr>
                <w:rFonts w:ascii="Consolas" w:hAnsi="Consolas" w:cs="Consolas"/>
                <w:sz w:val="19"/>
                <w:szCs w:val="19"/>
                <w:lang w:eastAsia="ja-JP" w:bidi="ar-SA"/>
              </w:rPr>
              <w:t>)(SO_WebServices.ServiceOptimizationServiceInt.</w:t>
            </w:r>
            <w:r>
              <w:rPr>
                <w:rFonts w:ascii="Consolas" w:hAnsi="Consolas" w:cs="Consolas"/>
                <w:color w:val="2B91AF"/>
                <w:sz w:val="19"/>
                <w:szCs w:val="19"/>
                <w:lang w:eastAsia="ja-JP" w:bidi="ar-SA"/>
              </w:rPr>
              <w:t>BaseObject</w:t>
            </w:r>
            <w:r>
              <w:rPr>
                <w:rFonts w:ascii="Consolas" w:hAnsi="Consolas" w:cs="Consolas"/>
                <w:sz w:val="19"/>
                <w:szCs w:val="19"/>
                <w:lang w:eastAsia="ja-JP" w:bidi="ar-SA"/>
              </w:rPr>
              <w:t>)executeMultipleOperationsRequest.Operations[1].Object.Object;</w:t>
            </w:r>
          </w:p>
          <w:p w14:paraId="0B79FFF6"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625D25AE"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2B91AF"/>
                <w:sz w:val="19"/>
                <w:szCs w:val="19"/>
                <w:lang w:eastAsia="ja-JP" w:bidi="ar-SA"/>
              </w:rPr>
              <w:t>List</w:t>
            </w:r>
            <w:r>
              <w:rPr>
                <w:rFonts w:ascii="Consolas" w:hAnsi="Consolas" w:cs="Consolas"/>
                <w:sz w:val="19"/>
                <w:szCs w:val="19"/>
                <w:lang w:eastAsia="ja-JP" w:bidi="ar-SA"/>
              </w:rPr>
              <w:t>&lt;SO_WebServices.ScheduleServiceInt.</w:t>
            </w:r>
            <w:r>
              <w:rPr>
                <w:rFonts w:ascii="Consolas" w:hAnsi="Consolas" w:cs="Consolas"/>
                <w:color w:val="2B91AF"/>
                <w:sz w:val="19"/>
                <w:szCs w:val="19"/>
                <w:lang w:eastAsia="ja-JP" w:bidi="ar-SA"/>
              </w:rPr>
              <w:t>TaskTaskTimeDependency</w:t>
            </w:r>
            <w:r>
              <w:rPr>
                <w:rFonts w:ascii="Consolas" w:hAnsi="Consolas" w:cs="Consolas"/>
                <w:sz w:val="19"/>
                <w:szCs w:val="19"/>
                <w:lang w:eastAsia="ja-JP" w:bidi="ar-SA"/>
              </w:rPr>
              <w:t xml:space="preserve">&gt; taskTaskTimeDependencys = </w:t>
            </w:r>
            <w:r>
              <w:rPr>
                <w:rFonts w:ascii="Consolas" w:hAnsi="Consolas" w:cs="Consolas"/>
                <w:color w:val="0000FF"/>
                <w:sz w:val="19"/>
                <w:szCs w:val="19"/>
                <w:lang w:eastAsia="ja-JP" w:bidi="ar-SA"/>
              </w:rPr>
              <w:t>new</w:t>
            </w:r>
            <w:r>
              <w:rPr>
                <w:rFonts w:ascii="Consolas" w:hAnsi="Consolas" w:cs="Consolas"/>
                <w:sz w:val="19"/>
                <w:szCs w:val="19"/>
                <w:lang w:eastAsia="ja-JP" w:bidi="ar-SA"/>
              </w:rPr>
              <w:t xml:space="preserve"> </w:t>
            </w:r>
            <w:r>
              <w:rPr>
                <w:rFonts w:ascii="Consolas" w:hAnsi="Consolas" w:cs="Consolas"/>
                <w:color w:val="2B91AF"/>
                <w:sz w:val="19"/>
                <w:szCs w:val="19"/>
                <w:lang w:eastAsia="ja-JP" w:bidi="ar-SA"/>
              </w:rPr>
              <w:t>List</w:t>
            </w:r>
            <w:r>
              <w:rPr>
                <w:rFonts w:ascii="Consolas" w:hAnsi="Consolas" w:cs="Consolas"/>
                <w:sz w:val="19"/>
                <w:szCs w:val="19"/>
                <w:lang w:eastAsia="ja-JP" w:bidi="ar-SA"/>
              </w:rPr>
              <w:t>&lt;SO_WebServices.ScheduleServiceInt.</w:t>
            </w:r>
            <w:r>
              <w:rPr>
                <w:rFonts w:ascii="Consolas" w:hAnsi="Consolas" w:cs="Consolas"/>
                <w:color w:val="2B91AF"/>
                <w:sz w:val="19"/>
                <w:szCs w:val="19"/>
                <w:lang w:eastAsia="ja-JP" w:bidi="ar-SA"/>
              </w:rPr>
              <w:t>TaskTaskTimeDependency</w:t>
            </w:r>
            <w:r>
              <w:rPr>
                <w:rFonts w:ascii="Consolas" w:hAnsi="Consolas" w:cs="Consolas"/>
                <w:sz w:val="19"/>
                <w:szCs w:val="19"/>
                <w:lang w:eastAsia="ja-JP" w:bidi="ar-SA"/>
              </w:rPr>
              <w:t>&gt;();</w:t>
            </w:r>
          </w:p>
          <w:p w14:paraId="2A7B6F96"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00FF"/>
                <w:sz w:val="19"/>
                <w:szCs w:val="19"/>
                <w:lang w:eastAsia="ja-JP" w:bidi="ar-SA"/>
              </w:rPr>
              <w:t>foreach</w:t>
            </w:r>
            <w:r>
              <w:rPr>
                <w:rFonts w:ascii="Consolas" w:hAnsi="Consolas" w:cs="Consolas"/>
                <w:sz w:val="19"/>
                <w:szCs w:val="19"/>
                <w:lang w:eastAsia="ja-JP" w:bidi="ar-SA"/>
              </w:rPr>
              <w:t xml:space="preserve"> (SO_WebServices.ServiceOptimizationServiceInt.</w:t>
            </w:r>
            <w:r>
              <w:rPr>
                <w:rFonts w:ascii="Consolas" w:hAnsi="Consolas" w:cs="Consolas"/>
                <w:color w:val="2B91AF"/>
                <w:sz w:val="19"/>
                <w:szCs w:val="19"/>
                <w:lang w:eastAsia="ja-JP" w:bidi="ar-SA"/>
              </w:rPr>
              <w:t>TaskTaskTimeDependency</w:t>
            </w:r>
            <w:r>
              <w:rPr>
                <w:rFonts w:ascii="Consolas" w:hAnsi="Consolas" w:cs="Consolas"/>
                <w:sz w:val="19"/>
                <w:szCs w:val="19"/>
                <w:lang w:eastAsia="ja-JP" w:bidi="ar-SA"/>
              </w:rPr>
              <w:t xml:space="preserve"> timeDependency </w:t>
            </w:r>
            <w:r>
              <w:rPr>
                <w:rFonts w:ascii="Consolas" w:hAnsi="Consolas" w:cs="Consolas"/>
                <w:color w:val="0000FF"/>
                <w:sz w:val="19"/>
                <w:szCs w:val="19"/>
                <w:lang w:eastAsia="ja-JP" w:bidi="ar-SA"/>
              </w:rPr>
              <w:t>in</w:t>
            </w:r>
            <w:r>
              <w:rPr>
                <w:rFonts w:ascii="Consolas" w:hAnsi="Consolas" w:cs="Consolas"/>
                <w:sz w:val="19"/>
                <w:szCs w:val="19"/>
                <w:lang w:eastAsia="ja-JP" w:bidi="ar-SA"/>
              </w:rPr>
              <w:t xml:space="preserve"> task.TimeDependencies)</w:t>
            </w:r>
          </w:p>
          <w:p w14:paraId="5C748C21"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7E30C87E"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SO_WebServices.ScheduleServiceInt.</w:t>
            </w:r>
            <w:r>
              <w:rPr>
                <w:rFonts w:ascii="Consolas" w:hAnsi="Consolas" w:cs="Consolas"/>
                <w:color w:val="2B91AF"/>
                <w:sz w:val="19"/>
                <w:szCs w:val="19"/>
                <w:lang w:eastAsia="ja-JP" w:bidi="ar-SA"/>
              </w:rPr>
              <w:t>TaskTaskTimeDependency</w:t>
            </w:r>
            <w:r>
              <w:rPr>
                <w:rFonts w:ascii="Consolas" w:hAnsi="Consolas" w:cs="Consolas"/>
                <w:sz w:val="19"/>
                <w:szCs w:val="19"/>
                <w:lang w:eastAsia="ja-JP" w:bidi="ar-SA"/>
              </w:rPr>
              <w:t xml:space="preserve"> taskTaskTimeDependency = </w:t>
            </w:r>
            <w:r>
              <w:rPr>
                <w:rFonts w:ascii="Consolas" w:hAnsi="Consolas" w:cs="Consolas"/>
                <w:color w:val="0000FF"/>
                <w:sz w:val="19"/>
                <w:szCs w:val="19"/>
                <w:lang w:eastAsia="ja-JP" w:bidi="ar-SA"/>
              </w:rPr>
              <w:t>new</w:t>
            </w:r>
            <w:r>
              <w:rPr>
                <w:rFonts w:ascii="Consolas" w:hAnsi="Consolas" w:cs="Consolas"/>
                <w:sz w:val="19"/>
                <w:szCs w:val="19"/>
                <w:lang w:eastAsia="ja-JP" w:bidi="ar-SA"/>
              </w:rPr>
              <w:t xml:space="preserve"> SO_WebServices.ScheduleServiceInt.</w:t>
            </w:r>
            <w:r>
              <w:rPr>
                <w:rFonts w:ascii="Consolas" w:hAnsi="Consolas" w:cs="Consolas"/>
                <w:color w:val="2B91AF"/>
                <w:sz w:val="19"/>
                <w:szCs w:val="19"/>
                <w:lang w:eastAsia="ja-JP" w:bidi="ar-SA"/>
              </w:rPr>
              <w:t>TaskTaskTimeDependency</w:t>
            </w:r>
            <w:r>
              <w:rPr>
                <w:rFonts w:ascii="Consolas" w:hAnsi="Consolas" w:cs="Consolas"/>
                <w:sz w:val="19"/>
                <w:szCs w:val="19"/>
                <w:lang w:eastAsia="ja-JP" w:bidi="ar-SA"/>
              </w:rPr>
              <w:t>();</w:t>
            </w:r>
          </w:p>
          <w:p w14:paraId="3088894D"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taskTaskTimeDependency.Critical = timeDependency.Critical;</w:t>
            </w:r>
          </w:p>
          <w:p w14:paraId="01082ECF"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lastRenderedPageBreak/>
              <w:t xml:space="preserve">                taskTaskTimeDependency.CriticalSpecified = timeDependency.CriticalSpecified;</w:t>
            </w:r>
          </w:p>
          <w:p w14:paraId="31F87AE4"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taskTaskTimeDependency.LowerBound = timeDependency.LowerBound;</w:t>
            </w:r>
          </w:p>
          <w:p w14:paraId="248F3F71"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taskTaskTimeDependency.LowerBoundSpecified = taskTaskTimeDependency.LowerBoundSpecified;</w:t>
            </w:r>
          </w:p>
          <w:p w14:paraId="2681A363"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taskTaskTimeDependency.RelationOperator = timeDependency.RelationOperator;</w:t>
            </w:r>
          </w:p>
          <w:p w14:paraId="5665DA2D"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taskTaskTimeDependency.RelationOperatorSpecified = timeDependency.RelationOperatorSpecified;</w:t>
            </w:r>
          </w:p>
          <w:p w14:paraId="1C6FE44D"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taskTaskTimeDependency.RelationType = timeDependency.RelationType;</w:t>
            </w:r>
          </w:p>
          <w:p w14:paraId="0B962801"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taskTaskTimeDependency.RelationTypeSpecified = timeDependency.RelationTypeSpecified;</w:t>
            </w:r>
          </w:p>
          <w:p w14:paraId="1A897386"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taskTaskTimeDependency.TaskKey = </w:t>
            </w:r>
            <w:r>
              <w:rPr>
                <w:rFonts w:ascii="Consolas" w:hAnsi="Consolas" w:cs="Consolas"/>
                <w:color w:val="0000FF"/>
                <w:sz w:val="19"/>
                <w:szCs w:val="19"/>
                <w:lang w:eastAsia="ja-JP" w:bidi="ar-SA"/>
              </w:rPr>
              <w:t>new</w:t>
            </w:r>
            <w:r>
              <w:rPr>
                <w:rFonts w:ascii="Consolas" w:hAnsi="Consolas" w:cs="Consolas"/>
                <w:sz w:val="19"/>
                <w:szCs w:val="19"/>
                <w:lang w:eastAsia="ja-JP" w:bidi="ar-SA"/>
              </w:rPr>
              <w:t xml:space="preserve"> SO_WebServices.ScheduleServiceInt.</w:t>
            </w:r>
            <w:r>
              <w:rPr>
                <w:rFonts w:ascii="Consolas" w:hAnsi="Consolas" w:cs="Consolas"/>
                <w:color w:val="2B91AF"/>
                <w:sz w:val="19"/>
                <w:szCs w:val="19"/>
                <w:lang w:eastAsia="ja-JP" w:bidi="ar-SA"/>
              </w:rPr>
              <w:t>TaskReference</w:t>
            </w:r>
            <w:r>
              <w:rPr>
                <w:rFonts w:ascii="Consolas" w:hAnsi="Consolas" w:cs="Consolas"/>
                <w:sz w:val="19"/>
                <w:szCs w:val="19"/>
                <w:lang w:eastAsia="ja-JP" w:bidi="ar-SA"/>
              </w:rPr>
              <w:t>() { CallID = timeDependency.TaskKey.CallID, Number = timeDependency.TaskKey.Number, NumberSpecified = timeDependency.TaskKey.NumberSpecified };</w:t>
            </w:r>
          </w:p>
          <w:p w14:paraId="2621A842"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taskTaskTimeDependency.UpperBound = timeDependency.UpperBound;</w:t>
            </w:r>
          </w:p>
          <w:p w14:paraId="7440B7E0"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taskTaskTimeDependency.UpperBoundSpecified = taskTaskTimeDependency.UpperBoundSpecified;</w:t>
            </w:r>
          </w:p>
          <w:p w14:paraId="71DB0CA6" w14:textId="77777777" w:rsidR="00EB2BBF" w:rsidRDefault="00EB2BBF" w:rsidP="00EB2BBF">
            <w:pPr>
              <w:autoSpaceDE w:val="0"/>
              <w:autoSpaceDN w:val="0"/>
              <w:adjustRightInd w:val="0"/>
              <w:rPr>
                <w:rFonts w:ascii="Consolas" w:hAnsi="Consolas" w:cs="Consolas"/>
                <w:sz w:val="19"/>
                <w:szCs w:val="19"/>
                <w:lang w:eastAsia="ja-JP" w:bidi="ar-SA"/>
              </w:rPr>
            </w:pPr>
          </w:p>
          <w:p w14:paraId="7B813B4E"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taskTaskTimeDependencys.Add(taskTaskTimeDependency);</w:t>
            </w:r>
          </w:p>
          <w:p w14:paraId="27CD1B0B"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02934AA5"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2B91AF"/>
                <w:sz w:val="19"/>
                <w:szCs w:val="19"/>
                <w:lang w:eastAsia="ja-JP" w:bidi="ar-SA"/>
              </w:rPr>
              <w:t>List</w:t>
            </w:r>
            <w:r>
              <w:rPr>
                <w:rFonts w:ascii="Consolas" w:hAnsi="Consolas" w:cs="Consolas"/>
                <w:sz w:val="19"/>
                <w:szCs w:val="19"/>
                <w:lang w:eastAsia="ja-JP" w:bidi="ar-SA"/>
              </w:rPr>
              <w:t>&lt;SO_WebServices.ScheduleServiceInt.</w:t>
            </w:r>
            <w:r>
              <w:rPr>
                <w:rFonts w:ascii="Consolas" w:hAnsi="Consolas" w:cs="Consolas"/>
                <w:color w:val="2B91AF"/>
                <w:sz w:val="19"/>
                <w:szCs w:val="19"/>
                <w:lang w:eastAsia="ja-JP" w:bidi="ar-SA"/>
              </w:rPr>
              <w:t>TaskTaskEngineerDependency</w:t>
            </w:r>
            <w:r>
              <w:rPr>
                <w:rFonts w:ascii="Consolas" w:hAnsi="Consolas" w:cs="Consolas"/>
                <w:sz w:val="19"/>
                <w:szCs w:val="19"/>
                <w:lang w:eastAsia="ja-JP" w:bidi="ar-SA"/>
              </w:rPr>
              <w:t xml:space="preserve">&gt; taskTaskEngineerDependencys = </w:t>
            </w:r>
            <w:r>
              <w:rPr>
                <w:rFonts w:ascii="Consolas" w:hAnsi="Consolas" w:cs="Consolas"/>
                <w:color w:val="0000FF"/>
                <w:sz w:val="19"/>
                <w:szCs w:val="19"/>
                <w:lang w:eastAsia="ja-JP" w:bidi="ar-SA"/>
              </w:rPr>
              <w:t>new</w:t>
            </w:r>
            <w:r>
              <w:rPr>
                <w:rFonts w:ascii="Consolas" w:hAnsi="Consolas" w:cs="Consolas"/>
                <w:sz w:val="19"/>
                <w:szCs w:val="19"/>
                <w:lang w:eastAsia="ja-JP" w:bidi="ar-SA"/>
              </w:rPr>
              <w:t xml:space="preserve"> </w:t>
            </w:r>
            <w:r>
              <w:rPr>
                <w:rFonts w:ascii="Consolas" w:hAnsi="Consolas" w:cs="Consolas"/>
                <w:color w:val="2B91AF"/>
                <w:sz w:val="19"/>
                <w:szCs w:val="19"/>
                <w:lang w:eastAsia="ja-JP" w:bidi="ar-SA"/>
              </w:rPr>
              <w:t>List</w:t>
            </w:r>
            <w:r>
              <w:rPr>
                <w:rFonts w:ascii="Consolas" w:hAnsi="Consolas" w:cs="Consolas"/>
                <w:sz w:val="19"/>
                <w:szCs w:val="19"/>
                <w:lang w:eastAsia="ja-JP" w:bidi="ar-SA"/>
              </w:rPr>
              <w:t>&lt;SO_WebServices.ScheduleServiceInt.</w:t>
            </w:r>
            <w:r>
              <w:rPr>
                <w:rFonts w:ascii="Consolas" w:hAnsi="Consolas" w:cs="Consolas"/>
                <w:color w:val="2B91AF"/>
                <w:sz w:val="19"/>
                <w:szCs w:val="19"/>
                <w:lang w:eastAsia="ja-JP" w:bidi="ar-SA"/>
              </w:rPr>
              <w:t>TaskTaskEngineerDependency</w:t>
            </w:r>
            <w:r>
              <w:rPr>
                <w:rFonts w:ascii="Consolas" w:hAnsi="Consolas" w:cs="Consolas"/>
                <w:sz w:val="19"/>
                <w:szCs w:val="19"/>
                <w:lang w:eastAsia="ja-JP" w:bidi="ar-SA"/>
              </w:rPr>
              <w:t>&gt;();</w:t>
            </w:r>
          </w:p>
          <w:p w14:paraId="67A340A7"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00FF"/>
                <w:sz w:val="19"/>
                <w:szCs w:val="19"/>
                <w:lang w:eastAsia="ja-JP" w:bidi="ar-SA"/>
              </w:rPr>
              <w:t>foreach</w:t>
            </w:r>
            <w:r>
              <w:rPr>
                <w:rFonts w:ascii="Consolas" w:hAnsi="Consolas" w:cs="Consolas"/>
                <w:sz w:val="19"/>
                <w:szCs w:val="19"/>
                <w:lang w:eastAsia="ja-JP" w:bidi="ar-SA"/>
              </w:rPr>
              <w:t xml:space="preserve"> (SO_WebServices.ServiceOptimizationServiceInt.</w:t>
            </w:r>
            <w:r>
              <w:rPr>
                <w:rFonts w:ascii="Consolas" w:hAnsi="Consolas" w:cs="Consolas"/>
                <w:color w:val="2B91AF"/>
                <w:sz w:val="19"/>
                <w:szCs w:val="19"/>
                <w:lang w:eastAsia="ja-JP" w:bidi="ar-SA"/>
              </w:rPr>
              <w:t>TaskTaskEngineerDependency</w:t>
            </w:r>
            <w:r>
              <w:rPr>
                <w:rFonts w:ascii="Consolas" w:hAnsi="Consolas" w:cs="Consolas"/>
                <w:sz w:val="19"/>
                <w:szCs w:val="19"/>
                <w:lang w:eastAsia="ja-JP" w:bidi="ar-SA"/>
              </w:rPr>
              <w:t xml:space="preserve"> engineerDependency </w:t>
            </w:r>
            <w:r>
              <w:rPr>
                <w:rFonts w:ascii="Consolas" w:hAnsi="Consolas" w:cs="Consolas"/>
                <w:color w:val="0000FF"/>
                <w:sz w:val="19"/>
                <w:szCs w:val="19"/>
                <w:lang w:eastAsia="ja-JP" w:bidi="ar-SA"/>
              </w:rPr>
              <w:t>in</w:t>
            </w:r>
            <w:r>
              <w:rPr>
                <w:rFonts w:ascii="Consolas" w:hAnsi="Consolas" w:cs="Consolas"/>
                <w:sz w:val="19"/>
                <w:szCs w:val="19"/>
                <w:lang w:eastAsia="ja-JP" w:bidi="ar-SA"/>
              </w:rPr>
              <w:t xml:space="preserve"> task.EngineerDependencies)</w:t>
            </w:r>
          </w:p>
          <w:p w14:paraId="7CF44705"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4255816E"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SO_WebServices.ScheduleServiceInt.</w:t>
            </w:r>
            <w:r>
              <w:rPr>
                <w:rFonts w:ascii="Consolas" w:hAnsi="Consolas" w:cs="Consolas"/>
                <w:color w:val="2B91AF"/>
                <w:sz w:val="19"/>
                <w:szCs w:val="19"/>
                <w:lang w:eastAsia="ja-JP" w:bidi="ar-SA"/>
              </w:rPr>
              <w:t>TaskTaskEngineerDependency</w:t>
            </w:r>
            <w:r>
              <w:rPr>
                <w:rFonts w:ascii="Consolas" w:hAnsi="Consolas" w:cs="Consolas"/>
                <w:sz w:val="19"/>
                <w:szCs w:val="19"/>
                <w:lang w:eastAsia="ja-JP" w:bidi="ar-SA"/>
              </w:rPr>
              <w:t xml:space="preserve"> taskTaskEngineerDependency = </w:t>
            </w:r>
            <w:r>
              <w:rPr>
                <w:rFonts w:ascii="Consolas" w:hAnsi="Consolas" w:cs="Consolas"/>
                <w:color w:val="0000FF"/>
                <w:sz w:val="19"/>
                <w:szCs w:val="19"/>
                <w:lang w:eastAsia="ja-JP" w:bidi="ar-SA"/>
              </w:rPr>
              <w:t>new</w:t>
            </w:r>
            <w:r>
              <w:rPr>
                <w:rFonts w:ascii="Consolas" w:hAnsi="Consolas" w:cs="Consolas"/>
                <w:sz w:val="19"/>
                <w:szCs w:val="19"/>
                <w:lang w:eastAsia="ja-JP" w:bidi="ar-SA"/>
              </w:rPr>
              <w:t xml:space="preserve"> SO_WebServices.ScheduleServiceInt.</w:t>
            </w:r>
            <w:r>
              <w:rPr>
                <w:rFonts w:ascii="Consolas" w:hAnsi="Consolas" w:cs="Consolas"/>
                <w:color w:val="2B91AF"/>
                <w:sz w:val="19"/>
                <w:szCs w:val="19"/>
                <w:lang w:eastAsia="ja-JP" w:bidi="ar-SA"/>
              </w:rPr>
              <w:t>TaskTaskEngineerDependency</w:t>
            </w:r>
            <w:r>
              <w:rPr>
                <w:rFonts w:ascii="Consolas" w:hAnsi="Consolas" w:cs="Consolas"/>
                <w:sz w:val="19"/>
                <w:szCs w:val="19"/>
                <w:lang w:eastAsia="ja-JP" w:bidi="ar-SA"/>
              </w:rPr>
              <w:t>();</w:t>
            </w:r>
          </w:p>
          <w:p w14:paraId="6553211D"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taskTaskEngineerDependency.RelationType = engineerDependency.RelationType;</w:t>
            </w:r>
          </w:p>
          <w:p w14:paraId="412A52AA"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taskTaskEngineerDependency.RelationTypeSpecified = engineerDependency.RelationTypeSpecified;</w:t>
            </w:r>
          </w:p>
          <w:p w14:paraId="0FB22AA3"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taskTaskEngineerDependency.TaskKey = </w:t>
            </w:r>
            <w:r>
              <w:rPr>
                <w:rFonts w:ascii="Consolas" w:hAnsi="Consolas" w:cs="Consolas"/>
                <w:color w:val="0000FF"/>
                <w:sz w:val="19"/>
                <w:szCs w:val="19"/>
                <w:lang w:eastAsia="ja-JP" w:bidi="ar-SA"/>
              </w:rPr>
              <w:t>new</w:t>
            </w:r>
            <w:r>
              <w:rPr>
                <w:rFonts w:ascii="Consolas" w:hAnsi="Consolas" w:cs="Consolas"/>
                <w:sz w:val="19"/>
                <w:szCs w:val="19"/>
                <w:lang w:eastAsia="ja-JP" w:bidi="ar-SA"/>
              </w:rPr>
              <w:t xml:space="preserve"> SO_WebServices.ScheduleServiceInt.</w:t>
            </w:r>
            <w:r>
              <w:rPr>
                <w:rFonts w:ascii="Consolas" w:hAnsi="Consolas" w:cs="Consolas"/>
                <w:color w:val="2B91AF"/>
                <w:sz w:val="19"/>
                <w:szCs w:val="19"/>
                <w:lang w:eastAsia="ja-JP" w:bidi="ar-SA"/>
              </w:rPr>
              <w:t>TaskReference</w:t>
            </w:r>
            <w:r>
              <w:rPr>
                <w:rFonts w:ascii="Consolas" w:hAnsi="Consolas" w:cs="Consolas"/>
                <w:sz w:val="19"/>
                <w:szCs w:val="19"/>
                <w:lang w:eastAsia="ja-JP" w:bidi="ar-SA"/>
              </w:rPr>
              <w:t>() { CallID = engineerDependency.TaskKey.CallID, Number = engineerDependency.TaskKey.Number, NumberSpecified = engineerDependency.TaskKey.NumberSpecified };</w:t>
            </w:r>
          </w:p>
          <w:p w14:paraId="411A71C0" w14:textId="77777777" w:rsidR="00EB2BBF" w:rsidRDefault="00EB2BBF" w:rsidP="00EB2BBF">
            <w:pPr>
              <w:autoSpaceDE w:val="0"/>
              <w:autoSpaceDN w:val="0"/>
              <w:adjustRightInd w:val="0"/>
              <w:rPr>
                <w:rFonts w:ascii="Consolas" w:hAnsi="Consolas" w:cs="Consolas"/>
                <w:sz w:val="19"/>
                <w:szCs w:val="19"/>
                <w:lang w:eastAsia="ja-JP" w:bidi="ar-SA"/>
              </w:rPr>
            </w:pPr>
          </w:p>
          <w:p w14:paraId="2E8AB7FB"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taskTaskEngineerDependencys.Add(taskTaskEngineerDependency);</w:t>
            </w:r>
          </w:p>
          <w:p w14:paraId="1AC0DADF"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739969CF" w14:textId="77777777" w:rsidR="00EB2BBF" w:rsidRDefault="00EB2BBF" w:rsidP="00EB2BBF">
            <w:pPr>
              <w:autoSpaceDE w:val="0"/>
              <w:autoSpaceDN w:val="0"/>
              <w:adjustRightInd w:val="0"/>
              <w:rPr>
                <w:rFonts w:ascii="Consolas" w:hAnsi="Consolas" w:cs="Consolas"/>
                <w:sz w:val="19"/>
                <w:szCs w:val="19"/>
                <w:lang w:eastAsia="ja-JP" w:bidi="ar-SA"/>
              </w:rPr>
            </w:pPr>
          </w:p>
          <w:p w14:paraId="5F7D315E"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extendedGetAppointmentsEx2Request.Task.TimeDependencies = taskTaskTimeDependencys.ToArray();</w:t>
            </w:r>
          </w:p>
          <w:p w14:paraId="60DBD710"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extendedGetAppointmentsEx2Request.Task.EngineerDependencies = taskTaskEngineerDependencys.ToArray();</w:t>
            </w:r>
          </w:p>
          <w:p w14:paraId="6CD65A93" w14:textId="77777777" w:rsidR="00EB2BBF" w:rsidRDefault="00EB2BBF" w:rsidP="00EB2BBF">
            <w:pPr>
              <w:autoSpaceDE w:val="0"/>
              <w:autoSpaceDN w:val="0"/>
              <w:adjustRightInd w:val="0"/>
              <w:rPr>
                <w:rFonts w:ascii="Consolas" w:hAnsi="Consolas" w:cs="Consolas"/>
                <w:sz w:val="19"/>
                <w:szCs w:val="19"/>
                <w:lang w:eastAsia="ja-JP" w:bidi="ar-SA"/>
              </w:rPr>
            </w:pPr>
          </w:p>
          <w:p w14:paraId="765DAA77"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extendedGetAppointmentsEx2Request.Profile = </w:t>
            </w:r>
            <w:r>
              <w:rPr>
                <w:rFonts w:ascii="Consolas" w:hAnsi="Consolas" w:cs="Consolas"/>
                <w:color w:val="A31515"/>
                <w:sz w:val="19"/>
                <w:szCs w:val="19"/>
                <w:lang w:eastAsia="ja-JP" w:bidi="ar-SA"/>
              </w:rPr>
              <w:t>"TWO HOURS"</w:t>
            </w:r>
            <w:r>
              <w:rPr>
                <w:rFonts w:ascii="Consolas" w:hAnsi="Consolas" w:cs="Consolas"/>
                <w:sz w:val="19"/>
                <w:szCs w:val="19"/>
                <w:lang w:eastAsia="ja-JP" w:bidi="ar-SA"/>
              </w:rPr>
              <w:t>;</w:t>
            </w:r>
          </w:p>
          <w:p w14:paraId="02619B2F"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extendedGetAppointmentsEx2Request.Period = </w:t>
            </w:r>
            <w:r>
              <w:rPr>
                <w:rFonts w:ascii="Consolas" w:hAnsi="Consolas" w:cs="Consolas"/>
                <w:color w:val="0000FF"/>
                <w:sz w:val="19"/>
                <w:szCs w:val="19"/>
                <w:lang w:eastAsia="ja-JP" w:bidi="ar-SA"/>
              </w:rPr>
              <w:t>new</w:t>
            </w:r>
            <w:r>
              <w:rPr>
                <w:rFonts w:ascii="Consolas" w:hAnsi="Consolas" w:cs="Consolas"/>
                <w:sz w:val="19"/>
                <w:szCs w:val="19"/>
                <w:lang w:eastAsia="ja-JP" w:bidi="ar-SA"/>
              </w:rPr>
              <w:t xml:space="preserve"> SO_WebServices.ScheduleServiceInt.</w:t>
            </w:r>
            <w:r>
              <w:rPr>
                <w:rFonts w:ascii="Consolas" w:hAnsi="Consolas" w:cs="Consolas"/>
                <w:color w:val="2B91AF"/>
                <w:sz w:val="19"/>
                <w:szCs w:val="19"/>
                <w:lang w:eastAsia="ja-JP" w:bidi="ar-SA"/>
              </w:rPr>
              <w:t>TimeInterval</w:t>
            </w:r>
            <w:r>
              <w:rPr>
                <w:rFonts w:ascii="Consolas" w:hAnsi="Consolas" w:cs="Consolas"/>
                <w:sz w:val="19"/>
                <w:szCs w:val="19"/>
                <w:lang w:eastAsia="ja-JP" w:bidi="ar-SA"/>
              </w:rPr>
              <w:t>() { Finish = System.</w:t>
            </w:r>
            <w:r>
              <w:rPr>
                <w:rFonts w:ascii="Consolas" w:hAnsi="Consolas" w:cs="Consolas"/>
                <w:color w:val="2B91AF"/>
                <w:sz w:val="19"/>
                <w:szCs w:val="19"/>
                <w:lang w:eastAsia="ja-JP" w:bidi="ar-SA"/>
              </w:rPr>
              <w:t>DateTime</w:t>
            </w:r>
            <w:r>
              <w:rPr>
                <w:rFonts w:ascii="Consolas" w:hAnsi="Consolas" w:cs="Consolas"/>
                <w:sz w:val="19"/>
                <w:szCs w:val="19"/>
                <w:lang w:eastAsia="ja-JP" w:bidi="ar-SA"/>
              </w:rPr>
              <w:t>.Now.AddDays(14), Start = System.</w:t>
            </w:r>
            <w:r>
              <w:rPr>
                <w:rFonts w:ascii="Consolas" w:hAnsi="Consolas" w:cs="Consolas"/>
                <w:color w:val="2B91AF"/>
                <w:sz w:val="19"/>
                <w:szCs w:val="19"/>
                <w:lang w:eastAsia="ja-JP" w:bidi="ar-SA"/>
              </w:rPr>
              <w:t>DateTime</w:t>
            </w:r>
            <w:r>
              <w:rPr>
                <w:rFonts w:ascii="Consolas" w:hAnsi="Consolas" w:cs="Consolas"/>
                <w:sz w:val="19"/>
                <w:szCs w:val="19"/>
                <w:lang w:eastAsia="ja-JP" w:bidi="ar-SA"/>
              </w:rPr>
              <w:t>.Now.AddDays(1) };</w:t>
            </w:r>
          </w:p>
          <w:p w14:paraId="758B089A" w14:textId="77777777" w:rsidR="00EB2BBF" w:rsidRDefault="00EB2BBF" w:rsidP="00EB2BBF">
            <w:pPr>
              <w:autoSpaceDE w:val="0"/>
              <w:autoSpaceDN w:val="0"/>
              <w:adjustRightInd w:val="0"/>
              <w:rPr>
                <w:rFonts w:ascii="Consolas" w:hAnsi="Consolas" w:cs="Consolas"/>
                <w:sz w:val="19"/>
                <w:szCs w:val="19"/>
                <w:lang w:eastAsia="ja-JP" w:bidi="ar-SA"/>
              </w:rPr>
            </w:pPr>
          </w:p>
          <w:p w14:paraId="71D5F46E"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extendedGetAppointmentsEx2Request.ExcludeCurrentAppointment = </w:t>
            </w:r>
            <w:r>
              <w:rPr>
                <w:rFonts w:ascii="Consolas" w:hAnsi="Consolas" w:cs="Consolas"/>
                <w:color w:val="0000FF"/>
                <w:sz w:val="19"/>
                <w:szCs w:val="19"/>
                <w:lang w:eastAsia="ja-JP" w:bidi="ar-SA"/>
              </w:rPr>
              <w:t>false</w:t>
            </w:r>
            <w:r>
              <w:rPr>
                <w:rFonts w:ascii="Consolas" w:hAnsi="Consolas" w:cs="Consolas"/>
                <w:sz w:val="19"/>
                <w:szCs w:val="19"/>
                <w:lang w:eastAsia="ja-JP" w:bidi="ar-SA"/>
              </w:rPr>
              <w:t>;</w:t>
            </w:r>
          </w:p>
          <w:p w14:paraId="380F13E0"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extendedGetAppointmentsEx2Request.TimeOut = 60;</w:t>
            </w:r>
          </w:p>
          <w:p w14:paraId="357A5237"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extendedGetAppointmentsEx2Request.GradeAppointments = </w:t>
            </w:r>
            <w:r>
              <w:rPr>
                <w:rFonts w:ascii="Consolas" w:hAnsi="Consolas" w:cs="Consolas"/>
                <w:color w:val="0000FF"/>
                <w:sz w:val="19"/>
                <w:szCs w:val="19"/>
                <w:lang w:eastAsia="ja-JP" w:bidi="ar-SA"/>
              </w:rPr>
              <w:t>false</w:t>
            </w:r>
            <w:r>
              <w:rPr>
                <w:rFonts w:ascii="Consolas" w:hAnsi="Consolas" w:cs="Consolas"/>
                <w:sz w:val="19"/>
                <w:szCs w:val="19"/>
                <w:lang w:eastAsia="ja-JP" w:bidi="ar-SA"/>
              </w:rPr>
              <w:t>;</w:t>
            </w:r>
          </w:p>
          <w:p w14:paraId="30B0D9A7"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extendedGetAppointmentsEx2Request.SchedulePolicy = </w:t>
            </w:r>
            <w:r>
              <w:rPr>
                <w:rFonts w:ascii="Consolas" w:hAnsi="Consolas" w:cs="Consolas"/>
                <w:color w:val="A31515"/>
                <w:sz w:val="19"/>
                <w:szCs w:val="19"/>
                <w:lang w:eastAsia="ja-JP" w:bidi="ar-SA"/>
              </w:rPr>
              <w:t>"Standard"</w:t>
            </w:r>
            <w:r>
              <w:rPr>
                <w:rFonts w:ascii="Consolas" w:hAnsi="Consolas" w:cs="Consolas"/>
                <w:sz w:val="19"/>
                <w:szCs w:val="19"/>
                <w:lang w:eastAsia="ja-JP" w:bidi="ar-SA"/>
              </w:rPr>
              <w:t>;</w:t>
            </w:r>
          </w:p>
          <w:p w14:paraId="0B9AB510"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4920CEAD"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00FF"/>
                <w:sz w:val="19"/>
                <w:szCs w:val="19"/>
                <w:lang w:eastAsia="ja-JP" w:bidi="ar-SA"/>
              </w:rPr>
              <w:t>using</w:t>
            </w:r>
            <w:r>
              <w:rPr>
                <w:rFonts w:ascii="Consolas" w:hAnsi="Consolas" w:cs="Consolas"/>
                <w:sz w:val="19"/>
                <w:szCs w:val="19"/>
                <w:lang w:eastAsia="ja-JP" w:bidi="ar-SA"/>
              </w:rPr>
              <w:t xml:space="preserve"> (scheduleService = </w:t>
            </w:r>
            <w:r>
              <w:rPr>
                <w:rFonts w:ascii="Consolas" w:hAnsi="Consolas" w:cs="Consolas"/>
                <w:color w:val="0000FF"/>
                <w:sz w:val="19"/>
                <w:szCs w:val="19"/>
                <w:lang w:eastAsia="ja-JP" w:bidi="ar-SA"/>
              </w:rPr>
              <w:t>new</w:t>
            </w:r>
            <w:r>
              <w:rPr>
                <w:rFonts w:ascii="Consolas" w:hAnsi="Consolas" w:cs="Consolas"/>
                <w:sz w:val="19"/>
                <w:szCs w:val="19"/>
                <w:lang w:eastAsia="ja-JP" w:bidi="ar-SA"/>
              </w:rPr>
              <w:t xml:space="preserve"> </w:t>
            </w:r>
            <w:r>
              <w:rPr>
                <w:rFonts w:ascii="Consolas" w:hAnsi="Consolas" w:cs="Consolas"/>
                <w:color w:val="2B91AF"/>
                <w:sz w:val="19"/>
                <w:szCs w:val="19"/>
                <w:lang w:eastAsia="ja-JP" w:bidi="ar-SA"/>
              </w:rPr>
              <w:t>ScheduleService</w:t>
            </w:r>
            <w:r>
              <w:rPr>
                <w:rFonts w:ascii="Consolas" w:hAnsi="Consolas" w:cs="Consolas"/>
                <w:sz w:val="19"/>
                <w:szCs w:val="19"/>
                <w:lang w:eastAsia="ja-JP" w:bidi="ar-SA"/>
              </w:rPr>
              <w:t>(ScheduleServiceUri))</w:t>
            </w:r>
          </w:p>
          <w:p w14:paraId="0AA58E9B"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0C5C75ED"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scheduleService.Open();</w:t>
            </w:r>
          </w:p>
          <w:p w14:paraId="5224BF9E"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lastRenderedPageBreak/>
              <w:t xml:space="preserve">                scheduleService.ExtendedGetAppointmentsEx2(extendedGetAppointmentsEx2Request.OptionalParameters,extendedGetAppointmentsEx2Request.Task,extendedGetAppointmentsEx2Request.SchedulePolicy,extendedGetAppointmentsEx2Request.TimeIntervals,extendedGetAppointmentsEx2Request.Profile,extendedGetAppointmentsEx2Request.Period,extendedGetAppointmentsEx2Request.ExcludeCurrentAppointment,extendedGetAppointmentsEx2Request.TimeOut,extendedGetAppointmentsEx2Request.GradeAppointments,extendedGetAppointmentsEx2Request.SchedulingHorizon,extendedGetAppointmentsEx2Request.DoubleBookingTasks,extendedGetAppointmentsEx2Request.UnmovableTasks,extendedGetAppointmentsEx2Request.RelatedTasks,extendedGetAppointmentsEx2Request.SameSlotTasks,extendedGetAppointmentsEx2Request.LogicDomainForDoubleBooking,extendedGetAppointmentsEx2Request.UnScheduleRelatedTasks,extendedGetAppointmentsEx2Request.UnScheduleRelatedTasksGroup,extendedGetAppointmentsEx2Request.SuggestCandidateResources,extendedGetAppointmentsEx2Request.PerformanceParameters,extendedGetAppointmentsEx2Request.ParallelFactor,extendedGetAppointmentsEx2Request.UseSLRCache,extendedGetAppointmentsEx2Request.UsePartitionControl);</w:t>
            </w:r>
          </w:p>
          <w:p w14:paraId="66D7E4EA"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0375E105"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5C462188" w14:textId="77777777" w:rsidR="00EB2BBF" w:rsidRDefault="00EB2BBF" w:rsidP="00EB2BBF">
            <w:pPr>
              <w:autoSpaceDE w:val="0"/>
              <w:autoSpaceDN w:val="0"/>
              <w:adjustRightInd w:val="0"/>
              <w:rPr>
                <w:rFonts w:ascii="Consolas" w:hAnsi="Consolas" w:cs="Consolas"/>
                <w:sz w:val="19"/>
                <w:szCs w:val="19"/>
                <w:lang w:eastAsia="ja-JP" w:bidi="ar-SA"/>
              </w:rPr>
            </w:pPr>
          </w:p>
          <w:p w14:paraId="09813866"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00FF"/>
                <w:sz w:val="19"/>
                <w:szCs w:val="19"/>
                <w:lang w:eastAsia="ja-JP" w:bidi="ar-SA"/>
              </w:rPr>
              <w:t>public</w:t>
            </w:r>
            <w:r>
              <w:rPr>
                <w:rFonts w:ascii="Consolas" w:hAnsi="Consolas" w:cs="Consolas"/>
                <w:sz w:val="19"/>
                <w:szCs w:val="19"/>
                <w:lang w:eastAsia="ja-JP" w:bidi="ar-SA"/>
              </w:rPr>
              <w:t xml:space="preserve"> </w:t>
            </w:r>
            <w:r>
              <w:rPr>
                <w:rFonts w:ascii="Consolas" w:hAnsi="Consolas" w:cs="Consolas"/>
                <w:color w:val="0000FF"/>
                <w:sz w:val="19"/>
                <w:szCs w:val="19"/>
                <w:lang w:eastAsia="ja-JP" w:bidi="ar-SA"/>
              </w:rPr>
              <w:t>void</w:t>
            </w:r>
            <w:r>
              <w:rPr>
                <w:rFonts w:ascii="Consolas" w:hAnsi="Consolas" w:cs="Consolas"/>
                <w:sz w:val="19"/>
                <w:szCs w:val="19"/>
                <w:lang w:eastAsia="ja-JP" w:bidi="ar-SA"/>
              </w:rPr>
              <w:t xml:space="preserve"> doMultiManning(</w:t>
            </w:r>
            <w:r>
              <w:rPr>
                <w:rFonts w:ascii="Consolas" w:hAnsi="Consolas" w:cs="Consolas"/>
                <w:color w:val="0000FF"/>
                <w:sz w:val="19"/>
                <w:szCs w:val="19"/>
                <w:lang w:eastAsia="ja-JP" w:bidi="ar-SA"/>
              </w:rPr>
              <w:t>int</w:t>
            </w:r>
            <w:r>
              <w:rPr>
                <w:rFonts w:ascii="Consolas" w:hAnsi="Consolas" w:cs="Consolas"/>
                <w:sz w:val="19"/>
                <w:szCs w:val="19"/>
                <w:lang w:eastAsia="ja-JP" w:bidi="ar-SA"/>
              </w:rPr>
              <w:t xml:space="preserve"> NumberOfMen = 2)</w:t>
            </w:r>
          </w:p>
          <w:p w14:paraId="3D5D5A4D"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415E0D1F" w14:textId="77777777" w:rsidR="00EB2BBF" w:rsidRDefault="00EB2BBF" w:rsidP="00EB2BBF">
            <w:pPr>
              <w:autoSpaceDE w:val="0"/>
              <w:autoSpaceDN w:val="0"/>
              <w:adjustRightInd w:val="0"/>
              <w:rPr>
                <w:rFonts w:ascii="Consolas" w:hAnsi="Consolas" w:cs="Consolas"/>
                <w:sz w:val="19"/>
                <w:szCs w:val="19"/>
                <w:lang w:eastAsia="ja-JP" w:bidi="ar-SA"/>
              </w:rPr>
            </w:pPr>
          </w:p>
          <w:p w14:paraId="502A2D3C"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00FF"/>
                <w:sz w:val="19"/>
                <w:szCs w:val="19"/>
                <w:lang w:eastAsia="ja-JP" w:bidi="ar-SA"/>
              </w:rPr>
              <w:t>string</w:t>
            </w:r>
            <w:r>
              <w:rPr>
                <w:rFonts w:ascii="Consolas" w:hAnsi="Consolas" w:cs="Consolas"/>
                <w:sz w:val="19"/>
                <w:szCs w:val="19"/>
                <w:lang w:eastAsia="ja-JP" w:bidi="ar-SA"/>
              </w:rPr>
              <w:t xml:space="preserve"> ScheduleServiceUri = </w:t>
            </w:r>
            <w:r>
              <w:rPr>
                <w:rFonts w:ascii="Consolas" w:hAnsi="Consolas" w:cs="Consolas"/>
                <w:color w:val="A31515"/>
                <w:sz w:val="19"/>
                <w:szCs w:val="19"/>
                <w:lang w:eastAsia="ja-JP" w:bidi="ar-SA"/>
              </w:rPr>
              <w:t>"http://localhost:8888/SO/IntegrationServices/ScheduleService.svc"</w:t>
            </w:r>
            <w:r>
              <w:rPr>
                <w:rFonts w:ascii="Consolas" w:hAnsi="Consolas" w:cs="Consolas"/>
                <w:sz w:val="19"/>
                <w:szCs w:val="19"/>
                <w:lang w:eastAsia="ja-JP" w:bidi="ar-SA"/>
              </w:rPr>
              <w:t>;</w:t>
            </w:r>
          </w:p>
          <w:p w14:paraId="7D1641DE"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2B91AF"/>
                <w:sz w:val="19"/>
                <w:szCs w:val="19"/>
                <w:lang w:eastAsia="ja-JP" w:bidi="ar-SA"/>
              </w:rPr>
              <w:t>ScheduleService</w:t>
            </w:r>
            <w:r>
              <w:rPr>
                <w:rFonts w:ascii="Consolas" w:hAnsi="Consolas" w:cs="Consolas"/>
                <w:sz w:val="19"/>
                <w:szCs w:val="19"/>
                <w:lang w:eastAsia="ja-JP" w:bidi="ar-SA"/>
              </w:rPr>
              <w:t xml:space="preserve"> scheduleService;</w:t>
            </w:r>
          </w:p>
          <w:p w14:paraId="59E9D124"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2B91AF"/>
                <w:sz w:val="19"/>
                <w:szCs w:val="19"/>
                <w:lang w:eastAsia="ja-JP" w:bidi="ar-SA"/>
              </w:rPr>
              <w:t>WebService_BasicHttpInt</w:t>
            </w:r>
            <w:r>
              <w:rPr>
                <w:rFonts w:ascii="Consolas" w:hAnsi="Consolas" w:cs="Consolas"/>
                <w:sz w:val="19"/>
                <w:szCs w:val="19"/>
                <w:lang w:eastAsia="ja-JP" w:bidi="ar-SA"/>
              </w:rPr>
              <w:t>.ScheduleService_BasicHttp(ScheduleServiceUri);</w:t>
            </w:r>
          </w:p>
          <w:p w14:paraId="7A0936B4" w14:textId="77777777" w:rsidR="00EB2BBF" w:rsidRDefault="00EB2BBF" w:rsidP="00EB2BBF">
            <w:pPr>
              <w:autoSpaceDE w:val="0"/>
              <w:autoSpaceDN w:val="0"/>
              <w:adjustRightInd w:val="0"/>
              <w:rPr>
                <w:rFonts w:ascii="Consolas" w:hAnsi="Consolas" w:cs="Consolas"/>
                <w:sz w:val="19"/>
                <w:szCs w:val="19"/>
                <w:lang w:eastAsia="ja-JP" w:bidi="ar-SA"/>
              </w:rPr>
            </w:pPr>
          </w:p>
          <w:p w14:paraId="4E84956B"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8000"/>
                <w:sz w:val="19"/>
                <w:szCs w:val="19"/>
                <w:lang w:eastAsia="ja-JP" w:bidi="ar-SA"/>
              </w:rPr>
              <w:t>//Create MST Task</w:t>
            </w:r>
          </w:p>
          <w:p w14:paraId="4F6517CA"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00FF"/>
                <w:sz w:val="19"/>
                <w:szCs w:val="19"/>
                <w:lang w:eastAsia="ja-JP" w:bidi="ar-SA"/>
              </w:rPr>
              <w:t>string</w:t>
            </w:r>
            <w:r>
              <w:rPr>
                <w:rFonts w:ascii="Consolas" w:hAnsi="Consolas" w:cs="Consolas"/>
                <w:sz w:val="19"/>
                <w:szCs w:val="19"/>
                <w:lang w:eastAsia="ja-JP" w:bidi="ar-SA"/>
              </w:rPr>
              <w:t xml:space="preserve"> jobNumber = </w:t>
            </w:r>
            <w:r>
              <w:rPr>
                <w:rFonts w:ascii="Consolas" w:hAnsi="Consolas" w:cs="Consolas"/>
                <w:color w:val="A31515"/>
                <w:sz w:val="19"/>
                <w:szCs w:val="19"/>
                <w:lang w:eastAsia="ja-JP" w:bidi="ar-SA"/>
              </w:rPr>
              <w:t>"A1234569"</w:t>
            </w:r>
            <w:r>
              <w:rPr>
                <w:rFonts w:ascii="Consolas" w:hAnsi="Consolas" w:cs="Consolas"/>
                <w:sz w:val="19"/>
                <w:szCs w:val="19"/>
                <w:lang w:eastAsia="ja-JP" w:bidi="ar-SA"/>
              </w:rPr>
              <w:t>;</w:t>
            </w:r>
          </w:p>
          <w:p w14:paraId="744E8C20"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00FF"/>
                <w:sz w:val="19"/>
                <w:szCs w:val="19"/>
                <w:lang w:eastAsia="ja-JP" w:bidi="ar-SA"/>
              </w:rPr>
              <w:t>if</w:t>
            </w:r>
            <w:r>
              <w:rPr>
                <w:rFonts w:ascii="Consolas" w:hAnsi="Consolas" w:cs="Consolas"/>
                <w:sz w:val="19"/>
                <w:szCs w:val="19"/>
                <w:lang w:eastAsia="ja-JP" w:bidi="ar-SA"/>
              </w:rPr>
              <w:t>(NumberOfMen == 1)</w:t>
            </w:r>
          </w:p>
          <w:p w14:paraId="0462AF79"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58F27492"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jobNumber = </w:t>
            </w:r>
            <w:r>
              <w:rPr>
                <w:rFonts w:ascii="Consolas" w:hAnsi="Consolas" w:cs="Consolas"/>
                <w:color w:val="A31515"/>
                <w:sz w:val="19"/>
                <w:szCs w:val="19"/>
                <w:lang w:eastAsia="ja-JP" w:bidi="ar-SA"/>
              </w:rPr>
              <w:t>"A1234567"</w:t>
            </w:r>
            <w:r>
              <w:rPr>
                <w:rFonts w:ascii="Consolas" w:hAnsi="Consolas" w:cs="Consolas"/>
                <w:sz w:val="19"/>
                <w:szCs w:val="19"/>
                <w:lang w:eastAsia="ja-JP" w:bidi="ar-SA"/>
              </w:rPr>
              <w:t>;</w:t>
            </w:r>
          </w:p>
          <w:p w14:paraId="686EE70B"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01A28151"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SO_WebServices.ScheduleServiceInt.</w:t>
            </w:r>
            <w:r>
              <w:rPr>
                <w:rFonts w:ascii="Consolas" w:hAnsi="Consolas" w:cs="Consolas"/>
                <w:color w:val="2B91AF"/>
                <w:sz w:val="19"/>
                <w:szCs w:val="19"/>
                <w:lang w:eastAsia="ja-JP" w:bidi="ar-SA"/>
              </w:rPr>
              <w:t>ProcessTaskExRequest</w:t>
            </w:r>
            <w:r>
              <w:rPr>
                <w:rFonts w:ascii="Consolas" w:hAnsi="Consolas" w:cs="Consolas"/>
                <w:sz w:val="19"/>
                <w:szCs w:val="19"/>
                <w:lang w:eastAsia="ja-JP" w:bidi="ar-SA"/>
              </w:rPr>
              <w:t>[] processTaskExRequests;</w:t>
            </w:r>
          </w:p>
          <w:p w14:paraId="5247BE9E"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SO_WebServices.ScheduleServiceInt.</w:t>
            </w:r>
            <w:r>
              <w:rPr>
                <w:rFonts w:ascii="Consolas" w:hAnsi="Consolas" w:cs="Consolas"/>
                <w:color w:val="2B91AF"/>
                <w:sz w:val="19"/>
                <w:szCs w:val="19"/>
                <w:lang w:eastAsia="ja-JP" w:bidi="ar-SA"/>
              </w:rPr>
              <w:t>TaskTypeReference</w:t>
            </w:r>
            <w:r>
              <w:rPr>
                <w:rFonts w:ascii="Consolas" w:hAnsi="Consolas" w:cs="Consolas"/>
                <w:sz w:val="19"/>
                <w:szCs w:val="19"/>
                <w:lang w:eastAsia="ja-JP" w:bidi="ar-SA"/>
              </w:rPr>
              <w:t xml:space="preserve">[] taskTypeReferences = </w:t>
            </w:r>
            <w:r>
              <w:rPr>
                <w:rFonts w:ascii="Consolas" w:hAnsi="Consolas" w:cs="Consolas"/>
                <w:color w:val="0000FF"/>
                <w:sz w:val="19"/>
                <w:szCs w:val="19"/>
                <w:lang w:eastAsia="ja-JP" w:bidi="ar-SA"/>
              </w:rPr>
              <w:t>new</w:t>
            </w:r>
            <w:r>
              <w:rPr>
                <w:rFonts w:ascii="Consolas" w:hAnsi="Consolas" w:cs="Consolas"/>
                <w:sz w:val="19"/>
                <w:szCs w:val="19"/>
                <w:lang w:eastAsia="ja-JP" w:bidi="ar-SA"/>
              </w:rPr>
              <w:t xml:space="preserve"> SO_WebServices.ScheduleServiceInt.</w:t>
            </w:r>
            <w:r>
              <w:rPr>
                <w:rFonts w:ascii="Consolas" w:hAnsi="Consolas" w:cs="Consolas"/>
                <w:color w:val="2B91AF"/>
                <w:sz w:val="19"/>
                <w:szCs w:val="19"/>
                <w:lang w:eastAsia="ja-JP" w:bidi="ar-SA"/>
              </w:rPr>
              <w:t>TaskTypeReference</w:t>
            </w:r>
            <w:r>
              <w:rPr>
                <w:rFonts w:ascii="Consolas" w:hAnsi="Consolas" w:cs="Consolas"/>
                <w:sz w:val="19"/>
                <w:szCs w:val="19"/>
                <w:lang w:eastAsia="ja-JP" w:bidi="ar-SA"/>
              </w:rPr>
              <w:t>[NumberOfMen];</w:t>
            </w:r>
          </w:p>
          <w:p w14:paraId="25688419"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00FF"/>
                <w:sz w:val="19"/>
                <w:szCs w:val="19"/>
                <w:lang w:eastAsia="ja-JP" w:bidi="ar-SA"/>
              </w:rPr>
              <w:t>for</w:t>
            </w:r>
            <w:r>
              <w:rPr>
                <w:rFonts w:ascii="Consolas" w:hAnsi="Consolas" w:cs="Consolas"/>
                <w:sz w:val="19"/>
                <w:szCs w:val="19"/>
                <w:lang w:eastAsia="ja-JP" w:bidi="ar-SA"/>
              </w:rPr>
              <w:t xml:space="preserve"> (</w:t>
            </w:r>
            <w:r>
              <w:rPr>
                <w:rFonts w:ascii="Consolas" w:hAnsi="Consolas" w:cs="Consolas"/>
                <w:color w:val="0000FF"/>
                <w:sz w:val="19"/>
                <w:szCs w:val="19"/>
                <w:lang w:eastAsia="ja-JP" w:bidi="ar-SA"/>
              </w:rPr>
              <w:t>int</w:t>
            </w:r>
            <w:r>
              <w:rPr>
                <w:rFonts w:ascii="Consolas" w:hAnsi="Consolas" w:cs="Consolas"/>
                <w:sz w:val="19"/>
                <w:szCs w:val="19"/>
                <w:lang w:eastAsia="ja-JP" w:bidi="ar-SA"/>
              </w:rPr>
              <w:t xml:space="preserve"> i = 0; i &lt; NumberOfMen; i++)</w:t>
            </w:r>
          </w:p>
          <w:p w14:paraId="35A08A13"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6ADDD051"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8000"/>
                <w:sz w:val="19"/>
                <w:szCs w:val="19"/>
                <w:lang w:eastAsia="ja-JP" w:bidi="ar-SA"/>
              </w:rPr>
              <w:t>//Make all multi man jobs the same type for this example</w:t>
            </w:r>
          </w:p>
          <w:p w14:paraId="5A8DB653"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taskTypeReferences[i] = </w:t>
            </w:r>
            <w:r>
              <w:rPr>
                <w:rFonts w:ascii="Consolas" w:hAnsi="Consolas" w:cs="Consolas"/>
                <w:color w:val="0000FF"/>
                <w:sz w:val="19"/>
                <w:szCs w:val="19"/>
                <w:lang w:eastAsia="ja-JP" w:bidi="ar-SA"/>
              </w:rPr>
              <w:t>new</w:t>
            </w:r>
            <w:r>
              <w:rPr>
                <w:rFonts w:ascii="Consolas" w:hAnsi="Consolas" w:cs="Consolas"/>
                <w:sz w:val="19"/>
                <w:szCs w:val="19"/>
                <w:lang w:eastAsia="ja-JP" w:bidi="ar-SA"/>
              </w:rPr>
              <w:t xml:space="preserve"> SO_WebServices.ScheduleServiceInt.</w:t>
            </w:r>
            <w:r>
              <w:rPr>
                <w:rFonts w:ascii="Consolas" w:hAnsi="Consolas" w:cs="Consolas"/>
                <w:color w:val="2B91AF"/>
                <w:sz w:val="19"/>
                <w:szCs w:val="19"/>
                <w:lang w:eastAsia="ja-JP" w:bidi="ar-SA"/>
              </w:rPr>
              <w:t>TaskTypeReference</w:t>
            </w:r>
            <w:r>
              <w:rPr>
                <w:rFonts w:ascii="Consolas" w:hAnsi="Consolas" w:cs="Consolas"/>
                <w:sz w:val="19"/>
                <w:szCs w:val="19"/>
                <w:lang w:eastAsia="ja-JP" w:bidi="ar-SA"/>
              </w:rPr>
              <w:t>();</w:t>
            </w:r>
          </w:p>
          <w:p w14:paraId="09987495" w14:textId="52C5AEE2"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taskTypeReferences[i].Name= </w:t>
            </w:r>
            <w:r>
              <w:rPr>
                <w:rFonts w:ascii="Consolas" w:hAnsi="Consolas" w:cs="Consolas"/>
                <w:color w:val="A31515"/>
                <w:sz w:val="19"/>
                <w:szCs w:val="19"/>
                <w:lang w:eastAsia="ja-JP" w:bidi="ar-SA"/>
              </w:rPr>
              <w:t>"</w:t>
            </w:r>
            <w:r w:rsidR="00F438E4">
              <w:rPr>
                <w:rFonts w:ascii="Consolas" w:hAnsi="Consolas" w:cs="Consolas"/>
                <w:color w:val="A31515"/>
                <w:sz w:val="19"/>
                <w:szCs w:val="19"/>
                <w:lang w:eastAsia="ja-JP" w:bidi="ar-SA"/>
              </w:rPr>
              <w:t>Installation</w:t>
            </w:r>
            <w:r>
              <w:rPr>
                <w:rFonts w:ascii="Consolas" w:hAnsi="Consolas" w:cs="Consolas"/>
                <w:color w:val="A31515"/>
                <w:sz w:val="19"/>
                <w:szCs w:val="19"/>
                <w:lang w:eastAsia="ja-JP" w:bidi="ar-SA"/>
              </w:rPr>
              <w:t>"</w:t>
            </w:r>
            <w:r>
              <w:rPr>
                <w:rFonts w:ascii="Consolas" w:hAnsi="Consolas" w:cs="Consolas"/>
                <w:sz w:val="19"/>
                <w:szCs w:val="19"/>
                <w:lang w:eastAsia="ja-JP" w:bidi="ar-SA"/>
              </w:rPr>
              <w:t>;</w:t>
            </w:r>
          </w:p>
          <w:p w14:paraId="38BD3738"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4DFC36EF"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5FD455A0"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processTaskExRequests = MakeProcessTaskExRequests(jobNumber, taskTypeReferences);</w:t>
            </w:r>
          </w:p>
          <w:p w14:paraId="6FE5BD0E"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SO_WebServices.ScheduleServiceInt.</w:t>
            </w:r>
            <w:r>
              <w:rPr>
                <w:rFonts w:ascii="Consolas" w:hAnsi="Consolas" w:cs="Consolas"/>
                <w:color w:val="2B91AF"/>
                <w:sz w:val="19"/>
                <w:szCs w:val="19"/>
                <w:lang w:eastAsia="ja-JP" w:bidi="ar-SA"/>
              </w:rPr>
              <w:t>ProcessTaskExResponse</w:t>
            </w:r>
            <w:r>
              <w:rPr>
                <w:rFonts w:ascii="Consolas" w:hAnsi="Consolas" w:cs="Consolas"/>
                <w:sz w:val="19"/>
                <w:szCs w:val="19"/>
                <w:lang w:eastAsia="ja-JP" w:bidi="ar-SA"/>
              </w:rPr>
              <w:t xml:space="preserve"> processTaskExResponse = </w:t>
            </w:r>
            <w:r>
              <w:rPr>
                <w:rFonts w:ascii="Consolas" w:hAnsi="Consolas" w:cs="Consolas"/>
                <w:color w:val="0000FF"/>
                <w:sz w:val="19"/>
                <w:szCs w:val="19"/>
                <w:lang w:eastAsia="ja-JP" w:bidi="ar-SA"/>
              </w:rPr>
              <w:t>new</w:t>
            </w:r>
            <w:r>
              <w:rPr>
                <w:rFonts w:ascii="Consolas" w:hAnsi="Consolas" w:cs="Consolas"/>
                <w:sz w:val="19"/>
                <w:szCs w:val="19"/>
                <w:lang w:eastAsia="ja-JP" w:bidi="ar-SA"/>
              </w:rPr>
              <w:t xml:space="preserve"> SO_WebServices.ScheduleServiceInt.</w:t>
            </w:r>
            <w:r>
              <w:rPr>
                <w:rFonts w:ascii="Consolas" w:hAnsi="Consolas" w:cs="Consolas"/>
                <w:color w:val="2B91AF"/>
                <w:sz w:val="19"/>
                <w:szCs w:val="19"/>
                <w:lang w:eastAsia="ja-JP" w:bidi="ar-SA"/>
              </w:rPr>
              <w:t>ProcessTaskExResponse</w:t>
            </w:r>
            <w:r>
              <w:rPr>
                <w:rFonts w:ascii="Consolas" w:hAnsi="Consolas" w:cs="Consolas"/>
                <w:sz w:val="19"/>
                <w:szCs w:val="19"/>
                <w:lang w:eastAsia="ja-JP" w:bidi="ar-SA"/>
              </w:rPr>
              <w:t>();</w:t>
            </w:r>
          </w:p>
          <w:p w14:paraId="5B92AB6F" w14:textId="77777777" w:rsidR="00EB2BBF" w:rsidRDefault="00EB2BBF" w:rsidP="00EB2BBF">
            <w:pPr>
              <w:autoSpaceDE w:val="0"/>
              <w:autoSpaceDN w:val="0"/>
              <w:adjustRightInd w:val="0"/>
              <w:rPr>
                <w:rFonts w:ascii="Consolas" w:hAnsi="Consolas" w:cs="Consolas"/>
                <w:sz w:val="19"/>
                <w:szCs w:val="19"/>
                <w:lang w:eastAsia="ja-JP" w:bidi="ar-SA"/>
              </w:rPr>
            </w:pPr>
          </w:p>
          <w:p w14:paraId="24C7AA27"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00FF"/>
                <w:sz w:val="19"/>
                <w:szCs w:val="19"/>
                <w:lang w:eastAsia="ja-JP" w:bidi="ar-SA"/>
              </w:rPr>
              <w:t>using</w:t>
            </w:r>
            <w:r>
              <w:rPr>
                <w:rFonts w:ascii="Consolas" w:hAnsi="Consolas" w:cs="Consolas"/>
                <w:sz w:val="19"/>
                <w:szCs w:val="19"/>
                <w:lang w:eastAsia="ja-JP" w:bidi="ar-SA"/>
              </w:rPr>
              <w:t xml:space="preserve"> (scheduleService = </w:t>
            </w:r>
            <w:r>
              <w:rPr>
                <w:rFonts w:ascii="Consolas" w:hAnsi="Consolas" w:cs="Consolas"/>
                <w:color w:val="0000FF"/>
                <w:sz w:val="19"/>
                <w:szCs w:val="19"/>
                <w:lang w:eastAsia="ja-JP" w:bidi="ar-SA"/>
              </w:rPr>
              <w:t>new</w:t>
            </w:r>
            <w:r>
              <w:rPr>
                <w:rFonts w:ascii="Consolas" w:hAnsi="Consolas" w:cs="Consolas"/>
                <w:sz w:val="19"/>
                <w:szCs w:val="19"/>
                <w:lang w:eastAsia="ja-JP" w:bidi="ar-SA"/>
              </w:rPr>
              <w:t xml:space="preserve"> </w:t>
            </w:r>
            <w:r>
              <w:rPr>
                <w:rFonts w:ascii="Consolas" w:hAnsi="Consolas" w:cs="Consolas"/>
                <w:color w:val="2B91AF"/>
                <w:sz w:val="19"/>
                <w:szCs w:val="19"/>
                <w:lang w:eastAsia="ja-JP" w:bidi="ar-SA"/>
              </w:rPr>
              <w:t>ScheduleService</w:t>
            </w:r>
            <w:r>
              <w:rPr>
                <w:rFonts w:ascii="Consolas" w:hAnsi="Consolas" w:cs="Consolas"/>
                <w:sz w:val="19"/>
                <w:szCs w:val="19"/>
                <w:lang w:eastAsia="ja-JP" w:bidi="ar-SA"/>
              </w:rPr>
              <w:t>(ScheduleServiceUri))</w:t>
            </w:r>
          </w:p>
          <w:p w14:paraId="1AD75211"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51741CFB"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scheduleService.Open();</w:t>
            </w:r>
          </w:p>
          <w:p w14:paraId="6E88BBF9"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00FF"/>
                <w:sz w:val="19"/>
                <w:szCs w:val="19"/>
                <w:lang w:eastAsia="ja-JP" w:bidi="ar-SA"/>
              </w:rPr>
              <w:t>foreach</w:t>
            </w:r>
            <w:r>
              <w:rPr>
                <w:rFonts w:ascii="Consolas" w:hAnsi="Consolas" w:cs="Consolas"/>
                <w:sz w:val="19"/>
                <w:szCs w:val="19"/>
                <w:lang w:eastAsia="ja-JP" w:bidi="ar-SA"/>
              </w:rPr>
              <w:t xml:space="preserve"> (SO_WebServices.ScheduleServiceInt.</w:t>
            </w:r>
            <w:r>
              <w:rPr>
                <w:rFonts w:ascii="Consolas" w:hAnsi="Consolas" w:cs="Consolas"/>
                <w:color w:val="2B91AF"/>
                <w:sz w:val="19"/>
                <w:szCs w:val="19"/>
                <w:lang w:eastAsia="ja-JP" w:bidi="ar-SA"/>
              </w:rPr>
              <w:t>ProcessTaskExRequest</w:t>
            </w:r>
            <w:r>
              <w:rPr>
                <w:rFonts w:ascii="Consolas" w:hAnsi="Consolas" w:cs="Consolas"/>
                <w:sz w:val="19"/>
                <w:szCs w:val="19"/>
                <w:lang w:eastAsia="ja-JP" w:bidi="ar-SA"/>
              </w:rPr>
              <w:t xml:space="preserve"> processTaskExRequest </w:t>
            </w:r>
            <w:r>
              <w:rPr>
                <w:rFonts w:ascii="Consolas" w:hAnsi="Consolas" w:cs="Consolas"/>
                <w:color w:val="0000FF"/>
                <w:sz w:val="19"/>
                <w:szCs w:val="19"/>
                <w:lang w:eastAsia="ja-JP" w:bidi="ar-SA"/>
              </w:rPr>
              <w:t>in</w:t>
            </w:r>
            <w:r>
              <w:rPr>
                <w:rFonts w:ascii="Consolas" w:hAnsi="Consolas" w:cs="Consolas"/>
                <w:sz w:val="19"/>
                <w:szCs w:val="19"/>
                <w:lang w:eastAsia="ja-JP" w:bidi="ar-SA"/>
              </w:rPr>
              <w:t xml:space="preserve"> processTaskExRequests)</w:t>
            </w:r>
          </w:p>
          <w:p w14:paraId="0EA023CA"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3089B840"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scheduleService.ProcessTaskEx(processTaskExRequest.OptionalParameters,</w:t>
            </w:r>
          </w:p>
          <w:p w14:paraId="2E6E4E1C"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00FF"/>
                <w:sz w:val="19"/>
                <w:szCs w:val="19"/>
                <w:lang w:eastAsia="ja-JP" w:bidi="ar-SA"/>
              </w:rPr>
              <w:t>ref</w:t>
            </w:r>
            <w:r>
              <w:rPr>
                <w:rFonts w:ascii="Consolas" w:hAnsi="Consolas" w:cs="Consolas"/>
                <w:sz w:val="19"/>
                <w:szCs w:val="19"/>
                <w:lang w:eastAsia="ja-JP" w:bidi="ar-SA"/>
              </w:rPr>
              <w:t xml:space="preserve"> processTaskExRequest.Task, </w:t>
            </w:r>
            <w:r>
              <w:rPr>
                <w:rFonts w:ascii="Consolas" w:hAnsi="Consolas" w:cs="Consolas"/>
                <w:color w:val="0000FF"/>
                <w:sz w:val="19"/>
                <w:szCs w:val="19"/>
                <w:lang w:eastAsia="ja-JP" w:bidi="ar-SA"/>
              </w:rPr>
              <w:t>ref</w:t>
            </w:r>
            <w:r>
              <w:rPr>
                <w:rFonts w:ascii="Consolas" w:hAnsi="Consolas" w:cs="Consolas"/>
                <w:sz w:val="19"/>
                <w:szCs w:val="19"/>
                <w:lang w:eastAsia="ja-JP" w:bidi="ar-SA"/>
              </w:rPr>
              <w:t xml:space="preserve"> processTaskExRequest.Assignment, processTaskExRequest.ReturnAssignment,</w:t>
            </w:r>
          </w:p>
          <w:p w14:paraId="58B7605C"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processTaskExRequest.RelatedTasks, processTaskExRequest.SchedulingWorkflow, processTaskExRequest.LogicDomain,</w:t>
            </w:r>
          </w:p>
          <w:p w14:paraId="0DF8A19C"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lastRenderedPageBreak/>
              <w:t xml:space="preserve">                        processTaskExRequest.SchedulingHorizon, processTaskExRequest.TaskRequestedProperties, processTaskExRequest.AssignmentRequestedProperties,</w:t>
            </w:r>
          </w:p>
          <w:p w14:paraId="165C9EA3"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processTaskExRequest.ReturnSchedulingError, </w:t>
            </w:r>
            <w:r>
              <w:rPr>
                <w:rFonts w:ascii="Consolas" w:hAnsi="Consolas" w:cs="Consolas"/>
                <w:color w:val="0000FF"/>
                <w:sz w:val="19"/>
                <w:szCs w:val="19"/>
                <w:lang w:eastAsia="ja-JP" w:bidi="ar-SA"/>
              </w:rPr>
              <w:t>out</w:t>
            </w:r>
            <w:r>
              <w:rPr>
                <w:rFonts w:ascii="Consolas" w:hAnsi="Consolas" w:cs="Consolas"/>
                <w:sz w:val="19"/>
                <w:szCs w:val="19"/>
                <w:lang w:eastAsia="ja-JP" w:bidi="ar-SA"/>
              </w:rPr>
              <w:t xml:space="preserve"> processTaskExResponse.LinkedTasks, </w:t>
            </w:r>
            <w:r>
              <w:rPr>
                <w:rFonts w:ascii="Consolas" w:hAnsi="Consolas" w:cs="Consolas"/>
                <w:color w:val="0000FF"/>
                <w:sz w:val="19"/>
                <w:szCs w:val="19"/>
                <w:lang w:eastAsia="ja-JP" w:bidi="ar-SA"/>
              </w:rPr>
              <w:t>out</w:t>
            </w:r>
            <w:r>
              <w:rPr>
                <w:rFonts w:ascii="Consolas" w:hAnsi="Consolas" w:cs="Consolas"/>
                <w:sz w:val="19"/>
                <w:szCs w:val="19"/>
                <w:lang w:eastAsia="ja-JP" w:bidi="ar-SA"/>
              </w:rPr>
              <w:t xml:space="preserve"> processTaskExResponse.SchedulingError);</w:t>
            </w:r>
          </w:p>
          <w:p w14:paraId="7A3E9932"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4E880607"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535C25EA" w14:textId="77777777" w:rsidR="00EB2BBF" w:rsidRDefault="00EB2BBF" w:rsidP="00EB2BBF">
            <w:pPr>
              <w:autoSpaceDE w:val="0"/>
              <w:autoSpaceDN w:val="0"/>
              <w:adjustRightInd w:val="0"/>
              <w:rPr>
                <w:rFonts w:ascii="Consolas" w:hAnsi="Consolas" w:cs="Consolas"/>
                <w:sz w:val="19"/>
                <w:szCs w:val="19"/>
                <w:lang w:eastAsia="ja-JP" w:bidi="ar-SA"/>
              </w:rPr>
            </w:pPr>
          </w:p>
          <w:p w14:paraId="11276704"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00FF"/>
                <w:sz w:val="19"/>
                <w:szCs w:val="19"/>
                <w:lang w:eastAsia="ja-JP" w:bidi="ar-SA"/>
              </w:rPr>
              <w:t>string</w:t>
            </w:r>
            <w:r>
              <w:rPr>
                <w:rFonts w:ascii="Consolas" w:hAnsi="Consolas" w:cs="Consolas"/>
                <w:sz w:val="19"/>
                <w:szCs w:val="19"/>
                <w:lang w:eastAsia="ja-JP" w:bidi="ar-SA"/>
              </w:rPr>
              <w:t xml:space="preserve"> ServiceOptimizationServiceUri = </w:t>
            </w:r>
            <w:r>
              <w:rPr>
                <w:rFonts w:ascii="Consolas" w:hAnsi="Consolas" w:cs="Consolas"/>
                <w:color w:val="A31515"/>
                <w:sz w:val="19"/>
                <w:szCs w:val="19"/>
                <w:lang w:eastAsia="ja-JP" w:bidi="ar-SA"/>
              </w:rPr>
              <w:t>"http://localhost:8888/SO/IntegrationServices/ServiceOptimizationService.svc"</w:t>
            </w:r>
            <w:r>
              <w:rPr>
                <w:rFonts w:ascii="Consolas" w:hAnsi="Consolas" w:cs="Consolas"/>
                <w:sz w:val="19"/>
                <w:szCs w:val="19"/>
                <w:lang w:eastAsia="ja-JP" w:bidi="ar-SA"/>
              </w:rPr>
              <w:t>;</w:t>
            </w:r>
          </w:p>
          <w:p w14:paraId="2FA7B23C"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2B91AF"/>
                <w:sz w:val="19"/>
                <w:szCs w:val="19"/>
                <w:lang w:eastAsia="ja-JP" w:bidi="ar-SA"/>
              </w:rPr>
              <w:t>ServiceOptimizationService</w:t>
            </w:r>
            <w:r>
              <w:rPr>
                <w:rFonts w:ascii="Consolas" w:hAnsi="Consolas" w:cs="Consolas"/>
                <w:sz w:val="19"/>
                <w:szCs w:val="19"/>
                <w:lang w:eastAsia="ja-JP" w:bidi="ar-SA"/>
              </w:rPr>
              <w:t xml:space="preserve"> serviceOptimizationService;</w:t>
            </w:r>
          </w:p>
          <w:p w14:paraId="4F6D80F6"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2B91AF"/>
                <w:sz w:val="19"/>
                <w:szCs w:val="19"/>
                <w:lang w:eastAsia="ja-JP" w:bidi="ar-SA"/>
              </w:rPr>
              <w:t>WebService_BasicHttpInt</w:t>
            </w:r>
            <w:r>
              <w:rPr>
                <w:rFonts w:ascii="Consolas" w:hAnsi="Consolas" w:cs="Consolas"/>
                <w:sz w:val="19"/>
                <w:szCs w:val="19"/>
                <w:lang w:eastAsia="ja-JP" w:bidi="ar-SA"/>
              </w:rPr>
              <w:t>.ServiceOptimizationService_BasicHttp(ServiceOptimizationServiceUri);</w:t>
            </w:r>
          </w:p>
          <w:p w14:paraId="36F93D0D" w14:textId="77777777" w:rsidR="00EB2BBF" w:rsidRDefault="00EB2BBF" w:rsidP="00EB2BBF">
            <w:pPr>
              <w:autoSpaceDE w:val="0"/>
              <w:autoSpaceDN w:val="0"/>
              <w:adjustRightInd w:val="0"/>
              <w:rPr>
                <w:rFonts w:ascii="Consolas" w:hAnsi="Consolas" w:cs="Consolas"/>
                <w:sz w:val="19"/>
                <w:szCs w:val="19"/>
                <w:lang w:eastAsia="ja-JP" w:bidi="ar-SA"/>
              </w:rPr>
            </w:pPr>
          </w:p>
          <w:p w14:paraId="12A7F3D7"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SO_WebServices.ServiceOptimizationServiceInt.</w:t>
            </w:r>
            <w:r>
              <w:rPr>
                <w:rFonts w:ascii="Consolas" w:hAnsi="Consolas" w:cs="Consolas"/>
                <w:color w:val="2B91AF"/>
                <w:sz w:val="19"/>
                <w:szCs w:val="19"/>
                <w:lang w:eastAsia="ja-JP" w:bidi="ar-SA"/>
              </w:rPr>
              <w:t>ExecuteMultipleOperationsRequest</w:t>
            </w:r>
            <w:r>
              <w:rPr>
                <w:rFonts w:ascii="Consolas" w:hAnsi="Consolas" w:cs="Consolas"/>
                <w:sz w:val="19"/>
                <w:szCs w:val="19"/>
                <w:lang w:eastAsia="ja-JP" w:bidi="ar-SA"/>
              </w:rPr>
              <w:t xml:space="preserve"> executeMultipleOperationsRequest;</w:t>
            </w:r>
          </w:p>
          <w:p w14:paraId="504249F5"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executeMultipleOperationsRequest = MakeExecuteMultipleOperationsRequest(processTaskExRequests, </w:t>
            </w:r>
            <w:r>
              <w:rPr>
                <w:rFonts w:ascii="Consolas" w:hAnsi="Consolas" w:cs="Consolas"/>
                <w:color w:val="2B91AF"/>
                <w:sz w:val="19"/>
                <w:szCs w:val="19"/>
                <w:lang w:eastAsia="ja-JP" w:bidi="ar-SA"/>
              </w:rPr>
              <w:t>TaskDependencys</w:t>
            </w:r>
            <w:r>
              <w:rPr>
                <w:rFonts w:ascii="Consolas" w:hAnsi="Consolas" w:cs="Consolas"/>
                <w:sz w:val="19"/>
                <w:szCs w:val="19"/>
                <w:lang w:eastAsia="ja-JP" w:bidi="ar-SA"/>
              </w:rPr>
              <w:t>.MultiManTask);</w:t>
            </w:r>
          </w:p>
          <w:p w14:paraId="1A1C2774"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SO_WebServices.ServiceOptimizationServiceInt.</w:t>
            </w:r>
            <w:r>
              <w:rPr>
                <w:rFonts w:ascii="Consolas" w:hAnsi="Consolas" w:cs="Consolas"/>
                <w:color w:val="2B91AF"/>
                <w:sz w:val="19"/>
                <w:szCs w:val="19"/>
                <w:lang w:eastAsia="ja-JP" w:bidi="ar-SA"/>
              </w:rPr>
              <w:t>ExecuteMultipleOperationsResponse</w:t>
            </w:r>
            <w:r>
              <w:rPr>
                <w:rFonts w:ascii="Consolas" w:hAnsi="Consolas" w:cs="Consolas"/>
                <w:sz w:val="19"/>
                <w:szCs w:val="19"/>
                <w:lang w:eastAsia="ja-JP" w:bidi="ar-SA"/>
              </w:rPr>
              <w:t xml:space="preserve"> executeMultipleOperationsResponse = </w:t>
            </w:r>
            <w:r>
              <w:rPr>
                <w:rFonts w:ascii="Consolas" w:hAnsi="Consolas" w:cs="Consolas"/>
                <w:color w:val="0000FF"/>
                <w:sz w:val="19"/>
                <w:szCs w:val="19"/>
                <w:lang w:eastAsia="ja-JP" w:bidi="ar-SA"/>
              </w:rPr>
              <w:t>new</w:t>
            </w:r>
            <w:r>
              <w:rPr>
                <w:rFonts w:ascii="Consolas" w:hAnsi="Consolas" w:cs="Consolas"/>
                <w:sz w:val="19"/>
                <w:szCs w:val="19"/>
                <w:lang w:eastAsia="ja-JP" w:bidi="ar-SA"/>
              </w:rPr>
              <w:t xml:space="preserve"> SO_WebServices.ServiceOptimizationServiceInt.</w:t>
            </w:r>
            <w:r>
              <w:rPr>
                <w:rFonts w:ascii="Consolas" w:hAnsi="Consolas" w:cs="Consolas"/>
                <w:color w:val="2B91AF"/>
                <w:sz w:val="19"/>
                <w:szCs w:val="19"/>
                <w:lang w:eastAsia="ja-JP" w:bidi="ar-SA"/>
              </w:rPr>
              <w:t>ExecuteMultipleOperationsResponse</w:t>
            </w:r>
            <w:r>
              <w:rPr>
                <w:rFonts w:ascii="Consolas" w:hAnsi="Consolas" w:cs="Consolas"/>
                <w:sz w:val="19"/>
                <w:szCs w:val="19"/>
                <w:lang w:eastAsia="ja-JP" w:bidi="ar-SA"/>
              </w:rPr>
              <w:t>();</w:t>
            </w:r>
          </w:p>
          <w:p w14:paraId="452252C0" w14:textId="77777777" w:rsidR="00EB2BBF" w:rsidRDefault="00EB2BBF" w:rsidP="00EB2BBF">
            <w:pPr>
              <w:autoSpaceDE w:val="0"/>
              <w:autoSpaceDN w:val="0"/>
              <w:adjustRightInd w:val="0"/>
              <w:rPr>
                <w:rFonts w:ascii="Consolas" w:hAnsi="Consolas" w:cs="Consolas"/>
                <w:sz w:val="19"/>
                <w:szCs w:val="19"/>
                <w:lang w:eastAsia="ja-JP" w:bidi="ar-SA"/>
              </w:rPr>
            </w:pPr>
          </w:p>
          <w:p w14:paraId="50CD5FC6"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00FF"/>
                <w:sz w:val="19"/>
                <w:szCs w:val="19"/>
                <w:lang w:eastAsia="ja-JP" w:bidi="ar-SA"/>
              </w:rPr>
              <w:t>using</w:t>
            </w:r>
            <w:r>
              <w:rPr>
                <w:rFonts w:ascii="Consolas" w:hAnsi="Consolas" w:cs="Consolas"/>
                <w:sz w:val="19"/>
                <w:szCs w:val="19"/>
                <w:lang w:eastAsia="ja-JP" w:bidi="ar-SA"/>
              </w:rPr>
              <w:t xml:space="preserve"> (serviceOptimizationService = </w:t>
            </w:r>
            <w:r>
              <w:rPr>
                <w:rFonts w:ascii="Consolas" w:hAnsi="Consolas" w:cs="Consolas"/>
                <w:color w:val="0000FF"/>
                <w:sz w:val="19"/>
                <w:szCs w:val="19"/>
                <w:lang w:eastAsia="ja-JP" w:bidi="ar-SA"/>
              </w:rPr>
              <w:t>new</w:t>
            </w:r>
            <w:r>
              <w:rPr>
                <w:rFonts w:ascii="Consolas" w:hAnsi="Consolas" w:cs="Consolas"/>
                <w:sz w:val="19"/>
                <w:szCs w:val="19"/>
                <w:lang w:eastAsia="ja-JP" w:bidi="ar-SA"/>
              </w:rPr>
              <w:t xml:space="preserve"> </w:t>
            </w:r>
            <w:r>
              <w:rPr>
                <w:rFonts w:ascii="Consolas" w:hAnsi="Consolas" w:cs="Consolas"/>
                <w:color w:val="2B91AF"/>
                <w:sz w:val="19"/>
                <w:szCs w:val="19"/>
                <w:lang w:eastAsia="ja-JP" w:bidi="ar-SA"/>
              </w:rPr>
              <w:t>ServiceOptimizationService</w:t>
            </w:r>
            <w:r>
              <w:rPr>
                <w:rFonts w:ascii="Consolas" w:hAnsi="Consolas" w:cs="Consolas"/>
                <w:sz w:val="19"/>
                <w:szCs w:val="19"/>
                <w:lang w:eastAsia="ja-JP" w:bidi="ar-SA"/>
              </w:rPr>
              <w:t>(ServiceOptimizationServiceUri))</w:t>
            </w:r>
          </w:p>
          <w:p w14:paraId="71E00877"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3AB1BFC2"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serviceOptimizationService.Open();</w:t>
            </w:r>
          </w:p>
          <w:p w14:paraId="50163923"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serviceOptimizationService.ExecuteMultipleOperations(executeMultipleOperationsRequest.OptionalParameters, executeMultipleOperationsRequest.Operations, executeMultipleOperationsRequest.OneTransaction, executeMultipleOperationsRequest.ContinueOnError);</w:t>
            </w:r>
          </w:p>
          <w:p w14:paraId="7F9ACE60" w14:textId="77777777" w:rsidR="00EB2BBF" w:rsidRDefault="00EB2BBF" w:rsidP="00EB2BBF">
            <w:pPr>
              <w:autoSpaceDE w:val="0"/>
              <w:autoSpaceDN w:val="0"/>
              <w:adjustRightInd w:val="0"/>
              <w:rPr>
                <w:rFonts w:ascii="Consolas" w:hAnsi="Consolas" w:cs="Consolas"/>
                <w:sz w:val="19"/>
                <w:szCs w:val="19"/>
                <w:lang w:eastAsia="ja-JP" w:bidi="ar-SA"/>
              </w:rPr>
            </w:pPr>
          </w:p>
          <w:p w14:paraId="70EC30D5"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301A543D" w14:textId="77777777" w:rsidR="00EB2BBF" w:rsidRDefault="00EB2BBF" w:rsidP="00EB2BBF">
            <w:pPr>
              <w:autoSpaceDE w:val="0"/>
              <w:autoSpaceDN w:val="0"/>
              <w:adjustRightInd w:val="0"/>
              <w:rPr>
                <w:rFonts w:ascii="Consolas" w:hAnsi="Consolas" w:cs="Consolas"/>
                <w:sz w:val="19"/>
                <w:szCs w:val="19"/>
                <w:lang w:eastAsia="ja-JP" w:bidi="ar-SA"/>
              </w:rPr>
            </w:pPr>
          </w:p>
          <w:p w14:paraId="7D1E818C"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165CCC73" w14:textId="77777777" w:rsidR="00EB2BBF" w:rsidRDefault="00EB2BBF" w:rsidP="00EB2BBF">
            <w:pPr>
              <w:autoSpaceDE w:val="0"/>
              <w:autoSpaceDN w:val="0"/>
              <w:adjustRightInd w:val="0"/>
              <w:rPr>
                <w:rFonts w:ascii="Consolas" w:hAnsi="Consolas" w:cs="Consolas"/>
                <w:sz w:val="19"/>
                <w:szCs w:val="19"/>
                <w:lang w:eastAsia="ja-JP" w:bidi="ar-SA"/>
              </w:rPr>
            </w:pPr>
          </w:p>
          <w:p w14:paraId="011C2389"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00FF"/>
                <w:sz w:val="19"/>
                <w:szCs w:val="19"/>
                <w:lang w:eastAsia="ja-JP" w:bidi="ar-SA"/>
              </w:rPr>
              <w:t>public</w:t>
            </w:r>
            <w:r>
              <w:rPr>
                <w:rFonts w:ascii="Consolas" w:hAnsi="Consolas" w:cs="Consolas"/>
                <w:sz w:val="19"/>
                <w:szCs w:val="19"/>
                <w:lang w:eastAsia="ja-JP" w:bidi="ar-SA"/>
              </w:rPr>
              <w:t xml:space="preserve"> </w:t>
            </w:r>
            <w:r>
              <w:rPr>
                <w:rFonts w:ascii="Consolas" w:hAnsi="Consolas" w:cs="Consolas"/>
                <w:color w:val="0000FF"/>
                <w:sz w:val="19"/>
                <w:szCs w:val="19"/>
                <w:lang w:eastAsia="ja-JP" w:bidi="ar-SA"/>
              </w:rPr>
              <w:t>void</w:t>
            </w:r>
            <w:r>
              <w:rPr>
                <w:rFonts w:ascii="Consolas" w:hAnsi="Consolas" w:cs="Consolas"/>
                <w:sz w:val="19"/>
                <w:szCs w:val="19"/>
                <w:lang w:eastAsia="ja-JP" w:bidi="ar-SA"/>
              </w:rPr>
              <w:t xml:space="preserve"> doTraining()</w:t>
            </w:r>
          </w:p>
          <w:p w14:paraId="2F8BE463"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24C5647D"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00FF"/>
                <w:sz w:val="19"/>
                <w:szCs w:val="19"/>
                <w:lang w:eastAsia="ja-JP" w:bidi="ar-SA"/>
              </w:rPr>
              <w:t>string</w:t>
            </w:r>
            <w:r>
              <w:rPr>
                <w:rFonts w:ascii="Consolas" w:hAnsi="Consolas" w:cs="Consolas"/>
                <w:sz w:val="19"/>
                <w:szCs w:val="19"/>
                <w:lang w:eastAsia="ja-JP" w:bidi="ar-SA"/>
              </w:rPr>
              <w:t xml:space="preserve"> ScheduleServiceUri = </w:t>
            </w:r>
            <w:r>
              <w:rPr>
                <w:rFonts w:ascii="Consolas" w:hAnsi="Consolas" w:cs="Consolas"/>
                <w:color w:val="A31515"/>
                <w:sz w:val="19"/>
                <w:szCs w:val="19"/>
                <w:lang w:eastAsia="ja-JP" w:bidi="ar-SA"/>
              </w:rPr>
              <w:t>"http://localhost:8888/SO/IntegrationServices/ScheduleService.svc"</w:t>
            </w:r>
            <w:r>
              <w:rPr>
                <w:rFonts w:ascii="Consolas" w:hAnsi="Consolas" w:cs="Consolas"/>
                <w:sz w:val="19"/>
                <w:szCs w:val="19"/>
                <w:lang w:eastAsia="ja-JP" w:bidi="ar-SA"/>
              </w:rPr>
              <w:t>;</w:t>
            </w:r>
          </w:p>
          <w:p w14:paraId="43ACC911"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2B91AF"/>
                <w:sz w:val="19"/>
                <w:szCs w:val="19"/>
                <w:lang w:eastAsia="ja-JP" w:bidi="ar-SA"/>
              </w:rPr>
              <w:t>ScheduleService</w:t>
            </w:r>
            <w:r>
              <w:rPr>
                <w:rFonts w:ascii="Consolas" w:hAnsi="Consolas" w:cs="Consolas"/>
                <w:sz w:val="19"/>
                <w:szCs w:val="19"/>
                <w:lang w:eastAsia="ja-JP" w:bidi="ar-SA"/>
              </w:rPr>
              <w:t xml:space="preserve"> scheduleService;</w:t>
            </w:r>
          </w:p>
          <w:p w14:paraId="56AA7577"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2B91AF"/>
                <w:sz w:val="19"/>
                <w:szCs w:val="19"/>
                <w:lang w:eastAsia="ja-JP" w:bidi="ar-SA"/>
              </w:rPr>
              <w:t>WebService_BasicHttpInt</w:t>
            </w:r>
            <w:r>
              <w:rPr>
                <w:rFonts w:ascii="Consolas" w:hAnsi="Consolas" w:cs="Consolas"/>
                <w:sz w:val="19"/>
                <w:szCs w:val="19"/>
                <w:lang w:eastAsia="ja-JP" w:bidi="ar-SA"/>
              </w:rPr>
              <w:t>.ScheduleService_BasicHttp(ScheduleServiceUri);</w:t>
            </w:r>
          </w:p>
          <w:p w14:paraId="6469481F" w14:textId="77777777" w:rsidR="00EB2BBF" w:rsidRDefault="00EB2BBF" w:rsidP="00EB2BBF">
            <w:pPr>
              <w:autoSpaceDE w:val="0"/>
              <w:autoSpaceDN w:val="0"/>
              <w:adjustRightInd w:val="0"/>
              <w:rPr>
                <w:rFonts w:ascii="Consolas" w:hAnsi="Consolas" w:cs="Consolas"/>
                <w:sz w:val="19"/>
                <w:szCs w:val="19"/>
                <w:lang w:eastAsia="ja-JP" w:bidi="ar-SA"/>
              </w:rPr>
            </w:pPr>
          </w:p>
          <w:p w14:paraId="3600AAB3"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8000"/>
                <w:sz w:val="19"/>
                <w:szCs w:val="19"/>
                <w:lang w:eastAsia="ja-JP" w:bidi="ar-SA"/>
              </w:rPr>
              <w:t>//Create MST Task</w:t>
            </w:r>
          </w:p>
          <w:p w14:paraId="52A15BE9"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00FF"/>
                <w:sz w:val="19"/>
                <w:szCs w:val="19"/>
                <w:lang w:eastAsia="ja-JP" w:bidi="ar-SA"/>
              </w:rPr>
              <w:t>string</w:t>
            </w:r>
            <w:r>
              <w:rPr>
                <w:rFonts w:ascii="Consolas" w:hAnsi="Consolas" w:cs="Consolas"/>
                <w:sz w:val="19"/>
                <w:szCs w:val="19"/>
                <w:lang w:eastAsia="ja-JP" w:bidi="ar-SA"/>
              </w:rPr>
              <w:t xml:space="preserve"> jobNumber = </w:t>
            </w:r>
            <w:r>
              <w:rPr>
                <w:rFonts w:ascii="Consolas" w:hAnsi="Consolas" w:cs="Consolas"/>
                <w:color w:val="A31515"/>
                <w:sz w:val="19"/>
                <w:szCs w:val="19"/>
                <w:lang w:eastAsia="ja-JP" w:bidi="ar-SA"/>
              </w:rPr>
              <w:t>"A1234570"</w:t>
            </w:r>
            <w:r>
              <w:rPr>
                <w:rFonts w:ascii="Consolas" w:hAnsi="Consolas" w:cs="Consolas"/>
                <w:sz w:val="19"/>
                <w:szCs w:val="19"/>
                <w:lang w:eastAsia="ja-JP" w:bidi="ar-SA"/>
              </w:rPr>
              <w:t>;</w:t>
            </w:r>
          </w:p>
          <w:p w14:paraId="134FCD0B"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SO_WebServices.ScheduleServiceInt.</w:t>
            </w:r>
            <w:r>
              <w:rPr>
                <w:rFonts w:ascii="Consolas" w:hAnsi="Consolas" w:cs="Consolas"/>
                <w:color w:val="2B91AF"/>
                <w:sz w:val="19"/>
                <w:szCs w:val="19"/>
                <w:lang w:eastAsia="ja-JP" w:bidi="ar-SA"/>
              </w:rPr>
              <w:t>ProcessTaskExRequest</w:t>
            </w:r>
            <w:r>
              <w:rPr>
                <w:rFonts w:ascii="Consolas" w:hAnsi="Consolas" w:cs="Consolas"/>
                <w:sz w:val="19"/>
                <w:szCs w:val="19"/>
                <w:lang w:eastAsia="ja-JP" w:bidi="ar-SA"/>
              </w:rPr>
              <w:t>[] processTaskExRequests;</w:t>
            </w:r>
          </w:p>
          <w:p w14:paraId="7779D8D6" w14:textId="2E60414C"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SO_WebServices.ScheduleServiceInt.</w:t>
            </w:r>
            <w:r>
              <w:rPr>
                <w:rFonts w:ascii="Consolas" w:hAnsi="Consolas" w:cs="Consolas"/>
                <w:color w:val="2B91AF"/>
                <w:sz w:val="19"/>
                <w:szCs w:val="19"/>
                <w:lang w:eastAsia="ja-JP" w:bidi="ar-SA"/>
              </w:rPr>
              <w:t>TaskTypeReference</w:t>
            </w:r>
            <w:r>
              <w:rPr>
                <w:rFonts w:ascii="Consolas" w:hAnsi="Consolas" w:cs="Consolas"/>
                <w:sz w:val="19"/>
                <w:szCs w:val="19"/>
                <w:lang w:eastAsia="ja-JP" w:bidi="ar-SA"/>
              </w:rPr>
              <w:t xml:space="preserve">[] taskTypeReferences = </w:t>
            </w:r>
            <w:r>
              <w:rPr>
                <w:rFonts w:ascii="Consolas" w:hAnsi="Consolas" w:cs="Consolas"/>
                <w:color w:val="0000FF"/>
                <w:sz w:val="19"/>
                <w:szCs w:val="19"/>
                <w:lang w:eastAsia="ja-JP" w:bidi="ar-SA"/>
              </w:rPr>
              <w:t>new</w:t>
            </w:r>
            <w:r>
              <w:rPr>
                <w:rFonts w:ascii="Consolas" w:hAnsi="Consolas" w:cs="Consolas"/>
                <w:sz w:val="19"/>
                <w:szCs w:val="19"/>
                <w:lang w:eastAsia="ja-JP" w:bidi="ar-SA"/>
              </w:rPr>
              <w:t xml:space="preserve"> SO_WebServices.ScheduleServiceInt.</w:t>
            </w:r>
            <w:r>
              <w:rPr>
                <w:rFonts w:ascii="Consolas" w:hAnsi="Consolas" w:cs="Consolas"/>
                <w:color w:val="2B91AF"/>
                <w:sz w:val="19"/>
                <w:szCs w:val="19"/>
                <w:lang w:eastAsia="ja-JP" w:bidi="ar-SA"/>
              </w:rPr>
              <w:t>TaskTypeReference</w:t>
            </w:r>
            <w:r>
              <w:rPr>
                <w:rFonts w:ascii="Consolas" w:hAnsi="Consolas" w:cs="Consolas"/>
                <w:sz w:val="19"/>
                <w:szCs w:val="19"/>
                <w:lang w:eastAsia="ja-JP" w:bidi="ar-SA"/>
              </w:rPr>
              <w:t xml:space="preserve">[] { </w:t>
            </w:r>
            <w:r>
              <w:rPr>
                <w:rFonts w:ascii="Consolas" w:hAnsi="Consolas" w:cs="Consolas"/>
                <w:color w:val="0000FF"/>
                <w:sz w:val="19"/>
                <w:szCs w:val="19"/>
                <w:lang w:eastAsia="ja-JP" w:bidi="ar-SA"/>
              </w:rPr>
              <w:t>new</w:t>
            </w:r>
            <w:r>
              <w:rPr>
                <w:rFonts w:ascii="Consolas" w:hAnsi="Consolas" w:cs="Consolas"/>
                <w:sz w:val="19"/>
                <w:szCs w:val="19"/>
                <w:lang w:eastAsia="ja-JP" w:bidi="ar-SA"/>
              </w:rPr>
              <w:t xml:space="preserve"> SO_WebServices.ScheduleServiceInt.</w:t>
            </w:r>
            <w:r>
              <w:rPr>
                <w:rFonts w:ascii="Consolas" w:hAnsi="Consolas" w:cs="Consolas"/>
                <w:color w:val="2B91AF"/>
                <w:sz w:val="19"/>
                <w:szCs w:val="19"/>
                <w:lang w:eastAsia="ja-JP" w:bidi="ar-SA"/>
              </w:rPr>
              <w:t>TaskTypeReference</w:t>
            </w:r>
            <w:r>
              <w:rPr>
                <w:rFonts w:ascii="Consolas" w:hAnsi="Consolas" w:cs="Consolas"/>
                <w:sz w:val="19"/>
                <w:szCs w:val="19"/>
                <w:lang w:eastAsia="ja-JP" w:bidi="ar-SA"/>
              </w:rPr>
              <w:t xml:space="preserve">() { Name = </w:t>
            </w:r>
            <w:r>
              <w:rPr>
                <w:rFonts w:ascii="Consolas" w:hAnsi="Consolas" w:cs="Consolas"/>
                <w:color w:val="A31515"/>
                <w:sz w:val="19"/>
                <w:szCs w:val="19"/>
                <w:lang w:eastAsia="ja-JP" w:bidi="ar-SA"/>
              </w:rPr>
              <w:t>"</w:t>
            </w:r>
            <w:r w:rsidR="00F438E4">
              <w:rPr>
                <w:rFonts w:ascii="Consolas" w:hAnsi="Consolas" w:cs="Consolas"/>
                <w:color w:val="A31515"/>
                <w:sz w:val="19"/>
                <w:szCs w:val="19"/>
                <w:lang w:eastAsia="ja-JP" w:bidi="ar-SA"/>
              </w:rPr>
              <w:t>Installation</w:t>
            </w:r>
            <w:r>
              <w:rPr>
                <w:rFonts w:ascii="Consolas" w:hAnsi="Consolas" w:cs="Consolas"/>
                <w:color w:val="A31515"/>
                <w:sz w:val="19"/>
                <w:szCs w:val="19"/>
                <w:lang w:eastAsia="ja-JP" w:bidi="ar-SA"/>
              </w:rPr>
              <w:t>"</w:t>
            </w:r>
            <w:r>
              <w:rPr>
                <w:rFonts w:ascii="Consolas" w:hAnsi="Consolas" w:cs="Consolas"/>
                <w:sz w:val="19"/>
                <w:szCs w:val="19"/>
                <w:lang w:eastAsia="ja-JP" w:bidi="ar-SA"/>
              </w:rPr>
              <w:t xml:space="preserve"> }, </w:t>
            </w:r>
            <w:r>
              <w:rPr>
                <w:rFonts w:ascii="Consolas" w:hAnsi="Consolas" w:cs="Consolas"/>
                <w:color w:val="0000FF"/>
                <w:sz w:val="19"/>
                <w:szCs w:val="19"/>
                <w:lang w:eastAsia="ja-JP" w:bidi="ar-SA"/>
              </w:rPr>
              <w:t>new</w:t>
            </w:r>
            <w:r>
              <w:rPr>
                <w:rFonts w:ascii="Consolas" w:hAnsi="Consolas" w:cs="Consolas"/>
                <w:sz w:val="19"/>
                <w:szCs w:val="19"/>
                <w:lang w:eastAsia="ja-JP" w:bidi="ar-SA"/>
              </w:rPr>
              <w:t xml:space="preserve"> SO_WebServices.ScheduleServiceInt.</w:t>
            </w:r>
            <w:r>
              <w:rPr>
                <w:rFonts w:ascii="Consolas" w:hAnsi="Consolas" w:cs="Consolas"/>
                <w:color w:val="2B91AF"/>
                <w:sz w:val="19"/>
                <w:szCs w:val="19"/>
                <w:lang w:eastAsia="ja-JP" w:bidi="ar-SA"/>
              </w:rPr>
              <w:t>TaskTypeReference</w:t>
            </w:r>
            <w:r>
              <w:rPr>
                <w:rFonts w:ascii="Consolas" w:hAnsi="Consolas" w:cs="Consolas"/>
                <w:sz w:val="19"/>
                <w:szCs w:val="19"/>
                <w:lang w:eastAsia="ja-JP" w:bidi="ar-SA"/>
              </w:rPr>
              <w:t xml:space="preserve">() { Name = </w:t>
            </w:r>
            <w:r>
              <w:rPr>
                <w:rFonts w:ascii="Consolas" w:hAnsi="Consolas" w:cs="Consolas"/>
                <w:color w:val="A31515"/>
                <w:sz w:val="19"/>
                <w:szCs w:val="19"/>
                <w:lang w:eastAsia="ja-JP" w:bidi="ar-SA"/>
              </w:rPr>
              <w:t>"Training"</w:t>
            </w:r>
            <w:r>
              <w:rPr>
                <w:rFonts w:ascii="Consolas" w:hAnsi="Consolas" w:cs="Consolas"/>
                <w:sz w:val="19"/>
                <w:szCs w:val="19"/>
                <w:lang w:eastAsia="ja-JP" w:bidi="ar-SA"/>
              </w:rPr>
              <w:t xml:space="preserve"> } };</w:t>
            </w:r>
          </w:p>
          <w:p w14:paraId="188092A4" w14:textId="77777777" w:rsidR="00EB2BBF" w:rsidRDefault="00EB2BBF" w:rsidP="00EB2BBF">
            <w:pPr>
              <w:autoSpaceDE w:val="0"/>
              <w:autoSpaceDN w:val="0"/>
              <w:adjustRightInd w:val="0"/>
              <w:rPr>
                <w:rFonts w:ascii="Consolas" w:hAnsi="Consolas" w:cs="Consolas"/>
                <w:sz w:val="19"/>
                <w:szCs w:val="19"/>
                <w:lang w:eastAsia="ja-JP" w:bidi="ar-SA"/>
              </w:rPr>
            </w:pPr>
          </w:p>
          <w:p w14:paraId="17864BA9"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processTaskExRequests = MakeProcessTaskExRequests(jobNumber, taskTypeReferences);</w:t>
            </w:r>
          </w:p>
          <w:p w14:paraId="16116112"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SO_WebServices.ScheduleServiceInt.</w:t>
            </w:r>
            <w:r>
              <w:rPr>
                <w:rFonts w:ascii="Consolas" w:hAnsi="Consolas" w:cs="Consolas"/>
                <w:color w:val="2B91AF"/>
                <w:sz w:val="19"/>
                <w:szCs w:val="19"/>
                <w:lang w:eastAsia="ja-JP" w:bidi="ar-SA"/>
              </w:rPr>
              <w:t>ProcessTaskExResponse</w:t>
            </w:r>
            <w:r>
              <w:rPr>
                <w:rFonts w:ascii="Consolas" w:hAnsi="Consolas" w:cs="Consolas"/>
                <w:sz w:val="19"/>
                <w:szCs w:val="19"/>
                <w:lang w:eastAsia="ja-JP" w:bidi="ar-SA"/>
              </w:rPr>
              <w:t xml:space="preserve"> processTaskExResponse = </w:t>
            </w:r>
            <w:r>
              <w:rPr>
                <w:rFonts w:ascii="Consolas" w:hAnsi="Consolas" w:cs="Consolas"/>
                <w:color w:val="0000FF"/>
                <w:sz w:val="19"/>
                <w:szCs w:val="19"/>
                <w:lang w:eastAsia="ja-JP" w:bidi="ar-SA"/>
              </w:rPr>
              <w:t>new</w:t>
            </w:r>
            <w:r>
              <w:rPr>
                <w:rFonts w:ascii="Consolas" w:hAnsi="Consolas" w:cs="Consolas"/>
                <w:sz w:val="19"/>
                <w:szCs w:val="19"/>
                <w:lang w:eastAsia="ja-JP" w:bidi="ar-SA"/>
              </w:rPr>
              <w:t xml:space="preserve"> SO_WebServices.ScheduleServiceInt.</w:t>
            </w:r>
            <w:r>
              <w:rPr>
                <w:rFonts w:ascii="Consolas" w:hAnsi="Consolas" w:cs="Consolas"/>
                <w:color w:val="2B91AF"/>
                <w:sz w:val="19"/>
                <w:szCs w:val="19"/>
                <w:lang w:eastAsia="ja-JP" w:bidi="ar-SA"/>
              </w:rPr>
              <w:t>ProcessTaskExResponse</w:t>
            </w:r>
            <w:r>
              <w:rPr>
                <w:rFonts w:ascii="Consolas" w:hAnsi="Consolas" w:cs="Consolas"/>
                <w:sz w:val="19"/>
                <w:szCs w:val="19"/>
                <w:lang w:eastAsia="ja-JP" w:bidi="ar-SA"/>
              </w:rPr>
              <w:t>();</w:t>
            </w:r>
          </w:p>
          <w:p w14:paraId="33C5BEBD" w14:textId="77777777" w:rsidR="00EB2BBF" w:rsidRDefault="00EB2BBF" w:rsidP="00EB2BBF">
            <w:pPr>
              <w:autoSpaceDE w:val="0"/>
              <w:autoSpaceDN w:val="0"/>
              <w:adjustRightInd w:val="0"/>
              <w:rPr>
                <w:rFonts w:ascii="Consolas" w:hAnsi="Consolas" w:cs="Consolas"/>
                <w:sz w:val="19"/>
                <w:szCs w:val="19"/>
                <w:lang w:eastAsia="ja-JP" w:bidi="ar-SA"/>
              </w:rPr>
            </w:pPr>
          </w:p>
          <w:p w14:paraId="44333246"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00FF"/>
                <w:sz w:val="19"/>
                <w:szCs w:val="19"/>
                <w:lang w:eastAsia="ja-JP" w:bidi="ar-SA"/>
              </w:rPr>
              <w:t>using</w:t>
            </w:r>
            <w:r>
              <w:rPr>
                <w:rFonts w:ascii="Consolas" w:hAnsi="Consolas" w:cs="Consolas"/>
                <w:sz w:val="19"/>
                <w:szCs w:val="19"/>
                <w:lang w:eastAsia="ja-JP" w:bidi="ar-SA"/>
              </w:rPr>
              <w:t xml:space="preserve"> (scheduleService = </w:t>
            </w:r>
            <w:r>
              <w:rPr>
                <w:rFonts w:ascii="Consolas" w:hAnsi="Consolas" w:cs="Consolas"/>
                <w:color w:val="0000FF"/>
                <w:sz w:val="19"/>
                <w:szCs w:val="19"/>
                <w:lang w:eastAsia="ja-JP" w:bidi="ar-SA"/>
              </w:rPr>
              <w:t>new</w:t>
            </w:r>
            <w:r>
              <w:rPr>
                <w:rFonts w:ascii="Consolas" w:hAnsi="Consolas" w:cs="Consolas"/>
                <w:sz w:val="19"/>
                <w:szCs w:val="19"/>
                <w:lang w:eastAsia="ja-JP" w:bidi="ar-SA"/>
              </w:rPr>
              <w:t xml:space="preserve"> </w:t>
            </w:r>
            <w:r>
              <w:rPr>
                <w:rFonts w:ascii="Consolas" w:hAnsi="Consolas" w:cs="Consolas"/>
                <w:color w:val="2B91AF"/>
                <w:sz w:val="19"/>
                <w:szCs w:val="19"/>
                <w:lang w:eastAsia="ja-JP" w:bidi="ar-SA"/>
              </w:rPr>
              <w:t>ScheduleService</w:t>
            </w:r>
            <w:r>
              <w:rPr>
                <w:rFonts w:ascii="Consolas" w:hAnsi="Consolas" w:cs="Consolas"/>
                <w:sz w:val="19"/>
                <w:szCs w:val="19"/>
                <w:lang w:eastAsia="ja-JP" w:bidi="ar-SA"/>
              </w:rPr>
              <w:t>(ScheduleServiceUri))</w:t>
            </w:r>
          </w:p>
          <w:p w14:paraId="7B1C8A8E"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10FC75B4"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lastRenderedPageBreak/>
              <w:t xml:space="preserve">                scheduleService.Open();</w:t>
            </w:r>
          </w:p>
          <w:p w14:paraId="403C47A4"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00FF"/>
                <w:sz w:val="19"/>
                <w:szCs w:val="19"/>
                <w:lang w:eastAsia="ja-JP" w:bidi="ar-SA"/>
              </w:rPr>
              <w:t>foreach</w:t>
            </w:r>
            <w:r>
              <w:rPr>
                <w:rFonts w:ascii="Consolas" w:hAnsi="Consolas" w:cs="Consolas"/>
                <w:sz w:val="19"/>
                <w:szCs w:val="19"/>
                <w:lang w:eastAsia="ja-JP" w:bidi="ar-SA"/>
              </w:rPr>
              <w:t xml:space="preserve"> (SO_WebServices.ScheduleServiceInt.</w:t>
            </w:r>
            <w:r>
              <w:rPr>
                <w:rFonts w:ascii="Consolas" w:hAnsi="Consolas" w:cs="Consolas"/>
                <w:color w:val="2B91AF"/>
                <w:sz w:val="19"/>
                <w:szCs w:val="19"/>
                <w:lang w:eastAsia="ja-JP" w:bidi="ar-SA"/>
              </w:rPr>
              <w:t>ProcessTaskExRequest</w:t>
            </w:r>
            <w:r>
              <w:rPr>
                <w:rFonts w:ascii="Consolas" w:hAnsi="Consolas" w:cs="Consolas"/>
                <w:sz w:val="19"/>
                <w:szCs w:val="19"/>
                <w:lang w:eastAsia="ja-JP" w:bidi="ar-SA"/>
              </w:rPr>
              <w:t xml:space="preserve"> processTaskExRequest </w:t>
            </w:r>
            <w:r>
              <w:rPr>
                <w:rFonts w:ascii="Consolas" w:hAnsi="Consolas" w:cs="Consolas"/>
                <w:color w:val="0000FF"/>
                <w:sz w:val="19"/>
                <w:szCs w:val="19"/>
                <w:lang w:eastAsia="ja-JP" w:bidi="ar-SA"/>
              </w:rPr>
              <w:t>in</w:t>
            </w:r>
            <w:r>
              <w:rPr>
                <w:rFonts w:ascii="Consolas" w:hAnsi="Consolas" w:cs="Consolas"/>
                <w:sz w:val="19"/>
                <w:szCs w:val="19"/>
                <w:lang w:eastAsia="ja-JP" w:bidi="ar-SA"/>
              </w:rPr>
              <w:t xml:space="preserve"> processTaskExRequests)</w:t>
            </w:r>
          </w:p>
          <w:p w14:paraId="639542D5"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7031C090"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scheduleService.ProcessTaskEx(processTaskExRequest.OptionalParameters,</w:t>
            </w:r>
          </w:p>
          <w:p w14:paraId="3FB556B0"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00FF"/>
                <w:sz w:val="19"/>
                <w:szCs w:val="19"/>
                <w:lang w:eastAsia="ja-JP" w:bidi="ar-SA"/>
              </w:rPr>
              <w:t>ref</w:t>
            </w:r>
            <w:r>
              <w:rPr>
                <w:rFonts w:ascii="Consolas" w:hAnsi="Consolas" w:cs="Consolas"/>
                <w:sz w:val="19"/>
                <w:szCs w:val="19"/>
                <w:lang w:eastAsia="ja-JP" w:bidi="ar-SA"/>
              </w:rPr>
              <w:t xml:space="preserve"> processTaskExRequest.Task, </w:t>
            </w:r>
            <w:r>
              <w:rPr>
                <w:rFonts w:ascii="Consolas" w:hAnsi="Consolas" w:cs="Consolas"/>
                <w:color w:val="0000FF"/>
                <w:sz w:val="19"/>
                <w:szCs w:val="19"/>
                <w:lang w:eastAsia="ja-JP" w:bidi="ar-SA"/>
              </w:rPr>
              <w:t>ref</w:t>
            </w:r>
            <w:r>
              <w:rPr>
                <w:rFonts w:ascii="Consolas" w:hAnsi="Consolas" w:cs="Consolas"/>
                <w:sz w:val="19"/>
                <w:szCs w:val="19"/>
                <w:lang w:eastAsia="ja-JP" w:bidi="ar-SA"/>
              </w:rPr>
              <w:t xml:space="preserve"> processTaskExRequest.Assignment, processTaskExRequest.ReturnAssignment,</w:t>
            </w:r>
          </w:p>
          <w:p w14:paraId="2ACB79E0"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processTaskExRequest.RelatedTasks, processTaskExRequest.SchedulingWorkflow, processTaskExRequest.LogicDomain,</w:t>
            </w:r>
          </w:p>
          <w:p w14:paraId="5B0F5B58"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processTaskExRequest.SchedulingHorizon, processTaskExRequest.TaskRequestedProperties, processTaskExRequest.AssignmentRequestedProperties,</w:t>
            </w:r>
          </w:p>
          <w:p w14:paraId="7730180E"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processTaskExRequest.ReturnSchedulingError, </w:t>
            </w:r>
            <w:r>
              <w:rPr>
                <w:rFonts w:ascii="Consolas" w:hAnsi="Consolas" w:cs="Consolas"/>
                <w:color w:val="0000FF"/>
                <w:sz w:val="19"/>
                <w:szCs w:val="19"/>
                <w:lang w:eastAsia="ja-JP" w:bidi="ar-SA"/>
              </w:rPr>
              <w:t>out</w:t>
            </w:r>
            <w:r>
              <w:rPr>
                <w:rFonts w:ascii="Consolas" w:hAnsi="Consolas" w:cs="Consolas"/>
                <w:sz w:val="19"/>
                <w:szCs w:val="19"/>
                <w:lang w:eastAsia="ja-JP" w:bidi="ar-SA"/>
              </w:rPr>
              <w:t xml:space="preserve"> processTaskExResponse.LinkedTasks, </w:t>
            </w:r>
            <w:r>
              <w:rPr>
                <w:rFonts w:ascii="Consolas" w:hAnsi="Consolas" w:cs="Consolas"/>
                <w:color w:val="0000FF"/>
                <w:sz w:val="19"/>
                <w:szCs w:val="19"/>
                <w:lang w:eastAsia="ja-JP" w:bidi="ar-SA"/>
              </w:rPr>
              <w:t>out</w:t>
            </w:r>
            <w:r>
              <w:rPr>
                <w:rFonts w:ascii="Consolas" w:hAnsi="Consolas" w:cs="Consolas"/>
                <w:sz w:val="19"/>
                <w:szCs w:val="19"/>
                <w:lang w:eastAsia="ja-JP" w:bidi="ar-SA"/>
              </w:rPr>
              <w:t xml:space="preserve"> processTaskExResponse.SchedulingError);</w:t>
            </w:r>
          </w:p>
          <w:p w14:paraId="0B17D02B"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2B99B77F"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43214D9E" w14:textId="77777777" w:rsidR="00EB2BBF" w:rsidRDefault="00EB2BBF" w:rsidP="00EB2BBF">
            <w:pPr>
              <w:autoSpaceDE w:val="0"/>
              <w:autoSpaceDN w:val="0"/>
              <w:adjustRightInd w:val="0"/>
              <w:rPr>
                <w:rFonts w:ascii="Consolas" w:hAnsi="Consolas" w:cs="Consolas"/>
                <w:sz w:val="19"/>
                <w:szCs w:val="19"/>
                <w:lang w:eastAsia="ja-JP" w:bidi="ar-SA"/>
              </w:rPr>
            </w:pPr>
          </w:p>
          <w:p w14:paraId="6FAB6F00"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00FF"/>
                <w:sz w:val="19"/>
                <w:szCs w:val="19"/>
                <w:lang w:eastAsia="ja-JP" w:bidi="ar-SA"/>
              </w:rPr>
              <w:t>string</w:t>
            </w:r>
            <w:r>
              <w:rPr>
                <w:rFonts w:ascii="Consolas" w:hAnsi="Consolas" w:cs="Consolas"/>
                <w:sz w:val="19"/>
                <w:szCs w:val="19"/>
                <w:lang w:eastAsia="ja-JP" w:bidi="ar-SA"/>
              </w:rPr>
              <w:t xml:space="preserve"> ServiceOptimizationServiceUri = </w:t>
            </w:r>
            <w:r>
              <w:rPr>
                <w:rFonts w:ascii="Consolas" w:hAnsi="Consolas" w:cs="Consolas"/>
                <w:color w:val="A31515"/>
                <w:sz w:val="19"/>
                <w:szCs w:val="19"/>
                <w:lang w:eastAsia="ja-JP" w:bidi="ar-SA"/>
              </w:rPr>
              <w:t>"http://localhost:8888/SO/IntegrationServices/ServiceOptimizationService.svc"</w:t>
            </w:r>
            <w:r>
              <w:rPr>
                <w:rFonts w:ascii="Consolas" w:hAnsi="Consolas" w:cs="Consolas"/>
                <w:sz w:val="19"/>
                <w:szCs w:val="19"/>
                <w:lang w:eastAsia="ja-JP" w:bidi="ar-SA"/>
              </w:rPr>
              <w:t>;</w:t>
            </w:r>
          </w:p>
          <w:p w14:paraId="1ECE5394"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2B91AF"/>
                <w:sz w:val="19"/>
                <w:szCs w:val="19"/>
                <w:lang w:eastAsia="ja-JP" w:bidi="ar-SA"/>
              </w:rPr>
              <w:t>ServiceOptimizationService</w:t>
            </w:r>
            <w:r>
              <w:rPr>
                <w:rFonts w:ascii="Consolas" w:hAnsi="Consolas" w:cs="Consolas"/>
                <w:sz w:val="19"/>
                <w:szCs w:val="19"/>
                <w:lang w:eastAsia="ja-JP" w:bidi="ar-SA"/>
              </w:rPr>
              <w:t xml:space="preserve"> serviceOptimizationService;</w:t>
            </w:r>
          </w:p>
          <w:p w14:paraId="6C6922EA"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2B91AF"/>
                <w:sz w:val="19"/>
                <w:szCs w:val="19"/>
                <w:lang w:eastAsia="ja-JP" w:bidi="ar-SA"/>
              </w:rPr>
              <w:t>WebService_BasicHttpInt</w:t>
            </w:r>
            <w:r>
              <w:rPr>
                <w:rFonts w:ascii="Consolas" w:hAnsi="Consolas" w:cs="Consolas"/>
                <w:sz w:val="19"/>
                <w:szCs w:val="19"/>
                <w:lang w:eastAsia="ja-JP" w:bidi="ar-SA"/>
              </w:rPr>
              <w:t>.ServiceOptimizationService_BasicHttp(ServiceOptimizationServiceUri);</w:t>
            </w:r>
          </w:p>
          <w:p w14:paraId="186D5628" w14:textId="77777777" w:rsidR="00EB2BBF" w:rsidRDefault="00EB2BBF" w:rsidP="00EB2BBF">
            <w:pPr>
              <w:autoSpaceDE w:val="0"/>
              <w:autoSpaceDN w:val="0"/>
              <w:adjustRightInd w:val="0"/>
              <w:rPr>
                <w:rFonts w:ascii="Consolas" w:hAnsi="Consolas" w:cs="Consolas"/>
                <w:sz w:val="19"/>
                <w:szCs w:val="19"/>
                <w:lang w:eastAsia="ja-JP" w:bidi="ar-SA"/>
              </w:rPr>
            </w:pPr>
          </w:p>
          <w:p w14:paraId="358F0CC8"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SO_WebServices.ServiceOptimizationServiceInt.</w:t>
            </w:r>
            <w:r>
              <w:rPr>
                <w:rFonts w:ascii="Consolas" w:hAnsi="Consolas" w:cs="Consolas"/>
                <w:color w:val="2B91AF"/>
                <w:sz w:val="19"/>
                <w:szCs w:val="19"/>
                <w:lang w:eastAsia="ja-JP" w:bidi="ar-SA"/>
              </w:rPr>
              <w:t>ExecuteMultipleOperationsRequest</w:t>
            </w:r>
            <w:r>
              <w:rPr>
                <w:rFonts w:ascii="Consolas" w:hAnsi="Consolas" w:cs="Consolas"/>
                <w:sz w:val="19"/>
                <w:szCs w:val="19"/>
                <w:lang w:eastAsia="ja-JP" w:bidi="ar-SA"/>
              </w:rPr>
              <w:t xml:space="preserve"> executeMultipleOperationsRequest;</w:t>
            </w:r>
          </w:p>
          <w:p w14:paraId="4BEA1CBD"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executeMultipleOperationsRequest = MakeExecuteMultipleOperationsRequest(processTaskExRequests, </w:t>
            </w:r>
            <w:r>
              <w:rPr>
                <w:rFonts w:ascii="Consolas" w:hAnsi="Consolas" w:cs="Consolas"/>
                <w:color w:val="2B91AF"/>
                <w:sz w:val="19"/>
                <w:szCs w:val="19"/>
                <w:lang w:eastAsia="ja-JP" w:bidi="ar-SA"/>
              </w:rPr>
              <w:t>TaskDependencys</w:t>
            </w:r>
            <w:r>
              <w:rPr>
                <w:rFonts w:ascii="Consolas" w:hAnsi="Consolas" w:cs="Consolas"/>
                <w:sz w:val="19"/>
                <w:szCs w:val="19"/>
                <w:lang w:eastAsia="ja-JP" w:bidi="ar-SA"/>
              </w:rPr>
              <w:t>.TrainingTask);</w:t>
            </w:r>
          </w:p>
          <w:p w14:paraId="6F5D4E75"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SO_WebServices.ServiceOptimizationServiceInt.</w:t>
            </w:r>
            <w:r>
              <w:rPr>
                <w:rFonts w:ascii="Consolas" w:hAnsi="Consolas" w:cs="Consolas"/>
                <w:color w:val="2B91AF"/>
                <w:sz w:val="19"/>
                <w:szCs w:val="19"/>
                <w:lang w:eastAsia="ja-JP" w:bidi="ar-SA"/>
              </w:rPr>
              <w:t>ExecuteMultipleOperationsResponse</w:t>
            </w:r>
            <w:r>
              <w:rPr>
                <w:rFonts w:ascii="Consolas" w:hAnsi="Consolas" w:cs="Consolas"/>
                <w:sz w:val="19"/>
                <w:szCs w:val="19"/>
                <w:lang w:eastAsia="ja-JP" w:bidi="ar-SA"/>
              </w:rPr>
              <w:t xml:space="preserve"> executeMultipleOperationsResponse = </w:t>
            </w:r>
            <w:r>
              <w:rPr>
                <w:rFonts w:ascii="Consolas" w:hAnsi="Consolas" w:cs="Consolas"/>
                <w:color w:val="0000FF"/>
                <w:sz w:val="19"/>
                <w:szCs w:val="19"/>
                <w:lang w:eastAsia="ja-JP" w:bidi="ar-SA"/>
              </w:rPr>
              <w:t>new</w:t>
            </w:r>
            <w:r>
              <w:rPr>
                <w:rFonts w:ascii="Consolas" w:hAnsi="Consolas" w:cs="Consolas"/>
                <w:sz w:val="19"/>
                <w:szCs w:val="19"/>
                <w:lang w:eastAsia="ja-JP" w:bidi="ar-SA"/>
              </w:rPr>
              <w:t xml:space="preserve"> SO_WebServices.ServiceOptimizationServiceInt.</w:t>
            </w:r>
            <w:r>
              <w:rPr>
                <w:rFonts w:ascii="Consolas" w:hAnsi="Consolas" w:cs="Consolas"/>
                <w:color w:val="2B91AF"/>
                <w:sz w:val="19"/>
                <w:szCs w:val="19"/>
                <w:lang w:eastAsia="ja-JP" w:bidi="ar-SA"/>
              </w:rPr>
              <w:t>ExecuteMultipleOperationsResponse</w:t>
            </w:r>
            <w:r>
              <w:rPr>
                <w:rFonts w:ascii="Consolas" w:hAnsi="Consolas" w:cs="Consolas"/>
                <w:sz w:val="19"/>
                <w:szCs w:val="19"/>
                <w:lang w:eastAsia="ja-JP" w:bidi="ar-SA"/>
              </w:rPr>
              <w:t>();</w:t>
            </w:r>
          </w:p>
          <w:p w14:paraId="6997C980" w14:textId="77777777" w:rsidR="00EB2BBF" w:rsidRDefault="00EB2BBF" w:rsidP="00EB2BBF">
            <w:pPr>
              <w:autoSpaceDE w:val="0"/>
              <w:autoSpaceDN w:val="0"/>
              <w:adjustRightInd w:val="0"/>
              <w:rPr>
                <w:rFonts w:ascii="Consolas" w:hAnsi="Consolas" w:cs="Consolas"/>
                <w:sz w:val="19"/>
                <w:szCs w:val="19"/>
                <w:lang w:eastAsia="ja-JP" w:bidi="ar-SA"/>
              </w:rPr>
            </w:pPr>
          </w:p>
          <w:p w14:paraId="7F1A1C05"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00FF"/>
                <w:sz w:val="19"/>
                <w:szCs w:val="19"/>
                <w:lang w:eastAsia="ja-JP" w:bidi="ar-SA"/>
              </w:rPr>
              <w:t>using</w:t>
            </w:r>
            <w:r>
              <w:rPr>
                <w:rFonts w:ascii="Consolas" w:hAnsi="Consolas" w:cs="Consolas"/>
                <w:sz w:val="19"/>
                <w:szCs w:val="19"/>
                <w:lang w:eastAsia="ja-JP" w:bidi="ar-SA"/>
              </w:rPr>
              <w:t xml:space="preserve"> (serviceOptimizationService = </w:t>
            </w:r>
            <w:r>
              <w:rPr>
                <w:rFonts w:ascii="Consolas" w:hAnsi="Consolas" w:cs="Consolas"/>
                <w:color w:val="0000FF"/>
                <w:sz w:val="19"/>
                <w:szCs w:val="19"/>
                <w:lang w:eastAsia="ja-JP" w:bidi="ar-SA"/>
              </w:rPr>
              <w:t>new</w:t>
            </w:r>
            <w:r>
              <w:rPr>
                <w:rFonts w:ascii="Consolas" w:hAnsi="Consolas" w:cs="Consolas"/>
                <w:sz w:val="19"/>
                <w:szCs w:val="19"/>
                <w:lang w:eastAsia="ja-JP" w:bidi="ar-SA"/>
              </w:rPr>
              <w:t xml:space="preserve"> </w:t>
            </w:r>
            <w:r>
              <w:rPr>
                <w:rFonts w:ascii="Consolas" w:hAnsi="Consolas" w:cs="Consolas"/>
                <w:color w:val="2B91AF"/>
                <w:sz w:val="19"/>
                <w:szCs w:val="19"/>
                <w:lang w:eastAsia="ja-JP" w:bidi="ar-SA"/>
              </w:rPr>
              <w:t>ServiceOptimizationService</w:t>
            </w:r>
            <w:r>
              <w:rPr>
                <w:rFonts w:ascii="Consolas" w:hAnsi="Consolas" w:cs="Consolas"/>
                <w:sz w:val="19"/>
                <w:szCs w:val="19"/>
                <w:lang w:eastAsia="ja-JP" w:bidi="ar-SA"/>
              </w:rPr>
              <w:t>(ServiceOptimizationServiceUri))</w:t>
            </w:r>
          </w:p>
          <w:p w14:paraId="27B1FAEE"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71F453E6"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serviceOptimizationService.Open();</w:t>
            </w:r>
          </w:p>
          <w:p w14:paraId="45439DC8"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serviceOptimizationService.ExecuteMultipleOperations(executeMultipleOperationsRequest.OptionalParameters, executeMultipleOperationsRequest.Operations, executeMultipleOperationsRequest.OneTransaction, executeMultipleOperationsRequest.ContinueOnError);</w:t>
            </w:r>
          </w:p>
          <w:p w14:paraId="4E08EBFB" w14:textId="77777777" w:rsidR="00EB2BBF" w:rsidRDefault="00EB2BBF" w:rsidP="00EB2BBF">
            <w:pPr>
              <w:autoSpaceDE w:val="0"/>
              <w:autoSpaceDN w:val="0"/>
              <w:adjustRightInd w:val="0"/>
              <w:rPr>
                <w:rFonts w:ascii="Consolas" w:hAnsi="Consolas" w:cs="Consolas"/>
                <w:sz w:val="19"/>
                <w:szCs w:val="19"/>
                <w:lang w:eastAsia="ja-JP" w:bidi="ar-SA"/>
              </w:rPr>
            </w:pPr>
          </w:p>
          <w:p w14:paraId="4751CC5B"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2819A689" w14:textId="77777777" w:rsidR="00EB2BBF" w:rsidRDefault="00EB2BBF" w:rsidP="00EB2BBF">
            <w:pPr>
              <w:autoSpaceDE w:val="0"/>
              <w:autoSpaceDN w:val="0"/>
              <w:adjustRightInd w:val="0"/>
              <w:rPr>
                <w:rFonts w:ascii="Consolas" w:hAnsi="Consolas" w:cs="Consolas"/>
                <w:sz w:val="19"/>
                <w:szCs w:val="19"/>
                <w:lang w:eastAsia="ja-JP" w:bidi="ar-SA"/>
              </w:rPr>
            </w:pPr>
          </w:p>
          <w:p w14:paraId="7B16A9B0"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2F78AF90" w14:textId="77777777" w:rsidR="00EB2BBF" w:rsidRDefault="00EB2BBF" w:rsidP="00EB2BBF">
            <w:pPr>
              <w:autoSpaceDE w:val="0"/>
              <w:autoSpaceDN w:val="0"/>
              <w:adjustRightInd w:val="0"/>
              <w:rPr>
                <w:rFonts w:ascii="Consolas" w:hAnsi="Consolas" w:cs="Consolas"/>
                <w:sz w:val="19"/>
                <w:szCs w:val="19"/>
                <w:lang w:eastAsia="ja-JP" w:bidi="ar-SA"/>
              </w:rPr>
            </w:pPr>
          </w:p>
          <w:p w14:paraId="43F3ED12"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SO_WebServices.ServiceOptimizationServiceInt.</w:t>
            </w:r>
            <w:r>
              <w:rPr>
                <w:rFonts w:ascii="Consolas" w:hAnsi="Consolas" w:cs="Consolas"/>
                <w:color w:val="2B91AF"/>
                <w:sz w:val="19"/>
                <w:szCs w:val="19"/>
                <w:lang w:eastAsia="ja-JP" w:bidi="ar-SA"/>
              </w:rPr>
              <w:t>ExecuteMultipleOperationsRequest</w:t>
            </w:r>
            <w:r>
              <w:rPr>
                <w:rFonts w:ascii="Consolas" w:hAnsi="Consolas" w:cs="Consolas"/>
                <w:sz w:val="19"/>
                <w:szCs w:val="19"/>
                <w:lang w:eastAsia="ja-JP" w:bidi="ar-SA"/>
              </w:rPr>
              <w:t xml:space="preserve"> MakeExecuteMultipleOperationsRequest(SO_WebServices.ScheduleServiceInt.</w:t>
            </w:r>
            <w:r>
              <w:rPr>
                <w:rFonts w:ascii="Consolas" w:hAnsi="Consolas" w:cs="Consolas"/>
                <w:color w:val="2B91AF"/>
                <w:sz w:val="19"/>
                <w:szCs w:val="19"/>
                <w:lang w:eastAsia="ja-JP" w:bidi="ar-SA"/>
              </w:rPr>
              <w:t>ProcessTaskExRequest</w:t>
            </w:r>
            <w:r>
              <w:rPr>
                <w:rFonts w:ascii="Consolas" w:hAnsi="Consolas" w:cs="Consolas"/>
                <w:sz w:val="19"/>
                <w:szCs w:val="19"/>
                <w:lang w:eastAsia="ja-JP" w:bidi="ar-SA"/>
              </w:rPr>
              <w:t xml:space="preserve">[] processTaskExRequests, </w:t>
            </w:r>
            <w:r>
              <w:rPr>
                <w:rFonts w:ascii="Consolas" w:hAnsi="Consolas" w:cs="Consolas"/>
                <w:color w:val="2B91AF"/>
                <w:sz w:val="19"/>
                <w:szCs w:val="19"/>
                <w:lang w:eastAsia="ja-JP" w:bidi="ar-SA"/>
              </w:rPr>
              <w:t>TaskDependencys</w:t>
            </w:r>
            <w:r>
              <w:rPr>
                <w:rFonts w:ascii="Consolas" w:hAnsi="Consolas" w:cs="Consolas"/>
                <w:sz w:val="19"/>
                <w:szCs w:val="19"/>
                <w:lang w:eastAsia="ja-JP" w:bidi="ar-SA"/>
              </w:rPr>
              <w:t xml:space="preserve"> taskDependencys)</w:t>
            </w:r>
          </w:p>
          <w:p w14:paraId="7FDAA97F"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02A564CD"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00FF"/>
                <w:sz w:val="19"/>
                <w:szCs w:val="19"/>
                <w:lang w:eastAsia="ja-JP" w:bidi="ar-SA"/>
              </w:rPr>
              <w:t>int</w:t>
            </w:r>
            <w:r>
              <w:rPr>
                <w:rFonts w:ascii="Consolas" w:hAnsi="Consolas" w:cs="Consolas"/>
                <w:sz w:val="19"/>
                <w:szCs w:val="19"/>
                <w:lang w:eastAsia="ja-JP" w:bidi="ar-SA"/>
              </w:rPr>
              <w:t xml:space="preserve"> RequestCount = processTaskExRequests.GetUpperBound(0) + 1;</w:t>
            </w:r>
          </w:p>
          <w:p w14:paraId="1E18C319"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2B91AF"/>
                <w:sz w:val="19"/>
                <w:szCs w:val="19"/>
                <w:lang w:eastAsia="ja-JP" w:bidi="ar-SA"/>
              </w:rPr>
              <w:t>List</w:t>
            </w:r>
            <w:r>
              <w:rPr>
                <w:rFonts w:ascii="Consolas" w:hAnsi="Consolas" w:cs="Consolas"/>
                <w:sz w:val="19"/>
                <w:szCs w:val="19"/>
                <w:lang w:eastAsia="ja-JP" w:bidi="ar-SA"/>
              </w:rPr>
              <w:t>&lt;</w:t>
            </w:r>
            <w:r>
              <w:rPr>
                <w:rFonts w:ascii="Consolas" w:hAnsi="Consolas" w:cs="Consolas"/>
                <w:color w:val="0000FF"/>
                <w:sz w:val="19"/>
                <w:szCs w:val="19"/>
                <w:lang w:eastAsia="ja-JP" w:bidi="ar-SA"/>
              </w:rPr>
              <w:t>string</w:t>
            </w:r>
            <w:r>
              <w:rPr>
                <w:rFonts w:ascii="Consolas" w:hAnsi="Consolas" w:cs="Consolas"/>
                <w:sz w:val="19"/>
                <w:szCs w:val="19"/>
                <w:lang w:eastAsia="ja-JP" w:bidi="ar-SA"/>
              </w:rPr>
              <w:t xml:space="preserve">&gt; jobNumbers = </w:t>
            </w:r>
            <w:r>
              <w:rPr>
                <w:rFonts w:ascii="Consolas" w:hAnsi="Consolas" w:cs="Consolas"/>
                <w:color w:val="0000FF"/>
                <w:sz w:val="19"/>
                <w:szCs w:val="19"/>
                <w:lang w:eastAsia="ja-JP" w:bidi="ar-SA"/>
              </w:rPr>
              <w:t>new</w:t>
            </w:r>
            <w:r>
              <w:rPr>
                <w:rFonts w:ascii="Consolas" w:hAnsi="Consolas" w:cs="Consolas"/>
                <w:sz w:val="19"/>
                <w:szCs w:val="19"/>
                <w:lang w:eastAsia="ja-JP" w:bidi="ar-SA"/>
              </w:rPr>
              <w:t xml:space="preserve"> </w:t>
            </w:r>
            <w:r>
              <w:rPr>
                <w:rFonts w:ascii="Consolas" w:hAnsi="Consolas" w:cs="Consolas"/>
                <w:color w:val="2B91AF"/>
                <w:sz w:val="19"/>
                <w:szCs w:val="19"/>
                <w:lang w:eastAsia="ja-JP" w:bidi="ar-SA"/>
              </w:rPr>
              <w:t>List</w:t>
            </w:r>
            <w:r>
              <w:rPr>
                <w:rFonts w:ascii="Consolas" w:hAnsi="Consolas" w:cs="Consolas"/>
                <w:sz w:val="19"/>
                <w:szCs w:val="19"/>
                <w:lang w:eastAsia="ja-JP" w:bidi="ar-SA"/>
              </w:rPr>
              <w:t>&lt;</w:t>
            </w:r>
            <w:r>
              <w:rPr>
                <w:rFonts w:ascii="Consolas" w:hAnsi="Consolas" w:cs="Consolas"/>
                <w:color w:val="0000FF"/>
                <w:sz w:val="19"/>
                <w:szCs w:val="19"/>
                <w:lang w:eastAsia="ja-JP" w:bidi="ar-SA"/>
              </w:rPr>
              <w:t>string</w:t>
            </w:r>
            <w:r>
              <w:rPr>
                <w:rFonts w:ascii="Consolas" w:hAnsi="Consolas" w:cs="Consolas"/>
                <w:sz w:val="19"/>
                <w:szCs w:val="19"/>
                <w:lang w:eastAsia="ja-JP" w:bidi="ar-SA"/>
              </w:rPr>
              <w:t xml:space="preserve">&gt;(); </w:t>
            </w:r>
            <w:r>
              <w:rPr>
                <w:rFonts w:ascii="Consolas" w:hAnsi="Consolas" w:cs="Consolas"/>
                <w:color w:val="008000"/>
                <w:sz w:val="19"/>
                <w:szCs w:val="19"/>
                <w:lang w:eastAsia="ja-JP" w:bidi="ar-SA"/>
              </w:rPr>
              <w:t>//Keep track of the Job Numbers for this Payload</w:t>
            </w:r>
          </w:p>
          <w:p w14:paraId="37015985"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8000"/>
                <w:sz w:val="19"/>
                <w:szCs w:val="19"/>
                <w:lang w:eastAsia="ja-JP" w:bidi="ar-SA"/>
              </w:rPr>
              <w:t>//Time calcs</w:t>
            </w:r>
          </w:p>
          <w:p w14:paraId="49D42014"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2B91AF"/>
                <w:sz w:val="19"/>
                <w:szCs w:val="19"/>
                <w:lang w:eastAsia="ja-JP" w:bidi="ar-SA"/>
              </w:rPr>
              <w:t>DateTime</w:t>
            </w:r>
            <w:r>
              <w:rPr>
                <w:rFonts w:ascii="Consolas" w:hAnsi="Consolas" w:cs="Consolas"/>
                <w:sz w:val="19"/>
                <w:szCs w:val="19"/>
                <w:lang w:eastAsia="ja-JP" w:bidi="ar-SA"/>
              </w:rPr>
              <w:t xml:space="preserve"> now = </w:t>
            </w:r>
            <w:r>
              <w:rPr>
                <w:rFonts w:ascii="Consolas" w:hAnsi="Consolas" w:cs="Consolas"/>
                <w:color w:val="2B91AF"/>
                <w:sz w:val="19"/>
                <w:szCs w:val="19"/>
                <w:lang w:eastAsia="ja-JP" w:bidi="ar-SA"/>
              </w:rPr>
              <w:t>DateTime</w:t>
            </w:r>
            <w:r>
              <w:rPr>
                <w:rFonts w:ascii="Consolas" w:hAnsi="Consolas" w:cs="Consolas"/>
                <w:sz w:val="19"/>
                <w:szCs w:val="19"/>
                <w:lang w:eastAsia="ja-JP" w:bidi="ar-SA"/>
              </w:rPr>
              <w:t>.Now;</w:t>
            </w:r>
          </w:p>
          <w:p w14:paraId="69DF7428" w14:textId="77777777" w:rsidR="00EB2BBF" w:rsidRDefault="00EB2BBF" w:rsidP="00EB2BBF">
            <w:pPr>
              <w:autoSpaceDE w:val="0"/>
              <w:autoSpaceDN w:val="0"/>
              <w:adjustRightInd w:val="0"/>
              <w:rPr>
                <w:rFonts w:ascii="Consolas" w:hAnsi="Consolas" w:cs="Consolas"/>
                <w:sz w:val="19"/>
                <w:szCs w:val="19"/>
                <w:lang w:eastAsia="ja-JP" w:bidi="ar-SA"/>
              </w:rPr>
            </w:pPr>
          </w:p>
          <w:p w14:paraId="3C781B04"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SO_WebServices.ServiceOptimizationServiceInt.</w:t>
            </w:r>
            <w:r>
              <w:rPr>
                <w:rFonts w:ascii="Consolas" w:hAnsi="Consolas" w:cs="Consolas"/>
                <w:color w:val="2B91AF"/>
                <w:sz w:val="19"/>
                <w:szCs w:val="19"/>
                <w:lang w:eastAsia="ja-JP" w:bidi="ar-SA"/>
              </w:rPr>
              <w:t>ExecuteMultipleOperationsRequest</w:t>
            </w:r>
            <w:r>
              <w:rPr>
                <w:rFonts w:ascii="Consolas" w:hAnsi="Consolas" w:cs="Consolas"/>
                <w:sz w:val="19"/>
                <w:szCs w:val="19"/>
                <w:lang w:eastAsia="ja-JP" w:bidi="ar-SA"/>
              </w:rPr>
              <w:t xml:space="preserve"> executeMultipleOperationsRequest = </w:t>
            </w:r>
            <w:r>
              <w:rPr>
                <w:rFonts w:ascii="Consolas" w:hAnsi="Consolas" w:cs="Consolas"/>
                <w:color w:val="0000FF"/>
                <w:sz w:val="19"/>
                <w:szCs w:val="19"/>
                <w:lang w:eastAsia="ja-JP" w:bidi="ar-SA"/>
              </w:rPr>
              <w:t>new</w:t>
            </w:r>
            <w:r>
              <w:rPr>
                <w:rFonts w:ascii="Consolas" w:hAnsi="Consolas" w:cs="Consolas"/>
                <w:sz w:val="19"/>
                <w:szCs w:val="19"/>
                <w:lang w:eastAsia="ja-JP" w:bidi="ar-SA"/>
              </w:rPr>
              <w:t xml:space="preserve"> </w:t>
            </w:r>
            <w:r>
              <w:rPr>
                <w:rFonts w:ascii="Consolas" w:hAnsi="Consolas" w:cs="Consolas"/>
                <w:sz w:val="19"/>
                <w:szCs w:val="19"/>
                <w:lang w:eastAsia="ja-JP" w:bidi="ar-SA"/>
              </w:rPr>
              <w:lastRenderedPageBreak/>
              <w:t>SO_WebServices.ServiceOptimizationServiceInt.</w:t>
            </w:r>
            <w:r>
              <w:rPr>
                <w:rFonts w:ascii="Consolas" w:hAnsi="Consolas" w:cs="Consolas"/>
                <w:color w:val="2B91AF"/>
                <w:sz w:val="19"/>
                <w:szCs w:val="19"/>
                <w:lang w:eastAsia="ja-JP" w:bidi="ar-SA"/>
              </w:rPr>
              <w:t>ExecuteMultipleOperationsRequest</w:t>
            </w:r>
            <w:r>
              <w:rPr>
                <w:rFonts w:ascii="Consolas" w:hAnsi="Consolas" w:cs="Consolas"/>
                <w:sz w:val="19"/>
                <w:szCs w:val="19"/>
                <w:lang w:eastAsia="ja-JP" w:bidi="ar-SA"/>
              </w:rPr>
              <w:t>();</w:t>
            </w:r>
          </w:p>
          <w:p w14:paraId="66B1454A"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executeMultipleOperationsRequest.ContinueOnError = </w:t>
            </w:r>
            <w:r>
              <w:rPr>
                <w:rFonts w:ascii="Consolas" w:hAnsi="Consolas" w:cs="Consolas"/>
                <w:color w:val="0000FF"/>
                <w:sz w:val="19"/>
                <w:szCs w:val="19"/>
                <w:lang w:eastAsia="ja-JP" w:bidi="ar-SA"/>
              </w:rPr>
              <w:t>false</w:t>
            </w:r>
            <w:r>
              <w:rPr>
                <w:rFonts w:ascii="Consolas" w:hAnsi="Consolas" w:cs="Consolas"/>
                <w:sz w:val="19"/>
                <w:szCs w:val="19"/>
                <w:lang w:eastAsia="ja-JP" w:bidi="ar-SA"/>
              </w:rPr>
              <w:t>;</w:t>
            </w:r>
          </w:p>
          <w:p w14:paraId="39BC03BF"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executeMultipleOperationsRequest.OneTransaction = </w:t>
            </w:r>
            <w:r>
              <w:rPr>
                <w:rFonts w:ascii="Consolas" w:hAnsi="Consolas" w:cs="Consolas"/>
                <w:color w:val="0000FF"/>
                <w:sz w:val="19"/>
                <w:szCs w:val="19"/>
                <w:lang w:eastAsia="ja-JP" w:bidi="ar-SA"/>
              </w:rPr>
              <w:t>false</w:t>
            </w:r>
            <w:r>
              <w:rPr>
                <w:rFonts w:ascii="Consolas" w:hAnsi="Consolas" w:cs="Consolas"/>
                <w:sz w:val="19"/>
                <w:szCs w:val="19"/>
                <w:lang w:eastAsia="ja-JP" w:bidi="ar-SA"/>
              </w:rPr>
              <w:t>;</w:t>
            </w:r>
          </w:p>
          <w:p w14:paraId="7CE88462"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executeMultipleOperationsRequest.OptionalParameters = </w:t>
            </w:r>
            <w:r>
              <w:rPr>
                <w:rFonts w:ascii="Consolas" w:hAnsi="Consolas" w:cs="Consolas"/>
                <w:color w:val="0000FF"/>
                <w:sz w:val="19"/>
                <w:szCs w:val="19"/>
                <w:lang w:eastAsia="ja-JP" w:bidi="ar-SA"/>
              </w:rPr>
              <w:t>new</w:t>
            </w:r>
            <w:r>
              <w:rPr>
                <w:rFonts w:ascii="Consolas" w:hAnsi="Consolas" w:cs="Consolas"/>
                <w:sz w:val="19"/>
                <w:szCs w:val="19"/>
                <w:lang w:eastAsia="ja-JP" w:bidi="ar-SA"/>
              </w:rPr>
              <w:t xml:space="preserve"> SO_WebServices.ServiceOptimizationServiceInt.</w:t>
            </w:r>
            <w:r>
              <w:rPr>
                <w:rFonts w:ascii="Consolas" w:hAnsi="Consolas" w:cs="Consolas"/>
                <w:color w:val="2B91AF"/>
                <w:sz w:val="19"/>
                <w:szCs w:val="19"/>
                <w:lang w:eastAsia="ja-JP" w:bidi="ar-SA"/>
              </w:rPr>
              <w:t>OptionalParameters</w:t>
            </w:r>
            <w:r>
              <w:rPr>
                <w:rFonts w:ascii="Consolas" w:hAnsi="Consolas" w:cs="Consolas"/>
                <w:sz w:val="19"/>
                <w:szCs w:val="19"/>
                <w:lang w:eastAsia="ja-JP" w:bidi="ar-SA"/>
              </w:rPr>
              <w:t>();</w:t>
            </w:r>
          </w:p>
          <w:p w14:paraId="7F2BA72C"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executeMultipleOperationsRequest.OptionalParameters.CallerIdentity = </w:t>
            </w:r>
            <w:r>
              <w:rPr>
                <w:rFonts w:ascii="Consolas" w:hAnsi="Consolas" w:cs="Consolas"/>
                <w:color w:val="A31515"/>
                <w:sz w:val="19"/>
                <w:szCs w:val="19"/>
                <w:lang w:eastAsia="ja-JP" w:bidi="ar-SA"/>
              </w:rPr>
              <w:t>"MUSTMB"</w:t>
            </w:r>
            <w:r>
              <w:rPr>
                <w:rFonts w:ascii="Consolas" w:hAnsi="Consolas" w:cs="Consolas"/>
                <w:sz w:val="19"/>
                <w:szCs w:val="19"/>
                <w:lang w:eastAsia="ja-JP" w:bidi="ar-SA"/>
              </w:rPr>
              <w:t>;</w:t>
            </w:r>
          </w:p>
          <w:p w14:paraId="48B941B0"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executeMultipleOperationsRequest.OptionalParameters.ErrorOnNonExistingDictionaries = </w:t>
            </w:r>
            <w:r>
              <w:rPr>
                <w:rFonts w:ascii="Consolas" w:hAnsi="Consolas" w:cs="Consolas"/>
                <w:color w:val="0000FF"/>
                <w:sz w:val="19"/>
                <w:szCs w:val="19"/>
                <w:lang w:eastAsia="ja-JP" w:bidi="ar-SA"/>
              </w:rPr>
              <w:t>true</w:t>
            </w:r>
            <w:r>
              <w:rPr>
                <w:rFonts w:ascii="Consolas" w:hAnsi="Consolas" w:cs="Consolas"/>
                <w:sz w:val="19"/>
                <w:szCs w:val="19"/>
                <w:lang w:eastAsia="ja-JP" w:bidi="ar-SA"/>
              </w:rPr>
              <w:t>;</w:t>
            </w:r>
          </w:p>
          <w:p w14:paraId="0619DCC6" w14:textId="77777777" w:rsidR="00EB2BBF" w:rsidRDefault="00EB2BBF" w:rsidP="00EB2BBF">
            <w:pPr>
              <w:autoSpaceDE w:val="0"/>
              <w:autoSpaceDN w:val="0"/>
              <w:adjustRightInd w:val="0"/>
              <w:rPr>
                <w:rFonts w:ascii="Consolas" w:hAnsi="Consolas" w:cs="Consolas"/>
                <w:sz w:val="19"/>
                <w:szCs w:val="19"/>
                <w:lang w:eastAsia="ja-JP" w:bidi="ar-SA"/>
              </w:rPr>
            </w:pPr>
          </w:p>
          <w:p w14:paraId="2937579F"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2B91AF"/>
                <w:sz w:val="19"/>
                <w:szCs w:val="19"/>
                <w:lang w:eastAsia="ja-JP" w:bidi="ar-SA"/>
              </w:rPr>
              <w:t>List</w:t>
            </w:r>
            <w:r>
              <w:rPr>
                <w:rFonts w:ascii="Consolas" w:hAnsi="Consolas" w:cs="Consolas"/>
                <w:sz w:val="19"/>
                <w:szCs w:val="19"/>
                <w:lang w:eastAsia="ja-JP" w:bidi="ar-SA"/>
              </w:rPr>
              <w:t>&lt;SO_WebServices.ServiceOptimizationServiceInt.</w:t>
            </w:r>
            <w:r>
              <w:rPr>
                <w:rFonts w:ascii="Consolas" w:hAnsi="Consolas" w:cs="Consolas"/>
                <w:color w:val="2B91AF"/>
                <w:sz w:val="19"/>
                <w:szCs w:val="19"/>
                <w:lang w:eastAsia="ja-JP" w:bidi="ar-SA"/>
              </w:rPr>
              <w:t>StandardOperation</w:t>
            </w:r>
            <w:r>
              <w:rPr>
                <w:rFonts w:ascii="Consolas" w:hAnsi="Consolas" w:cs="Consolas"/>
                <w:sz w:val="19"/>
                <w:szCs w:val="19"/>
                <w:lang w:eastAsia="ja-JP" w:bidi="ar-SA"/>
              </w:rPr>
              <w:t xml:space="preserve">&gt; standardOperations = </w:t>
            </w:r>
            <w:r>
              <w:rPr>
                <w:rFonts w:ascii="Consolas" w:hAnsi="Consolas" w:cs="Consolas"/>
                <w:color w:val="0000FF"/>
                <w:sz w:val="19"/>
                <w:szCs w:val="19"/>
                <w:lang w:eastAsia="ja-JP" w:bidi="ar-SA"/>
              </w:rPr>
              <w:t>new</w:t>
            </w:r>
            <w:r>
              <w:rPr>
                <w:rFonts w:ascii="Consolas" w:hAnsi="Consolas" w:cs="Consolas"/>
                <w:sz w:val="19"/>
                <w:szCs w:val="19"/>
                <w:lang w:eastAsia="ja-JP" w:bidi="ar-SA"/>
              </w:rPr>
              <w:t xml:space="preserve"> </w:t>
            </w:r>
            <w:r>
              <w:rPr>
                <w:rFonts w:ascii="Consolas" w:hAnsi="Consolas" w:cs="Consolas"/>
                <w:color w:val="2B91AF"/>
                <w:sz w:val="19"/>
                <w:szCs w:val="19"/>
                <w:lang w:eastAsia="ja-JP" w:bidi="ar-SA"/>
              </w:rPr>
              <w:t>List</w:t>
            </w:r>
            <w:r>
              <w:rPr>
                <w:rFonts w:ascii="Consolas" w:hAnsi="Consolas" w:cs="Consolas"/>
                <w:sz w:val="19"/>
                <w:szCs w:val="19"/>
                <w:lang w:eastAsia="ja-JP" w:bidi="ar-SA"/>
              </w:rPr>
              <w:t>&lt;SO_WebServices.ServiceOptimizationServiceInt.</w:t>
            </w:r>
            <w:r>
              <w:rPr>
                <w:rFonts w:ascii="Consolas" w:hAnsi="Consolas" w:cs="Consolas"/>
                <w:color w:val="2B91AF"/>
                <w:sz w:val="19"/>
                <w:szCs w:val="19"/>
                <w:lang w:eastAsia="ja-JP" w:bidi="ar-SA"/>
              </w:rPr>
              <w:t>StandardOperation</w:t>
            </w:r>
            <w:r>
              <w:rPr>
                <w:rFonts w:ascii="Consolas" w:hAnsi="Consolas" w:cs="Consolas"/>
                <w:sz w:val="19"/>
                <w:szCs w:val="19"/>
                <w:lang w:eastAsia="ja-JP" w:bidi="ar-SA"/>
              </w:rPr>
              <w:t>&gt;();</w:t>
            </w:r>
          </w:p>
          <w:p w14:paraId="4B29315F"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SO_WebServices.ServiceOptimizationServiceInt.</w:t>
            </w:r>
            <w:r>
              <w:rPr>
                <w:rFonts w:ascii="Consolas" w:hAnsi="Consolas" w:cs="Consolas"/>
                <w:color w:val="2B91AF"/>
                <w:sz w:val="19"/>
                <w:szCs w:val="19"/>
                <w:lang w:eastAsia="ja-JP" w:bidi="ar-SA"/>
              </w:rPr>
              <w:t>Task</w:t>
            </w:r>
            <w:r>
              <w:rPr>
                <w:rFonts w:ascii="Consolas" w:hAnsi="Consolas" w:cs="Consolas"/>
                <w:sz w:val="19"/>
                <w:szCs w:val="19"/>
                <w:lang w:eastAsia="ja-JP" w:bidi="ar-SA"/>
              </w:rPr>
              <w:t xml:space="preserve">[] task = </w:t>
            </w:r>
            <w:r>
              <w:rPr>
                <w:rFonts w:ascii="Consolas" w:hAnsi="Consolas" w:cs="Consolas"/>
                <w:color w:val="0000FF"/>
                <w:sz w:val="19"/>
                <w:szCs w:val="19"/>
                <w:lang w:eastAsia="ja-JP" w:bidi="ar-SA"/>
              </w:rPr>
              <w:t>new</w:t>
            </w:r>
            <w:r>
              <w:rPr>
                <w:rFonts w:ascii="Consolas" w:hAnsi="Consolas" w:cs="Consolas"/>
                <w:sz w:val="19"/>
                <w:szCs w:val="19"/>
                <w:lang w:eastAsia="ja-JP" w:bidi="ar-SA"/>
              </w:rPr>
              <w:t xml:space="preserve"> SO_WebServices.ServiceOptimizationServiceInt.</w:t>
            </w:r>
            <w:r>
              <w:rPr>
                <w:rFonts w:ascii="Consolas" w:hAnsi="Consolas" w:cs="Consolas"/>
                <w:color w:val="2B91AF"/>
                <w:sz w:val="19"/>
                <w:szCs w:val="19"/>
                <w:lang w:eastAsia="ja-JP" w:bidi="ar-SA"/>
              </w:rPr>
              <w:t>Task</w:t>
            </w:r>
            <w:r>
              <w:rPr>
                <w:rFonts w:ascii="Consolas" w:hAnsi="Consolas" w:cs="Consolas"/>
                <w:sz w:val="19"/>
                <w:szCs w:val="19"/>
                <w:lang w:eastAsia="ja-JP" w:bidi="ar-SA"/>
              </w:rPr>
              <w:t>[RequestCount];</w:t>
            </w:r>
          </w:p>
          <w:p w14:paraId="0657F5B6" w14:textId="77777777" w:rsidR="00EB2BBF" w:rsidRDefault="00EB2BBF" w:rsidP="00EB2BBF">
            <w:pPr>
              <w:autoSpaceDE w:val="0"/>
              <w:autoSpaceDN w:val="0"/>
              <w:adjustRightInd w:val="0"/>
              <w:rPr>
                <w:rFonts w:ascii="Consolas" w:hAnsi="Consolas" w:cs="Consolas"/>
                <w:sz w:val="19"/>
                <w:szCs w:val="19"/>
                <w:lang w:eastAsia="ja-JP" w:bidi="ar-SA"/>
              </w:rPr>
            </w:pPr>
          </w:p>
          <w:p w14:paraId="777A05AE"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8000"/>
                <w:sz w:val="19"/>
                <w:szCs w:val="19"/>
                <w:lang w:eastAsia="ja-JP" w:bidi="ar-SA"/>
              </w:rPr>
              <w:t>//Only create dependancies for secondary/alturnate tasks except for multi maning</w:t>
            </w:r>
          </w:p>
          <w:p w14:paraId="1F38D7C1"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2B91AF"/>
                <w:sz w:val="19"/>
                <w:szCs w:val="19"/>
                <w:lang w:eastAsia="ja-JP" w:bidi="ar-SA"/>
              </w:rPr>
              <w:t>List</w:t>
            </w:r>
            <w:r>
              <w:rPr>
                <w:rFonts w:ascii="Consolas" w:hAnsi="Consolas" w:cs="Consolas"/>
                <w:sz w:val="19"/>
                <w:szCs w:val="19"/>
                <w:lang w:eastAsia="ja-JP" w:bidi="ar-SA"/>
              </w:rPr>
              <w:t>&lt;SO_WebServices.ServiceOptimizationServiceInt.</w:t>
            </w:r>
            <w:r>
              <w:rPr>
                <w:rFonts w:ascii="Consolas" w:hAnsi="Consolas" w:cs="Consolas"/>
                <w:color w:val="2B91AF"/>
                <w:sz w:val="19"/>
                <w:szCs w:val="19"/>
                <w:lang w:eastAsia="ja-JP" w:bidi="ar-SA"/>
              </w:rPr>
              <w:t>TaskTaskTimeDependency</w:t>
            </w:r>
            <w:r>
              <w:rPr>
                <w:rFonts w:ascii="Consolas" w:hAnsi="Consolas" w:cs="Consolas"/>
                <w:sz w:val="19"/>
                <w:szCs w:val="19"/>
                <w:lang w:eastAsia="ja-JP" w:bidi="ar-SA"/>
              </w:rPr>
              <w:t xml:space="preserve">&gt; taskTaskTimeDependencys = </w:t>
            </w:r>
            <w:r>
              <w:rPr>
                <w:rFonts w:ascii="Consolas" w:hAnsi="Consolas" w:cs="Consolas"/>
                <w:color w:val="0000FF"/>
                <w:sz w:val="19"/>
                <w:szCs w:val="19"/>
                <w:lang w:eastAsia="ja-JP" w:bidi="ar-SA"/>
              </w:rPr>
              <w:t>new</w:t>
            </w:r>
            <w:r>
              <w:rPr>
                <w:rFonts w:ascii="Consolas" w:hAnsi="Consolas" w:cs="Consolas"/>
                <w:sz w:val="19"/>
                <w:szCs w:val="19"/>
                <w:lang w:eastAsia="ja-JP" w:bidi="ar-SA"/>
              </w:rPr>
              <w:t xml:space="preserve"> </w:t>
            </w:r>
            <w:r>
              <w:rPr>
                <w:rFonts w:ascii="Consolas" w:hAnsi="Consolas" w:cs="Consolas"/>
                <w:color w:val="2B91AF"/>
                <w:sz w:val="19"/>
                <w:szCs w:val="19"/>
                <w:lang w:eastAsia="ja-JP" w:bidi="ar-SA"/>
              </w:rPr>
              <w:t>List</w:t>
            </w:r>
            <w:r>
              <w:rPr>
                <w:rFonts w:ascii="Consolas" w:hAnsi="Consolas" w:cs="Consolas"/>
                <w:sz w:val="19"/>
                <w:szCs w:val="19"/>
                <w:lang w:eastAsia="ja-JP" w:bidi="ar-SA"/>
              </w:rPr>
              <w:t>&lt;SO_WebServices.ServiceOptimizationServiceInt.</w:t>
            </w:r>
            <w:r>
              <w:rPr>
                <w:rFonts w:ascii="Consolas" w:hAnsi="Consolas" w:cs="Consolas"/>
                <w:color w:val="2B91AF"/>
                <w:sz w:val="19"/>
                <w:szCs w:val="19"/>
                <w:lang w:eastAsia="ja-JP" w:bidi="ar-SA"/>
              </w:rPr>
              <w:t>TaskTaskTimeDependency</w:t>
            </w:r>
            <w:r>
              <w:rPr>
                <w:rFonts w:ascii="Consolas" w:hAnsi="Consolas" w:cs="Consolas"/>
                <w:sz w:val="19"/>
                <w:szCs w:val="19"/>
                <w:lang w:eastAsia="ja-JP" w:bidi="ar-SA"/>
              </w:rPr>
              <w:t>&gt;();</w:t>
            </w:r>
          </w:p>
          <w:p w14:paraId="62B9BE2F"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2B91AF"/>
                <w:sz w:val="19"/>
                <w:szCs w:val="19"/>
                <w:lang w:eastAsia="ja-JP" w:bidi="ar-SA"/>
              </w:rPr>
              <w:t>List</w:t>
            </w:r>
            <w:r>
              <w:rPr>
                <w:rFonts w:ascii="Consolas" w:hAnsi="Consolas" w:cs="Consolas"/>
                <w:sz w:val="19"/>
                <w:szCs w:val="19"/>
                <w:lang w:eastAsia="ja-JP" w:bidi="ar-SA"/>
              </w:rPr>
              <w:t>&lt;SO_WebServices.ServiceOptimizationServiceInt.</w:t>
            </w:r>
            <w:r>
              <w:rPr>
                <w:rFonts w:ascii="Consolas" w:hAnsi="Consolas" w:cs="Consolas"/>
                <w:color w:val="2B91AF"/>
                <w:sz w:val="19"/>
                <w:szCs w:val="19"/>
                <w:lang w:eastAsia="ja-JP" w:bidi="ar-SA"/>
              </w:rPr>
              <w:t>TaskTaskEngineerDependency</w:t>
            </w:r>
            <w:r>
              <w:rPr>
                <w:rFonts w:ascii="Consolas" w:hAnsi="Consolas" w:cs="Consolas"/>
                <w:sz w:val="19"/>
                <w:szCs w:val="19"/>
                <w:lang w:eastAsia="ja-JP" w:bidi="ar-SA"/>
              </w:rPr>
              <w:t xml:space="preserve">&gt; taskTaskEngineerDependencys = </w:t>
            </w:r>
            <w:r>
              <w:rPr>
                <w:rFonts w:ascii="Consolas" w:hAnsi="Consolas" w:cs="Consolas"/>
                <w:color w:val="0000FF"/>
                <w:sz w:val="19"/>
                <w:szCs w:val="19"/>
                <w:lang w:eastAsia="ja-JP" w:bidi="ar-SA"/>
              </w:rPr>
              <w:t>new</w:t>
            </w:r>
            <w:r>
              <w:rPr>
                <w:rFonts w:ascii="Consolas" w:hAnsi="Consolas" w:cs="Consolas"/>
                <w:sz w:val="19"/>
                <w:szCs w:val="19"/>
                <w:lang w:eastAsia="ja-JP" w:bidi="ar-SA"/>
              </w:rPr>
              <w:t xml:space="preserve"> </w:t>
            </w:r>
            <w:r>
              <w:rPr>
                <w:rFonts w:ascii="Consolas" w:hAnsi="Consolas" w:cs="Consolas"/>
                <w:color w:val="2B91AF"/>
                <w:sz w:val="19"/>
                <w:szCs w:val="19"/>
                <w:lang w:eastAsia="ja-JP" w:bidi="ar-SA"/>
              </w:rPr>
              <w:t>List</w:t>
            </w:r>
            <w:r>
              <w:rPr>
                <w:rFonts w:ascii="Consolas" w:hAnsi="Consolas" w:cs="Consolas"/>
                <w:sz w:val="19"/>
                <w:szCs w:val="19"/>
                <w:lang w:eastAsia="ja-JP" w:bidi="ar-SA"/>
              </w:rPr>
              <w:t>&lt;SO_WebServices.ServiceOptimizationServiceInt.</w:t>
            </w:r>
            <w:r>
              <w:rPr>
                <w:rFonts w:ascii="Consolas" w:hAnsi="Consolas" w:cs="Consolas"/>
                <w:color w:val="2B91AF"/>
                <w:sz w:val="19"/>
                <w:szCs w:val="19"/>
                <w:lang w:eastAsia="ja-JP" w:bidi="ar-SA"/>
              </w:rPr>
              <w:t>TaskTaskEngineerDependency</w:t>
            </w:r>
            <w:r>
              <w:rPr>
                <w:rFonts w:ascii="Consolas" w:hAnsi="Consolas" w:cs="Consolas"/>
                <w:sz w:val="19"/>
                <w:szCs w:val="19"/>
                <w:lang w:eastAsia="ja-JP" w:bidi="ar-SA"/>
              </w:rPr>
              <w:t>&gt;();</w:t>
            </w:r>
          </w:p>
          <w:p w14:paraId="0AC1FE53" w14:textId="77777777" w:rsidR="00EB2BBF" w:rsidRDefault="00EB2BBF" w:rsidP="00EB2BBF">
            <w:pPr>
              <w:autoSpaceDE w:val="0"/>
              <w:autoSpaceDN w:val="0"/>
              <w:adjustRightInd w:val="0"/>
              <w:rPr>
                <w:rFonts w:ascii="Consolas" w:hAnsi="Consolas" w:cs="Consolas"/>
                <w:sz w:val="19"/>
                <w:szCs w:val="19"/>
                <w:lang w:eastAsia="ja-JP" w:bidi="ar-SA"/>
              </w:rPr>
            </w:pPr>
          </w:p>
          <w:p w14:paraId="4F46632F"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00FF"/>
                <w:sz w:val="19"/>
                <w:szCs w:val="19"/>
                <w:lang w:eastAsia="ja-JP" w:bidi="ar-SA"/>
              </w:rPr>
              <w:t>for</w:t>
            </w:r>
            <w:r>
              <w:rPr>
                <w:rFonts w:ascii="Consolas" w:hAnsi="Consolas" w:cs="Consolas"/>
                <w:sz w:val="19"/>
                <w:szCs w:val="19"/>
                <w:lang w:eastAsia="ja-JP" w:bidi="ar-SA"/>
              </w:rPr>
              <w:t xml:space="preserve"> (</w:t>
            </w:r>
            <w:r>
              <w:rPr>
                <w:rFonts w:ascii="Consolas" w:hAnsi="Consolas" w:cs="Consolas"/>
                <w:color w:val="0000FF"/>
                <w:sz w:val="19"/>
                <w:szCs w:val="19"/>
                <w:lang w:eastAsia="ja-JP" w:bidi="ar-SA"/>
              </w:rPr>
              <w:t>int</w:t>
            </w:r>
            <w:r>
              <w:rPr>
                <w:rFonts w:ascii="Consolas" w:hAnsi="Consolas" w:cs="Consolas"/>
                <w:sz w:val="19"/>
                <w:szCs w:val="19"/>
                <w:lang w:eastAsia="ja-JP" w:bidi="ar-SA"/>
              </w:rPr>
              <w:t xml:space="preserve"> i = 0; i &lt; RequestCount; i++)</w:t>
            </w:r>
          </w:p>
          <w:p w14:paraId="5A57E248"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7890C6AF"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SO_WebServices.ServiceOptimizationServiceInt.</w:t>
            </w:r>
            <w:r>
              <w:rPr>
                <w:rFonts w:ascii="Consolas" w:hAnsi="Consolas" w:cs="Consolas"/>
                <w:color w:val="2B91AF"/>
                <w:sz w:val="19"/>
                <w:szCs w:val="19"/>
                <w:lang w:eastAsia="ja-JP" w:bidi="ar-SA"/>
              </w:rPr>
              <w:t>StandardOperation</w:t>
            </w:r>
            <w:r>
              <w:rPr>
                <w:rFonts w:ascii="Consolas" w:hAnsi="Consolas" w:cs="Consolas"/>
                <w:sz w:val="19"/>
                <w:szCs w:val="19"/>
                <w:lang w:eastAsia="ja-JP" w:bidi="ar-SA"/>
              </w:rPr>
              <w:t xml:space="preserve"> standardOperation = </w:t>
            </w:r>
            <w:r>
              <w:rPr>
                <w:rFonts w:ascii="Consolas" w:hAnsi="Consolas" w:cs="Consolas"/>
                <w:color w:val="0000FF"/>
                <w:sz w:val="19"/>
                <w:szCs w:val="19"/>
                <w:lang w:eastAsia="ja-JP" w:bidi="ar-SA"/>
              </w:rPr>
              <w:t>new</w:t>
            </w:r>
            <w:r>
              <w:rPr>
                <w:rFonts w:ascii="Consolas" w:hAnsi="Consolas" w:cs="Consolas"/>
                <w:sz w:val="19"/>
                <w:szCs w:val="19"/>
                <w:lang w:eastAsia="ja-JP" w:bidi="ar-SA"/>
              </w:rPr>
              <w:t xml:space="preserve"> SO_WebServices.ServiceOptimizationServiceInt.</w:t>
            </w:r>
            <w:r>
              <w:rPr>
                <w:rFonts w:ascii="Consolas" w:hAnsi="Consolas" w:cs="Consolas"/>
                <w:color w:val="2B91AF"/>
                <w:sz w:val="19"/>
                <w:szCs w:val="19"/>
                <w:lang w:eastAsia="ja-JP" w:bidi="ar-SA"/>
              </w:rPr>
              <w:t>StandardOperation</w:t>
            </w:r>
            <w:r>
              <w:rPr>
                <w:rFonts w:ascii="Consolas" w:hAnsi="Consolas" w:cs="Consolas"/>
                <w:sz w:val="19"/>
                <w:szCs w:val="19"/>
                <w:lang w:eastAsia="ja-JP" w:bidi="ar-SA"/>
              </w:rPr>
              <w:t>();</w:t>
            </w:r>
          </w:p>
          <w:p w14:paraId="6523224E"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8000"/>
                <w:sz w:val="19"/>
                <w:szCs w:val="19"/>
                <w:lang w:eastAsia="ja-JP" w:bidi="ar-SA"/>
              </w:rPr>
              <w:t>//Only UpdateOrCreate GEHCJobComments if its not been done yet in this payload</w:t>
            </w:r>
          </w:p>
          <w:p w14:paraId="0FE7F88F"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00FF"/>
                <w:sz w:val="19"/>
                <w:szCs w:val="19"/>
                <w:lang w:eastAsia="ja-JP" w:bidi="ar-SA"/>
              </w:rPr>
              <w:t>if</w:t>
            </w:r>
            <w:r>
              <w:rPr>
                <w:rFonts w:ascii="Consolas" w:hAnsi="Consolas" w:cs="Consolas"/>
                <w:sz w:val="19"/>
                <w:szCs w:val="19"/>
                <w:lang w:eastAsia="ja-JP" w:bidi="ar-SA"/>
              </w:rPr>
              <w:t xml:space="preserve"> (jobNumbers.Any(jNum =&gt; jobNumbers.Contains(processTaskExRequests[i].Task.MUSTJobNumber)) == </w:t>
            </w:r>
            <w:r>
              <w:rPr>
                <w:rFonts w:ascii="Consolas" w:hAnsi="Consolas" w:cs="Consolas"/>
                <w:color w:val="0000FF"/>
                <w:sz w:val="19"/>
                <w:szCs w:val="19"/>
                <w:lang w:eastAsia="ja-JP" w:bidi="ar-SA"/>
              </w:rPr>
              <w:t>false</w:t>
            </w:r>
            <w:r>
              <w:rPr>
                <w:rFonts w:ascii="Consolas" w:hAnsi="Consolas" w:cs="Consolas"/>
                <w:sz w:val="19"/>
                <w:szCs w:val="19"/>
                <w:lang w:eastAsia="ja-JP" w:bidi="ar-SA"/>
              </w:rPr>
              <w:t>)</w:t>
            </w:r>
          </w:p>
          <w:p w14:paraId="513740D8"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4FBF6F77"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standardOperation = </w:t>
            </w:r>
            <w:r>
              <w:rPr>
                <w:rFonts w:ascii="Consolas" w:hAnsi="Consolas" w:cs="Consolas"/>
                <w:color w:val="0000FF"/>
                <w:sz w:val="19"/>
                <w:szCs w:val="19"/>
                <w:lang w:eastAsia="ja-JP" w:bidi="ar-SA"/>
              </w:rPr>
              <w:t>new</w:t>
            </w:r>
            <w:r>
              <w:rPr>
                <w:rFonts w:ascii="Consolas" w:hAnsi="Consolas" w:cs="Consolas"/>
                <w:sz w:val="19"/>
                <w:szCs w:val="19"/>
                <w:lang w:eastAsia="ja-JP" w:bidi="ar-SA"/>
              </w:rPr>
              <w:t xml:space="preserve"> SO_WebServices.ServiceOptimizationServiceInt.</w:t>
            </w:r>
            <w:r>
              <w:rPr>
                <w:rFonts w:ascii="Consolas" w:hAnsi="Consolas" w:cs="Consolas"/>
                <w:color w:val="2B91AF"/>
                <w:sz w:val="19"/>
                <w:szCs w:val="19"/>
                <w:lang w:eastAsia="ja-JP" w:bidi="ar-SA"/>
              </w:rPr>
              <w:t>StandardOperation</w:t>
            </w:r>
            <w:r>
              <w:rPr>
                <w:rFonts w:ascii="Consolas" w:hAnsi="Consolas" w:cs="Consolas"/>
                <w:sz w:val="19"/>
                <w:szCs w:val="19"/>
                <w:lang w:eastAsia="ja-JP" w:bidi="ar-SA"/>
              </w:rPr>
              <w:t>();</w:t>
            </w:r>
          </w:p>
          <w:p w14:paraId="7E240FA1"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standardOperation.Action = </w:t>
            </w:r>
            <w:r>
              <w:rPr>
                <w:rFonts w:ascii="Consolas" w:hAnsi="Consolas" w:cs="Consolas"/>
                <w:color w:val="A31515"/>
                <w:sz w:val="19"/>
                <w:szCs w:val="19"/>
                <w:lang w:eastAsia="ja-JP" w:bidi="ar-SA"/>
              </w:rPr>
              <w:t>"UpdateOrCreate"</w:t>
            </w:r>
            <w:r>
              <w:rPr>
                <w:rFonts w:ascii="Consolas" w:hAnsi="Consolas" w:cs="Consolas"/>
                <w:sz w:val="19"/>
                <w:szCs w:val="19"/>
                <w:lang w:eastAsia="ja-JP" w:bidi="ar-SA"/>
              </w:rPr>
              <w:t>;</w:t>
            </w:r>
          </w:p>
          <w:p w14:paraId="487886CE"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SO_WebServices.ServiceOptimizationServiceInt.</w:t>
            </w:r>
            <w:r>
              <w:rPr>
                <w:rFonts w:ascii="Consolas" w:hAnsi="Consolas" w:cs="Consolas"/>
                <w:color w:val="2B91AF"/>
                <w:sz w:val="19"/>
                <w:szCs w:val="19"/>
                <w:lang w:eastAsia="ja-JP" w:bidi="ar-SA"/>
              </w:rPr>
              <w:t>GEHCJobComments</w:t>
            </w:r>
            <w:r>
              <w:rPr>
                <w:rFonts w:ascii="Consolas" w:hAnsi="Consolas" w:cs="Consolas"/>
                <w:sz w:val="19"/>
                <w:szCs w:val="19"/>
                <w:lang w:eastAsia="ja-JP" w:bidi="ar-SA"/>
              </w:rPr>
              <w:t xml:space="preserve"> jobComments = </w:t>
            </w:r>
            <w:r>
              <w:rPr>
                <w:rFonts w:ascii="Consolas" w:hAnsi="Consolas" w:cs="Consolas"/>
                <w:color w:val="0000FF"/>
                <w:sz w:val="19"/>
                <w:szCs w:val="19"/>
                <w:lang w:eastAsia="ja-JP" w:bidi="ar-SA"/>
              </w:rPr>
              <w:t>new</w:t>
            </w:r>
            <w:r>
              <w:rPr>
                <w:rFonts w:ascii="Consolas" w:hAnsi="Consolas" w:cs="Consolas"/>
                <w:sz w:val="19"/>
                <w:szCs w:val="19"/>
                <w:lang w:eastAsia="ja-JP" w:bidi="ar-SA"/>
              </w:rPr>
              <w:t xml:space="preserve"> SO_WebServices.ServiceOptimizationServiceInt.</w:t>
            </w:r>
            <w:r>
              <w:rPr>
                <w:rFonts w:ascii="Consolas" w:hAnsi="Consolas" w:cs="Consolas"/>
                <w:color w:val="2B91AF"/>
                <w:sz w:val="19"/>
                <w:szCs w:val="19"/>
                <w:lang w:eastAsia="ja-JP" w:bidi="ar-SA"/>
              </w:rPr>
              <w:t>GEHCJobComments</w:t>
            </w:r>
            <w:r>
              <w:rPr>
                <w:rFonts w:ascii="Consolas" w:hAnsi="Consolas" w:cs="Consolas"/>
                <w:sz w:val="19"/>
                <w:szCs w:val="19"/>
                <w:lang w:eastAsia="ja-JP" w:bidi="ar-SA"/>
              </w:rPr>
              <w:t>();</w:t>
            </w:r>
          </w:p>
          <w:p w14:paraId="52D8554A"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jobComments.MUSTJobNumber = processTaskExRequests[i].Task.MUSTJobNumber;</w:t>
            </w:r>
          </w:p>
          <w:p w14:paraId="504CEA86"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00FF"/>
                <w:sz w:val="19"/>
                <w:szCs w:val="19"/>
                <w:lang w:eastAsia="ja-JP" w:bidi="ar-SA"/>
              </w:rPr>
              <w:t>if</w:t>
            </w:r>
            <w:r>
              <w:rPr>
                <w:rFonts w:ascii="Consolas" w:hAnsi="Consolas" w:cs="Consolas"/>
                <w:sz w:val="19"/>
                <w:szCs w:val="19"/>
                <w:lang w:eastAsia="ja-JP" w:bidi="ar-SA"/>
              </w:rPr>
              <w:t xml:space="preserve"> (taskDependencys == </w:t>
            </w:r>
            <w:r>
              <w:rPr>
                <w:rFonts w:ascii="Consolas" w:hAnsi="Consolas" w:cs="Consolas"/>
                <w:color w:val="2B91AF"/>
                <w:sz w:val="19"/>
                <w:szCs w:val="19"/>
                <w:lang w:eastAsia="ja-JP" w:bidi="ar-SA"/>
              </w:rPr>
              <w:t>TaskDependencys</w:t>
            </w:r>
            <w:r>
              <w:rPr>
                <w:rFonts w:ascii="Consolas" w:hAnsi="Consolas" w:cs="Consolas"/>
                <w:sz w:val="19"/>
                <w:szCs w:val="19"/>
                <w:lang w:eastAsia="ja-JP" w:bidi="ar-SA"/>
              </w:rPr>
              <w:t>.PickupTask)</w:t>
            </w:r>
          </w:p>
          <w:p w14:paraId="31CDED13"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440CB5F0"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jobComments.Text = </w:t>
            </w:r>
            <w:r>
              <w:rPr>
                <w:rFonts w:ascii="Consolas" w:hAnsi="Consolas" w:cs="Consolas"/>
                <w:color w:val="A31515"/>
                <w:sz w:val="19"/>
                <w:szCs w:val="19"/>
                <w:lang w:eastAsia="ja-JP" w:bidi="ar-SA"/>
              </w:rPr>
              <w:t>"PickupTask: Very long text"</w:t>
            </w:r>
            <w:r>
              <w:rPr>
                <w:rFonts w:ascii="Consolas" w:hAnsi="Consolas" w:cs="Consolas"/>
                <w:sz w:val="19"/>
                <w:szCs w:val="19"/>
                <w:lang w:eastAsia="ja-JP" w:bidi="ar-SA"/>
              </w:rPr>
              <w:t>;</w:t>
            </w:r>
          </w:p>
          <w:p w14:paraId="36AC8F54"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15036CE0"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00FF"/>
                <w:sz w:val="19"/>
                <w:szCs w:val="19"/>
                <w:lang w:eastAsia="ja-JP" w:bidi="ar-SA"/>
              </w:rPr>
              <w:t>if</w:t>
            </w:r>
            <w:r>
              <w:rPr>
                <w:rFonts w:ascii="Consolas" w:hAnsi="Consolas" w:cs="Consolas"/>
                <w:sz w:val="19"/>
                <w:szCs w:val="19"/>
                <w:lang w:eastAsia="ja-JP" w:bidi="ar-SA"/>
              </w:rPr>
              <w:t xml:space="preserve"> (taskDependencys == </w:t>
            </w:r>
            <w:r>
              <w:rPr>
                <w:rFonts w:ascii="Consolas" w:hAnsi="Consolas" w:cs="Consolas"/>
                <w:color w:val="2B91AF"/>
                <w:sz w:val="19"/>
                <w:szCs w:val="19"/>
                <w:lang w:eastAsia="ja-JP" w:bidi="ar-SA"/>
              </w:rPr>
              <w:t>TaskDependencys</w:t>
            </w:r>
            <w:r>
              <w:rPr>
                <w:rFonts w:ascii="Consolas" w:hAnsi="Consolas" w:cs="Consolas"/>
                <w:sz w:val="19"/>
                <w:szCs w:val="19"/>
                <w:lang w:eastAsia="ja-JP" w:bidi="ar-SA"/>
              </w:rPr>
              <w:t>.MultiManTask &amp;&amp; RequestCount &gt; 1)</w:t>
            </w:r>
          </w:p>
          <w:p w14:paraId="3F747B4E"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72AB466F"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jobComments.Text = </w:t>
            </w:r>
            <w:r>
              <w:rPr>
                <w:rFonts w:ascii="Consolas" w:hAnsi="Consolas" w:cs="Consolas"/>
                <w:color w:val="A31515"/>
                <w:sz w:val="19"/>
                <w:szCs w:val="19"/>
                <w:lang w:eastAsia="ja-JP" w:bidi="ar-SA"/>
              </w:rPr>
              <w:t>"MultiManTask: Very long text"</w:t>
            </w:r>
            <w:r>
              <w:rPr>
                <w:rFonts w:ascii="Consolas" w:hAnsi="Consolas" w:cs="Consolas"/>
                <w:sz w:val="19"/>
                <w:szCs w:val="19"/>
                <w:lang w:eastAsia="ja-JP" w:bidi="ar-SA"/>
              </w:rPr>
              <w:t>;</w:t>
            </w:r>
          </w:p>
          <w:p w14:paraId="2FBA0E21"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0FBCE0EE"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00FF"/>
                <w:sz w:val="19"/>
                <w:szCs w:val="19"/>
                <w:lang w:eastAsia="ja-JP" w:bidi="ar-SA"/>
              </w:rPr>
              <w:t>if</w:t>
            </w:r>
            <w:r>
              <w:rPr>
                <w:rFonts w:ascii="Consolas" w:hAnsi="Consolas" w:cs="Consolas"/>
                <w:sz w:val="19"/>
                <w:szCs w:val="19"/>
                <w:lang w:eastAsia="ja-JP" w:bidi="ar-SA"/>
              </w:rPr>
              <w:t xml:space="preserve"> (taskDependencys == </w:t>
            </w:r>
            <w:r>
              <w:rPr>
                <w:rFonts w:ascii="Consolas" w:hAnsi="Consolas" w:cs="Consolas"/>
                <w:color w:val="2B91AF"/>
                <w:sz w:val="19"/>
                <w:szCs w:val="19"/>
                <w:lang w:eastAsia="ja-JP" w:bidi="ar-SA"/>
              </w:rPr>
              <w:t>TaskDependencys</w:t>
            </w:r>
            <w:r>
              <w:rPr>
                <w:rFonts w:ascii="Consolas" w:hAnsi="Consolas" w:cs="Consolas"/>
                <w:sz w:val="19"/>
                <w:szCs w:val="19"/>
                <w:lang w:eastAsia="ja-JP" w:bidi="ar-SA"/>
              </w:rPr>
              <w:t xml:space="preserve">.SingleTask || (taskDependencys == </w:t>
            </w:r>
            <w:r>
              <w:rPr>
                <w:rFonts w:ascii="Consolas" w:hAnsi="Consolas" w:cs="Consolas"/>
                <w:color w:val="2B91AF"/>
                <w:sz w:val="19"/>
                <w:szCs w:val="19"/>
                <w:lang w:eastAsia="ja-JP" w:bidi="ar-SA"/>
              </w:rPr>
              <w:t>TaskDependencys</w:t>
            </w:r>
            <w:r>
              <w:rPr>
                <w:rFonts w:ascii="Consolas" w:hAnsi="Consolas" w:cs="Consolas"/>
                <w:sz w:val="19"/>
                <w:szCs w:val="19"/>
                <w:lang w:eastAsia="ja-JP" w:bidi="ar-SA"/>
              </w:rPr>
              <w:t>.MultiManTask &amp; RequestCount == 1))</w:t>
            </w:r>
          </w:p>
          <w:p w14:paraId="5C0DD53D"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19BA69A4"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jobComments.Text = </w:t>
            </w:r>
            <w:r>
              <w:rPr>
                <w:rFonts w:ascii="Consolas" w:hAnsi="Consolas" w:cs="Consolas"/>
                <w:color w:val="A31515"/>
                <w:sz w:val="19"/>
                <w:szCs w:val="19"/>
                <w:lang w:eastAsia="ja-JP" w:bidi="ar-SA"/>
              </w:rPr>
              <w:t>"SingleTask: Very long text"</w:t>
            </w:r>
            <w:r>
              <w:rPr>
                <w:rFonts w:ascii="Consolas" w:hAnsi="Consolas" w:cs="Consolas"/>
                <w:sz w:val="19"/>
                <w:szCs w:val="19"/>
                <w:lang w:eastAsia="ja-JP" w:bidi="ar-SA"/>
              </w:rPr>
              <w:t>;</w:t>
            </w:r>
          </w:p>
          <w:p w14:paraId="1F73824F"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2D5AE059"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00FF"/>
                <w:sz w:val="19"/>
                <w:szCs w:val="19"/>
                <w:lang w:eastAsia="ja-JP" w:bidi="ar-SA"/>
              </w:rPr>
              <w:t>if</w:t>
            </w:r>
            <w:r>
              <w:rPr>
                <w:rFonts w:ascii="Consolas" w:hAnsi="Consolas" w:cs="Consolas"/>
                <w:sz w:val="19"/>
                <w:szCs w:val="19"/>
                <w:lang w:eastAsia="ja-JP" w:bidi="ar-SA"/>
              </w:rPr>
              <w:t xml:space="preserve"> (taskDependencys == </w:t>
            </w:r>
            <w:r>
              <w:rPr>
                <w:rFonts w:ascii="Consolas" w:hAnsi="Consolas" w:cs="Consolas"/>
                <w:color w:val="2B91AF"/>
                <w:sz w:val="19"/>
                <w:szCs w:val="19"/>
                <w:lang w:eastAsia="ja-JP" w:bidi="ar-SA"/>
              </w:rPr>
              <w:t>TaskDependencys</w:t>
            </w:r>
            <w:r>
              <w:rPr>
                <w:rFonts w:ascii="Consolas" w:hAnsi="Consolas" w:cs="Consolas"/>
                <w:sz w:val="19"/>
                <w:szCs w:val="19"/>
                <w:lang w:eastAsia="ja-JP" w:bidi="ar-SA"/>
              </w:rPr>
              <w:t>.TrainingTask)</w:t>
            </w:r>
          </w:p>
          <w:p w14:paraId="125D9365"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2AEC5419"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jobComments.Text = </w:t>
            </w:r>
            <w:r>
              <w:rPr>
                <w:rFonts w:ascii="Consolas" w:hAnsi="Consolas" w:cs="Consolas"/>
                <w:color w:val="A31515"/>
                <w:sz w:val="19"/>
                <w:szCs w:val="19"/>
                <w:lang w:eastAsia="ja-JP" w:bidi="ar-SA"/>
              </w:rPr>
              <w:t>"TrainingTask: Very long text"</w:t>
            </w:r>
            <w:r>
              <w:rPr>
                <w:rFonts w:ascii="Consolas" w:hAnsi="Consolas" w:cs="Consolas"/>
                <w:sz w:val="19"/>
                <w:szCs w:val="19"/>
                <w:lang w:eastAsia="ja-JP" w:bidi="ar-SA"/>
              </w:rPr>
              <w:t>;</w:t>
            </w:r>
          </w:p>
          <w:p w14:paraId="476304B8"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3CB8E52E"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standardOperation.Object = </w:t>
            </w:r>
            <w:r>
              <w:rPr>
                <w:rFonts w:ascii="Consolas" w:hAnsi="Consolas" w:cs="Consolas"/>
                <w:color w:val="0000FF"/>
                <w:sz w:val="19"/>
                <w:szCs w:val="19"/>
                <w:lang w:eastAsia="ja-JP" w:bidi="ar-SA"/>
              </w:rPr>
              <w:t>new</w:t>
            </w:r>
            <w:r>
              <w:rPr>
                <w:rFonts w:ascii="Consolas" w:hAnsi="Consolas" w:cs="Consolas"/>
                <w:sz w:val="19"/>
                <w:szCs w:val="19"/>
                <w:lang w:eastAsia="ja-JP" w:bidi="ar-SA"/>
              </w:rPr>
              <w:t xml:space="preserve"> SO_WebServices.ServiceOptimizationServiceInt.</w:t>
            </w:r>
            <w:r>
              <w:rPr>
                <w:rFonts w:ascii="Consolas" w:hAnsi="Consolas" w:cs="Consolas"/>
                <w:color w:val="2B91AF"/>
                <w:sz w:val="19"/>
                <w:szCs w:val="19"/>
                <w:lang w:eastAsia="ja-JP" w:bidi="ar-SA"/>
              </w:rPr>
              <w:t>BaseObjectWrapper</w:t>
            </w:r>
            <w:r>
              <w:rPr>
                <w:rFonts w:ascii="Consolas" w:hAnsi="Consolas" w:cs="Consolas"/>
                <w:sz w:val="19"/>
                <w:szCs w:val="19"/>
                <w:lang w:eastAsia="ja-JP" w:bidi="ar-SA"/>
              </w:rPr>
              <w:t>();</w:t>
            </w:r>
          </w:p>
          <w:p w14:paraId="1C3CE37D"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standardOperation.Object.Object = (SO_WebServices.ServiceOptimizationServiceInt.</w:t>
            </w:r>
            <w:r>
              <w:rPr>
                <w:rFonts w:ascii="Consolas" w:hAnsi="Consolas" w:cs="Consolas"/>
                <w:color w:val="2B91AF"/>
                <w:sz w:val="19"/>
                <w:szCs w:val="19"/>
                <w:lang w:eastAsia="ja-JP" w:bidi="ar-SA"/>
              </w:rPr>
              <w:t>BaseObject</w:t>
            </w:r>
            <w:r>
              <w:rPr>
                <w:rFonts w:ascii="Consolas" w:hAnsi="Consolas" w:cs="Consolas"/>
                <w:sz w:val="19"/>
                <w:szCs w:val="19"/>
                <w:lang w:eastAsia="ja-JP" w:bidi="ar-SA"/>
              </w:rPr>
              <w:t>)jobComments;</w:t>
            </w:r>
          </w:p>
          <w:p w14:paraId="66EFFAB7"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lastRenderedPageBreak/>
              <w:t xml:space="preserve">                    jobNumbers.Add(processTaskExRequests[i].Task.MUSTJobNumber);</w:t>
            </w:r>
          </w:p>
          <w:p w14:paraId="1F722330" w14:textId="77777777" w:rsidR="00EB2BBF" w:rsidRDefault="00EB2BBF" w:rsidP="00EB2BBF">
            <w:pPr>
              <w:autoSpaceDE w:val="0"/>
              <w:autoSpaceDN w:val="0"/>
              <w:adjustRightInd w:val="0"/>
              <w:rPr>
                <w:rFonts w:ascii="Consolas" w:hAnsi="Consolas" w:cs="Consolas"/>
                <w:sz w:val="19"/>
                <w:szCs w:val="19"/>
                <w:lang w:eastAsia="ja-JP" w:bidi="ar-SA"/>
              </w:rPr>
            </w:pPr>
          </w:p>
          <w:p w14:paraId="78BCA0B5"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8000"/>
                <w:sz w:val="19"/>
                <w:szCs w:val="19"/>
                <w:lang w:eastAsia="ja-JP" w:bidi="ar-SA"/>
              </w:rPr>
              <w:t>//Exclude the JobComment from the Pickup Task</w:t>
            </w:r>
          </w:p>
          <w:p w14:paraId="776E2966"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8000"/>
                <w:sz w:val="19"/>
                <w:szCs w:val="19"/>
                <w:lang w:eastAsia="ja-JP" w:bidi="ar-SA"/>
              </w:rPr>
              <w:t>//if (taskDependencys != TaskDependencys.PickupTask || IsOdd(i) == false)</w:t>
            </w:r>
          </w:p>
          <w:p w14:paraId="583732C0"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8000"/>
                <w:sz w:val="19"/>
                <w:szCs w:val="19"/>
                <w:lang w:eastAsia="ja-JP" w:bidi="ar-SA"/>
              </w:rPr>
              <w:t>//{</w:t>
            </w:r>
          </w:p>
          <w:p w14:paraId="58A2E3F6"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standardOperations.Add(standardOperation);</w:t>
            </w:r>
          </w:p>
          <w:p w14:paraId="7C104A00"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8000"/>
                <w:sz w:val="19"/>
                <w:szCs w:val="19"/>
                <w:lang w:eastAsia="ja-JP" w:bidi="ar-SA"/>
              </w:rPr>
              <w:t>//}</w:t>
            </w:r>
          </w:p>
          <w:p w14:paraId="17F3E8F3"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033C6B01" w14:textId="77777777" w:rsidR="00EB2BBF" w:rsidRDefault="00EB2BBF" w:rsidP="00EB2BBF">
            <w:pPr>
              <w:autoSpaceDE w:val="0"/>
              <w:autoSpaceDN w:val="0"/>
              <w:adjustRightInd w:val="0"/>
              <w:rPr>
                <w:rFonts w:ascii="Consolas" w:hAnsi="Consolas" w:cs="Consolas"/>
                <w:sz w:val="19"/>
                <w:szCs w:val="19"/>
                <w:lang w:eastAsia="ja-JP" w:bidi="ar-SA"/>
              </w:rPr>
            </w:pPr>
          </w:p>
          <w:p w14:paraId="3FE1A5BC"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standardOperation = </w:t>
            </w:r>
            <w:r>
              <w:rPr>
                <w:rFonts w:ascii="Consolas" w:hAnsi="Consolas" w:cs="Consolas"/>
                <w:color w:val="0000FF"/>
                <w:sz w:val="19"/>
                <w:szCs w:val="19"/>
                <w:lang w:eastAsia="ja-JP" w:bidi="ar-SA"/>
              </w:rPr>
              <w:t>new</w:t>
            </w:r>
            <w:r>
              <w:rPr>
                <w:rFonts w:ascii="Consolas" w:hAnsi="Consolas" w:cs="Consolas"/>
                <w:sz w:val="19"/>
                <w:szCs w:val="19"/>
                <w:lang w:eastAsia="ja-JP" w:bidi="ar-SA"/>
              </w:rPr>
              <w:t xml:space="preserve"> SO_WebServices.ServiceOptimizationServiceInt.</w:t>
            </w:r>
            <w:r>
              <w:rPr>
                <w:rFonts w:ascii="Consolas" w:hAnsi="Consolas" w:cs="Consolas"/>
                <w:color w:val="2B91AF"/>
                <w:sz w:val="19"/>
                <w:szCs w:val="19"/>
                <w:lang w:eastAsia="ja-JP" w:bidi="ar-SA"/>
              </w:rPr>
              <w:t>StandardOperation</w:t>
            </w:r>
            <w:r>
              <w:rPr>
                <w:rFonts w:ascii="Consolas" w:hAnsi="Consolas" w:cs="Consolas"/>
                <w:sz w:val="19"/>
                <w:szCs w:val="19"/>
                <w:lang w:eastAsia="ja-JP" w:bidi="ar-SA"/>
              </w:rPr>
              <w:t>();</w:t>
            </w:r>
          </w:p>
          <w:p w14:paraId="4E9FE2C2" w14:textId="77777777" w:rsidR="00EB2BBF" w:rsidRDefault="00EB2BBF" w:rsidP="00EB2BBF">
            <w:pPr>
              <w:autoSpaceDE w:val="0"/>
              <w:autoSpaceDN w:val="0"/>
              <w:adjustRightInd w:val="0"/>
              <w:rPr>
                <w:rFonts w:ascii="Consolas" w:hAnsi="Consolas" w:cs="Consolas"/>
                <w:sz w:val="19"/>
                <w:szCs w:val="19"/>
                <w:lang w:eastAsia="ja-JP" w:bidi="ar-SA"/>
              </w:rPr>
            </w:pPr>
          </w:p>
          <w:p w14:paraId="66CB0590"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00FF"/>
                <w:sz w:val="19"/>
                <w:szCs w:val="19"/>
                <w:lang w:eastAsia="ja-JP" w:bidi="ar-SA"/>
              </w:rPr>
              <w:t>if</w:t>
            </w:r>
            <w:r>
              <w:rPr>
                <w:rFonts w:ascii="Consolas" w:hAnsi="Consolas" w:cs="Consolas"/>
                <w:sz w:val="19"/>
                <w:szCs w:val="19"/>
                <w:lang w:eastAsia="ja-JP" w:bidi="ar-SA"/>
              </w:rPr>
              <w:t xml:space="preserve"> (taskDependencys != </w:t>
            </w:r>
            <w:r>
              <w:rPr>
                <w:rFonts w:ascii="Consolas" w:hAnsi="Consolas" w:cs="Consolas"/>
                <w:color w:val="2B91AF"/>
                <w:sz w:val="19"/>
                <w:szCs w:val="19"/>
                <w:lang w:eastAsia="ja-JP" w:bidi="ar-SA"/>
              </w:rPr>
              <w:t>TaskDependencys</w:t>
            </w:r>
            <w:r>
              <w:rPr>
                <w:rFonts w:ascii="Consolas" w:hAnsi="Consolas" w:cs="Consolas"/>
                <w:sz w:val="19"/>
                <w:szCs w:val="19"/>
                <w:lang w:eastAsia="ja-JP" w:bidi="ar-SA"/>
              </w:rPr>
              <w:t xml:space="preserve">.PickupTask || IsOdd(i) == </w:t>
            </w:r>
            <w:r>
              <w:rPr>
                <w:rFonts w:ascii="Consolas" w:hAnsi="Consolas" w:cs="Consolas"/>
                <w:color w:val="0000FF"/>
                <w:sz w:val="19"/>
                <w:szCs w:val="19"/>
                <w:lang w:eastAsia="ja-JP" w:bidi="ar-SA"/>
              </w:rPr>
              <w:t>false</w:t>
            </w:r>
            <w:r>
              <w:rPr>
                <w:rFonts w:ascii="Consolas" w:hAnsi="Consolas" w:cs="Consolas"/>
                <w:sz w:val="19"/>
                <w:szCs w:val="19"/>
                <w:lang w:eastAsia="ja-JP" w:bidi="ar-SA"/>
              </w:rPr>
              <w:t>)</w:t>
            </w:r>
          </w:p>
          <w:p w14:paraId="15A16465"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6B952C90"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8000"/>
                <w:sz w:val="19"/>
                <w:szCs w:val="19"/>
                <w:lang w:eastAsia="ja-JP" w:bidi="ar-SA"/>
              </w:rPr>
              <w:t>//Dont append the the JobComments to the PartPickup</w:t>
            </w:r>
          </w:p>
          <w:p w14:paraId="54DB8127"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standardOperation.Action = </w:t>
            </w:r>
            <w:r>
              <w:rPr>
                <w:rFonts w:ascii="Consolas" w:hAnsi="Consolas" w:cs="Consolas"/>
                <w:color w:val="A31515"/>
                <w:sz w:val="19"/>
                <w:szCs w:val="19"/>
                <w:lang w:eastAsia="ja-JP" w:bidi="ar-SA"/>
              </w:rPr>
              <w:t>"Update"</w:t>
            </w:r>
            <w:r>
              <w:rPr>
                <w:rFonts w:ascii="Consolas" w:hAnsi="Consolas" w:cs="Consolas"/>
                <w:sz w:val="19"/>
                <w:szCs w:val="19"/>
                <w:lang w:eastAsia="ja-JP" w:bidi="ar-SA"/>
              </w:rPr>
              <w:t>;</w:t>
            </w:r>
          </w:p>
          <w:p w14:paraId="03F6A44A"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8000"/>
                <w:sz w:val="19"/>
                <w:szCs w:val="19"/>
                <w:lang w:eastAsia="ja-JP" w:bidi="ar-SA"/>
              </w:rPr>
              <w:t>//General Task Details</w:t>
            </w:r>
          </w:p>
          <w:p w14:paraId="28096CAC"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task[i] = </w:t>
            </w:r>
            <w:r>
              <w:rPr>
                <w:rFonts w:ascii="Consolas" w:hAnsi="Consolas" w:cs="Consolas"/>
                <w:color w:val="0000FF"/>
                <w:sz w:val="19"/>
                <w:szCs w:val="19"/>
                <w:lang w:eastAsia="ja-JP" w:bidi="ar-SA"/>
              </w:rPr>
              <w:t>new</w:t>
            </w:r>
            <w:r>
              <w:rPr>
                <w:rFonts w:ascii="Consolas" w:hAnsi="Consolas" w:cs="Consolas"/>
                <w:sz w:val="19"/>
                <w:szCs w:val="19"/>
                <w:lang w:eastAsia="ja-JP" w:bidi="ar-SA"/>
              </w:rPr>
              <w:t xml:space="preserve"> SO_WebServices.ServiceOptimizationServiceInt.</w:t>
            </w:r>
            <w:r>
              <w:rPr>
                <w:rFonts w:ascii="Consolas" w:hAnsi="Consolas" w:cs="Consolas"/>
                <w:color w:val="2B91AF"/>
                <w:sz w:val="19"/>
                <w:szCs w:val="19"/>
                <w:lang w:eastAsia="ja-JP" w:bidi="ar-SA"/>
              </w:rPr>
              <w:t>Task</w:t>
            </w:r>
            <w:r>
              <w:rPr>
                <w:rFonts w:ascii="Consolas" w:hAnsi="Consolas" w:cs="Consolas"/>
                <w:sz w:val="19"/>
                <w:szCs w:val="19"/>
                <w:lang w:eastAsia="ja-JP" w:bidi="ar-SA"/>
              </w:rPr>
              <w:t>();</w:t>
            </w:r>
          </w:p>
          <w:p w14:paraId="0C9AC865"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task[i].CallID = processTaskExRequests[i].Task.CallID;</w:t>
            </w:r>
          </w:p>
          <w:p w14:paraId="2906903A"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task[i].Number = processTaskExRequests[i].Task.Number;</w:t>
            </w:r>
          </w:p>
          <w:p w14:paraId="7BD7CA1F"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task[i].NumberSpecified = </w:t>
            </w:r>
            <w:r>
              <w:rPr>
                <w:rFonts w:ascii="Consolas" w:hAnsi="Consolas" w:cs="Consolas"/>
                <w:color w:val="0000FF"/>
                <w:sz w:val="19"/>
                <w:szCs w:val="19"/>
                <w:lang w:eastAsia="ja-JP" w:bidi="ar-SA"/>
              </w:rPr>
              <w:t>true</w:t>
            </w:r>
            <w:r>
              <w:rPr>
                <w:rFonts w:ascii="Consolas" w:hAnsi="Consolas" w:cs="Consolas"/>
                <w:sz w:val="19"/>
                <w:szCs w:val="19"/>
                <w:lang w:eastAsia="ja-JP" w:bidi="ar-SA"/>
              </w:rPr>
              <w:t>;</w:t>
            </w:r>
          </w:p>
          <w:p w14:paraId="20720B4A"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8000"/>
                <w:sz w:val="19"/>
                <w:szCs w:val="19"/>
                <w:lang w:eastAsia="ja-JP" w:bidi="ar-SA"/>
              </w:rPr>
              <w:t>//Make the task critical for MultiManTask and PickupTask</w:t>
            </w:r>
          </w:p>
          <w:p w14:paraId="5227CB75"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00FF"/>
                <w:sz w:val="19"/>
                <w:szCs w:val="19"/>
                <w:lang w:eastAsia="ja-JP" w:bidi="ar-SA"/>
              </w:rPr>
              <w:t>if</w:t>
            </w:r>
            <w:r>
              <w:rPr>
                <w:rFonts w:ascii="Consolas" w:hAnsi="Consolas" w:cs="Consolas"/>
                <w:sz w:val="19"/>
                <w:szCs w:val="19"/>
                <w:lang w:eastAsia="ja-JP" w:bidi="ar-SA"/>
              </w:rPr>
              <w:t xml:space="preserve"> (taskDependencys == </w:t>
            </w:r>
            <w:r>
              <w:rPr>
                <w:rFonts w:ascii="Consolas" w:hAnsi="Consolas" w:cs="Consolas"/>
                <w:color w:val="2B91AF"/>
                <w:sz w:val="19"/>
                <w:szCs w:val="19"/>
                <w:lang w:eastAsia="ja-JP" w:bidi="ar-SA"/>
              </w:rPr>
              <w:t>TaskDependencys</w:t>
            </w:r>
            <w:r>
              <w:rPr>
                <w:rFonts w:ascii="Consolas" w:hAnsi="Consolas" w:cs="Consolas"/>
                <w:sz w:val="19"/>
                <w:szCs w:val="19"/>
                <w:lang w:eastAsia="ja-JP" w:bidi="ar-SA"/>
              </w:rPr>
              <w:t xml:space="preserve">.MultiManTask | taskDependencys == </w:t>
            </w:r>
            <w:r>
              <w:rPr>
                <w:rFonts w:ascii="Consolas" w:hAnsi="Consolas" w:cs="Consolas"/>
                <w:color w:val="2B91AF"/>
                <w:sz w:val="19"/>
                <w:szCs w:val="19"/>
                <w:lang w:eastAsia="ja-JP" w:bidi="ar-SA"/>
              </w:rPr>
              <w:t>TaskDependencys</w:t>
            </w:r>
            <w:r>
              <w:rPr>
                <w:rFonts w:ascii="Consolas" w:hAnsi="Consolas" w:cs="Consolas"/>
                <w:sz w:val="19"/>
                <w:szCs w:val="19"/>
                <w:lang w:eastAsia="ja-JP" w:bidi="ar-SA"/>
              </w:rPr>
              <w:t>.PickupTask)</w:t>
            </w:r>
          </w:p>
          <w:p w14:paraId="5BB51C79"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4E12270C"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task[i].Critical = </w:t>
            </w:r>
            <w:r>
              <w:rPr>
                <w:rFonts w:ascii="Consolas" w:hAnsi="Consolas" w:cs="Consolas"/>
                <w:color w:val="0000FF"/>
                <w:sz w:val="19"/>
                <w:szCs w:val="19"/>
                <w:lang w:eastAsia="ja-JP" w:bidi="ar-SA"/>
              </w:rPr>
              <w:t>true</w:t>
            </w:r>
            <w:r>
              <w:rPr>
                <w:rFonts w:ascii="Consolas" w:hAnsi="Consolas" w:cs="Consolas"/>
                <w:sz w:val="19"/>
                <w:szCs w:val="19"/>
                <w:lang w:eastAsia="ja-JP" w:bidi="ar-SA"/>
              </w:rPr>
              <w:t>;</w:t>
            </w:r>
          </w:p>
          <w:p w14:paraId="2970D014"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task[i].CriticalSpecified = </w:t>
            </w:r>
            <w:r>
              <w:rPr>
                <w:rFonts w:ascii="Consolas" w:hAnsi="Consolas" w:cs="Consolas"/>
                <w:color w:val="0000FF"/>
                <w:sz w:val="19"/>
                <w:szCs w:val="19"/>
                <w:lang w:eastAsia="ja-JP" w:bidi="ar-SA"/>
              </w:rPr>
              <w:t>true</w:t>
            </w:r>
            <w:r>
              <w:rPr>
                <w:rFonts w:ascii="Consolas" w:hAnsi="Consolas" w:cs="Consolas"/>
                <w:sz w:val="19"/>
                <w:szCs w:val="19"/>
                <w:lang w:eastAsia="ja-JP" w:bidi="ar-SA"/>
              </w:rPr>
              <w:t>;</w:t>
            </w:r>
          </w:p>
          <w:p w14:paraId="67EB4523"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47C8408F"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00FF"/>
                <w:sz w:val="19"/>
                <w:szCs w:val="19"/>
                <w:lang w:eastAsia="ja-JP" w:bidi="ar-SA"/>
              </w:rPr>
              <w:t>if</w:t>
            </w:r>
            <w:r>
              <w:rPr>
                <w:rFonts w:ascii="Consolas" w:hAnsi="Consolas" w:cs="Consolas"/>
                <w:sz w:val="19"/>
                <w:szCs w:val="19"/>
                <w:lang w:eastAsia="ja-JP" w:bidi="ar-SA"/>
              </w:rPr>
              <w:t xml:space="preserve"> (taskDependencys == </w:t>
            </w:r>
            <w:r>
              <w:rPr>
                <w:rFonts w:ascii="Consolas" w:hAnsi="Consolas" w:cs="Consolas"/>
                <w:color w:val="2B91AF"/>
                <w:sz w:val="19"/>
                <w:szCs w:val="19"/>
                <w:lang w:eastAsia="ja-JP" w:bidi="ar-SA"/>
              </w:rPr>
              <w:t>TaskDependencys</w:t>
            </w:r>
            <w:r>
              <w:rPr>
                <w:rFonts w:ascii="Consolas" w:hAnsi="Consolas" w:cs="Consolas"/>
                <w:sz w:val="19"/>
                <w:szCs w:val="19"/>
                <w:lang w:eastAsia="ja-JP" w:bidi="ar-SA"/>
              </w:rPr>
              <w:t>.TrainingTask)</w:t>
            </w:r>
          </w:p>
          <w:p w14:paraId="6861768D"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7E0DFFCC"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task[i].TrainingJobNumber = processTaskExRequests[i].Task.MUSTJobNumber;</w:t>
            </w:r>
          </w:p>
          <w:p w14:paraId="7A1B299F"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7F18A3FB"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8000"/>
                <w:sz w:val="19"/>
                <w:szCs w:val="19"/>
                <w:lang w:eastAsia="ja-JP" w:bidi="ar-SA"/>
              </w:rPr>
              <w:t>//The JobComments</w:t>
            </w:r>
          </w:p>
          <w:p w14:paraId="6F57D1B0"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task[i].JobComments = </w:t>
            </w:r>
            <w:r>
              <w:rPr>
                <w:rFonts w:ascii="Consolas" w:hAnsi="Consolas" w:cs="Consolas"/>
                <w:color w:val="0000FF"/>
                <w:sz w:val="19"/>
                <w:szCs w:val="19"/>
                <w:lang w:eastAsia="ja-JP" w:bidi="ar-SA"/>
              </w:rPr>
              <w:t>new</w:t>
            </w:r>
            <w:r>
              <w:rPr>
                <w:rFonts w:ascii="Consolas" w:hAnsi="Consolas" w:cs="Consolas"/>
                <w:sz w:val="19"/>
                <w:szCs w:val="19"/>
                <w:lang w:eastAsia="ja-JP" w:bidi="ar-SA"/>
              </w:rPr>
              <w:t xml:space="preserve"> SO_WebServices.ServiceOptimizationServiceInt.</w:t>
            </w:r>
            <w:r>
              <w:rPr>
                <w:rFonts w:ascii="Consolas" w:hAnsi="Consolas" w:cs="Consolas"/>
                <w:color w:val="2B91AF"/>
                <w:sz w:val="19"/>
                <w:szCs w:val="19"/>
                <w:lang w:eastAsia="ja-JP" w:bidi="ar-SA"/>
              </w:rPr>
              <w:t>GEHCJobCommentsReference</w:t>
            </w:r>
            <w:r>
              <w:rPr>
                <w:rFonts w:ascii="Consolas" w:hAnsi="Consolas" w:cs="Consolas"/>
                <w:sz w:val="19"/>
                <w:szCs w:val="19"/>
                <w:lang w:eastAsia="ja-JP" w:bidi="ar-SA"/>
              </w:rPr>
              <w:t>() { MUSTJobNumber = processTaskExRequests[i].Task.MUSTJobNumber };</w:t>
            </w:r>
          </w:p>
          <w:p w14:paraId="1714305F"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7C90617C" w14:textId="77777777" w:rsidR="00EB2BBF" w:rsidRDefault="00EB2BBF" w:rsidP="00EB2BBF">
            <w:pPr>
              <w:autoSpaceDE w:val="0"/>
              <w:autoSpaceDN w:val="0"/>
              <w:adjustRightInd w:val="0"/>
              <w:rPr>
                <w:rFonts w:ascii="Consolas" w:hAnsi="Consolas" w:cs="Consolas"/>
                <w:sz w:val="19"/>
                <w:szCs w:val="19"/>
                <w:lang w:eastAsia="ja-JP" w:bidi="ar-SA"/>
              </w:rPr>
            </w:pPr>
          </w:p>
          <w:p w14:paraId="49F8BBFF"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8000"/>
                <w:sz w:val="19"/>
                <w:szCs w:val="19"/>
                <w:lang w:eastAsia="ja-JP" w:bidi="ar-SA"/>
              </w:rPr>
              <w:t>//Dependancies</w:t>
            </w:r>
          </w:p>
          <w:p w14:paraId="6650F97B"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00FF"/>
                <w:sz w:val="19"/>
                <w:szCs w:val="19"/>
                <w:lang w:eastAsia="ja-JP" w:bidi="ar-SA"/>
              </w:rPr>
              <w:t>if</w:t>
            </w:r>
            <w:r>
              <w:rPr>
                <w:rFonts w:ascii="Consolas" w:hAnsi="Consolas" w:cs="Consolas"/>
                <w:sz w:val="19"/>
                <w:szCs w:val="19"/>
                <w:lang w:eastAsia="ja-JP" w:bidi="ar-SA"/>
              </w:rPr>
              <w:t xml:space="preserve"> ((IsOdd(i) &amp; i &gt; 0) || taskDependencys == </w:t>
            </w:r>
            <w:r>
              <w:rPr>
                <w:rFonts w:ascii="Consolas" w:hAnsi="Consolas" w:cs="Consolas"/>
                <w:color w:val="2B91AF"/>
                <w:sz w:val="19"/>
                <w:szCs w:val="19"/>
                <w:lang w:eastAsia="ja-JP" w:bidi="ar-SA"/>
              </w:rPr>
              <w:t>TaskDependencys</w:t>
            </w:r>
            <w:r>
              <w:rPr>
                <w:rFonts w:ascii="Consolas" w:hAnsi="Consolas" w:cs="Consolas"/>
                <w:sz w:val="19"/>
                <w:szCs w:val="19"/>
                <w:lang w:eastAsia="ja-JP" w:bidi="ar-SA"/>
              </w:rPr>
              <w:t>.MultiManTask &amp;&amp; i &gt; 0)</w:t>
            </w:r>
          </w:p>
          <w:p w14:paraId="4B7FC756"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000F1E6A"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SO_WebServices.ServiceOptimizationServiceInt.</w:t>
            </w:r>
            <w:r>
              <w:rPr>
                <w:rFonts w:ascii="Consolas" w:hAnsi="Consolas" w:cs="Consolas"/>
                <w:color w:val="2B91AF"/>
                <w:sz w:val="19"/>
                <w:szCs w:val="19"/>
                <w:lang w:eastAsia="ja-JP" w:bidi="ar-SA"/>
              </w:rPr>
              <w:t>TaskTaskTimeDependency</w:t>
            </w:r>
            <w:r>
              <w:rPr>
                <w:rFonts w:ascii="Consolas" w:hAnsi="Consolas" w:cs="Consolas"/>
                <w:sz w:val="19"/>
                <w:szCs w:val="19"/>
                <w:lang w:eastAsia="ja-JP" w:bidi="ar-SA"/>
              </w:rPr>
              <w:t xml:space="preserve"> taskTaskTimeDependency = </w:t>
            </w:r>
            <w:r>
              <w:rPr>
                <w:rFonts w:ascii="Consolas" w:hAnsi="Consolas" w:cs="Consolas"/>
                <w:color w:val="0000FF"/>
                <w:sz w:val="19"/>
                <w:szCs w:val="19"/>
                <w:lang w:eastAsia="ja-JP" w:bidi="ar-SA"/>
              </w:rPr>
              <w:t>new</w:t>
            </w:r>
            <w:r>
              <w:rPr>
                <w:rFonts w:ascii="Consolas" w:hAnsi="Consolas" w:cs="Consolas"/>
                <w:sz w:val="19"/>
                <w:szCs w:val="19"/>
                <w:lang w:eastAsia="ja-JP" w:bidi="ar-SA"/>
              </w:rPr>
              <w:t xml:space="preserve"> SO_WebServices.ServiceOptimizationServiceInt.</w:t>
            </w:r>
            <w:r>
              <w:rPr>
                <w:rFonts w:ascii="Consolas" w:hAnsi="Consolas" w:cs="Consolas"/>
                <w:color w:val="2B91AF"/>
                <w:sz w:val="19"/>
                <w:szCs w:val="19"/>
                <w:lang w:eastAsia="ja-JP" w:bidi="ar-SA"/>
              </w:rPr>
              <w:t>TaskTaskTimeDependency</w:t>
            </w:r>
            <w:r>
              <w:rPr>
                <w:rFonts w:ascii="Consolas" w:hAnsi="Consolas" w:cs="Consolas"/>
                <w:sz w:val="19"/>
                <w:szCs w:val="19"/>
                <w:lang w:eastAsia="ja-JP" w:bidi="ar-SA"/>
              </w:rPr>
              <w:t>();</w:t>
            </w:r>
          </w:p>
          <w:p w14:paraId="5F0E78C3"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SO_WebServices.ServiceOptimizationServiceInt.</w:t>
            </w:r>
            <w:r>
              <w:rPr>
                <w:rFonts w:ascii="Consolas" w:hAnsi="Consolas" w:cs="Consolas"/>
                <w:color w:val="2B91AF"/>
                <w:sz w:val="19"/>
                <w:szCs w:val="19"/>
                <w:lang w:eastAsia="ja-JP" w:bidi="ar-SA"/>
              </w:rPr>
              <w:t>TaskTaskEngineerDependency</w:t>
            </w:r>
            <w:r>
              <w:rPr>
                <w:rFonts w:ascii="Consolas" w:hAnsi="Consolas" w:cs="Consolas"/>
                <w:sz w:val="19"/>
                <w:szCs w:val="19"/>
                <w:lang w:eastAsia="ja-JP" w:bidi="ar-SA"/>
              </w:rPr>
              <w:t xml:space="preserve"> taskTaskEngineerDependency = </w:t>
            </w:r>
            <w:r>
              <w:rPr>
                <w:rFonts w:ascii="Consolas" w:hAnsi="Consolas" w:cs="Consolas"/>
                <w:color w:val="0000FF"/>
                <w:sz w:val="19"/>
                <w:szCs w:val="19"/>
                <w:lang w:eastAsia="ja-JP" w:bidi="ar-SA"/>
              </w:rPr>
              <w:t>new</w:t>
            </w:r>
            <w:r>
              <w:rPr>
                <w:rFonts w:ascii="Consolas" w:hAnsi="Consolas" w:cs="Consolas"/>
                <w:sz w:val="19"/>
                <w:szCs w:val="19"/>
                <w:lang w:eastAsia="ja-JP" w:bidi="ar-SA"/>
              </w:rPr>
              <w:t xml:space="preserve"> SO_WebServices.ServiceOptimizationServiceInt.</w:t>
            </w:r>
            <w:r>
              <w:rPr>
                <w:rFonts w:ascii="Consolas" w:hAnsi="Consolas" w:cs="Consolas"/>
                <w:color w:val="2B91AF"/>
                <w:sz w:val="19"/>
                <w:szCs w:val="19"/>
                <w:lang w:eastAsia="ja-JP" w:bidi="ar-SA"/>
              </w:rPr>
              <w:t>TaskTaskEngineerDependency</w:t>
            </w:r>
            <w:r>
              <w:rPr>
                <w:rFonts w:ascii="Consolas" w:hAnsi="Consolas" w:cs="Consolas"/>
                <w:sz w:val="19"/>
                <w:szCs w:val="19"/>
                <w:lang w:eastAsia="ja-JP" w:bidi="ar-SA"/>
              </w:rPr>
              <w:t>();</w:t>
            </w:r>
          </w:p>
          <w:p w14:paraId="493BA9C8" w14:textId="77777777" w:rsidR="00EB2BBF" w:rsidRDefault="00EB2BBF" w:rsidP="00EB2BBF">
            <w:pPr>
              <w:autoSpaceDE w:val="0"/>
              <w:autoSpaceDN w:val="0"/>
              <w:adjustRightInd w:val="0"/>
              <w:rPr>
                <w:rFonts w:ascii="Consolas" w:hAnsi="Consolas" w:cs="Consolas"/>
                <w:sz w:val="19"/>
                <w:szCs w:val="19"/>
                <w:lang w:eastAsia="ja-JP" w:bidi="ar-SA"/>
              </w:rPr>
            </w:pPr>
          </w:p>
          <w:p w14:paraId="10ED3613"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SO_WebServices.ServiceOptimizationServiceInt.</w:t>
            </w:r>
            <w:r>
              <w:rPr>
                <w:rFonts w:ascii="Consolas" w:hAnsi="Consolas" w:cs="Consolas"/>
                <w:color w:val="2B91AF"/>
                <w:sz w:val="19"/>
                <w:szCs w:val="19"/>
                <w:lang w:eastAsia="ja-JP" w:bidi="ar-SA"/>
              </w:rPr>
              <w:t>TaskReference</w:t>
            </w:r>
            <w:r>
              <w:rPr>
                <w:rFonts w:ascii="Consolas" w:hAnsi="Consolas" w:cs="Consolas"/>
                <w:sz w:val="19"/>
                <w:szCs w:val="19"/>
                <w:lang w:eastAsia="ja-JP" w:bidi="ar-SA"/>
              </w:rPr>
              <w:t xml:space="preserve"> mainTaskReference = </w:t>
            </w:r>
            <w:r>
              <w:rPr>
                <w:rFonts w:ascii="Consolas" w:hAnsi="Consolas" w:cs="Consolas"/>
                <w:color w:val="0000FF"/>
                <w:sz w:val="19"/>
                <w:szCs w:val="19"/>
                <w:lang w:eastAsia="ja-JP" w:bidi="ar-SA"/>
              </w:rPr>
              <w:t>new</w:t>
            </w:r>
            <w:r>
              <w:rPr>
                <w:rFonts w:ascii="Consolas" w:hAnsi="Consolas" w:cs="Consolas"/>
                <w:sz w:val="19"/>
                <w:szCs w:val="19"/>
                <w:lang w:eastAsia="ja-JP" w:bidi="ar-SA"/>
              </w:rPr>
              <w:t xml:space="preserve"> SO_WebServices.ServiceOptimizationServiceInt.</w:t>
            </w:r>
            <w:r>
              <w:rPr>
                <w:rFonts w:ascii="Consolas" w:hAnsi="Consolas" w:cs="Consolas"/>
                <w:color w:val="2B91AF"/>
                <w:sz w:val="19"/>
                <w:szCs w:val="19"/>
                <w:lang w:eastAsia="ja-JP" w:bidi="ar-SA"/>
              </w:rPr>
              <w:t>TaskReference</w:t>
            </w:r>
            <w:r>
              <w:rPr>
                <w:rFonts w:ascii="Consolas" w:hAnsi="Consolas" w:cs="Consolas"/>
                <w:sz w:val="19"/>
                <w:szCs w:val="19"/>
                <w:lang w:eastAsia="ja-JP" w:bidi="ar-SA"/>
              </w:rPr>
              <w:t xml:space="preserve">() { CallID = processTaskExRequests[i].Task.CallID, Number = processTaskExRequests[i].Task.Number, NumberSpecified = </w:t>
            </w:r>
            <w:r>
              <w:rPr>
                <w:rFonts w:ascii="Consolas" w:hAnsi="Consolas" w:cs="Consolas"/>
                <w:color w:val="0000FF"/>
                <w:sz w:val="19"/>
                <w:szCs w:val="19"/>
                <w:lang w:eastAsia="ja-JP" w:bidi="ar-SA"/>
              </w:rPr>
              <w:t>true</w:t>
            </w:r>
            <w:r>
              <w:rPr>
                <w:rFonts w:ascii="Consolas" w:hAnsi="Consolas" w:cs="Consolas"/>
                <w:sz w:val="19"/>
                <w:szCs w:val="19"/>
                <w:lang w:eastAsia="ja-JP" w:bidi="ar-SA"/>
              </w:rPr>
              <w:t xml:space="preserve"> };</w:t>
            </w:r>
          </w:p>
          <w:p w14:paraId="77403743" w14:textId="77777777" w:rsidR="00EB2BBF" w:rsidRDefault="00EB2BBF" w:rsidP="00EB2BBF">
            <w:pPr>
              <w:autoSpaceDE w:val="0"/>
              <w:autoSpaceDN w:val="0"/>
              <w:adjustRightInd w:val="0"/>
              <w:rPr>
                <w:rFonts w:ascii="Consolas" w:hAnsi="Consolas" w:cs="Consolas"/>
                <w:sz w:val="19"/>
                <w:szCs w:val="19"/>
                <w:lang w:eastAsia="ja-JP" w:bidi="ar-SA"/>
              </w:rPr>
            </w:pPr>
          </w:p>
          <w:p w14:paraId="759506AA"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00FF"/>
                <w:sz w:val="19"/>
                <w:szCs w:val="19"/>
                <w:lang w:eastAsia="ja-JP" w:bidi="ar-SA"/>
              </w:rPr>
              <w:t>if</w:t>
            </w:r>
            <w:r>
              <w:rPr>
                <w:rFonts w:ascii="Consolas" w:hAnsi="Consolas" w:cs="Consolas"/>
                <w:sz w:val="19"/>
                <w:szCs w:val="19"/>
                <w:lang w:eastAsia="ja-JP" w:bidi="ar-SA"/>
              </w:rPr>
              <w:t xml:space="preserve"> (taskDependencys == </w:t>
            </w:r>
            <w:r>
              <w:rPr>
                <w:rFonts w:ascii="Consolas" w:hAnsi="Consolas" w:cs="Consolas"/>
                <w:color w:val="2B91AF"/>
                <w:sz w:val="19"/>
                <w:szCs w:val="19"/>
                <w:lang w:eastAsia="ja-JP" w:bidi="ar-SA"/>
              </w:rPr>
              <w:t>TaskDependencys</w:t>
            </w:r>
            <w:r>
              <w:rPr>
                <w:rFonts w:ascii="Consolas" w:hAnsi="Consolas" w:cs="Consolas"/>
                <w:sz w:val="19"/>
                <w:szCs w:val="19"/>
                <w:lang w:eastAsia="ja-JP" w:bidi="ar-SA"/>
              </w:rPr>
              <w:t xml:space="preserve">.MultiManTask || taskDependencys == </w:t>
            </w:r>
            <w:r>
              <w:rPr>
                <w:rFonts w:ascii="Consolas" w:hAnsi="Consolas" w:cs="Consolas"/>
                <w:color w:val="2B91AF"/>
                <w:sz w:val="19"/>
                <w:szCs w:val="19"/>
                <w:lang w:eastAsia="ja-JP" w:bidi="ar-SA"/>
              </w:rPr>
              <w:t>TaskDependencys</w:t>
            </w:r>
            <w:r>
              <w:rPr>
                <w:rFonts w:ascii="Consolas" w:hAnsi="Consolas" w:cs="Consolas"/>
                <w:sz w:val="19"/>
                <w:szCs w:val="19"/>
                <w:lang w:eastAsia="ja-JP" w:bidi="ar-SA"/>
              </w:rPr>
              <w:t>.TrainingTask)</w:t>
            </w:r>
          </w:p>
          <w:p w14:paraId="712D9560"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7CC87A2F"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lastRenderedPageBreak/>
              <w:t xml:space="preserve">                        taskTaskTimeDependency.Critical = </w:t>
            </w:r>
            <w:r>
              <w:rPr>
                <w:rFonts w:ascii="Consolas" w:hAnsi="Consolas" w:cs="Consolas"/>
                <w:color w:val="0000FF"/>
                <w:sz w:val="19"/>
                <w:szCs w:val="19"/>
                <w:lang w:eastAsia="ja-JP" w:bidi="ar-SA"/>
              </w:rPr>
              <w:t>true</w:t>
            </w:r>
            <w:r>
              <w:rPr>
                <w:rFonts w:ascii="Consolas" w:hAnsi="Consolas" w:cs="Consolas"/>
                <w:sz w:val="19"/>
                <w:szCs w:val="19"/>
                <w:lang w:eastAsia="ja-JP" w:bidi="ar-SA"/>
              </w:rPr>
              <w:t>;</w:t>
            </w:r>
          </w:p>
          <w:p w14:paraId="32045616"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taskTaskTimeDependency.CriticalSpecified = </w:t>
            </w:r>
            <w:r>
              <w:rPr>
                <w:rFonts w:ascii="Consolas" w:hAnsi="Consolas" w:cs="Consolas"/>
                <w:color w:val="0000FF"/>
                <w:sz w:val="19"/>
                <w:szCs w:val="19"/>
                <w:lang w:eastAsia="ja-JP" w:bidi="ar-SA"/>
              </w:rPr>
              <w:t>true</w:t>
            </w:r>
            <w:r>
              <w:rPr>
                <w:rFonts w:ascii="Consolas" w:hAnsi="Consolas" w:cs="Consolas"/>
                <w:sz w:val="19"/>
                <w:szCs w:val="19"/>
                <w:lang w:eastAsia="ja-JP" w:bidi="ar-SA"/>
              </w:rPr>
              <w:t>;</w:t>
            </w:r>
          </w:p>
          <w:p w14:paraId="6B674AF4"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taskTaskTimeDependency.TaskKey = mainTaskReference;</w:t>
            </w:r>
          </w:p>
          <w:p w14:paraId="74B35EFC"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taskTaskTimeDependency.RelationType = 1;</w:t>
            </w:r>
          </w:p>
          <w:p w14:paraId="204FDC90"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taskTaskTimeDependency.RelationTypeSpecified = </w:t>
            </w:r>
            <w:r>
              <w:rPr>
                <w:rFonts w:ascii="Consolas" w:hAnsi="Consolas" w:cs="Consolas"/>
                <w:color w:val="0000FF"/>
                <w:sz w:val="19"/>
                <w:szCs w:val="19"/>
                <w:lang w:eastAsia="ja-JP" w:bidi="ar-SA"/>
              </w:rPr>
              <w:t>true</w:t>
            </w:r>
            <w:r>
              <w:rPr>
                <w:rFonts w:ascii="Consolas" w:hAnsi="Consolas" w:cs="Consolas"/>
                <w:sz w:val="19"/>
                <w:szCs w:val="19"/>
                <w:lang w:eastAsia="ja-JP" w:bidi="ar-SA"/>
              </w:rPr>
              <w:t>;</w:t>
            </w:r>
          </w:p>
          <w:p w14:paraId="32CD5342"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taskTaskTimeDependency.RelationOperator = 2;</w:t>
            </w:r>
          </w:p>
          <w:p w14:paraId="09FFE7BE"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taskTaskTimeDependency.RelationOperatorSpecified = </w:t>
            </w:r>
            <w:r>
              <w:rPr>
                <w:rFonts w:ascii="Consolas" w:hAnsi="Consolas" w:cs="Consolas"/>
                <w:color w:val="0000FF"/>
                <w:sz w:val="19"/>
                <w:szCs w:val="19"/>
                <w:lang w:eastAsia="ja-JP" w:bidi="ar-SA"/>
              </w:rPr>
              <w:t>true</w:t>
            </w:r>
            <w:r>
              <w:rPr>
                <w:rFonts w:ascii="Consolas" w:hAnsi="Consolas" w:cs="Consolas"/>
                <w:sz w:val="19"/>
                <w:szCs w:val="19"/>
                <w:lang w:eastAsia="ja-JP" w:bidi="ar-SA"/>
              </w:rPr>
              <w:t>;</w:t>
            </w:r>
          </w:p>
          <w:p w14:paraId="396A128E" w14:textId="77777777" w:rsidR="00EB2BBF" w:rsidRDefault="00EB2BBF" w:rsidP="00EB2BBF">
            <w:pPr>
              <w:autoSpaceDE w:val="0"/>
              <w:autoSpaceDN w:val="0"/>
              <w:adjustRightInd w:val="0"/>
              <w:rPr>
                <w:rFonts w:ascii="Consolas" w:hAnsi="Consolas" w:cs="Consolas"/>
                <w:sz w:val="19"/>
                <w:szCs w:val="19"/>
                <w:lang w:eastAsia="ja-JP" w:bidi="ar-SA"/>
              </w:rPr>
            </w:pPr>
          </w:p>
          <w:p w14:paraId="3556A3B5"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taskTaskTimeDependencys.Add(taskTaskTimeDependency);</w:t>
            </w:r>
          </w:p>
          <w:p w14:paraId="57D33397" w14:textId="77777777" w:rsidR="00EB2BBF" w:rsidRDefault="00EB2BBF" w:rsidP="00EB2BBF">
            <w:pPr>
              <w:autoSpaceDE w:val="0"/>
              <w:autoSpaceDN w:val="0"/>
              <w:adjustRightInd w:val="0"/>
              <w:rPr>
                <w:rFonts w:ascii="Consolas" w:hAnsi="Consolas" w:cs="Consolas"/>
                <w:sz w:val="19"/>
                <w:szCs w:val="19"/>
                <w:lang w:eastAsia="ja-JP" w:bidi="ar-SA"/>
              </w:rPr>
            </w:pPr>
          </w:p>
          <w:p w14:paraId="5C6F03B7"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00FF"/>
                <w:sz w:val="19"/>
                <w:szCs w:val="19"/>
                <w:lang w:eastAsia="ja-JP" w:bidi="ar-SA"/>
              </w:rPr>
              <w:t>if</w:t>
            </w:r>
            <w:r>
              <w:rPr>
                <w:rFonts w:ascii="Consolas" w:hAnsi="Consolas" w:cs="Consolas"/>
                <w:sz w:val="19"/>
                <w:szCs w:val="19"/>
                <w:lang w:eastAsia="ja-JP" w:bidi="ar-SA"/>
              </w:rPr>
              <w:t xml:space="preserve"> (taskDependencys != </w:t>
            </w:r>
            <w:r>
              <w:rPr>
                <w:rFonts w:ascii="Consolas" w:hAnsi="Consolas" w:cs="Consolas"/>
                <w:color w:val="2B91AF"/>
                <w:sz w:val="19"/>
                <w:szCs w:val="19"/>
                <w:lang w:eastAsia="ja-JP" w:bidi="ar-SA"/>
              </w:rPr>
              <w:t>TaskDependencys</w:t>
            </w:r>
            <w:r>
              <w:rPr>
                <w:rFonts w:ascii="Consolas" w:hAnsi="Consolas" w:cs="Consolas"/>
                <w:sz w:val="19"/>
                <w:szCs w:val="19"/>
                <w:lang w:eastAsia="ja-JP" w:bidi="ar-SA"/>
              </w:rPr>
              <w:t>.MultiManTask)</w:t>
            </w:r>
          </w:p>
          <w:p w14:paraId="29EE77D9"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3C7876AE"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task[i - 1].TimeDependencies = </w:t>
            </w:r>
            <w:r>
              <w:rPr>
                <w:rFonts w:ascii="Consolas" w:hAnsi="Consolas" w:cs="Consolas"/>
                <w:color w:val="0000FF"/>
                <w:sz w:val="19"/>
                <w:szCs w:val="19"/>
                <w:lang w:eastAsia="ja-JP" w:bidi="ar-SA"/>
              </w:rPr>
              <w:t>new</w:t>
            </w:r>
            <w:r>
              <w:rPr>
                <w:rFonts w:ascii="Consolas" w:hAnsi="Consolas" w:cs="Consolas"/>
                <w:sz w:val="19"/>
                <w:szCs w:val="19"/>
                <w:lang w:eastAsia="ja-JP" w:bidi="ar-SA"/>
              </w:rPr>
              <w:t xml:space="preserve"> SO_WebServices.ServiceOptimizationServiceInt.</w:t>
            </w:r>
            <w:r>
              <w:rPr>
                <w:rFonts w:ascii="Consolas" w:hAnsi="Consolas" w:cs="Consolas"/>
                <w:color w:val="2B91AF"/>
                <w:sz w:val="19"/>
                <w:szCs w:val="19"/>
                <w:lang w:eastAsia="ja-JP" w:bidi="ar-SA"/>
              </w:rPr>
              <w:t>TaskTaskTimeDependency</w:t>
            </w:r>
            <w:r>
              <w:rPr>
                <w:rFonts w:ascii="Consolas" w:hAnsi="Consolas" w:cs="Consolas"/>
                <w:sz w:val="19"/>
                <w:szCs w:val="19"/>
                <w:lang w:eastAsia="ja-JP" w:bidi="ar-SA"/>
              </w:rPr>
              <w:t>[] { taskTaskTimeDependency };</w:t>
            </w:r>
          </w:p>
          <w:p w14:paraId="746DC98C"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32DA05FB" w14:textId="77777777" w:rsidR="00EB2BBF" w:rsidRDefault="00EB2BBF" w:rsidP="00EB2BBF">
            <w:pPr>
              <w:autoSpaceDE w:val="0"/>
              <w:autoSpaceDN w:val="0"/>
              <w:adjustRightInd w:val="0"/>
              <w:rPr>
                <w:rFonts w:ascii="Consolas" w:hAnsi="Consolas" w:cs="Consolas"/>
                <w:sz w:val="19"/>
                <w:szCs w:val="19"/>
                <w:lang w:eastAsia="ja-JP" w:bidi="ar-SA"/>
              </w:rPr>
            </w:pPr>
          </w:p>
          <w:p w14:paraId="71244D6A"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00FF"/>
                <w:sz w:val="19"/>
                <w:szCs w:val="19"/>
                <w:lang w:eastAsia="ja-JP" w:bidi="ar-SA"/>
              </w:rPr>
              <w:t>if</w:t>
            </w:r>
            <w:r>
              <w:rPr>
                <w:rFonts w:ascii="Consolas" w:hAnsi="Consolas" w:cs="Consolas"/>
                <w:sz w:val="19"/>
                <w:szCs w:val="19"/>
                <w:lang w:eastAsia="ja-JP" w:bidi="ar-SA"/>
              </w:rPr>
              <w:t xml:space="preserve"> (taskDependencys == </w:t>
            </w:r>
            <w:r>
              <w:rPr>
                <w:rFonts w:ascii="Consolas" w:hAnsi="Consolas" w:cs="Consolas"/>
                <w:color w:val="2B91AF"/>
                <w:sz w:val="19"/>
                <w:szCs w:val="19"/>
                <w:lang w:eastAsia="ja-JP" w:bidi="ar-SA"/>
              </w:rPr>
              <w:t>TaskDependencys</w:t>
            </w:r>
            <w:r>
              <w:rPr>
                <w:rFonts w:ascii="Consolas" w:hAnsi="Consolas" w:cs="Consolas"/>
                <w:sz w:val="19"/>
                <w:szCs w:val="19"/>
                <w:lang w:eastAsia="ja-JP" w:bidi="ar-SA"/>
              </w:rPr>
              <w:t xml:space="preserve">.MultiManTask || taskDependencys == </w:t>
            </w:r>
            <w:r>
              <w:rPr>
                <w:rFonts w:ascii="Consolas" w:hAnsi="Consolas" w:cs="Consolas"/>
                <w:color w:val="2B91AF"/>
                <w:sz w:val="19"/>
                <w:szCs w:val="19"/>
                <w:lang w:eastAsia="ja-JP" w:bidi="ar-SA"/>
              </w:rPr>
              <w:t>TaskDependencys</w:t>
            </w:r>
            <w:r>
              <w:rPr>
                <w:rFonts w:ascii="Consolas" w:hAnsi="Consolas" w:cs="Consolas"/>
                <w:sz w:val="19"/>
                <w:szCs w:val="19"/>
                <w:lang w:eastAsia="ja-JP" w:bidi="ar-SA"/>
              </w:rPr>
              <w:t>.TrainingTask)</w:t>
            </w:r>
          </w:p>
          <w:p w14:paraId="18BAD68B"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52C54FDD"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8000"/>
                <w:sz w:val="19"/>
                <w:szCs w:val="19"/>
                <w:lang w:eastAsia="ja-JP" w:bidi="ar-SA"/>
              </w:rPr>
              <w:t>//EngineerDependencies</w:t>
            </w:r>
          </w:p>
          <w:p w14:paraId="7695A20E"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taskTaskEngineerDependency.TaskKey = mainTaskReference;</w:t>
            </w:r>
          </w:p>
          <w:p w14:paraId="6576EBF1"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taskTaskEngineerDependency.RelationType = 2;</w:t>
            </w:r>
          </w:p>
          <w:p w14:paraId="1E467C4E"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taskTaskEngineerDependency.RelationTypeSpecified = </w:t>
            </w:r>
            <w:r>
              <w:rPr>
                <w:rFonts w:ascii="Consolas" w:hAnsi="Consolas" w:cs="Consolas"/>
                <w:color w:val="0000FF"/>
                <w:sz w:val="19"/>
                <w:szCs w:val="19"/>
                <w:lang w:eastAsia="ja-JP" w:bidi="ar-SA"/>
              </w:rPr>
              <w:t>true</w:t>
            </w:r>
            <w:r>
              <w:rPr>
                <w:rFonts w:ascii="Consolas" w:hAnsi="Consolas" w:cs="Consolas"/>
                <w:sz w:val="19"/>
                <w:szCs w:val="19"/>
                <w:lang w:eastAsia="ja-JP" w:bidi="ar-SA"/>
              </w:rPr>
              <w:t>;</w:t>
            </w:r>
          </w:p>
          <w:p w14:paraId="111B8A90" w14:textId="77777777" w:rsidR="00EB2BBF" w:rsidRDefault="00EB2BBF" w:rsidP="00EB2BBF">
            <w:pPr>
              <w:autoSpaceDE w:val="0"/>
              <w:autoSpaceDN w:val="0"/>
              <w:adjustRightInd w:val="0"/>
              <w:rPr>
                <w:rFonts w:ascii="Consolas" w:hAnsi="Consolas" w:cs="Consolas"/>
                <w:sz w:val="19"/>
                <w:szCs w:val="19"/>
                <w:lang w:eastAsia="ja-JP" w:bidi="ar-SA"/>
              </w:rPr>
            </w:pPr>
          </w:p>
          <w:p w14:paraId="689F8210"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taskTaskEngineerDependencys.Add(taskTaskEngineerDependency);</w:t>
            </w:r>
          </w:p>
          <w:p w14:paraId="4A4D9227"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00FF"/>
                <w:sz w:val="19"/>
                <w:szCs w:val="19"/>
                <w:lang w:eastAsia="ja-JP" w:bidi="ar-SA"/>
              </w:rPr>
              <w:t>if</w:t>
            </w:r>
            <w:r>
              <w:rPr>
                <w:rFonts w:ascii="Consolas" w:hAnsi="Consolas" w:cs="Consolas"/>
                <w:sz w:val="19"/>
                <w:szCs w:val="19"/>
                <w:lang w:eastAsia="ja-JP" w:bidi="ar-SA"/>
              </w:rPr>
              <w:t xml:space="preserve"> (taskDependencys == </w:t>
            </w:r>
            <w:r>
              <w:rPr>
                <w:rFonts w:ascii="Consolas" w:hAnsi="Consolas" w:cs="Consolas"/>
                <w:color w:val="2B91AF"/>
                <w:sz w:val="19"/>
                <w:szCs w:val="19"/>
                <w:lang w:eastAsia="ja-JP" w:bidi="ar-SA"/>
              </w:rPr>
              <w:t>TaskDependencys</w:t>
            </w:r>
            <w:r>
              <w:rPr>
                <w:rFonts w:ascii="Consolas" w:hAnsi="Consolas" w:cs="Consolas"/>
                <w:sz w:val="19"/>
                <w:szCs w:val="19"/>
                <w:lang w:eastAsia="ja-JP" w:bidi="ar-SA"/>
              </w:rPr>
              <w:t>.TrainingTask)</w:t>
            </w:r>
          </w:p>
          <w:p w14:paraId="1CECC30D"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42039E3E"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8000"/>
                <w:sz w:val="19"/>
                <w:szCs w:val="19"/>
                <w:lang w:eastAsia="ja-JP" w:bidi="ar-SA"/>
              </w:rPr>
              <w:t>//Always link MultiManTasks to main task</w:t>
            </w:r>
          </w:p>
          <w:p w14:paraId="1FDA862B"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task[0].TimeDependencies = taskTaskTimeDependencys.ToArray();</w:t>
            </w:r>
          </w:p>
          <w:p w14:paraId="1D59EAB4"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task[0].EngineerDependencies = taskTaskEngineerDependencys.ToArray();  </w:t>
            </w:r>
            <w:r>
              <w:rPr>
                <w:rFonts w:ascii="Consolas" w:hAnsi="Consolas" w:cs="Consolas"/>
                <w:color w:val="008000"/>
                <w:sz w:val="19"/>
                <w:szCs w:val="19"/>
                <w:lang w:eastAsia="ja-JP" w:bidi="ar-SA"/>
              </w:rPr>
              <w:t>//Always assign to main task, dont create MST dependancy chains</w:t>
            </w:r>
          </w:p>
          <w:p w14:paraId="1D8DAF05"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5F800C0F"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4E5B92F6"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2A21B658"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6A5D12AD"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00FF"/>
                <w:sz w:val="19"/>
                <w:szCs w:val="19"/>
                <w:lang w:eastAsia="ja-JP" w:bidi="ar-SA"/>
              </w:rPr>
              <w:t>if</w:t>
            </w:r>
            <w:r>
              <w:rPr>
                <w:rFonts w:ascii="Consolas" w:hAnsi="Consolas" w:cs="Consolas"/>
                <w:sz w:val="19"/>
                <w:szCs w:val="19"/>
                <w:lang w:eastAsia="ja-JP" w:bidi="ar-SA"/>
              </w:rPr>
              <w:t xml:space="preserve"> (taskDependencys == </w:t>
            </w:r>
            <w:r>
              <w:rPr>
                <w:rFonts w:ascii="Consolas" w:hAnsi="Consolas" w:cs="Consolas"/>
                <w:color w:val="2B91AF"/>
                <w:sz w:val="19"/>
                <w:szCs w:val="19"/>
                <w:lang w:eastAsia="ja-JP" w:bidi="ar-SA"/>
              </w:rPr>
              <w:t>TaskDependencys</w:t>
            </w:r>
            <w:r>
              <w:rPr>
                <w:rFonts w:ascii="Consolas" w:hAnsi="Consolas" w:cs="Consolas"/>
                <w:sz w:val="19"/>
                <w:szCs w:val="19"/>
                <w:lang w:eastAsia="ja-JP" w:bidi="ar-SA"/>
              </w:rPr>
              <w:t>.PickupTask)</w:t>
            </w:r>
          </w:p>
          <w:p w14:paraId="0FA26658"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643CFC3B"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taskTaskTimeDependencys = </w:t>
            </w:r>
            <w:r>
              <w:rPr>
                <w:rFonts w:ascii="Consolas" w:hAnsi="Consolas" w:cs="Consolas"/>
                <w:color w:val="0000FF"/>
                <w:sz w:val="19"/>
                <w:szCs w:val="19"/>
                <w:lang w:eastAsia="ja-JP" w:bidi="ar-SA"/>
              </w:rPr>
              <w:t>new</w:t>
            </w:r>
            <w:r>
              <w:rPr>
                <w:rFonts w:ascii="Consolas" w:hAnsi="Consolas" w:cs="Consolas"/>
                <w:sz w:val="19"/>
                <w:szCs w:val="19"/>
                <w:lang w:eastAsia="ja-JP" w:bidi="ar-SA"/>
              </w:rPr>
              <w:t xml:space="preserve"> </w:t>
            </w:r>
            <w:r>
              <w:rPr>
                <w:rFonts w:ascii="Consolas" w:hAnsi="Consolas" w:cs="Consolas"/>
                <w:color w:val="2B91AF"/>
                <w:sz w:val="19"/>
                <w:szCs w:val="19"/>
                <w:lang w:eastAsia="ja-JP" w:bidi="ar-SA"/>
              </w:rPr>
              <w:t>List</w:t>
            </w:r>
            <w:r>
              <w:rPr>
                <w:rFonts w:ascii="Consolas" w:hAnsi="Consolas" w:cs="Consolas"/>
                <w:sz w:val="19"/>
                <w:szCs w:val="19"/>
                <w:lang w:eastAsia="ja-JP" w:bidi="ar-SA"/>
              </w:rPr>
              <w:t>&lt;SO_WebServices.ServiceOptimizationServiceInt.</w:t>
            </w:r>
            <w:r>
              <w:rPr>
                <w:rFonts w:ascii="Consolas" w:hAnsi="Consolas" w:cs="Consolas"/>
                <w:color w:val="2B91AF"/>
                <w:sz w:val="19"/>
                <w:szCs w:val="19"/>
                <w:lang w:eastAsia="ja-JP" w:bidi="ar-SA"/>
              </w:rPr>
              <w:t>TaskTaskTimeDependency</w:t>
            </w:r>
            <w:r>
              <w:rPr>
                <w:rFonts w:ascii="Consolas" w:hAnsi="Consolas" w:cs="Consolas"/>
                <w:sz w:val="19"/>
                <w:szCs w:val="19"/>
                <w:lang w:eastAsia="ja-JP" w:bidi="ar-SA"/>
              </w:rPr>
              <w:t>&gt;();</w:t>
            </w:r>
          </w:p>
          <w:p w14:paraId="12A56177"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taskTaskEngineerDependencys = </w:t>
            </w:r>
            <w:r>
              <w:rPr>
                <w:rFonts w:ascii="Consolas" w:hAnsi="Consolas" w:cs="Consolas"/>
                <w:color w:val="0000FF"/>
                <w:sz w:val="19"/>
                <w:szCs w:val="19"/>
                <w:lang w:eastAsia="ja-JP" w:bidi="ar-SA"/>
              </w:rPr>
              <w:t>new</w:t>
            </w:r>
            <w:r>
              <w:rPr>
                <w:rFonts w:ascii="Consolas" w:hAnsi="Consolas" w:cs="Consolas"/>
                <w:sz w:val="19"/>
                <w:szCs w:val="19"/>
                <w:lang w:eastAsia="ja-JP" w:bidi="ar-SA"/>
              </w:rPr>
              <w:t xml:space="preserve"> </w:t>
            </w:r>
            <w:r>
              <w:rPr>
                <w:rFonts w:ascii="Consolas" w:hAnsi="Consolas" w:cs="Consolas"/>
                <w:color w:val="2B91AF"/>
                <w:sz w:val="19"/>
                <w:szCs w:val="19"/>
                <w:lang w:eastAsia="ja-JP" w:bidi="ar-SA"/>
              </w:rPr>
              <w:t>List</w:t>
            </w:r>
            <w:r>
              <w:rPr>
                <w:rFonts w:ascii="Consolas" w:hAnsi="Consolas" w:cs="Consolas"/>
                <w:sz w:val="19"/>
                <w:szCs w:val="19"/>
                <w:lang w:eastAsia="ja-JP" w:bidi="ar-SA"/>
              </w:rPr>
              <w:t>&lt;SO_WebServices.ServiceOptimizationServiceInt.</w:t>
            </w:r>
            <w:r>
              <w:rPr>
                <w:rFonts w:ascii="Consolas" w:hAnsi="Consolas" w:cs="Consolas"/>
                <w:color w:val="2B91AF"/>
                <w:sz w:val="19"/>
                <w:szCs w:val="19"/>
                <w:lang w:eastAsia="ja-JP" w:bidi="ar-SA"/>
              </w:rPr>
              <w:t>TaskTaskEngineerDependency</w:t>
            </w:r>
            <w:r>
              <w:rPr>
                <w:rFonts w:ascii="Consolas" w:hAnsi="Consolas" w:cs="Consolas"/>
                <w:sz w:val="19"/>
                <w:szCs w:val="19"/>
                <w:lang w:eastAsia="ja-JP" w:bidi="ar-SA"/>
              </w:rPr>
              <w:t>&gt;();</w:t>
            </w:r>
          </w:p>
          <w:p w14:paraId="6D98D9A2" w14:textId="77777777" w:rsidR="00EB2BBF" w:rsidRDefault="00EB2BBF" w:rsidP="00EB2BBF">
            <w:pPr>
              <w:autoSpaceDE w:val="0"/>
              <w:autoSpaceDN w:val="0"/>
              <w:adjustRightInd w:val="0"/>
              <w:rPr>
                <w:rFonts w:ascii="Consolas" w:hAnsi="Consolas" w:cs="Consolas"/>
                <w:sz w:val="19"/>
                <w:szCs w:val="19"/>
                <w:lang w:eastAsia="ja-JP" w:bidi="ar-SA"/>
              </w:rPr>
            </w:pPr>
          </w:p>
          <w:p w14:paraId="1BE22007"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8000"/>
                <w:sz w:val="19"/>
                <w:szCs w:val="19"/>
                <w:lang w:eastAsia="ja-JP" w:bidi="ar-SA"/>
              </w:rPr>
              <w:t>//TimeDependencys start to start</w:t>
            </w:r>
          </w:p>
          <w:p w14:paraId="4CF36FE7"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taskTaskTimeDependency.Critical = </w:t>
            </w:r>
            <w:r>
              <w:rPr>
                <w:rFonts w:ascii="Consolas" w:hAnsi="Consolas" w:cs="Consolas"/>
                <w:color w:val="0000FF"/>
                <w:sz w:val="19"/>
                <w:szCs w:val="19"/>
                <w:lang w:eastAsia="ja-JP" w:bidi="ar-SA"/>
              </w:rPr>
              <w:t>true</w:t>
            </w:r>
            <w:r>
              <w:rPr>
                <w:rFonts w:ascii="Consolas" w:hAnsi="Consolas" w:cs="Consolas"/>
                <w:sz w:val="19"/>
                <w:szCs w:val="19"/>
                <w:lang w:eastAsia="ja-JP" w:bidi="ar-SA"/>
              </w:rPr>
              <w:t>;</w:t>
            </w:r>
          </w:p>
          <w:p w14:paraId="3218D613"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taskTaskTimeDependency.CriticalSpecified = </w:t>
            </w:r>
            <w:r>
              <w:rPr>
                <w:rFonts w:ascii="Consolas" w:hAnsi="Consolas" w:cs="Consolas"/>
                <w:color w:val="0000FF"/>
                <w:sz w:val="19"/>
                <w:szCs w:val="19"/>
                <w:lang w:eastAsia="ja-JP" w:bidi="ar-SA"/>
              </w:rPr>
              <w:t>true</w:t>
            </w:r>
            <w:r>
              <w:rPr>
                <w:rFonts w:ascii="Consolas" w:hAnsi="Consolas" w:cs="Consolas"/>
                <w:sz w:val="19"/>
                <w:szCs w:val="19"/>
                <w:lang w:eastAsia="ja-JP" w:bidi="ar-SA"/>
              </w:rPr>
              <w:t>;</w:t>
            </w:r>
          </w:p>
          <w:p w14:paraId="7DD9529E"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taskTaskTimeDependency.TaskKey = mainTaskReference;</w:t>
            </w:r>
          </w:p>
          <w:p w14:paraId="15436EB0"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taskTaskTimeDependency.RelationType = 0;</w:t>
            </w:r>
          </w:p>
          <w:p w14:paraId="56FA1001"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taskTaskTimeDependency.RelationTypeSpecified = </w:t>
            </w:r>
            <w:r>
              <w:rPr>
                <w:rFonts w:ascii="Consolas" w:hAnsi="Consolas" w:cs="Consolas"/>
                <w:color w:val="0000FF"/>
                <w:sz w:val="19"/>
                <w:szCs w:val="19"/>
                <w:lang w:eastAsia="ja-JP" w:bidi="ar-SA"/>
              </w:rPr>
              <w:t>true</w:t>
            </w:r>
            <w:r>
              <w:rPr>
                <w:rFonts w:ascii="Consolas" w:hAnsi="Consolas" w:cs="Consolas"/>
                <w:sz w:val="19"/>
                <w:szCs w:val="19"/>
                <w:lang w:eastAsia="ja-JP" w:bidi="ar-SA"/>
              </w:rPr>
              <w:t>;</w:t>
            </w:r>
          </w:p>
          <w:p w14:paraId="5244EDCC"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taskTaskTimeDependency.RelationOperator = 0;</w:t>
            </w:r>
          </w:p>
          <w:p w14:paraId="3963997B"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taskTaskTimeDependency.RelationOperatorSpecified = </w:t>
            </w:r>
            <w:r>
              <w:rPr>
                <w:rFonts w:ascii="Consolas" w:hAnsi="Consolas" w:cs="Consolas"/>
                <w:color w:val="0000FF"/>
                <w:sz w:val="19"/>
                <w:szCs w:val="19"/>
                <w:lang w:eastAsia="ja-JP" w:bidi="ar-SA"/>
              </w:rPr>
              <w:t>true</w:t>
            </w:r>
            <w:r>
              <w:rPr>
                <w:rFonts w:ascii="Consolas" w:hAnsi="Consolas" w:cs="Consolas"/>
                <w:sz w:val="19"/>
                <w:szCs w:val="19"/>
                <w:lang w:eastAsia="ja-JP" w:bidi="ar-SA"/>
              </w:rPr>
              <w:t>;</w:t>
            </w:r>
          </w:p>
          <w:p w14:paraId="3D03CC84"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taskTaskTimeDependency.UpperBound = 0;</w:t>
            </w:r>
          </w:p>
          <w:p w14:paraId="55C9ACB5"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taskTaskTimeDependency.UpperBoundSpecified = </w:t>
            </w:r>
            <w:r>
              <w:rPr>
                <w:rFonts w:ascii="Consolas" w:hAnsi="Consolas" w:cs="Consolas"/>
                <w:color w:val="0000FF"/>
                <w:sz w:val="19"/>
                <w:szCs w:val="19"/>
                <w:lang w:eastAsia="ja-JP" w:bidi="ar-SA"/>
              </w:rPr>
              <w:t>true</w:t>
            </w:r>
            <w:r>
              <w:rPr>
                <w:rFonts w:ascii="Consolas" w:hAnsi="Consolas" w:cs="Consolas"/>
                <w:sz w:val="19"/>
                <w:szCs w:val="19"/>
                <w:lang w:eastAsia="ja-JP" w:bidi="ar-SA"/>
              </w:rPr>
              <w:t>;</w:t>
            </w:r>
          </w:p>
          <w:p w14:paraId="34F383E8"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taskTaskTimeDependency.LowerBound = 0;</w:t>
            </w:r>
          </w:p>
          <w:p w14:paraId="7D182130"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taskTaskTimeDependency.LowerBoundSpecified = </w:t>
            </w:r>
            <w:r>
              <w:rPr>
                <w:rFonts w:ascii="Consolas" w:hAnsi="Consolas" w:cs="Consolas"/>
                <w:color w:val="0000FF"/>
                <w:sz w:val="19"/>
                <w:szCs w:val="19"/>
                <w:lang w:eastAsia="ja-JP" w:bidi="ar-SA"/>
              </w:rPr>
              <w:t>true</w:t>
            </w:r>
            <w:r>
              <w:rPr>
                <w:rFonts w:ascii="Consolas" w:hAnsi="Consolas" w:cs="Consolas"/>
                <w:sz w:val="19"/>
                <w:szCs w:val="19"/>
                <w:lang w:eastAsia="ja-JP" w:bidi="ar-SA"/>
              </w:rPr>
              <w:t>;</w:t>
            </w:r>
          </w:p>
          <w:p w14:paraId="21BE1A56" w14:textId="77777777" w:rsidR="00EB2BBF" w:rsidRDefault="00EB2BBF" w:rsidP="00EB2BBF">
            <w:pPr>
              <w:autoSpaceDE w:val="0"/>
              <w:autoSpaceDN w:val="0"/>
              <w:adjustRightInd w:val="0"/>
              <w:rPr>
                <w:rFonts w:ascii="Consolas" w:hAnsi="Consolas" w:cs="Consolas"/>
                <w:sz w:val="19"/>
                <w:szCs w:val="19"/>
                <w:lang w:eastAsia="ja-JP" w:bidi="ar-SA"/>
              </w:rPr>
            </w:pPr>
          </w:p>
          <w:p w14:paraId="15051E4D"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lastRenderedPageBreak/>
              <w:t xml:space="preserve">                        taskTaskTimeDependencys.Add(taskTaskTimeDependency);</w:t>
            </w:r>
          </w:p>
          <w:p w14:paraId="00682746" w14:textId="77777777" w:rsidR="00EB2BBF" w:rsidRDefault="00EB2BBF" w:rsidP="00EB2BBF">
            <w:pPr>
              <w:autoSpaceDE w:val="0"/>
              <w:autoSpaceDN w:val="0"/>
              <w:adjustRightInd w:val="0"/>
              <w:rPr>
                <w:rFonts w:ascii="Consolas" w:hAnsi="Consolas" w:cs="Consolas"/>
                <w:sz w:val="19"/>
                <w:szCs w:val="19"/>
                <w:lang w:eastAsia="ja-JP" w:bidi="ar-SA"/>
              </w:rPr>
            </w:pPr>
          </w:p>
          <w:p w14:paraId="36B75DDB"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taskTaskTimeDependency = </w:t>
            </w:r>
            <w:r>
              <w:rPr>
                <w:rFonts w:ascii="Consolas" w:hAnsi="Consolas" w:cs="Consolas"/>
                <w:color w:val="0000FF"/>
                <w:sz w:val="19"/>
                <w:szCs w:val="19"/>
                <w:lang w:eastAsia="ja-JP" w:bidi="ar-SA"/>
              </w:rPr>
              <w:t>new</w:t>
            </w:r>
            <w:r>
              <w:rPr>
                <w:rFonts w:ascii="Consolas" w:hAnsi="Consolas" w:cs="Consolas"/>
                <w:sz w:val="19"/>
                <w:szCs w:val="19"/>
                <w:lang w:eastAsia="ja-JP" w:bidi="ar-SA"/>
              </w:rPr>
              <w:t xml:space="preserve"> SO_WebServices.ServiceOptimizationServiceInt.</w:t>
            </w:r>
            <w:r>
              <w:rPr>
                <w:rFonts w:ascii="Consolas" w:hAnsi="Consolas" w:cs="Consolas"/>
                <w:color w:val="2B91AF"/>
                <w:sz w:val="19"/>
                <w:szCs w:val="19"/>
                <w:lang w:eastAsia="ja-JP" w:bidi="ar-SA"/>
              </w:rPr>
              <w:t>TaskTaskTimeDependency</w:t>
            </w:r>
            <w:r>
              <w:rPr>
                <w:rFonts w:ascii="Consolas" w:hAnsi="Consolas" w:cs="Consolas"/>
                <w:sz w:val="19"/>
                <w:szCs w:val="19"/>
                <w:lang w:eastAsia="ja-JP" w:bidi="ar-SA"/>
              </w:rPr>
              <w:t>();</w:t>
            </w:r>
          </w:p>
          <w:p w14:paraId="33986198" w14:textId="01F8D8EA"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8000"/>
                <w:sz w:val="19"/>
                <w:szCs w:val="19"/>
                <w:lang w:eastAsia="ja-JP" w:bidi="ar-SA"/>
              </w:rPr>
              <w:t>//TimeDependencys start same day</w:t>
            </w:r>
            <w:r w:rsidR="00B7347B">
              <w:rPr>
                <w:rFonts w:ascii="Consolas" w:hAnsi="Consolas" w:cs="Consolas"/>
                <w:color w:val="008000"/>
                <w:sz w:val="19"/>
                <w:szCs w:val="19"/>
                <w:lang w:eastAsia="ja-JP" w:bidi="ar-SA"/>
              </w:rPr>
              <w:t xml:space="preserve"> optional</w:t>
            </w:r>
          </w:p>
          <w:p w14:paraId="77E4CD92"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taskTaskTimeDependency.Critical = </w:t>
            </w:r>
            <w:r>
              <w:rPr>
                <w:rFonts w:ascii="Consolas" w:hAnsi="Consolas" w:cs="Consolas"/>
                <w:color w:val="0000FF"/>
                <w:sz w:val="19"/>
                <w:szCs w:val="19"/>
                <w:lang w:eastAsia="ja-JP" w:bidi="ar-SA"/>
              </w:rPr>
              <w:t>true</w:t>
            </w:r>
            <w:r>
              <w:rPr>
                <w:rFonts w:ascii="Consolas" w:hAnsi="Consolas" w:cs="Consolas"/>
                <w:sz w:val="19"/>
                <w:szCs w:val="19"/>
                <w:lang w:eastAsia="ja-JP" w:bidi="ar-SA"/>
              </w:rPr>
              <w:t>;</w:t>
            </w:r>
          </w:p>
          <w:p w14:paraId="1FAF5393"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taskTaskTimeDependency.CriticalSpecified = </w:t>
            </w:r>
            <w:r>
              <w:rPr>
                <w:rFonts w:ascii="Consolas" w:hAnsi="Consolas" w:cs="Consolas"/>
                <w:color w:val="0000FF"/>
                <w:sz w:val="19"/>
                <w:szCs w:val="19"/>
                <w:lang w:eastAsia="ja-JP" w:bidi="ar-SA"/>
              </w:rPr>
              <w:t>true</w:t>
            </w:r>
            <w:r>
              <w:rPr>
                <w:rFonts w:ascii="Consolas" w:hAnsi="Consolas" w:cs="Consolas"/>
                <w:sz w:val="19"/>
                <w:szCs w:val="19"/>
                <w:lang w:eastAsia="ja-JP" w:bidi="ar-SA"/>
              </w:rPr>
              <w:t>;</w:t>
            </w:r>
          </w:p>
          <w:p w14:paraId="2425F9DB"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taskTaskTimeDependency.TaskKey = mainTaskReference;</w:t>
            </w:r>
          </w:p>
          <w:p w14:paraId="5FEF1D06"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taskTaskTimeDependency.RelationType = 4;</w:t>
            </w:r>
          </w:p>
          <w:p w14:paraId="7339608B"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taskTaskTimeDependency.RelationTypeSpecified = </w:t>
            </w:r>
            <w:r>
              <w:rPr>
                <w:rFonts w:ascii="Consolas" w:hAnsi="Consolas" w:cs="Consolas"/>
                <w:color w:val="0000FF"/>
                <w:sz w:val="19"/>
                <w:szCs w:val="19"/>
                <w:lang w:eastAsia="ja-JP" w:bidi="ar-SA"/>
              </w:rPr>
              <w:t>true</w:t>
            </w:r>
            <w:r>
              <w:rPr>
                <w:rFonts w:ascii="Consolas" w:hAnsi="Consolas" w:cs="Consolas"/>
                <w:sz w:val="19"/>
                <w:szCs w:val="19"/>
                <w:lang w:eastAsia="ja-JP" w:bidi="ar-SA"/>
              </w:rPr>
              <w:t>;</w:t>
            </w:r>
          </w:p>
          <w:p w14:paraId="7B39ADE0"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taskTaskTimeDependency.RelationOperator = 0;</w:t>
            </w:r>
          </w:p>
          <w:p w14:paraId="6ED07477"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taskTaskTimeDependency.RelationOperatorSpecified = </w:t>
            </w:r>
            <w:r>
              <w:rPr>
                <w:rFonts w:ascii="Consolas" w:hAnsi="Consolas" w:cs="Consolas"/>
                <w:color w:val="0000FF"/>
                <w:sz w:val="19"/>
                <w:szCs w:val="19"/>
                <w:lang w:eastAsia="ja-JP" w:bidi="ar-SA"/>
              </w:rPr>
              <w:t>true</w:t>
            </w:r>
            <w:r>
              <w:rPr>
                <w:rFonts w:ascii="Consolas" w:hAnsi="Consolas" w:cs="Consolas"/>
                <w:sz w:val="19"/>
                <w:szCs w:val="19"/>
                <w:lang w:eastAsia="ja-JP" w:bidi="ar-SA"/>
              </w:rPr>
              <w:t>;</w:t>
            </w:r>
          </w:p>
          <w:p w14:paraId="4E10F071"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taskTaskTimeDependency.UpperBound = 0;</w:t>
            </w:r>
          </w:p>
          <w:p w14:paraId="7AE4F896"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taskTaskTimeDependency.UpperBoundSpecified = </w:t>
            </w:r>
            <w:r>
              <w:rPr>
                <w:rFonts w:ascii="Consolas" w:hAnsi="Consolas" w:cs="Consolas"/>
                <w:color w:val="0000FF"/>
                <w:sz w:val="19"/>
                <w:szCs w:val="19"/>
                <w:lang w:eastAsia="ja-JP" w:bidi="ar-SA"/>
              </w:rPr>
              <w:t>true</w:t>
            </w:r>
            <w:r>
              <w:rPr>
                <w:rFonts w:ascii="Consolas" w:hAnsi="Consolas" w:cs="Consolas"/>
                <w:sz w:val="19"/>
                <w:szCs w:val="19"/>
                <w:lang w:eastAsia="ja-JP" w:bidi="ar-SA"/>
              </w:rPr>
              <w:t>;</w:t>
            </w:r>
          </w:p>
          <w:p w14:paraId="3D219505"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taskTaskTimeDependency.LowerBound = 0;</w:t>
            </w:r>
          </w:p>
          <w:p w14:paraId="4C5EA47A"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taskTaskTimeDependency.LowerBoundSpecified = </w:t>
            </w:r>
            <w:r>
              <w:rPr>
                <w:rFonts w:ascii="Consolas" w:hAnsi="Consolas" w:cs="Consolas"/>
                <w:color w:val="0000FF"/>
                <w:sz w:val="19"/>
                <w:szCs w:val="19"/>
                <w:lang w:eastAsia="ja-JP" w:bidi="ar-SA"/>
              </w:rPr>
              <w:t>true</w:t>
            </w:r>
            <w:r>
              <w:rPr>
                <w:rFonts w:ascii="Consolas" w:hAnsi="Consolas" w:cs="Consolas"/>
                <w:sz w:val="19"/>
                <w:szCs w:val="19"/>
                <w:lang w:eastAsia="ja-JP" w:bidi="ar-SA"/>
              </w:rPr>
              <w:t>;</w:t>
            </w:r>
          </w:p>
          <w:p w14:paraId="65D8B6FB" w14:textId="77777777" w:rsidR="00EB2BBF" w:rsidRDefault="00EB2BBF" w:rsidP="00EB2BBF">
            <w:pPr>
              <w:autoSpaceDE w:val="0"/>
              <w:autoSpaceDN w:val="0"/>
              <w:adjustRightInd w:val="0"/>
              <w:rPr>
                <w:rFonts w:ascii="Consolas" w:hAnsi="Consolas" w:cs="Consolas"/>
                <w:sz w:val="19"/>
                <w:szCs w:val="19"/>
                <w:lang w:eastAsia="ja-JP" w:bidi="ar-SA"/>
              </w:rPr>
            </w:pPr>
          </w:p>
          <w:p w14:paraId="45F0B325"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taskTaskTimeDependencys.Add(taskTaskTimeDependency);</w:t>
            </w:r>
          </w:p>
          <w:p w14:paraId="3E1564DD" w14:textId="77777777" w:rsidR="00EB2BBF" w:rsidRDefault="00EB2BBF" w:rsidP="00EB2BBF">
            <w:pPr>
              <w:autoSpaceDE w:val="0"/>
              <w:autoSpaceDN w:val="0"/>
              <w:adjustRightInd w:val="0"/>
              <w:rPr>
                <w:rFonts w:ascii="Consolas" w:hAnsi="Consolas" w:cs="Consolas"/>
                <w:sz w:val="19"/>
                <w:szCs w:val="19"/>
                <w:lang w:eastAsia="ja-JP" w:bidi="ar-SA"/>
              </w:rPr>
            </w:pPr>
          </w:p>
          <w:p w14:paraId="55CB44A1"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task[i - 1].TimeDependencies = taskTaskTimeDependencys.ToArray();</w:t>
            </w:r>
          </w:p>
          <w:p w14:paraId="7214C63A" w14:textId="77777777" w:rsidR="00EB2BBF" w:rsidRDefault="00EB2BBF" w:rsidP="00EB2BBF">
            <w:pPr>
              <w:autoSpaceDE w:val="0"/>
              <w:autoSpaceDN w:val="0"/>
              <w:adjustRightInd w:val="0"/>
              <w:rPr>
                <w:rFonts w:ascii="Consolas" w:hAnsi="Consolas" w:cs="Consolas"/>
                <w:sz w:val="19"/>
                <w:szCs w:val="19"/>
                <w:lang w:eastAsia="ja-JP" w:bidi="ar-SA"/>
              </w:rPr>
            </w:pPr>
          </w:p>
          <w:p w14:paraId="220594EF"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8000"/>
                <w:sz w:val="19"/>
                <w:szCs w:val="19"/>
                <w:lang w:eastAsia="ja-JP" w:bidi="ar-SA"/>
              </w:rPr>
              <w:t>//EngineerDependencies</w:t>
            </w:r>
          </w:p>
          <w:p w14:paraId="4B2F6406"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taskTaskEngineerDependency.TaskKey = mainTaskReference;</w:t>
            </w:r>
          </w:p>
          <w:p w14:paraId="741D13CB"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taskTaskEngineerDependency.RelationType = 1;</w:t>
            </w:r>
          </w:p>
          <w:p w14:paraId="1A8D35E1"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taskTaskEngineerDependency.RelationTypeSpecified = </w:t>
            </w:r>
            <w:r>
              <w:rPr>
                <w:rFonts w:ascii="Consolas" w:hAnsi="Consolas" w:cs="Consolas"/>
                <w:color w:val="0000FF"/>
                <w:sz w:val="19"/>
                <w:szCs w:val="19"/>
                <w:lang w:eastAsia="ja-JP" w:bidi="ar-SA"/>
              </w:rPr>
              <w:t>true</w:t>
            </w:r>
            <w:r>
              <w:rPr>
                <w:rFonts w:ascii="Consolas" w:hAnsi="Consolas" w:cs="Consolas"/>
                <w:sz w:val="19"/>
                <w:szCs w:val="19"/>
                <w:lang w:eastAsia="ja-JP" w:bidi="ar-SA"/>
              </w:rPr>
              <w:t>;</w:t>
            </w:r>
          </w:p>
          <w:p w14:paraId="3658B834" w14:textId="77777777" w:rsidR="00EB2BBF" w:rsidRDefault="00EB2BBF" w:rsidP="00EB2BBF">
            <w:pPr>
              <w:autoSpaceDE w:val="0"/>
              <w:autoSpaceDN w:val="0"/>
              <w:adjustRightInd w:val="0"/>
              <w:rPr>
                <w:rFonts w:ascii="Consolas" w:hAnsi="Consolas" w:cs="Consolas"/>
                <w:sz w:val="19"/>
                <w:szCs w:val="19"/>
                <w:lang w:eastAsia="ja-JP" w:bidi="ar-SA"/>
              </w:rPr>
            </w:pPr>
          </w:p>
          <w:p w14:paraId="049F76F7" w14:textId="77777777" w:rsidR="00EB2BBF" w:rsidRDefault="00EB2BBF" w:rsidP="00EB2BBF">
            <w:pPr>
              <w:autoSpaceDE w:val="0"/>
              <w:autoSpaceDN w:val="0"/>
              <w:adjustRightInd w:val="0"/>
              <w:rPr>
                <w:rFonts w:ascii="Consolas" w:hAnsi="Consolas" w:cs="Consolas"/>
                <w:sz w:val="19"/>
                <w:szCs w:val="19"/>
                <w:lang w:eastAsia="ja-JP" w:bidi="ar-SA"/>
              </w:rPr>
            </w:pPr>
          </w:p>
          <w:p w14:paraId="74A38D90"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taskTaskEngineerDependencys.Add(taskTaskEngineerDependency);</w:t>
            </w:r>
          </w:p>
          <w:p w14:paraId="417AB11E"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task[i - 1].EngineerDependencies = taskTaskEngineerDependencys.ToArray();</w:t>
            </w:r>
          </w:p>
          <w:p w14:paraId="1AE9A3A4"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103798F5" w14:textId="77777777" w:rsidR="00EB2BBF" w:rsidRDefault="00EB2BBF" w:rsidP="00EB2BBF">
            <w:pPr>
              <w:autoSpaceDE w:val="0"/>
              <w:autoSpaceDN w:val="0"/>
              <w:adjustRightInd w:val="0"/>
              <w:rPr>
                <w:rFonts w:ascii="Consolas" w:hAnsi="Consolas" w:cs="Consolas"/>
                <w:sz w:val="19"/>
                <w:szCs w:val="19"/>
                <w:lang w:eastAsia="ja-JP" w:bidi="ar-SA"/>
              </w:rPr>
            </w:pPr>
          </w:p>
          <w:p w14:paraId="3FF3A255"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standardOperation.Object = </w:t>
            </w:r>
            <w:r>
              <w:rPr>
                <w:rFonts w:ascii="Consolas" w:hAnsi="Consolas" w:cs="Consolas"/>
                <w:color w:val="0000FF"/>
                <w:sz w:val="19"/>
                <w:szCs w:val="19"/>
                <w:lang w:eastAsia="ja-JP" w:bidi="ar-SA"/>
              </w:rPr>
              <w:t>new</w:t>
            </w:r>
            <w:r>
              <w:rPr>
                <w:rFonts w:ascii="Consolas" w:hAnsi="Consolas" w:cs="Consolas"/>
                <w:sz w:val="19"/>
                <w:szCs w:val="19"/>
                <w:lang w:eastAsia="ja-JP" w:bidi="ar-SA"/>
              </w:rPr>
              <w:t xml:space="preserve"> SO_WebServices.ServiceOptimizationServiceInt.</w:t>
            </w:r>
            <w:r>
              <w:rPr>
                <w:rFonts w:ascii="Consolas" w:hAnsi="Consolas" w:cs="Consolas"/>
                <w:color w:val="2B91AF"/>
                <w:sz w:val="19"/>
                <w:szCs w:val="19"/>
                <w:lang w:eastAsia="ja-JP" w:bidi="ar-SA"/>
              </w:rPr>
              <w:t>BaseObjectWrapper</w:t>
            </w:r>
            <w:r>
              <w:rPr>
                <w:rFonts w:ascii="Consolas" w:hAnsi="Consolas" w:cs="Consolas"/>
                <w:sz w:val="19"/>
                <w:szCs w:val="19"/>
                <w:lang w:eastAsia="ja-JP" w:bidi="ar-SA"/>
              </w:rPr>
              <w:t>();</w:t>
            </w:r>
          </w:p>
          <w:p w14:paraId="00A75A9E"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standardOperation.Object.Object = (SO_WebServices.ServiceOptimizationServiceInt.</w:t>
            </w:r>
            <w:r>
              <w:rPr>
                <w:rFonts w:ascii="Consolas" w:hAnsi="Consolas" w:cs="Consolas"/>
                <w:color w:val="2B91AF"/>
                <w:sz w:val="19"/>
                <w:szCs w:val="19"/>
                <w:lang w:eastAsia="ja-JP" w:bidi="ar-SA"/>
              </w:rPr>
              <w:t>BaseObject</w:t>
            </w:r>
            <w:r>
              <w:rPr>
                <w:rFonts w:ascii="Consolas" w:hAnsi="Consolas" w:cs="Consolas"/>
                <w:sz w:val="19"/>
                <w:szCs w:val="19"/>
                <w:lang w:eastAsia="ja-JP" w:bidi="ar-SA"/>
              </w:rPr>
              <w:t>)task[i];</w:t>
            </w:r>
          </w:p>
          <w:p w14:paraId="2F4C1AAB" w14:textId="77777777" w:rsidR="00EB2BBF" w:rsidRDefault="00EB2BBF" w:rsidP="00EB2BBF">
            <w:pPr>
              <w:autoSpaceDE w:val="0"/>
              <w:autoSpaceDN w:val="0"/>
              <w:adjustRightInd w:val="0"/>
              <w:rPr>
                <w:rFonts w:ascii="Consolas" w:hAnsi="Consolas" w:cs="Consolas"/>
                <w:sz w:val="19"/>
                <w:szCs w:val="19"/>
                <w:lang w:eastAsia="ja-JP" w:bidi="ar-SA"/>
              </w:rPr>
            </w:pPr>
          </w:p>
          <w:p w14:paraId="15A7DF9A"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00FF"/>
                <w:sz w:val="19"/>
                <w:szCs w:val="19"/>
                <w:lang w:eastAsia="ja-JP" w:bidi="ar-SA"/>
              </w:rPr>
              <w:t>if</w:t>
            </w:r>
            <w:r>
              <w:rPr>
                <w:rFonts w:ascii="Consolas" w:hAnsi="Consolas" w:cs="Consolas"/>
                <w:sz w:val="19"/>
                <w:szCs w:val="19"/>
                <w:lang w:eastAsia="ja-JP" w:bidi="ar-SA"/>
              </w:rPr>
              <w:t xml:space="preserve"> (!</w:t>
            </w:r>
            <w:r>
              <w:rPr>
                <w:rFonts w:ascii="Consolas" w:hAnsi="Consolas" w:cs="Consolas"/>
                <w:color w:val="2B91AF"/>
                <w:sz w:val="19"/>
                <w:szCs w:val="19"/>
                <w:lang w:eastAsia="ja-JP" w:bidi="ar-SA"/>
              </w:rPr>
              <w:t>Object</w:t>
            </w:r>
            <w:r>
              <w:rPr>
                <w:rFonts w:ascii="Consolas" w:hAnsi="Consolas" w:cs="Consolas"/>
                <w:sz w:val="19"/>
                <w:szCs w:val="19"/>
                <w:lang w:eastAsia="ja-JP" w:bidi="ar-SA"/>
              </w:rPr>
              <w:t xml:space="preserve">.ReferenceEquals(standardOperation.Object.Object, </w:t>
            </w:r>
            <w:r>
              <w:rPr>
                <w:rFonts w:ascii="Consolas" w:hAnsi="Consolas" w:cs="Consolas"/>
                <w:color w:val="0000FF"/>
                <w:sz w:val="19"/>
                <w:szCs w:val="19"/>
                <w:lang w:eastAsia="ja-JP" w:bidi="ar-SA"/>
              </w:rPr>
              <w:t>null</w:t>
            </w:r>
            <w:r>
              <w:rPr>
                <w:rFonts w:ascii="Consolas" w:hAnsi="Consolas" w:cs="Consolas"/>
                <w:sz w:val="19"/>
                <w:szCs w:val="19"/>
                <w:lang w:eastAsia="ja-JP" w:bidi="ar-SA"/>
              </w:rPr>
              <w:t>))</w:t>
            </w:r>
          </w:p>
          <w:p w14:paraId="6439CEE1"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18C26B37"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standardOperations.Add(standardOperation);</w:t>
            </w:r>
          </w:p>
          <w:p w14:paraId="7597D420"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5CB1C3D6" w14:textId="77777777" w:rsidR="00EB2BBF" w:rsidRDefault="00EB2BBF" w:rsidP="00EB2BBF">
            <w:pPr>
              <w:autoSpaceDE w:val="0"/>
              <w:autoSpaceDN w:val="0"/>
              <w:adjustRightInd w:val="0"/>
              <w:rPr>
                <w:rFonts w:ascii="Consolas" w:hAnsi="Consolas" w:cs="Consolas"/>
                <w:sz w:val="19"/>
                <w:szCs w:val="19"/>
                <w:lang w:eastAsia="ja-JP" w:bidi="ar-SA"/>
              </w:rPr>
            </w:pPr>
          </w:p>
          <w:p w14:paraId="2AB2DE75"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2B0CEFB1"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00FF"/>
                <w:sz w:val="19"/>
                <w:szCs w:val="19"/>
                <w:lang w:eastAsia="ja-JP" w:bidi="ar-SA"/>
              </w:rPr>
              <w:t>else</w:t>
            </w:r>
          </w:p>
          <w:p w14:paraId="2A543431"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7B62FBF0"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standardOperation.Object = </w:t>
            </w:r>
            <w:r>
              <w:rPr>
                <w:rFonts w:ascii="Consolas" w:hAnsi="Consolas" w:cs="Consolas"/>
                <w:color w:val="0000FF"/>
                <w:sz w:val="19"/>
                <w:szCs w:val="19"/>
                <w:lang w:eastAsia="ja-JP" w:bidi="ar-SA"/>
              </w:rPr>
              <w:t>new</w:t>
            </w:r>
            <w:r>
              <w:rPr>
                <w:rFonts w:ascii="Consolas" w:hAnsi="Consolas" w:cs="Consolas"/>
                <w:sz w:val="19"/>
                <w:szCs w:val="19"/>
                <w:lang w:eastAsia="ja-JP" w:bidi="ar-SA"/>
              </w:rPr>
              <w:t xml:space="preserve"> SO_WebServices.ServiceOptimizationServiceInt.</w:t>
            </w:r>
            <w:r>
              <w:rPr>
                <w:rFonts w:ascii="Consolas" w:hAnsi="Consolas" w:cs="Consolas"/>
                <w:color w:val="2B91AF"/>
                <w:sz w:val="19"/>
                <w:szCs w:val="19"/>
                <w:lang w:eastAsia="ja-JP" w:bidi="ar-SA"/>
              </w:rPr>
              <w:t>BaseObjectWrapper</w:t>
            </w:r>
            <w:r>
              <w:rPr>
                <w:rFonts w:ascii="Consolas" w:hAnsi="Consolas" w:cs="Consolas"/>
                <w:sz w:val="19"/>
                <w:szCs w:val="19"/>
                <w:lang w:eastAsia="ja-JP" w:bidi="ar-SA"/>
              </w:rPr>
              <w:t>();</w:t>
            </w:r>
          </w:p>
          <w:p w14:paraId="1F68129C"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standardOperation.Object.Object = (SO_WebServices.ServiceOptimizationServiceInt.</w:t>
            </w:r>
            <w:r>
              <w:rPr>
                <w:rFonts w:ascii="Consolas" w:hAnsi="Consolas" w:cs="Consolas"/>
                <w:color w:val="2B91AF"/>
                <w:sz w:val="19"/>
                <w:szCs w:val="19"/>
                <w:lang w:eastAsia="ja-JP" w:bidi="ar-SA"/>
              </w:rPr>
              <w:t>BaseObject</w:t>
            </w:r>
            <w:r>
              <w:rPr>
                <w:rFonts w:ascii="Consolas" w:hAnsi="Consolas" w:cs="Consolas"/>
                <w:sz w:val="19"/>
                <w:szCs w:val="19"/>
                <w:lang w:eastAsia="ja-JP" w:bidi="ar-SA"/>
              </w:rPr>
              <w:t>)task[i];</w:t>
            </w:r>
          </w:p>
          <w:p w14:paraId="769EBE37" w14:textId="77777777" w:rsidR="00EB2BBF" w:rsidRDefault="00EB2BBF" w:rsidP="00EB2BBF">
            <w:pPr>
              <w:autoSpaceDE w:val="0"/>
              <w:autoSpaceDN w:val="0"/>
              <w:adjustRightInd w:val="0"/>
              <w:rPr>
                <w:rFonts w:ascii="Consolas" w:hAnsi="Consolas" w:cs="Consolas"/>
                <w:sz w:val="19"/>
                <w:szCs w:val="19"/>
                <w:lang w:eastAsia="ja-JP" w:bidi="ar-SA"/>
              </w:rPr>
            </w:pPr>
          </w:p>
          <w:p w14:paraId="42F43220"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00FF"/>
                <w:sz w:val="19"/>
                <w:szCs w:val="19"/>
                <w:lang w:eastAsia="ja-JP" w:bidi="ar-SA"/>
              </w:rPr>
              <w:t>if</w:t>
            </w:r>
            <w:r>
              <w:rPr>
                <w:rFonts w:ascii="Consolas" w:hAnsi="Consolas" w:cs="Consolas"/>
                <w:sz w:val="19"/>
                <w:szCs w:val="19"/>
                <w:lang w:eastAsia="ja-JP" w:bidi="ar-SA"/>
              </w:rPr>
              <w:t xml:space="preserve"> (!</w:t>
            </w:r>
            <w:r>
              <w:rPr>
                <w:rFonts w:ascii="Consolas" w:hAnsi="Consolas" w:cs="Consolas"/>
                <w:color w:val="2B91AF"/>
                <w:sz w:val="19"/>
                <w:szCs w:val="19"/>
                <w:lang w:eastAsia="ja-JP" w:bidi="ar-SA"/>
              </w:rPr>
              <w:t>Object</w:t>
            </w:r>
            <w:r>
              <w:rPr>
                <w:rFonts w:ascii="Consolas" w:hAnsi="Consolas" w:cs="Consolas"/>
                <w:sz w:val="19"/>
                <w:szCs w:val="19"/>
                <w:lang w:eastAsia="ja-JP" w:bidi="ar-SA"/>
              </w:rPr>
              <w:t xml:space="preserve">.ReferenceEquals(standardOperation.Object.Object, </w:t>
            </w:r>
            <w:r>
              <w:rPr>
                <w:rFonts w:ascii="Consolas" w:hAnsi="Consolas" w:cs="Consolas"/>
                <w:color w:val="0000FF"/>
                <w:sz w:val="19"/>
                <w:szCs w:val="19"/>
                <w:lang w:eastAsia="ja-JP" w:bidi="ar-SA"/>
              </w:rPr>
              <w:t>null</w:t>
            </w:r>
            <w:r>
              <w:rPr>
                <w:rFonts w:ascii="Consolas" w:hAnsi="Consolas" w:cs="Consolas"/>
                <w:sz w:val="19"/>
                <w:szCs w:val="19"/>
                <w:lang w:eastAsia="ja-JP" w:bidi="ar-SA"/>
              </w:rPr>
              <w:t>))</w:t>
            </w:r>
          </w:p>
          <w:p w14:paraId="2D33D011"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37C1D8DE"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standardOperations.Add(standardOperation);</w:t>
            </w:r>
          </w:p>
          <w:p w14:paraId="22A99B6F"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5FBCC28B"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67804ACD"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3FC2816D"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00FF"/>
                <w:sz w:val="19"/>
                <w:szCs w:val="19"/>
                <w:lang w:eastAsia="ja-JP" w:bidi="ar-SA"/>
              </w:rPr>
              <w:t>if</w:t>
            </w:r>
            <w:r>
              <w:rPr>
                <w:rFonts w:ascii="Consolas" w:hAnsi="Consolas" w:cs="Consolas"/>
                <w:sz w:val="19"/>
                <w:szCs w:val="19"/>
                <w:lang w:eastAsia="ja-JP" w:bidi="ar-SA"/>
              </w:rPr>
              <w:t xml:space="preserve"> (taskDependencys == </w:t>
            </w:r>
            <w:r>
              <w:rPr>
                <w:rFonts w:ascii="Consolas" w:hAnsi="Consolas" w:cs="Consolas"/>
                <w:color w:val="2B91AF"/>
                <w:sz w:val="19"/>
                <w:szCs w:val="19"/>
                <w:lang w:eastAsia="ja-JP" w:bidi="ar-SA"/>
              </w:rPr>
              <w:t>TaskDependencys</w:t>
            </w:r>
            <w:r>
              <w:rPr>
                <w:rFonts w:ascii="Consolas" w:hAnsi="Consolas" w:cs="Consolas"/>
                <w:sz w:val="19"/>
                <w:szCs w:val="19"/>
                <w:lang w:eastAsia="ja-JP" w:bidi="ar-SA"/>
              </w:rPr>
              <w:t>.MultiManTask)</w:t>
            </w:r>
          </w:p>
          <w:p w14:paraId="23EBFC1B"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lastRenderedPageBreak/>
              <w:t xml:space="preserve">            {</w:t>
            </w:r>
          </w:p>
          <w:p w14:paraId="2F33528E"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8000"/>
                <w:sz w:val="19"/>
                <w:szCs w:val="19"/>
                <w:lang w:eastAsia="ja-JP" w:bidi="ar-SA"/>
              </w:rPr>
              <w:t>//Always link MultiManTasks to main task</w:t>
            </w:r>
          </w:p>
          <w:p w14:paraId="5EF2D4A5"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task[0].TimeDependencies = taskTaskTimeDependencys.ToArray();</w:t>
            </w:r>
          </w:p>
          <w:p w14:paraId="24D4AD96"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task[0].EngineerDependencies = taskTaskEngineerDependencys.ToArray();  </w:t>
            </w:r>
            <w:r>
              <w:rPr>
                <w:rFonts w:ascii="Consolas" w:hAnsi="Consolas" w:cs="Consolas"/>
                <w:color w:val="008000"/>
                <w:sz w:val="19"/>
                <w:szCs w:val="19"/>
                <w:lang w:eastAsia="ja-JP" w:bidi="ar-SA"/>
              </w:rPr>
              <w:t>//Always assign to main task, dont create MST dependancy chains</w:t>
            </w:r>
          </w:p>
          <w:p w14:paraId="0E141FB3"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3510BF17"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5E7F9D83"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8000"/>
                <w:sz w:val="19"/>
                <w:szCs w:val="19"/>
                <w:lang w:eastAsia="ja-JP" w:bidi="ar-SA"/>
              </w:rPr>
              <w:t>//Distinct any duplicate JobComments</w:t>
            </w:r>
          </w:p>
          <w:p w14:paraId="60CA815B"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executeMultipleOperationsRequest.Operations = standardOperations.ToArray();</w:t>
            </w:r>
          </w:p>
          <w:p w14:paraId="53D166EF" w14:textId="77777777" w:rsidR="00EB2BBF" w:rsidRDefault="00EB2BBF" w:rsidP="00EB2BBF">
            <w:pPr>
              <w:autoSpaceDE w:val="0"/>
              <w:autoSpaceDN w:val="0"/>
              <w:adjustRightInd w:val="0"/>
              <w:rPr>
                <w:rFonts w:ascii="Consolas" w:hAnsi="Consolas" w:cs="Consolas"/>
                <w:sz w:val="19"/>
                <w:szCs w:val="19"/>
                <w:lang w:eastAsia="ja-JP" w:bidi="ar-SA"/>
              </w:rPr>
            </w:pPr>
          </w:p>
          <w:p w14:paraId="2366C7BA"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00FF"/>
                <w:sz w:val="19"/>
                <w:szCs w:val="19"/>
                <w:lang w:eastAsia="ja-JP" w:bidi="ar-SA"/>
              </w:rPr>
              <w:t>return</w:t>
            </w:r>
            <w:r>
              <w:rPr>
                <w:rFonts w:ascii="Consolas" w:hAnsi="Consolas" w:cs="Consolas"/>
                <w:sz w:val="19"/>
                <w:szCs w:val="19"/>
                <w:lang w:eastAsia="ja-JP" w:bidi="ar-SA"/>
              </w:rPr>
              <w:t xml:space="preserve"> executeMultipleOperationsRequest;</w:t>
            </w:r>
          </w:p>
          <w:p w14:paraId="3908E970"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25F03060" w14:textId="77777777" w:rsidR="00EB2BBF" w:rsidRDefault="00EB2BBF" w:rsidP="00EB2BBF">
            <w:pPr>
              <w:autoSpaceDE w:val="0"/>
              <w:autoSpaceDN w:val="0"/>
              <w:adjustRightInd w:val="0"/>
              <w:rPr>
                <w:rFonts w:ascii="Consolas" w:hAnsi="Consolas" w:cs="Consolas"/>
                <w:sz w:val="19"/>
                <w:szCs w:val="19"/>
                <w:lang w:eastAsia="ja-JP" w:bidi="ar-SA"/>
              </w:rPr>
            </w:pPr>
          </w:p>
          <w:p w14:paraId="0A7C9FAE"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SO_WebServices.ScheduleServiceInt.</w:t>
            </w:r>
            <w:r>
              <w:rPr>
                <w:rFonts w:ascii="Consolas" w:hAnsi="Consolas" w:cs="Consolas"/>
                <w:color w:val="2B91AF"/>
                <w:sz w:val="19"/>
                <w:szCs w:val="19"/>
                <w:lang w:eastAsia="ja-JP" w:bidi="ar-SA"/>
              </w:rPr>
              <w:t>ProcessTaskExRequest</w:t>
            </w:r>
            <w:r>
              <w:rPr>
                <w:rFonts w:ascii="Consolas" w:hAnsi="Consolas" w:cs="Consolas"/>
                <w:sz w:val="19"/>
                <w:szCs w:val="19"/>
                <w:lang w:eastAsia="ja-JP" w:bidi="ar-SA"/>
              </w:rPr>
              <w:t>[] MakeProcessTaskExRequests(</w:t>
            </w:r>
            <w:r>
              <w:rPr>
                <w:rFonts w:ascii="Consolas" w:hAnsi="Consolas" w:cs="Consolas"/>
                <w:color w:val="0000FF"/>
                <w:sz w:val="19"/>
                <w:szCs w:val="19"/>
                <w:lang w:eastAsia="ja-JP" w:bidi="ar-SA"/>
              </w:rPr>
              <w:t>string</w:t>
            </w:r>
            <w:r>
              <w:rPr>
                <w:rFonts w:ascii="Consolas" w:hAnsi="Consolas" w:cs="Consolas"/>
                <w:sz w:val="19"/>
                <w:szCs w:val="19"/>
                <w:lang w:eastAsia="ja-JP" w:bidi="ar-SA"/>
              </w:rPr>
              <w:t xml:space="preserve"> callID, SO_WebServices.ScheduleServiceInt.</w:t>
            </w:r>
            <w:r>
              <w:rPr>
                <w:rFonts w:ascii="Consolas" w:hAnsi="Consolas" w:cs="Consolas"/>
                <w:color w:val="2B91AF"/>
                <w:sz w:val="19"/>
                <w:szCs w:val="19"/>
                <w:lang w:eastAsia="ja-JP" w:bidi="ar-SA"/>
              </w:rPr>
              <w:t>TaskTypeReference</w:t>
            </w:r>
            <w:r>
              <w:rPr>
                <w:rFonts w:ascii="Consolas" w:hAnsi="Consolas" w:cs="Consolas"/>
                <w:sz w:val="19"/>
                <w:szCs w:val="19"/>
                <w:lang w:eastAsia="ja-JP" w:bidi="ar-SA"/>
              </w:rPr>
              <w:t>[] taskTypeReferences)</w:t>
            </w:r>
          </w:p>
          <w:p w14:paraId="6A0690A7"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18E84A96"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00FF"/>
                <w:sz w:val="19"/>
                <w:szCs w:val="19"/>
                <w:lang w:eastAsia="ja-JP" w:bidi="ar-SA"/>
              </w:rPr>
              <w:t>int</w:t>
            </w:r>
            <w:r>
              <w:rPr>
                <w:rFonts w:ascii="Consolas" w:hAnsi="Consolas" w:cs="Consolas"/>
                <w:sz w:val="19"/>
                <w:szCs w:val="19"/>
                <w:lang w:eastAsia="ja-JP" w:bidi="ar-SA"/>
              </w:rPr>
              <w:t xml:space="preserve"> RequestCount = taskTypeReferences.GetUpperBound(0) +1;</w:t>
            </w:r>
          </w:p>
          <w:p w14:paraId="22820FE5"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72A88EE4"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8000"/>
                <w:sz w:val="19"/>
                <w:szCs w:val="19"/>
                <w:lang w:eastAsia="ja-JP" w:bidi="ar-SA"/>
              </w:rPr>
              <w:t>//Time calcs</w:t>
            </w:r>
          </w:p>
          <w:p w14:paraId="477EC4B4"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2B91AF"/>
                <w:sz w:val="19"/>
                <w:szCs w:val="19"/>
                <w:lang w:eastAsia="ja-JP" w:bidi="ar-SA"/>
              </w:rPr>
              <w:t>DateTime</w:t>
            </w:r>
            <w:r>
              <w:rPr>
                <w:rFonts w:ascii="Consolas" w:hAnsi="Consolas" w:cs="Consolas"/>
                <w:sz w:val="19"/>
                <w:szCs w:val="19"/>
                <w:lang w:eastAsia="ja-JP" w:bidi="ar-SA"/>
              </w:rPr>
              <w:t xml:space="preserve"> now = </w:t>
            </w:r>
            <w:r>
              <w:rPr>
                <w:rFonts w:ascii="Consolas" w:hAnsi="Consolas" w:cs="Consolas"/>
                <w:color w:val="2B91AF"/>
                <w:sz w:val="19"/>
                <w:szCs w:val="19"/>
                <w:lang w:eastAsia="ja-JP" w:bidi="ar-SA"/>
              </w:rPr>
              <w:t>DateTime</w:t>
            </w:r>
            <w:r>
              <w:rPr>
                <w:rFonts w:ascii="Consolas" w:hAnsi="Consolas" w:cs="Consolas"/>
                <w:sz w:val="19"/>
                <w:szCs w:val="19"/>
                <w:lang w:eastAsia="ja-JP" w:bidi="ar-SA"/>
              </w:rPr>
              <w:t>.Now;</w:t>
            </w:r>
          </w:p>
          <w:p w14:paraId="654CFB3D"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2B91AF"/>
                <w:sz w:val="19"/>
                <w:szCs w:val="19"/>
                <w:lang w:eastAsia="ja-JP" w:bidi="ar-SA"/>
              </w:rPr>
              <w:t>DateTime</w:t>
            </w:r>
            <w:r>
              <w:rPr>
                <w:rFonts w:ascii="Consolas" w:hAnsi="Consolas" w:cs="Consolas"/>
                <w:sz w:val="19"/>
                <w:szCs w:val="19"/>
                <w:lang w:eastAsia="ja-JP" w:bidi="ar-SA"/>
              </w:rPr>
              <w:t xml:space="preserve"> dueDate = now.AddDays(14);</w:t>
            </w:r>
          </w:p>
          <w:p w14:paraId="554F48CC"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dueDate.AddHours(1); </w:t>
            </w:r>
            <w:r>
              <w:rPr>
                <w:rFonts w:ascii="Consolas" w:hAnsi="Consolas" w:cs="Consolas"/>
                <w:color w:val="008000"/>
                <w:sz w:val="19"/>
                <w:szCs w:val="19"/>
                <w:lang w:eastAsia="ja-JP" w:bidi="ar-SA"/>
              </w:rPr>
              <w:t>//Due a day and an three hours from now;</w:t>
            </w:r>
          </w:p>
          <w:p w14:paraId="5DA89AB1"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8000"/>
                <w:sz w:val="19"/>
                <w:szCs w:val="19"/>
                <w:lang w:eastAsia="ja-JP" w:bidi="ar-SA"/>
              </w:rPr>
              <w:t>//DateTime earlyStart = dueDate.AddHours(-4); //Early start 4 hours before its due</w:t>
            </w:r>
          </w:p>
          <w:p w14:paraId="28435750"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2B91AF"/>
                <w:sz w:val="19"/>
                <w:szCs w:val="19"/>
                <w:lang w:eastAsia="ja-JP" w:bidi="ar-SA"/>
              </w:rPr>
              <w:t>DateTime</w:t>
            </w:r>
            <w:r>
              <w:rPr>
                <w:rFonts w:ascii="Consolas" w:hAnsi="Consolas" w:cs="Consolas"/>
                <w:sz w:val="19"/>
                <w:szCs w:val="19"/>
                <w:lang w:eastAsia="ja-JP" w:bidi="ar-SA"/>
              </w:rPr>
              <w:t xml:space="preserve"> earlyStart = now;</w:t>
            </w:r>
          </w:p>
          <w:p w14:paraId="3A7957D4"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2B91AF"/>
                <w:sz w:val="19"/>
                <w:szCs w:val="19"/>
                <w:lang w:eastAsia="ja-JP" w:bidi="ar-SA"/>
              </w:rPr>
              <w:t>DateTime</w:t>
            </w:r>
            <w:r>
              <w:rPr>
                <w:rFonts w:ascii="Consolas" w:hAnsi="Consolas" w:cs="Consolas"/>
                <w:sz w:val="19"/>
                <w:szCs w:val="19"/>
                <w:lang w:eastAsia="ja-JP" w:bidi="ar-SA"/>
              </w:rPr>
              <w:t xml:space="preserve"> lateStart = dueDate.AddHours(-1); </w:t>
            </w:r>
            <w:r>
              <w:rPr>
                <w:rFonts w:ascii="Consolas" w:hAnsi="Consolas" w:cs="Consolas"/>
                <w:color w:val="008000"/>
                <w:sz w:val="19"/>
                <w:szCs w:val="19"/>
                <w:lang w:eastAsia="ja-JP" w:bidi="ar-SA"/>
              </w:rPr>
              <w:t>//Late start 1 hour before its due</w:t>
            </w:r>
          </w:p>
          <w:p w14:paraId="5C2B2998"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2B91AF"/>
                <w:sz w:val="19"/>
                <w:szCs w:val="19"/>
                <w:lang w:eastAsia="ja-JP" w:bidi="ar-SA"/>
              </w:rPr>
              <w:t>DateTime</w:t>
            </w:r>
            <w:r>
              <w:rPr>
                <w:rFonts w:ascii="Consolas" w:hAnsi="Consolas" w:cs="Consolas"/>
                <w:sz w:val="19"/>
                <w:szCs w:val="19"/>
                <w:lang w:eastAsia="ja-JP" w:bidi="ar-SA"/>
              </w:rPr>
              <w:t xml:space="preserve"> appointmentStart = now;</w:t>
            </w:r>
          </w:p>
          <w:p w14:paraId="7EE7944A"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2B91AF"/>
                <w:sz w:val="19"/>
                <w:szCs w:val="19"/>
                <w:lang w:eastAsia="ja-JP" w:bidi="ar-SA"/>
              </w:rPr>
              <w:t>DateTime</w:t>
            </w:r>
            <w:r>
              <w:rPr>
                <w:rFonts w:ascii="Consolas" w:hAnsi="Consolas" w:cs="Consolas"/>
                <w:sz w:val="19"/>
                <w:szCs w:val="19"/>
                <w:lang w:eastAsia="ja-JP" w:bidi="ar-SA"/>
              </w:rPr>
              <w:t xml:space="preserve"> appointmentFinish = dueDate.AddDays(1); </w:t>
            </w:r>
            <w:r>
              <w:rPr>
                <w:rFonts w:ascii="Consolas" w:hAnsi="Consolas" w:cs="Consolas"/>
                <w:color w:val="008000"/>
                <w:sz w:val="19"/>
                <w:szCs w:val="19"/>
                <w:lang w:eastAsia="ja-JP" w:bidi="ar-SA"/>
              </w:rPr>
              <w:t>//1 day in the future</w:t>
            </w:r>
          </w:p>
          <w:p w14:paraId="1530E68D"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8000"/>
                <w:sz w:val="19"/>
                <w:szCs w:val="19"/>
                <w:lang w:eastAsia="ja-JP" w:bidi="ar-SA"/>
              </w:rPr>
              <w:t>//TaskID concats</w:t>
            </w:r>
          </w:p>
          <w:p w14:paraId="100978E1"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00FF"/>
                <w:sz w:val="19"/>
                <w:szCs w:val="19"/>
                <w:lang w:eastAsia="ja-JP" w:bidi="ar-SA"/>
              </w:rPr>
              <w:t>string</w:t>
            </w:r>
            <w:r>
              <w:rPr>
                <w:rFonts w:ascii="Consolas" w:hAnsi="Consolas" w:cs="Consolas"/>
                <w:sz w:val="19"/>
                <w:szCs w:val="19"/>
                <w:lang w:eastAsia="ja-JP" w:bidi="ar-SA"/>
              </w:rPr>
              <w:t xml:space="preserve"> MUSTCountryID = </w:t>
            </w:r>
            <w:r>
              <w:rPr>
                <w:rFonts w:ascii="Consolas" w:hAnsi="Consolas" w:cs="Consolas"/>
                <w:color w:val="A31515"/>
                <w:sz w:val="19"/>
                <w:szCs w:val="19"/>
                <w:lang w:eastAsia="ja-JP" w:bidi="ar-SA"/>
              </w:rPr>
              <w:t>"FR"</w:t>
            </w:r>
            <w:r>
              <w:rPr>
                <w:rFonts w:ascii="Consolas" w:hAnsi="Consolas" w:cs="Consolas"/>
                <w:sz w:val="19"/>
                <w:szCs w:val="19"/>
                <w:lang w:eastAsia="ja-JP" w:bidi="ar-SA"/>
              </w:rPr>
              <w:t>;</w:t>
            </w:r>
          </w:p>
          <w:p w14:paraId="566F186B"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00FF"/>
                <w:sz w:val="19"/>
                <w:szCs w:val="19"/>
                <w:lang w:eastAsia="ja-JP" w:bidi="ar-SA"/>
              </w:rPr>
              <w:t>string</w:t>
            </w:r>
            <w:r>
              <w:rPr>
                <w:rFonts w:ascii="Consolas" w:hAnsi="Consolas" w:cs="Consolas"/>
                <w:sz w:val="19"/>
                <w:szCs w:val="19"/>
                <w:lang w:eastAsia="ja-JP" w:bidi="ar-SA"/>
              </w:rPr>
              <w:t xml:space="preserve"> MUSTBadgeNumber = </w:t>
            </w:r>
            <w:r>
              <w:rPr>
                <w:rFonts w:ascii="Consolas" w:hAnsi="Consolas" w:cs="Consolas"/>
                <w:color w:val="A31515"/>
                <w:sz w:val="19"/>
                <w:szCs w:val="19"/>
                <w:lang w:eastAsia="ja-JP" w:bidi="ar-SA"/>
              </w:rPr>
              <w:t>"D4"</w:t>
            </w:r>
            <w:r>
              <w:rPr>
                <w:rFonts w:ascii="Consolas" w:hAnsi="Consolas" w:cs="Consolas"/>
                <w:sz w:val="19"/>
                <w:szCs w:val="19"/>
                <w:lang w:eastAsia="ja-JP" w:bidi="ar-SA"/>
              </w:rPr>
              <w:t>;</w:t>
            </w:r>
          </w:p>
          <w:p w14:paraId="7F08A20D"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00FF"/>
                <w:sz w:val="19"/>
                <w:szCs w:val="19"/>
                <w:lang w:eastAsia="ja-JP" w:bidi="ar-SA"/>
              </w:rPr>
              <w:t>string</w:t>
            </w:r>
            <w:r>
              <w:rPr>
                <w:rFonts w:ascii="Consolas" w:hAnsi="Consolas" w:cs="Consolas"/>
                <w:sz w:val="19"/>
                <w:szCs w:val="19"/>
                <w:lang w:eastAsia="ja-JP" w:bidi="ar-SA"/>
              </w:rPr>
              <w:t xml:space="preserve"> nowStr = now.ToString(</w:t>
            </w:r>
            <w:r>
              <w:rPr>
                <w:rFonts w:ascii="Consolas" w:hAnsi="Consolas" w:cs="Consolas"/>
                <w:color w:val="A31515"/>
                <w:sz w:val="19"/>
                <w:szCs w:val="19"/>
                <w:lang w:eastAsia="ja-JP" w:bidi="ar-SA"/>
              </w:rPr>
              <w:t>"yyyyMMddTHHmmss"</w:t>
            </w:r>
            <w:r>
              <w:rPr>
                <w:rFonts w:ascii="Consolas" w:hAnsi="Consolas" w:cs="Consolas"/>
                <w:sz w:val="19"/>
                <w:szCs w:val="19"/>
                <w:lang w:eastAsia="ja-JP" w:bidi="ar-SA"/>
              </w:rPr>
              <w:t>);</w:t>
            </w:r>
          </w:p>
          <w:p w14:paraId="093DBD1E"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208CED0F"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SO_WebServices.ScheduleServiceInt.</w:t>
            </w:r>
            <w:r>
              <w:rPr>
                <w:rFonts w:ascii="Consolas" w:hAnsi="Consolas" w:cs="Consolas"/>
                <w:color w:val="2B91AF"/>
                <w:sz w:val="19"/>
                <w:szCs w:val="19"/>
                <w:lang w:eastAsia="ja-JP" w:bidi="ar-SA"/>
              </w:rPr>
              <w:t>ProcessTaskExRequest</w:t>
            </w:r>
            <w:r>
              <w:rPr>
                <w:rFonts w:ascii="Consolas" w:hAnsi="Consolas" w:cs="Consolas"/>
                <w:sz w:val="19"/>
                <w:szCs w:val="19"/>
                <w:lang w:eastAsia="ja-JP" w:bidi="ar-SA"/>
              </w:rPr>
              <w:t xml:space="preserve">[] processTaskExRequests = </w:t>
            </w:r>
            <w:r>
              <w:rPr>
                <w:rFonts w:ascii="Consolas" w:hAnsi="Consolas" w:cs="Consolas"/>
                <w:color w:val="0000FF"/>
                <w:sz w:val="19"/>
                <w:szCs w:val="19"/>
                <w:lang w:eastAsia="ja-JP" w:bidi="ar-SA"/>
              </w:rPr>
              <w:t>new</w:t>
            </w:r>
            <w:r>
              <w:rPr>
                <w:rFonts w:ascii="Consolas" w:hAnsi="Consolas" w:cs="Consolas"/>
                <w:sz w:val="19"/>
                <w:szCs w:val="19"/>
                <w:lang w:eastAsia="ja-JP" w:bidi="ar-SA"/>
              </w:rPr>
              <w:t xml:space="preserve"> SO_WebServices.ScheduleServiceInt.</w:t>
            </w:r>
            <w:r>
              <w:rPr>
                <w:rFonts w:ascii="Consolas" w:hAnsi="Consolas" w:cs="Consolas"/>
                <w:color w:val="2B91AF"/>
                <w:sz w:val="19"/>
                <w:szCs w:val="19"/>
                <w:lang w:eastAsia="ja-JP" w:bidi="ar-SA"/>
              </w:rPr>
              <w:t>ProcessTaskExRequest</w:t>
            </w:r>
            <w:r>
              <w:rPr>
                <w:rFonts w:ascii="Consolas" w:hAnsi="Consolas" w:cs="Consolas"/>
                <w:sz w:val="19"/>
                <w:szCs w:val="19"/>
                <w:lang w:eastAsia="ja-JP" w:bidi="ar-SA"/>
              </w:rPr>
              <w:t>[RequestCount];</w:t>
            </w:r>
          </w:p>
          <w:p w14:paraId="596F2506" w14:textId="77777777" w:rsidR="00EB2BBF" w:rsidRDefault="00EB2BBF" w:rsidP="00EB2BBF">
            <w:pPr>
              <w:autoSpaceDE w:val="0"/>
              <w:autoSpaceDN w:val="0"/>
              <w:adjustRightInd w:val="0"/>
              <w:rPr>
                <w:rFonts w:ascii="Consolas" w:hAnsi="Consolas" w:cs="Consolas"/>
                <w:sz w:val="19"/>
                <w:szCs w:val="19"/>
                <w:lang w:eastAsia="ja-JP" w:bidi="ar-SA"/>
              </w:rPr>
            </w:pPr>
          </w:p>
          <w:p w14:paraId="17EC4973"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00FF"/>
                <w:sz w:val="19"/>
                <w:szCs w:val="19"/>
                <w:lang w:eastAsia="ja-JP" w:bidi="ar-SA"/>
              </w:rPr>
              <w:t>for</w:t>
            </w:r>
            <w:r>
              <w:rPr>
                <w:rFonts w:ascii="Consolas" w:hAnsi="Consolas" w:cs="Consolas"/>
                <w:sz w:val="19"/>
                <w:szCs w:val="19"/>
                <w:lang w:eastAsia="ja-JP" w:bidi="ar-SA"/>
              </w:rPr>
              <w:t xml:space="preserve"> (</w:t>
            </w:r>
            <w:r>
              <w:rPr>
                <w:rFonts w:ascii="Consolas" w:hAnsi="Consolas" w:cs="Consolas"/>
                <w:color w:val="0000FF"/>
                <w:sz w:val="19"/>
                <w:szCs w:val="19"/>
                <w:lang w:eastAsia="ja-JP" w:bidi="ar-SA"/>
              </w:rPr>
              <w:t>int</w:t>
            </w:r>
            <w:r>
              <w:rPr>
                <w:rFonts w:ascii="Consolas" w:hAnsi="Consolas" w:cs="Consolas"/>
                <w:sz w:val="19"/>
                <w:szCs w:val="19"/>
                <w:lang w:eastAsia="ja-JP" w:bidi="ar-SA"/>
              </w:rPr>
              <w:t xml:space="preserve"> i=0;i&lt;RequestCount;i++)</w:t>
            </w:r>
          </w:p>
          <w:p w14:paraId="5ECA7454"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17DD9329" w14:textId="77777777" w:rsidR="00EB2BBF" w:rsidRDefault="00EB2BBF" w:rsidP="00EB2BBF">
            <w:pPr>
              <w:autoSpaceDE w:val="0"/>
              <w:autoSpaceDN w:val="0"/>
              <w:adjustRightInd w:val="0"/>
              <w:rPr>
                <w:rFonts w:ascii="Consolas" w:hAnsi="Consolas" w:cs="Consolas"/>
                <w:sz w:val="19"/>
                <w:szCs w:val="19"/>
                <w:lang w:eastAsia="ja-JP" w:bidi="ar-SA"/>
              </w:rPr>
            </w:pPr>
          </w:p>
          <w:p w14:paraId="2A633ACD"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nowStr = now.AddMinutes(i).ToString(</w:t>
            </w:r>
            <w:r>
              <w:rPr>
                <w:rFonts w:ascii="Consolas" w:hAnsi="Consolas" w:cs="Consolas"/>
                <w:color w:val="A31515"/>
                <w:sz w:val="19"/>
                <w:szCs w:val="19"/>
                <w:lang w:eastAsia="ja-JP" w:bidi="ar-SA"/>
              </w:rPr>
              <w:t>"yyyyMMddTHHmmss"</w:t>
            </w:r>
            <w:r>
              <w:rPr>
                <w:rFonts w:ascii="Consolas" w:hAnsi="Consolas" w:cs="Consolas"/>
                <w:sz w:val="19"/>
                <w:szCs w:val="19"/>
                <w:lang w:eastAsia="ja-JP" w:bidi="ar-SA"/>
              </w:rPr>
              <w:t xml:space="preserve">); </w:t>
            </w:r>
            <w:r>
              <w:rPr>
                <w:rFonts w:ascii="Consolas" w:hAnsi="Consolas" w:cs="Consolas"/>
                <w:color w:val="008000"/>
                <w:sz w:val="19"/>
                <w:szCs w:val="19"/>
                <w:lang w:eastAsia="ja-JP" w:bidi="ar-SA"/>
              </w:rPr>
              <w:t>//Increment the mins per task</w:t>
            </w:r>
          </w:p>
          <w:p w14:paraId="3BD39913"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00FF"/>
                <w:sz w:val="19"/>
                <w:szCs w:val="19"/>
                <w:lang w:eastAsia="ja-JP" w:bidi="ar-SA"/>
              </w:rPr>
              <w:t>string</w:t>
            </w:r>
            <w:r>
              <w:rPr>
                <w:rFonts w:ascii="Consolas" w:hAnsi="Consolas" w:cs="Consolas"/>
                <w:sz w:val="19"/>
                <w:szCs w:val="19"/>
                <w:lang w:eastAsia="ja-JP" w:bidi="ar-SA"/>
              </w:rPr>
              <w:t xml:space="preserve"> trainingJobNumber = </w:t>
            </w:r>
            <w:r>
              <w:rPr>
                <w:rFonts w:ascii="Consolas" w:hAnsi="Consolas" w:cs="Consolas"/>
                <w:color w:val="A31515"/>
                <w:sz w:val="19"/>
                <w:szCs w:val="19"/>
                <w:lang w:eastAsia="ja-JP" w:bidi="ar-SA"/>
              </w:rPr>
              <w:t>"A1111111"</w:t>
            </w:r>
            <w:r>
              <w:rPr>
                <w:rFonts w:ascii="Consolas" w:hAnsi="Consolas" w:cs="Consolas"/>
                <w:sz w:val="19"/>
                <w:szCs w:val="19"/>
                <w:lang w:eastAsia="ja-JP" w:bidi="ar-SA"/>
              </w:rPr>
              <w:t>;</w:t>
            </w:r>
          </w:p>
          <w:p w14:paraId="3FA43622"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00FF"/>
                <w:sz w:val="19"/>
                <w:szCs w:val="19"/>
                <w:lang w:eastAsia="ja-JP" w:bidi="ar-SA"/>
              </w:rPr>
              <w:t>string</w:t>
            </w:r>
            <w:r>
              <w:rPr>
                <w:rFonts w:ascii="Consolas" w:hAnsi="Consolas" w:cs="Consolas"/>
                <w:sz w:val="19"/>
                <w:szCs w:val="19"/>
                <w:lang w:eastAsia="ja-JP" w:bidi="ar-SA"/>
              </w:rPr>
              <w:t xml:space="preserve"> jobNumber = callID;</w:t>
            </w:r>
          </w:p>
          <w:p w14:paraId="19BD9417"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00FF"/>
                <w:sz w:val="19"/>
                <w:szCs w:val="19"/>
                <w:lang w:eastAsia="ja-JP" w:bidi="ar-SA"/>
              </w:rPr>
              <w:t>string</w:t>
            </w:r>
            <w:r>
              <w:rPr>
                <w:rFonts w:ascii="Consolas" w:hAnsi="Consolas" w:cs="Consolas"/>
                <w:sz w:val="19"/>
                <w:szCs w:val="19"/>
                <w:lang w:eastAsia="ja-JP" w:bidi="ar-SA"/>
              </w:rPr>
              <w:t xml:space="preserve"> taskID;</w:t>
            </w:r>
          </w:p>
          <w:p w14:paraId="18E6F2C0"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00FF"/>
                <w:sz w:val="19"/>
                <w:szCs w:val="19"/>
                <w:lang w:eastAsia="ja-JP" w:bidi="ar-SA"/>
              </w:rPr>
              <w:t>if</w:t>
            </w:r>
            <w:r>
              <w:rPr>
                <w:rFonts w:ascii="Consolas" w:hAnsi="Consolas" w:cs="Consolas"/>
                <w:sz w:val="19"/>
                <w:szCs w:val="19"/>
                <w:lang w:eastAsia="ja-JP" w:bidi="ar-SA"/>
              </w:rPr>
              <w:t xml:space="preserve">(taskTypeReferences[i].Name == </w:t>
            </w:r>
            <w:r>
              <w:rPr>
                <w:rFonts w:ascii="Consolas" w:hAnsi="Consolas" w:cs="Consolas"/>
                <w:color w:val="A31515"/>
                <w:sz w:val="19"/>
                <w:szCs w:val="19"/>
                <w:lang w:eastAsia="ja-JP" w:bidi="ar-SA"/>
              </w:rPr>
              <w:t>"Training"</w:t>
            </w:r>
            <w:r>
              <w:rPr>
                <w:rFonts w:ascii="Consolas" w:hAnsi="Consolas" w:cs="Consolas"/>
                <w:sz w:val="19"/>
                <w:szCs w:val="19"/>
                <w:lang w:eastAsia="ja-JP" w:bidi="ar-SA"/>
              </w:rPr>
              <w:t>)</w:t>
            </w:r>
          </w:p>
          <w:p w14:paraId="6EFB72A9"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3F6A9F1A" w14:textId="77777777" w:rsidR="00EB2BBF" w:rsidRDefault="00EB2BBF" w:rsidP="00EB2BBF">
            <w:pPr>
              <w:autoSpaceDE w:val="0"/>
              <w:autoSpaceDN w:val="0"/>
              <w:adjustRightInd w:val="0"/>
              <w:rPr>
                <w:rFonts w:ascii="Consolas" w:hAnsi="Consolas" w:cs="Consolas"/>
                <w:sz w:val="19"/>
                <w:szCs w:val="19"/>
                <w:lang w:eastAsia="ja-JP" w:bidi="ar-SA"/>
              </w:rPr>
            </w:pPr>
          </w:p>
          <w:p w14:paraId="78667CE3"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taskID = MUSTCountryID + </w:t>
            </w:r>
            <w:r>
              <w:rPr>
                <w:rFonts w:ascii="Consolas" w:hAnsi="Consolas" w:cs="Consolas"/>
                <w:color w:val="A31515"/>
                <w:sz w:val="19"/>
                <w:szCs w:val="19"/>
                <w:lang w:eastAsia="ja-JP" w:bidi="ar-SA"/>
              </w:rPr>
              <w:t>"-"</w:t>
            </w:r>
            <w:r>
              <w:rPr>
                <w:rFonts w:ascii="Consolas" w:hAnsi="Consolas" w:cs="Consolas"/>
                <w:sz w:val="19"/>
                <w:szCs w:val="19"/>
                <w:lang w:eastAsia="ja-JP" w:bidi="ar-SA"/>
              </w:rPr>
              <w:t xml:space="preserve"> + trainingJobNumber + </w:t>
            </w:r>
            <w:r>
              <w:rPr>
                <w:rFonts w:ascii="Consolas" w:hAnsi="Consolas" w:cs="Consolas"/>
                <w:color w:val="A31515"/>
                <w:sz w:val="19"/>
                <w:szCs w:val="19"/>
                <w:lang w:eastAsia="ja-JP" w:bidi="ar-SA"/>
              </w:rPr>
              <w:t>"_"</w:t>
            </w:r>
            <w:r>
              <w:rPr>
                <w:rFonts w:ascii="Consolas" w:hAnsi="Consolas" w:cs="Consolas"/>
                <w:sz w:val="19"/>
                <w:szCs w:val="19"/>
                <w:lang w:eastAsia="ja-JP" w:bidi="ar-SA"/>
              </w:rPr>
              <w:t xml:space="preserve"> + MUSTBadgeNumber + </w:t>
            </w:r>
            <w:r>
              <w:rPr>
                <w:rFonts w:ascii="Consolas" w:hAnsi="Consolas" w:cs="Consolas"/>
                <w:color w:val="A31515"/>
                <w:sz w:val="19"/>
                <w:szCs w:val="19"/>
                <w:lang w:eastAsia="ja-JP" w:bidi="ar-SA"/>
              </w:rPr>
              <w:t>"_"</w:t>
            </w:r>
            <w:r>
              <w:rPr>
                <w:rFonts w:ascii="Consolas" w:hAnsi="Consolas" w:cs="Consolas"/>
                <w:sz w:val="19"/>
                <w:szCs w:val="19"/>
                <w:lang w:eastAsia="ja-JP" w:bidi="ar-SA"/>
              </w:rPr>
              <w:t xml:space="preserve"> + nowStr;</w:t>
            </w:r>
          </w:p>
          <w:p w14:paraId="0ED20582"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jobNumber = trainingJobNumber;</w:t>
            </w:r>
          </w:p>
          <w:p w14:paraId="2A29F537"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26B1002C"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00FF"/>
                <w:sz w:val="19"/>
                <w:szCs w:val="19"/>
                <w:lang w:eastAsia="ja-JP" w:bidi="ar-SA"/>
              </w:rPr>
              <w:t>else</w:t>
            </w:r>
          </w:p>
          <w:p w14:paraId="6F604C82"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5C63FDBA"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taskID = MUSTCountryID + </w:t>
            </w:r>
            <w:r>
              <w:rPr>
                <w:rFonts w:ascii="Consolas" w:hAnsi="Consolas" w:cs="Consolas"/>
                <w:color w:val="A31515"/>
                <w:sz w:val="19"/>
                <w:szCs w:val="19"/>
                <w:lang w:eastAsia="ja-JP" w:bidi="ar-SA"/>
              </w:rPr>
              <w:t>"-"</w:t>
            </w:r>
            <w:r>
              <w:rPr>
                <w:rFonts w:ascii="Consolas" w:hAnsi="Consolas" w:cs="Consolas"/>
                <w:sz w:val="19"/>
                <w:szCs w:val="19"/>
                <w:lang w:eastAsia="ja-JP" w:bidi="ar-SA"/>
              </w:rPr>
              <w:t xml:space="preserve"> + callID + </w:t>
            </w:r>
            <w:r>
              <w:rPr>
                <w:rFonts w:ascii="Consolas" w:hAnsi="Consolas" w:cs="Consolas"/>
                <w:color w:val="A31515"/>
                <w:sz w:val="19"/>
                <w:szCs w:val="19"/>
                <w:lang w:eastAsia="ja-JP" w:bidi="ar-SA"/>
              </w:rPr>
              <w:t>"_"</w:t>
            </w:r>
            <w:r>
              <w:rPr>
                <w:rFonts w:ascii="Consolas" w:hAnsi="Consolas" w:cs="Consolas"/>
                <w:sz w:val="19"/>
                <w:szCs w:val="19"/>
                <w:lang w:eastAsia="ja-JP" w:bidi="ar-SA"/>
              </w:rPr>
              <w:t xml:space="preserve"> + MUSTBadgeNumber + </w:t>
            </w:r>
            <w:r>
              <w:rPr>
                <w:rFonts w:ascii="Consolas" w:hAnsi="Consolas" w:cs="Consolas"/>
                <w:color w:val="A31515"/>
                <w:sz w:val="19"/>
                <w:szCs w:val="19"/>
                <w:lang w:eastAsia="ja-JP" w:bidi="ar-SA"/>
              </w:rPr>
              <w:t>"_"</w:t>
            </w:r>
            <w:r>
              <w:rPr>
                <w:rFonts w:ascii="Consolas" w:hAnsi="Consolas" w:cs="Consolas"/>
                <w:sz w:val="19"/>
                <w:szCs w:val="19"/>
                <w:lang w:eastAsia="ja-JP" w:bidi="ar-SA"/>
              </w:rPr>
              <w:t xml:space="preserve"> + nowStr;</w:t>
            </w:r>
          </w:p>
          <w:p w14:paraId="0309B4FF"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267147BF" w14:textId="77777777" w:rsidR="00EB2BBF" w:rsidRDefault="00EB2BBF" w:rsidP="00EB2BBF">
            <w:pPr>
              <w:autoSpaceDE w:val="0"/>
              <w:autoSpaceDN w:val="0"/>
              <w:adjustRightInd w:val="0"/>
              <w:rPr>
                <w:rFonts w:ascii="Consolas" w:hAnsi="Consolas" w:cs="Consolas"/>
                <w:sz w:val="19"/>
                <w:szCs w:val="19"/>
                <w:lang w:eastAsia="ja-JP" w:bidi="ar-SA"/>
              </w:rPr>
            </w:pPr>
          </w:p>
          <w:p w14:paraId="62DA2B33"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lastRenderedPageBreak/>
              <w:t xml:space="preserve">                SO_WebServices.ScheduleServiceInt.</w:t>
            </w:r>
            <w:r>
              <w:rPr>
                <w:rFonts w:ascii="Consolas" w:hAnsi="Consolas" w:cs="Consolas"/>
                <w:color w:val="2B91AF"/>
                <w:sz w:val="19"/>
                <w:szCs w:val="19"/>
                <w:lang w:eastAsia="ja-JP" w:bidi="ar-SA"/>
              </w:rPr>
              <w:t>ProcessTaskExRequest</w:t>
            </w:r>
            <w:r>
              <w:rPr>
                <w:rFonts w:ascii="Consolas" w:hAnsi="Consolas" w:cs="Consolas"/>
                <w:sz w:val="19"/>
                <w:szCs w:val="19"/>
                <w:lang w:eastAsia="ja-JP" w:bidi="ar-SA"/>
              </w:rPr>
              <w:t xml:space="preserve"> processTaskExRequest = </w:t>
            </w:r>
            <w:r>
              <w:rPr>
                <w:rFonts w:ascii="Consolas" w:hAnsi="Consolas" w:cs="Consolas"/>
                <w:color w:val="0000FF"/>
                <w:sz w:val="19"/>
                <w:szCs w:val="19"/>
                <w:lang w:eastAsia="ja-JP" w:bidi="ar-SA"/>
              </w:rPr>
              <w:t>new</w:t>
            </w:r>
            <w:r>
              <w:rPr>
                <w:rFonts w:ascii="Consolas" w:hAnsi="Consolas" w:cs="Consolas"/>
                <w:sz w:val="19"/>
                <w:szCs w:val="19"/>
                <w:lang w:eastAsia="ja-JP" w:bidi="ar-SA"/>
              </w:rPr>
              <w:t xml:space="preserve"> SO_WebServices.ScheduleServiceInt.</w:t>
            </w:r>
            <w:r>
              <w:rPr>
                <w:rFonts w:ascii="Consolas" w:hAnsi="Consolas" w:cs="Consolas"/>
                <w:color w:val="2B91AF"/>
                <w:sz w:val="19"/>
                <w:szCs w:val="19"/>
                <w:lang w:eastAsia="ja-JP" w:bidi="ar-SA"/>
              </w:rPr>
              <w:t>ProcessTaskExRequest</w:t>
            </w:r>
            <w:r>
              <w:rPr>
                <w:rFonts w:ascii="Consolas" w:hAnsi="Consolas" w:cs="Consolas"/>
                <w:sz w:val="19"/>
                <w:szCs w:val="19"/>
                <w:lang w:eastAsia="ja-JP" w:bidi="ar-SA"/>
              </w:rPr>
              <w:t>();</w:t>
            </w:r>
          </w:p>
          <w:p w14:paraId="66B838F0" w14:textId="77777777" w:rsidR="00EB2BBF" w:rsidRDefault="00EB2BBF" w:rsidP="00EB2BBF">
            <w:pPr>
              <w:autoSpaceDE w:val="0"/>
              <w:autoSpaceDN w:val="0"/>
              <w:adjustRightInd w:val="0"/>
              <w:rPr>
                <w:rFonts w:ascii="Consolas" w:hAnsi="Consolas" w:cs="Consolas"/>
                <w:sz w:val="19"/>
                <w:szCs w:val="19"/>
                <w:lang w:eastAsia="ja-JP" w:bidi="ar-SA"/>
              </w:rPr>
            </w:pPr>
          </w:p>
          <w:p w14:paraId="446D413A"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8000"/>
                <w:sz w:val="19"/>
                <w:szCs w:val="19"/>
                <w:lang w:eastAsia="ja-JP" w:bidi="ar-SA"/>
              </w:rPr>
              <w:t>//OptionalParameters</w:t>
            </w:r>
          </w:p>
          <w:p w14:paraId="2E6C3972"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processTaskExRequest.OptionalParameters = </w:t>
            </w:r>
            <w:r>
              <w:rPr>
                <w:rFonts w:ascii="Consolas" w:hAnsi="Consolas" w:cs="Consolas"/>
                <w:color w:val="0000FF"/>
                <w:sz w:val="19"/>
                <w:szCs w:val="19"/>
                <w:lang w:eastAsia="ja-JP" w:bidi="ar-SA"/>
              </w:rPr>
              <w:t>new</w:t>
            </w:r>
            <w:r>
              <w:rPr>
                <w:rFonts w:ascii="Consolas" w:hAnsi="Consolas" w:cs="Consolas"/>
                <w:sz w:val="19"/>
                <w:szCs w:val="19"/>
                <w:lang w:eastAsia="ja-JP" w:bidi="ar-SA"/>
              </w:rPr>
              <w:t xml:space="preserve"> SO_WebServices.ScheduleServiceInt.</w:t>
            </w:r>
            <w:r>
              <w:rPr>
                <w:rFonts w:ascii="Consolas" w:hAnsi="Consolas" w:cs="Consolas"/>
                <w:color w:val="2B91AF"/>
                <w:sz w:val="19"/>
                <w:szCs w:val="19"/>
                <w:lang w:eastAsia="ja-JP" w:bidi="ar-SA"/>
              </w:rPr>
              <w:t>OptionalParameters</w:t>
            </w:r>
            <w:r>
              <w:rPr>
                <w:rFonts w:ascii="Consolas" w:hAnsi="Consolas" w:cs="Consolas"/>
                <w:sz w:val="19"/>
                <w:szCs w:val="19"/>
                <w:lang w:eastAsia="ja-JP" w:bidi="ar-SA"/>
              </w:rPr>
              <w:t>();</w:t>
            </w:r>
          </w:p>
          <w:p w14:paraId="08E4890F"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processTaskExRequest.OptionalParameters.CallerIdentity = </w:t>
            </w:r>
            <w:r>
              <w:rPr>
                <w:rFonts w:ascii="Consolas" w:hAnsi="Consolas" w:cs="Consolas"/>
                <w:color w:val="A31515"/>
                <w:sz w:val="19"/>
                <w:szCs w:val="19"/>
                <w:lang w:eastAsia="ja-JP" w:bidi="ar-SA"/>
              </w:rPr>
              <w:t>"MUST"</w:t>
            </w:r>
            <w:r>
              <w:rPr>
                <w:rFonts w:ascii="Consolas" w:hAnsi="Consolas" w:cs="Consolas"/>
                <w:sz w:val="19"/>
                <w:szCs w:val="19"/>
                <w:lang w:eastAsia="ja-JP" w:bidi="ar-SA"/>
              </w:rPr>
              <w:t>;</w:t>
            </w:r>
          </w:p>
          <w:p w14:paraId="426AB23B"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processTaskExRequest.OptionalParameters.ErrorOnNonExistingDictionaries = </w:t>
            </w:r>
            <w:r>
              <w:rPr>
                <w:rFonts w:ascii="Consolas" w:hAnsi="Consolas" w:cs="Consolas"/>
                <w:color w:val="0000FF"/>
                <w:sz w:val="19"/>
                <w:szCs w:val="19"/>
                <w:lang w:eastAsia="ja-JP" w:bidi="ar-SA"/>
              </w:rPr>
              <w:t>false</w:t>
            </w:r>
            <w:r>
              <w:rPr>
                <w:rFonts w:ascii="Consolas" w:hAnsi="Consolas" w:cs="Consolas"/>
                <w:sz w:val="19"/>
                <w:szCs w:val="19"/>
                <w:lang w:eastAsia="ja-JP" w:bidi="ar-SA"/>
              </w:rPr>
              <w:t>;</w:t>
            </w:r>
          </w:p>
          <w:p w14:paraId="12445A9A"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8000"/>
                <w:sz w:val="19"/>
                <w:szCs w:val="19"/>
                <w:lang w:eastAsia="ja-JP" w:bidi="ar-SA"/>
              </w:rPr>
              <w:t>//RequestedProperties</w:t>
            </w:r>
          </w:p>
          <w:p w14:paraId="63547F43"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processTaskExRequest.TaskRequestedProperties = taskRequestedProperties;</w:t>
            </w:r>
          </w:p>
          <w:p w14:paraId="3BA32BD2"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processTaskExRequest.AssignmentRequestedProperties = </w:t>
            </w:r>
            <w:r>
              <w:rPr>
                <w:rFonts w:ascii="Consolas" w:hAnsi="Consolas" w:cs="Consolas"/>
                <w:color w:val="0000FF"/>
                <w:sz w:val="19"/>
                <w:szCs w:val="19"/>
                <w:lang w:eastAsia="ja-JP" w:bidi="ar-SA"/>
              </w:rPr>
              <w:t>new</w:t>
            </w:r>
            <w:r>
              <w:rPr>
                <w:rFonts w:ascii="Consolas" w:hAnsi="Consolas" w:cs="Consolas"/>
                <w:sz w:val="19"/>
                <w:szCs w:val="19"/>
                <w:lang w:eastAsia="ja-JP" w:bidi="ar-SA"/>
              </w:rPr>
              <w:t xml:space="preserve"> </w:t>
            </w:r>
            <w:r>
              <w:rPr>
                <w:rFonts w:ascii="Consolas" w:hAnsi="Consolas" w:cs="Consolas"/>
                <w:color w:val="0000FF"/>
                <w:sz w:val="19"/>
                <w:szCs w:val="19"/>
                <w:lang w:eastAsia="ja-JP" w:bidi="ar-SA"/>
              </w:rPr>
              <w:t>string</w:t>
            </w:r>
            <w:r>
              <w:rPr>
                <w:rFonts w:ascii="Consolas" w:hAnsi="Consolas" w:cs="Consolas"/>
                <w:sz w:val="19"/>
                <w:szCs w:val="19"/>
                <w:lang w:eastAsia="ja-JP" w:bidi="ar-SA"/>
              </w:rPr>
              <w:t>[] {</w:t>
            </w:r>
            <w:r>
              <w:rPr>
                <w:rFonts w:ascii="Consolas" w:hAnsi="Consolas" w:cs="Consolas"/>
                <w:color w:val="A31515"/>
                <w:sz w:val="19"/>
                <w:szCs w:val="19"/>
                <w:lang w:eastAsia="ja-JP" w:bidi="ar-SA"/>
              </w:rPr>
              <w:t>"Key"</w:t>
            </w:r>
            <w:r>
              <w:rPr>
                <w:rFonts w:ascii="Consolas" w:hAnsi="Consolas" w:cs="Consolas"/>
                <w:sz w:val="19"/>
                <w:szCs w:val="19"/>
                <w:lang w:eastAsia="ja-JP" w:bidi="ar-SA"/>
              </w:rPr>
              <w:t xml:space="preserve">, </w:t>
            </w:r>
            <w:r>
              <w:rPr>
                <w:rFonts w:ascii="Consolas" w:hAnsi="Consolas" w:cs="Consolas"/>
                <w:color w:val="A31515"/>
                <w:sz w:val="19"/>
                <w:szCs w:val="19"/>
                <w:lang w:eastAsia="ja-JP" w:bidi="ar-SA"/>
              </w:rPr>
              <w:t>"Start"</w:t>
            </w:r>
            <w:r>
              <w:rPr>
                <w:rFonts w:ascii="Consolas" w:hAnsi="Consolas" w:cs="Consolas"/>
                <w:sz w:val="19"/>
                <w:szCs w:val="19"/>
                <w:lang w:eastAsia="ja-JP" w:bidi="ar-SA"/>
              </w:rPr>
              <w:t xml:space="preserve">, </w:t>
            </w:r>
            <w:r>
              <w:rPr>
                <w:rFonts w:ascii="Consolas" w:hAnsi="Consolas" w:cs="Consolas"/>
                <w:color w:val="A31515"/>
                <w:sz w:val="19"/>
                <w:szCs w:val="19"/>
                <w:lang w:eastAsia="ja-JP" w:bidi="ar-SA"/>
              </w:rPr>
              <w:t>"Finish"</w:t>
            </w:r>
            <w:r>
              <w:rPr>
                <w:rFonts w:ascii="Consolas" w:hAnsi="Consolas" w:cs="Consolas"/>
                <w:sz w:val="19"/>
                <w:szCs w:val="19"/>
                <w:lang w:eastAsia="ja-JP" w:bidi="ar-SA"/>
              </w:rPr>
              <w:t xml:space="preserve"> };</w:t>
            </w:r>
          </w:p>
          <w:p w14:paraId="7DD4E224" w14:textId="77777777" w:rsidR="00EB2BBF" w:rsidRDefault="00EB2BBF" w:rsidP="00EB2BBF">
            <w:pPr>
              <w:autoSpaceDE w:val="0"/>
              <w:autoSpaceDN w:val="0"/>
              <w:adjustRightInd w:val="0"/>
              <w:rPr>
                <w:rFonts w:ascii="Consolas" w:hAnsi="Consolas" w:cs="Consolas"/>
                <w:sz w:val="19"/>
                <w:szCs w:val="19"/>
                <w:lang w:eastAsia="ja-JP" w:bidi="ar-SA"/>
              </w:rPr>
            </w:pPr>
          </w:p>
          <w:p w14:paraId="6AF46A86"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8000"/>
                <w:sz w:val="19"/>
                <w:szCs w:val="19"/>
                <w:lang w:eastAsia="ja-JP" w:bidi="ar-SA"/>
              </w:rPr>
              <w:t>//ReturnAssignment</w:t>
            </w:r>
          </w:p>
          <w:p w14:paraId="3DA782CD"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processTaskExRequest.ReturnAssignment = </w:t>
            </w:r>
            <w:r>
              <w:rPr>
                <w:rFonts w:ascii="Consolas" w:hAnsi="Consolas" w:cs="Consolas"/>
                <w:color w:val="0000FF"/>
                <w:sz w:val="19"/>
                <w:szCs w:val="19"/>
                <w:lang w:eastAsia="ja-JP" w:bidi="ar-SA"/>
              </w:rPr>
              <w:t>true</w:t>
            </w:r>
            <w:r>
              <w:rPr>
                <w:rFonts w:ascii="Consolas" w:hAnsi="Consolas" w:cs="Consolas"/>
                <w:sz w:val="19"/>
                <w:szCs w:val="19"/>
                <w:lang w:eastAsia="ja-JP" w:bidi="ar-SA"/>
              </w:rPr>
              <w:t>;</w:t>
            </w:r>
          </w:p>
          <w:p w14:paraId="5E51D082" w14:textId="77777777" w:rsidR="00EB2BBF" w:rsidRDefault="00EB2BBF" w:rsidP="00EB2BBF">
            <w:pPr>
              <w:autoSpaceDE w:val="0"/>
              <w:autoSpaceDN w:val="0"/>
              <w:adjustRightInd w:val="0"/>
              <w:rPr>
                <w:rFonts w:ascii="Consolas" w:hAnsi="Consolas" w:cs="Consolas"/>
                <w:sz w:val="19"/>
                <w:szCs w:val="19"/>
                <w:lang w:eastAsia="ja-JP" w:bidi="ar-SA"/>
              </w:rPr>
            </w:pPr>
          </w:p>
          <w:p w14:paraId="03B8E37F"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processTaskExRequest.Task = </w:t>
            </w:r>
            <w:r>
              <w:rPr>
                <w:rFonts w:ascii="Consolas" w:hAnsi="Consolas" w:cs="Consolas"/>
                <w:color w:val="0000FF"/>
                <w:sz w:val="19"/>
                <w:szCs w:val="19"/>
                <w:lang w:eastAsia="ja-JP" w:bidi="ar-SA"/>
              </w:rPr>
              <w:t>new</w:t>
            </w:r>
            <w:r>
              <w:rPr>
                <w:rFonts w:ascii="Consolas" w:hAnsi="Consolas" w:cs="Consolas"/>
                <w:sz w:val="19"/>
                <w:szCs w:val="19"/>
                <w:lang w:eastAsia="ja-JP" w:bidi="ar-SA"/>
              </w:rPr>
              <w:t xml:space="preserve"> SO_WebServices.ScheduleServiceInt.</w:t>
            </w:r>
            <w:r>
              <w:rPr>
                <w:rFonts w:ascii="Consolas" w:hAnsi="Consolas" w:cs="Consolas"/>
                <w:color w:val="2B91AF"/>
                <w:sz w:val="19"/>
                <w:szCs w:val="19"/>
                <w:lang w:eastAsia="ja-JP" w:bidi="ar-SA"/>
              </w:rPr>
              <w:t>Task</w:t>
            </w:r>
            <w:r>
              <w:rPr>
                <w:rFonts w:ascii="Consolas" w:hAnsi="Consolas" w:cs="Consolas"/>
                <w:sz w:val="19"/>
                <w:szCs w:val="19"/>
                <w:lang w:eastAsia="ja-JP" w:bidi="ar-SA"/>
              </w:rPr>
              <w:t>();</w:t>
            </w:r>
          </w:p>
          <w:p w14:paraId="66FC3190"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8000"/>
                <w:sz w:val="19"/>
                <w:szCs w:val="19"/>
                <w:lang w:eastAsia="ja-JP" w:bidi="ar-SA"/>
              </w:rPr>
              <w:t>//General Task Details</w:t>
            </w:r>
          </w:p>
          <w:p w14:paraId="74064484"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processTaskExRequest.Task.CallID = callID;</w:t>
            </w:r>
          </w:p>
          <w:p w14:paraId="2F7F68AD"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processTaskExRequest.Task.Number = (i + 1);</w:t>
            </w:r>
          </w:p>
          <w:p w14:paraId="45DF7DE7"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processTaskExRequest.Task.NumberSpecified = </w:t>
            </w:r>
            <w:r>
              <w:rPr>
                <w:rFonts w:ascii="Consolas" w:hAnsi="Consolas" w:cs="Consolas"/>
                <w:color w:val="0000FF"/>
                <w:sz w:val="19"/>
                <w:szCs w:val="19"/>
                <w:lang w:eastAsia="ja-JP" w:bidi="ar-SA"/>
              </w:rPr>
              <w:t>true</w:t>
            </w:r>
            <w:r>
              <w:rPr>
                <w:rFonts w:ascii="Consolas" w:hAnsi="Consolas" w:cs="Consolas"/>
                <w:sz w:val="19"/>
                <w:szCs w:val="19"/>
                <w:lang w:eastAsia="ja-JP" w:bidi="ar-SA"/>
              </w:rPr>
              <w:t>;</w:t>
            </w:r>
          </w:p>
          <w:p w14:paraId="29EDE494"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processTaskExRequest.Task.TaskID = taskID;  </w:t>
            </w:r>
            <w:r>
              <w:rPr>
                <w:rFonts w:ascii="Consolas" w:hAnsi="Consolas" w:cs="Consolas"/>
                <w:color w:val="008000"/>
                <w:sz w:val="19"/>
                <w:szCs w:val="19"/>
                <w:lang w:eastAsia="ja-JP" w:bidi="ar-SA"/>
              </w:rPr>
              <w:t>//e.g. FR-A1234567_D4_20130909T0958</w:t>
            </w:r>
          </w:p>
          <w:p w14:paraId="2666DD8E"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processTaskExRequest.Task.MUSTJobNumber = jobNumber;</w:t>
            </w:r>
          </w:p>
          <w:p w14:paraId="534E579E"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processTaskExRequest.Task.SystemID = </w:t>
            </w:r>
            <w:r>
              <w:rPr>
                <w:rFonts w:ascii="Consolas" w:hAnsi="Consolas" w:cs="Consolas"/>
                <w:color w:val="0000FF"/>
                <w:sz w:val="19"/>
                <w:szCs w:val="19"/>
                <w:lang w:eastAsia="ja-JP" w:bidi="ar-SA"/>
              </w:rPr>
              <w:t>new</w:t>
            </w:r>
            <w:r>
              <w:rPr>
                <w:rFonts w:ascii="Consolas" w:hAnsi="Consolas" w:cs="Consolas"/>
                <w:sz w:val="19"/>
                <w:szCs w:val="19"/>
                <w:lang w:eastAsia="ja-JP" w:bidi="ar-SA"/>
              </w:rPr>
              <w:t xml:space="preserve"> SO_WebServices.ScheduleServiceInt.</w:t>
            </w:r>
            <w:r>
              <w:rPr>
                <w:rFonts w:ascii="Consolas" w:hAnsi="Consolas" w:cs="Consolas"/>
                <w:color w:val="2B91AF"/>
                <w:sz w:val="19"/>
                <w:szCs w:val="19"/>
                <w:lang w:eastAsia="ja-JP" w:bidi="ar-SA"/>
              </w:rPr>
              <w:t>GEHCSystemReference</w:t>
            </w:r>
            <w:r>
              <w:rPr>
                <w:rFonts w:ascii="Consolas" w:hAnsi="Consolas" w:cs="Consolas"/>
                <w:sz w:val="19"/>
                <w:szCs w:val="19"/>
                <w:lang w:eastAsia="ja-JP" w:bidi="ar-SA"/>
              </w:rPr>
              <w:t xml:space="preserve">() { ID = </w:t>
            </w:r>
            <w:r>
              <w:rPr>
                <w:rFonts w:ascii="Consolas" w:hAnsi="Consolas" w:cs="Consolas"/>
                <w:color w:val="A31515"/>
                <w:sz w:val="19"/>
                <w:szCs w:val="19"/>
                <w:lang w:eastAsia="ja-JP" w:bidi="ar-SA"/>
              </w:rPr>
              <w:t>"DARK1"</w:t>
            </w:r>
            <w:r>
              <w:rPr>
                <w:rFonts w:ascii="Consolas" w:hAnsi="Consolas" w:cs="Consolas"/>
                <w:sz w:val="19"/>
                <w:szCs w:val="19"/>
                <w:lang w:eastAsia="ja-JP" w:bidi="ar-SA"/>
              </w:rPr>
              <w:t xml:space="preserve"> };</w:t>
            </w:r>
          </w:p>
          <w:p w14:paraId="7F8429BA"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processTaskExRequest.Task.CRMSystemName = </w:t>
            </w:r>
            <w:r>
              <w:rPr>
                <w:rFonts w:ascii="Consolas" w:hAnsi="Consolas" w:cs="Consolas"/>
                <w:color w:val="0000FF"/>
                <w:sz w:val="19"/>
                <w:szCs w:val="19"/>
                <w:lang w:eastAsia="ja-JP" w:bidi="ar-SA"/>
              </w:rPr>
              <w:t>new</w:t>
            </w:r>
            <w:r>
              <w:rPr>
                <w:rFonts w:ascii="Consolas" w:hAnsi="Consolas" w:cs="Consolas"/>
                <w:sz w:val="19"/>
                <w:szCs w:val="19"/>
                <w:lang w:eastAsia="ja-JP" w:bidi="ar-SA"/>
              </w:rPr>
              <w:t xml:space="preserve"> SO_WebServices.ScheduleServiceInt.</w:t>
            </w:r>
            <w:r>
              <w:rPr>
                <w:rFonts w:ascii="Consolas" w:hAnsi="Consolas" w:cs="Consolas"/>
                <w:color w:val="2B91AF"/>
                <w:sz w:val="19"/>
                <w:szCs w:val="19"/>
                <w:lang w:eastAsia="ja-JP" w:bidi="ar-SA"/>
              </w:rPr>
              <w:t>GEHCCRMSystemReference</w:t>
            </w:r>
            <w:r>
              <w:rPr>
                <w:rFonts w:ascii="Consolas" w:hAnsi="Consolas" w:cs="Consolas"/>
                <w:sz w:val="19"/>
                <w:szCs w:val="19"/>
                <w:lang w:eastAsia="ja-JP" w:bidi="ar-SA"/>
              </w:rPr>
              <w:t xml:space="preserve">() {Name = </w:t>
            </w:r>
            <w:r>
              <w:rPr>
                <w:rFonts w:ascii="Consolas" w:hAnsi="Consolas" w:cs="Consolas"/>
                <w:color w:val="A31515"/>
                <w:sz w:val="19"/>
                <w:szCs w:val="19"/>
                <w:lang w:eastAsia="ja-JP" w:bidi="ar-SA"/>
              </w:rPr>
              <w:t>"MUST"</w:t>
            </w:r>
            <w:r>
              <w:rPr>
                <w:rFonts w:ascii="Consolas" w:hAnsi="Consolas" w:cs="Consolas"/>
                <w:sz w:val="19"/>
                <w:szCs w:val="19"/>
                <w:lang w:eastAsia="ja-JP" w:bidi="ar-SA"/>
              </w:rPr>
              <w:t xml:space="preserve"> };</w:t>
            </w:r>
          </w:p>
          <w:p w14:paraId="0C41C2E7"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processTaskExRequest.Task.IsSafety = </w:t>
            </w:r>
            <w:r>
              <w:rPr>
                <w:rFonts w:ascii="Consolas" w:hAnsi="Consolas" w:cs="Consolas"/>
                <w:color w:val="0000FF"/>
                <w:sz w:val="19"/>
                <w:szCs w:val="19"/>
                <w:lang w:eastAsia="ja-JP" w:bidi="ar-SA"/>
              </w:rPr>
              <w:t>false</w:t>
            </w:r>
            <w:r>
              <w:rPr>
                <w:rFonts w:ascii="Consolas" w:hAnsi="Consolas" w:cs="Consolas"/>
                <w:sz w:val="19"/>
                <w:szCs w:val="19"/>
                <w:lang w:eastAsia="ja-JP" w:bidi="ar-SA"/>
              </w:rPr>
              <w:t>;</w:t>
            </w:r>
          </w:p>
          <w:p w14:paraId="51DED4FC"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processTaskExRequest.Task.IsSafetySpecified = </w:t>
            </w:r>
            <w:r>
              <w:rPr>
                <w:rFonts w:ascii="Consolas" w:hAnsi="Consolas" w:cs="Consolas"/>
                <w:color w:val="0000FF"/>
                <w:sz w:val="19"/>
                <w:szCs w:val="19"/>
                <w:lang w:eastAsia="ja-JP" w:bidi="ar-SA"/>
              </w:rPr>
              <w:t>true</w:t>
            </w:r>
            <w:r>
              <w:rPr>
                <w:rFonts w:ascii="Consolas" w:hAnsi="Consolas" w:cs="Consolas"/>
                <w:sz w:val="19"/>
                <w:szCs w:val="19"/>
                <w:lang w:eastAsia="ja-JP" w:bidi="ar-SA"/>
              </w:rPr>
              <w:t>;</w:t>
            </w:r>
          </w:p>
          <w:p w14:paraId="6C9DA2CF"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processTaskExRequest.Task.Priority = 10;</w:t>
            </w:r>
          </w:p>
          <w:p w14:paraId="767BC22D"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processTaskExRequest.Task.PrioritySpecified = </w:t>
            </w:r>
            <w:r>
              <w:rPr>
                <w:rFonts w:ascii="Consolas" w:hAnsi="Consolas" w:cs="Consolas"/>
                <w:color w:val="0000FF"/>
                <w:sz w:val="19"/>
                <w:szCs w:val="19"/>
                <w:lang w:eastAsia="ja-JP" w:bidi="ar-SA"/>
              </w:rPr>
              <w:t>true</w:t>
            </w:r>
            <w:r>
              <w:rPr>
                <w:rFonts w:ascii="Consolas" w:hAnsi="Consolas" w:cs="Consolas"/>
                <w:sz w:val="19"/>
                <w:szCs w:val="19"/>
                <w:lang w:eastAsia="ja-JP" w:bidi="ar-SA"/>
              </w:rPr>
              <w:t>;</w:t>
            </w:r>
          </w:p>
          <w:p w14:paraId="04D5369B"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8000"/>
                <w:sz w:val="19"/>
                <w:szCs w:val="19"/>
                <w:lang w:eastAsia="ja-JP" w:bidi="ar-SA"/>
              </w:rPr>
              <w:t>/*</w:t>
            </w:r>
          </w:p>
          <w:p w14:paraId="029C8E56"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color w:val="008000"/>
                <w:sz w:val="19"/>
                <w:szCs w:val="19"/>
                <w:lang w:eastAsia="ja-JP" w:bidi="ar-SA"/>
              </w:rPr>
              <w:t xml:space="preserve">                foreach (SO_WebServices.ScheduleServiceInt.TaskTypeReference taskTypeReference in taskTypeReferences)</w:t>
            </w:r>
          </w:p>
          <w:p w14:paraId="4B0D2B4B"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color w:val="008000"/>
                <w:sz w:val="19"/>
                <w:szCs w:val="19"/>
                <w:lang w:eastAsia="ja-JP" w:bidi="ar-SA"/>
              </w:rPr>
              <w:t xml:space="preserve">                {</w:t>
            </w:r>
          </w:p>
          <w:p w14:paraId="5342C2F9" w14:textId="48EC6682"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color w:val="008000"/>
                <w:sz w:val="19"/>
                <w:szCs w:val="19"/>
                <w:lang w:eastAsia="ja-JP" w:bidi="ar-SA"/>
              </w:rPr>
              <w:t xml:space="preserve">                    if (taskTypeReference.Name == "</w:t>
            </w:r>
            <w:r w:rsidR="008974CF">
              <w:rPr>
                <w:rFonts w:ascii="Consolas" w:hAnsi="Consolas" w:cs="Consolas"/>
                <w:color w:val="008000"/>
                <w:sz w:val="19"/>
                <w:szCs w:val="19"/>
                <w:lang w:eastAsia="ja-JP" w:bidi="ar-SA"/>
              </w:rPr>
              <w:t>Parts Pickup</w:t>
            </w:r>
            <w:r>
              <w:rPr>
                <w:rFonts w:ascii="Consolas" w:hAnsi="Consolas" w:cs="Consolas"/>
                <w:color w:val="008000"/>
                <w:sz w:val="19"/>
                <w:szCs w:val="19"/>
                <w:lang w:eastAsia="ja-JP" w:bidi="ar-SA"/>
              </w:rPr>
              <w:t>")</w:t>
            </w:r>
          </w:p>
          <w:p w14:paraId="433EBC6C"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color w:val="008000"/>
                <w:sz w:val="19"/>
                <w:szCs w:val="19"/>
                <w:lang w:eastAsia="ja-JP" w:bidi="ar-SA"/>
              </w:rPr>
              <w:t xml:space="preserve">                    {</w:t>
            </w:r>
          </w:p>
          <w:p w14:paraId="58CF5FA3"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color w:val="008000"/>
                <w:sz w:val="19"/>
                <w:szCs w:val="19"/>
                <w:lang w:eastAsia="ja-JP" w:bidi="ar-SA"/>
              </w:rPr>
              <w:t xml:space="preserve">                        processTaskExRequest.Task.Critical = true;</w:t>
            </w:r>
          </w:p>
          <w:p w14:paraId="2694D957"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color w:val="008000"/>
                <w:sz w:val="19"/>
                <w:szCs w:val="19"/>
                <w:lang w:eastAsia="ja-JP" w:bidi="ar-SA"/>
              </w:rPr>
              <w:t xml:space="preserve">                        processTaskExRequest.Task.CriticalSpecified = true;</w:t>
            </w:r>
          </w:p>
          <w:p w14:paraId="3762B260"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color w:val="008000"/>
                <w:sz w:val="19"/>
                <w:szCs w:val="19"/>
                <w:lang w:eastAsia="ja-JP" w:bidi="ar-SA"/>
              </w:rPr>
              <w:t xml:space="preserve">                    }</w:t>
            </w:r>
          </w:p>
          <w:p w14:paraId="6061E98F"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color w:val="008000"/>
                <w:sz w:val="19"/>
                <w:szCs w:val="19"/>
                <w:lang w:eastAsia="ja-JP" w:bidi="ar-SA"/>
              </w:rPr>
              <w:t xml:space="preserve">                }</w:t>
            </w:r>
          </w:p>
          <w:p w14:paraId="274A073D"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color w:val="008000"/>
                <w:sz w:val="19"/>
                <w:szCs w:val="19"/>
                <w:lang w:eastAsia="ja-JP" w:bidi="ar-SA"/>
              </w:rPr>
              <w:t xml:space="preserve">                 * */</w:t>
            </w:r>
          </w:p>
          <w:p w14:paraId="5E048567" w14:textId="77777777" w:rsidR="00EB2BBF" w:rsidRDefault="00EB2BBF" w:rsidP="00EB2BBF">
            <w:pPr>
              <w:autoSpaceDE w:val="0"/>
              <w:autoSpaceDN w:val="0"/>
              <w:adjustRightInd w:val="0"/>
              <w:rPr>
                <w:rFonts w:ascii="Consolas" w:hAnsi="Consolas" w:cs="Consolas"/>
                <w:sz w:val="19"/>
                <w:szCs w:val="19"/>
                <w:lang w:eastAsia="ja-JP" w:bidi="ar-SA"/>
              </w:rPr>
            </w:pPr>
          </w:p>
          <w:p w14:paraId="6E7E9CE1"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processTaskExRequest.Task.TaskType = taskTypeReferences[i];</w:t>
            </w:r>
          </w:p>
          <w:p w14:paraId="0A554320" w14:textId="77777777" w:rsidR="00EB2BBF" w:rsidRDefault="00EB2BBF" w:rsidP="00EB2BBF">
            <w:pPr>
              <w:autoSpaceDE w:val="0"/>
              <w:autoSpaceDN w:val="0"/>
              <w:adjustRightInd w:val="0"/>
              <w:rPr>
                <w:rFonts w:ascii="Consolas" w:hAnsi="Consolas" w:cs="Consolas"/>
                <w:sz w:val="19"/>
                <w:szCs w:val="19"/>
                <w:lang w:eastAsia="ja-JP" w:bidi="ar-SA"/>
              </w:rPr>
            </w:pPr>
          </w:p>
          <w:p w14:paraId="03FCDEF2"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processTaskExRequest.Task.TaskSubType = </w:t>
            </w:r>
            <w:r>
              <w:rPr>
                <w:rFonts w:ascii="Consolas" w:hAnsi="Consolas" w:cs="Consolas"/>
                <w:color w:val="0000FF"/>
                <w:sz w:val="19"/>
                <w:szCs w:val="19"/>
                <w:lang w:eastAsia="ja-JP" w:bidi="ar-SA"/>
              </w:rPr>
              <w:t>new</w:t>
            </w:r>
            <w:r>
              <w:rPr>
                <w:rFonts w:ascii="Consolas" w:hAnsi="Consolas" w:cs="Consolas"/>
                <w:sz w:val="19"/>
                <w:szCs w:val="19"/>
                <w:lang w:eastAsia="ja-JP" w:bidi="ar-SA"/>
              </w:rPr>
              <w:t xml:space="preserve"> SO_WebServices.ScheduleServiceInt.</w:t>
            </w:r>
            <w:r>
              <w:rPr>
                <w:rFonts w:ascii="Consolas" w:hAnsi="Consolas" w:cs="Consolas"/>
                <w:color w:val="2B91AF"/>
                <w:sz w:val="19"/>
                <w:szCs w:val="19"/>
                <w:lang w:eastAsia="ja-JP" w:bidi="ar-SA"/>
              </w:rPr>
              <w:t>GEHCTaskSubTypeReference</w:t>
            </w:r>
            <w:r>
              <w:rPr>
                <w:rFonts w:ascii="Consolas" w:hAnsi="Consolas" w:cs="Consolas"/>
                <w:sz w:val="19"/>
                <w:szCs w:val="19"/>
                <w:lang w:eastAsia="ja-JP" w:bidi="ar-SA"/>
              </w:rPr>
              <w:t xml:space="preserve">() {Name = </w:t>
            </w:r>
            <w:r>
              <w:rPr>
                <w:rFonts w:ascii="Consolas" w:hAnsi="Consolas" w:cs="Consolas"/>
                <w:color w:val="A31515"/>
                <w:sz w:val="19"/>
                <w:szCs w:val="19"/>
                <w:lang w:eastAsia="ja-JP" w:bidi="ar-SA"/>
              </w:rPr>
              <w:t>"MRI"</w:t>
            </w:r>
            <w:r>
              <w:rPr>
                <w:rFonts w:ascii="Consolas" w:hAnsi="Consolas" w:cs="Consolas"/>
                <w:sz w:val="19"/>
                <w:szCs w:val="19"/>
                <w:lang w:eastAsia="ja-JP" w:bidi="ar-SA"/>
              </w:rPr>
              <w:t>};</w:t>
            </w:r>
          </w:p>
          <w:p w14:paraId="1701A5DC"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processTaskExRequest.Task.CustomerExpectation = </w:t>
            </w:r>
            <w:r>
              <w:rPr>
                <w:rFonts w:ascii="Consolas" w:hAnsi="Consolas" w:cs="Consolas"/>
                <w:color w:val="A31515"/>
                <w:sz w:val="19"/>
                <w:szCs w:val="19"/>
                <w:lang w:eastAsia="ja-JP" w:bidi="ar-SA"/>
              </w:rPr>
              <w:t>"The Customer Expectation"</w:t>
            </w:r>
            <w:r>
              <w:rPr>
                <w:rFonts w:ascii="Consolas" w:hAnsi="Consolas" w:cs="Consolas"/>
                <w:sz w:val="19"/>
                <w:szCs w:val="19"/>
                <w:lang w:eastAsia="ja-JP" w:bidi="ar-SA"/>
              </w:rPr>
              <w:t>;</w:t>
            </w:r>
          </w:p>
          <w:p w14:paraId="3544A863"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processTaskExRequest.Task.SuperPowerTaskFlag = </w:t>
            </w:r>
            <w:r>
              <w:rPr>
                <w:rFonts w:ascii="Consolas" w:hAnsi="Consolas" w:cs="Consolas"/>
                <w:color w:val="0000FF"/>
                <w:sz w:val="19"/>
                <w:szCs w:val="19"/>
                <w:lang w:eastAsia="ja-JP" w:bidi="ar-SA"/>
              </w:rPr>
              <w:t>false</w:t>
            </w:r>
            <w:r>
              <w:rPr>
                <w:rFonts w:ascii="Consolas" w:hAnsi="Consolas" w:cs="Consolas"/>
                <w:sz w:val="19"/>
                <w:szCs w:val="19"/>
                <w:lang w:eastAsia="ja-JP" w:bidi="ar-SA"/>
              </w:rPr>
              <w:t>;</w:t>
            </w:r>
          </w:p>
          <w:p w14:paraId="25FCB209"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processTaskExRequest.Task.SuperPowerTaskFlagSpecified = </w:t>
            </w:r>
            <w:r>
              <w:rPr>
                <w:rFonts w:ascii="Consolas" w:hAnsi="Consolas" w:cs="Consolas"/>
                <w:color w:val="0000FF"/>
                <w:sz w:val="19"/>
                <w:szCs w:val="19"/>
                <w:lang w:eastAsia="ja-JP" w:bidi="ar-SA"/>
              </w:rPr>
              <w:t>false</w:t>
            </w:r>
            <w:r>
              <w:rPr>
                <w:rFonts w:ascii="Consolas" w:hAnsi="Consolas" w:cs="Consolas"/>
                <w:sz w:val="19"/>
                <w:szCs w:val="19"/>
                <w:lang w:eastAsia="ja-JP" w:bidi="ar-SA"/>
              </w:rPr>
              <w:t>;</w:t>
            </w:r>
          </w:p>
          <w:p w14:paraId="6A46D577"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3A781A09"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8000"/>
                <w:sz w:val="19"/>
                <w:szCs w:val="19"/>
                <w:lang w:eastAsia="ja-JP" w:bidi="ar-SA"/>
              </w:rPr>
              <w:t>//Time</w:t>
            </w:r>
          </w:p>
          <w:p w14:paraId="2C8BA303"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processTaskExRequest.Task.OpenDate = now;</w:t>
            </w:r>
          </w:p>
          <w:p w14:paraId="03F97878"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processTaskExRequest.Task.OpenDateSpecified = </w:t>
            </w:r>
            <w:r>
              <w:rPr>
                <w:rFonts w:ascii="Consolas" w:hAnsi="Consolas" w:cs="Consolas"/>
                <w:color w:val="0000FF"/>
                <w:sz w:val="19"/>
                <w:szCs w:val="19"/>
                <w:lang w:eastAsia="ja-JP" w:bidi="ar-SA"/>
              </w:rPr>
              <w:t>true</w:t>
            </w:r>
            <w:r>
              <w:rPr>
                <w:rFonts w:ascii="Consolas" w:hAnsi="Consolas" w:cs="Consolas"/>
                <w:sz w:val="19"/>
                <w:szCs w:val="19"/>
                <w:lang w:eastAsia="ja-JP" w:bidi="ar-SA"/>
              </w:rPr>
              <w:t>;</w:t>
            </w:r>
          </w:p>
          <w:p w14:paraId="148F46EC"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8000"/>
                <w:sz w:val="19"/>
                <w:szCs w:val="19"/>
                <w:lang w:eastAsia="ja-JP" w:bidi="ar-SA"/>
              </w:rPr>
              <w:t>/*</w:t>
            </w:r>
          </w:p>
          <w:p w14:paraId="57A08F78"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color w:val="008000"/>
                <w:sz w:val="19"/>
                <w:szCs w:val="19"/>
                <w:lang w:eastAsia="ja-JP" w:bidi="ar-SA"/>
              </w:rPr>
              <w:t xml:space="preserve">                processTaskExRequest.Task.EarlyStart = earlyStart;</w:t>
            </w:r>
          </w:p>
          <w:p w14:paraId="45ACD03A"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color w:val="008000"/>
                <w:sz w:val="19"/>
                <w:szCs w:val="19"/>
                <w:lang w:eastAsia="ja-JP" w:bidi="ar-SA"/>
              </w:rPr>
              <w:t xml:space="preserve">                processTaskExRequest.Task.EarlyStartSpecified = true;</w:t>
            </w:r>
          </w:p>
          <w:p w14:paraId="11BD0E8D"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color w:val="008000"/>
                <w:sz w:val="19"/>
                <w:szCs w:val="19"/>
                <w:lang w:eastAsia="ja-JP" w:bidi="ar-SA"/>
              </w:rPr>
              <w:lastRenderedPageBreak/>
              <w:t xml:space="preserve">                processTaskExRequest.Task.LateStart = lateStart;</w:t>
            </w:r>
          </w:p>
          <w:p w14:paraId="1CE3E3A8"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color w:val="008000"/>
                <w:sz w:val="19"/>
                <w:szCs w:val="19"/>
                <w:lang w:eastAsia="ja-JP" w:bidi="ar-SA"/>
              </w:rPr>
              <w:t xml:space="preserve">                processTaskExRequest.Task.LateStartSpecified = true;</w:t>
            </w:r>
          </w:p>
          <w:p w14:paraId="6DA172DA"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color w:val="008000"/>
                <w:sz w:val="19"/>
                <w:szCs w:val="19"/>
                <w:lang w:eastAsia="ja-JP" w:bidi="ar-SA"/>
              </w:rPr>
              <w:t xml:space="preserve">                 */</w:t>
            </w:r>
          </w:p>
          <w:p w14:paraId="65C018B1"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processTaskExRequest.Task.Duration = 900;</w:t>
            </w:r>
          </w:p>
          <w:p w14:paraId="1580361D"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processTaskExRequest.Task.DurationSpecified = </w:t>
            </w:r>
            <w:r>
              <w:rPr>
                <w:rFonts w:ascii="Consolas" w:hAnsi="Consolas" w:cs="Consolas"/>
                <w:color w:val="0000FF"/>
                <w:sz w:val="19"/>
                <w:szCs w:val="19"/>
                <w:lang w:eastAsia="ja-JP" w:bidi="ar-SA"/>
              </w:rPr>
              <w:t>true</w:t>
            </w:r>
            <w:r>
              <w:rPr>
                <w:rFonts w:ascii="Consolas" w:hAnsi="Consolas" w:cs="Consolas"/>
                <w:sz w:val="19"/>
                <w:szCs w:val="19"/>
                <w:lang w:eastAsia="ja-JP" w:bidi="ar-SA"/>
              </w:rPr>
              <w:t>;</w:t>
            </w:r>
          </w:p>
          <w:p w14:paraId="72A8BB04"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processTaskExRequest.Task.ReactivationDate = now;</w:t>
            </w:r>
          </w:p>
          <w:p w14:paraId="4E1B8967"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processTaskExRequest.Task.ReactivationDateSpecified = </w:t>
            </w:r>
            <w:r>
              <w:rPr>
                <w:rFonts w:ascii="Consolas" w:hAnsi="Consolas" w:cs="Consolas"/>
                <w:color w:val="0000FF"/>
                <w:sz w:val="19"/>
                <w:szCs w:val="19"/>
                <w:lang w:eastAsia="ja-JP" w:bidi="ar-SA"/>
              </w:rPr>
              <w:t>true</w:t>
            </w:r>
            <w:r>
              <w:rPr>
                <w:rFonts w:ascii="Consolas" w:hAnsi="Consolas" w:cs="Consolas"/>
                <w:sz w:val="19"/>
                <w:szCs w:val="19"/>
                <w:lang w:eastAsia="ja-JP" w:bidi="ar-SA"/>
              </w:rPr>
              <w:t>;</w:t>
            </w:r>
          </w:p>
          <w:p w14:paraId="1173257D"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8000"/>
                <w:sz w:val="19"/>
                <w:szCs w:val="19"/>
                <w:lang w:eastAsia="ja-JP" w:bidi="ar-SA"/>
              </w:rPr>
              <w:t>//processTaskExRequest.Task.AppointmentStart = appointmentStart;</w:t>
            </w:r>
          </w:p>
          <w:p w14:paraId="0971E390"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8000"/>
                <w:sz w:val="19"/>
                <w:szCs w:val="19"/>
                <w:lang w:eastAsia="ja-JP" w:bidi="ar-SA"/>
              </w:rPr>
              <w:t>//processTaskExRequest.Task.AppointmentStartSpecified = true;</w:t>
            </w:r>
          </w:p>
          <w:p w14:paraId="7133B2CC"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8000"/>
                <w:sz w:val="19"/>
                <w:szCs w:val="19"/>
                <w:lang w:eastAsia="ja-JP" w:bidi="ar-SA"/>
              </w:rPr>
              <w:t>//processTaskExRequest.Task.AppointmentFinish = appointmentFinish;</w:t>
            </w:r>
          </w:p>
          <w:p w14:paraId="675F31BF"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8000"/>
                <w:sz w:val="19"/>
                <w:szCs w:val="19"/>
                <w:lang w:eastAsia="ja-JP" w:bidi="ar-SA"/>
              </w:rPr>
              <w:t>//processTaskExRequest.Task.AppointmentFinishSpecified = true;</w:t>
            </w:r>
          </w:p>
          <w:p w14:paraId="4A044D1E"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processTaskExRequest.Task.UseDistrictCalendar = </w:t>
            </w:r>
            <w:r>
              <w:rPr>
                <w:rFonts w:ascii="Consolas" w:hAnsi="Consolas" w:cs="Consolas"/>
                <w:color w:val="0000FF"/>
                <w:sz w:val="19"/>
                <w:szCs w:val="19"/>
                <w:lang w:eastAsia="ja-JP" w:bidi="ar-SA"/>
              </w:rPr>
              <w:t>false</w:t>
            </w:r>
            <w:r>
              <w:rPr>
                <w:rFonts w:ascii="Consolas" w:hAnsi="Consolas" w:cs="Consolas"/>
                <w:sz w:val="19"/>
                <w:szCs w:val="19"/>
                <w:lang w:eastAsia="ja-JP" w:bidi="ar-SA"/>
              </w:rPr>
              <w:t>;</w:t>
            </w:r>
          </w:p>
          <w:p w14:paraId="220F64D9"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processTaskExRequest.Task.UseDistrictCalendarSpecified = </w:t>
            </w:r>
            <w:r>
              <w:rPr>
                <w:rFonts w:ascii="Consolas" w:hAnsi="Consolas" w:cs="Consolas"/>
                <w:color w:val="0000FF"/>
                <w:sz w:val="19"/>
                <w:szCs w:val="19"/>
                <w:lang w:eastAsia="ja-JP" w:bidi="ar-SA"/>
              </w:rPr>
              <w:t>true</w:t>
            </w:r>
            <w:r>
              <w:rPr>
                <w:rFonts w:ascii="Consolas" w:hAnsi="Consolas" w:cs="Consolas"/>
                <w:sz w:val="19"/>
                <w:szCs w:val="19"/>
                <w:lang w:eastAsia="ja-JP" w:bidi="ar-SA"/>
              </w:rPr>
              <w:t>;</w:t>
            </w:r>
          </w:p>
          <w:p w14:paraId="439C905B"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8000"/>
                <w:sz w:val="19"/>
                <w:szCs w:val="19"/>
                <w:lang w:eastAsia="ja-JP" w:bidi="ar-SA"/>
              </w:rPr>
              <w:t>//Customer</w:t>
            </w:r>
          </w:p>
          <w:p w14:paraId="685ABD63"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processTaskExRequest.Task.Customer = </w:t>
            </w:r>
            <w:r>
              <w:rPr>
                <w:rFonts w:ascii="Consolas" w:hAnsi="Consolas" w:cs="Consolas"/>
                <w:color w:val="A31515"/>
                <w:sz w:val="19"/>
                <w:szCs w:val="19"/>
                <w:lang w:eastAsia="ja-JP" w:bidi="ar-SA"/>
              </w:rPr>
              <w:t>"Cristina Hardie"</w:t>
            </w:r>
            <w:r>
              <w:rPr>
                <w:rFonts w:ascii="Consolas" w:hAnsi="Consolas" w:cs="Consolas"/>
                <w:sz w:val="19"/>
                <w:szCs w:val="19"/>
                <w:lang w:eastAsia="ja-JP" w:bidi="ar-SA"/>
              </w:rPr>
              <w:t>;</w:t>
            </w:r>
          </w:p>
          <w:p w14:paraId="7C205FFE"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processTaskExRequest.Task.ContactPhoneNumber = </w:t>
            </w:r>
            <w:r>
              <w:rPr>
                <w:rFonts w:ascii="Consolas" w:hAnsi="Consolas" w:cs="Consolas"/>
                <w:color w:val="A31515"/>
                <w:sz w:val="19"/>
                <w:szCs w:val="19"/>
                <w:lang w:eastAsia="ja-JP" w:bidi="ar-SA"/>
              </w:rPr>
              <w:t>"+447720449438"</w:t>
            </w:r>
            <w:r>
              <w:rPr>
                <w:rFonts w:ascii="Consolas" w:hAnsi="Consolas" w:cs="Consolas"/>
                <w:sz w:val="19"/>
                <w:szCs w:val="19"/>
                <w:lang w:eastAsia="ja-JP" w:bidi="ar-SA"/>
              </w:rPr>
              <w:t>;</w:t>
            </w:r>
          </w:p>
          <w:p w14:paraId="010F9C19"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processTaskExRequest.Task.CustomerEmail = </w:t>
            </w:r>
            <w:r>
              <w:rPr>
                <w:rFonts w:ascii="Consolas" w:hAnsi="Consolas" w:cs="Consolas"/>
                <w:color w:val="A31515"/>
                <w:sz w:val="19"/>
                <w:szCs w:val="19"/>
                <w:lang w:eastAsia="ja-JP" w:bidi="ar-SA"/>
              </w:rPr>
              <w:t>"dhardie@gmail.com"</w:t>
            </w:r>
            <w:r>
              <w:rPr>
                <w:rFonts w:ascii="Consolas" w:hAnsi="Consolas" w:cs="Consolas"/>
                <w:sz w:val="19"/>
                <w:szCs w:val="19"/>
                <w:lang w:eastAsia="ja-JP" w:bidi="ar-SA"/>
              </w:rPr>
              <w:t>;</w:t>
            </w:r>
          </w:p>
          <w:p w14:paraId="4EE41245"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processTaskExRequest.Task.ContractOfferingFamily = </w:t>
            </w:r>
            <w:r>
              <w:rPr>
                <w:rFonts w:ascii="Consolas" w:hAnsi="Consolas" w:cs="Consolas"/>
                <w:color w:val="A31515"/>
                <w:sz w:val="19"/>
                <w:szCs w:val="19"/>
                <w:lang w:eastAsia="ja-JP" w:bidi="ar-SA"/>
              </w:rPr>
              <w:t>"Gold"</w:t>
            </w:r>
            <w:r>
              <w:rPr>
                <w:rFonts w:ascii="Consolas" w:hAnsi="Consolas" w:cs="Consolas"/>
                <w:sz w:val="19"/>
                <w:szCs w:val="19"/>
                <w:lang w:eastAsia="ja-JP" w:bidi="ar-SA"/>
              </w:rPr>
              <w:t>;</w:t>
            </w:r>
          </w:p>
          <w:p w14:paraId="1E9DBAD6" w14:textId="342D7BAA"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processTaskExRequest.Task.TaskLanguages = </w:t>
            </w:r>
            <w:r>
              <w:rPr>
                <w:rFonts w:ascii="Consolas" w:hAnsi="Consolas" w:cs="Consolas"/>
                <w:color w:val="A31515"/>
                <w:sz w:val="19"/>
                <w:szCs w:val="19"/>
                <w:lang w:eastAsia="ja-JP" w:bidi="ar-SA"/>
              </w:rPr>
              <w:t>"</w:t>
            </w:r>
            <w:r w:rsidR="009C47AD">
              <w:rPr>
                <w:rFonts w:ascii="Consolas" w:hAnsi="Consolas" w:cs="Consolas"/>
                <w:color w:val="A31515"/>
                <w:sz w:val="19"/>
                <w:szCs w:val="19"/>
                <w:lang w:eastAsia="ja-JP" w:bidi="ar-SA"/>
              </w:rPr>
              <w:t>English;French</w:t>
            </w:r>
            <w:r>
              <w:rPr>
                <w:rFonts w:ascii="Consolas" w:hAnsi="Consolas" w:cs="Consolas"/>
                <w:color w:val="A31515"/>
                <w:sz w:val="19"/>
                <w:szCs w:val="19"/>
                <w:lang w:eastAsia="ja-JP" w:bidi="ar-SA"/>
              </w:rPr>
              <w:t>"</w:t>
            </w:r>
            <w:r>
              <w:rPr>
                <w:rFonts w:ascii="Consolas" w:hAnsi="Consolas" w:cs="Consolas"/>
                <w:sz w:val="19"/>
                <w:szCs w:val="19"/>
                <w:lang w:eastAsia="ja-JP" w:bidi="ar-SA"/>
              </w:rPr>
              <w:t>;</w:t>
            </w:r>
          </w:p>
          <w:p w14:paraId="2415538C"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8000"/>
                <w:sz w:val="19"/>
                <w:szCs w:val="19"/>
                <w:lang w:eastAsia="ja-JP" w:bidi="ar-SA"/>
              </w:rPr>
              <w:t>//processTaskExRequest.Task.Contract = new SO_WebServices.ScheduleServiceInt.GEHCContractReference() { ID = "MASTERDARK1" };</w:t>
            </w:r>
          </w:p>
          <w:p w14:paraId="6132F75A"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8000"/>
                <w:sz w:val="19"/>
                <w:szCs w:val="19"/>
                <w:lang w:eastAsia="ja-JP" w:bidi="ar-SA"/>
              </w:rPr>
              <w:t>//Location</w:t>
            </w:r>
          </w:p>
          <w:p w14:paraId="7B481B32"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processTaskExRequest.Task.District = </w:t>
            </w:r>
            <w:r>
              <w:rPr>
                <w:rFonts w:ascii="Consolas" w:hAnsi="Consolas" w:cs="Consolas"/>
                <w:color w:val="0000FF"/>
                <w:sz w:val="19"/>
                <w:szCs w:val="19"/>
                <w:lang w:eastAsia="ja-JP" w:bidi="ar-SA"/>
              </w:rPr>
              <w:t>new</w:t>
            </w:r>
            <w:r>
              <w:rPr>
                <w:rFonts w:ascii="Consolas" w:hAnsi="Consolas" w:cs="Consolas"/>
                <w:sz w:val="19"/>
                <w:szCs w:val="19"/>
                <w:lang w:eastAsia="ja-JP" w:bidi="ar-SA"/>
              </w:rPr>
              <w:t xml:space="preserve"> SO_WebServices.ScheduleServiceInt.</w:t>
            </w:r>
            <w:r>
              <w:rPr>
                <w:rFonts w:ascii="Consolas" w:hAnsi="Consolas" w:cs="Consolas"/>
                <w:color w:val="2B91AF"/>
                <w:sz w:val="19"/>
                <w:szCs w:val="19"/>
                <w:lang w:eastAsia="ja-JP" w:bidi="ar-SA"/>
              </w:rPr>
              <w:t>DistrictReference</w:t>
            </w:r>
            <w:r>
              <w:rPr>
                <w:rFonts w:ascii="Consolas" w:hAnsi="Consolas" w:cs="Consolas"/>
                <w:sz w:val="19"/>
                <w:szCs w:val="19"/>
                <w:lang w:eastAsia="ja-JP" w:bidi="ar-SA"/>
              </w:rPr>
              <w:t xml:space="preserve">() { Name = </w:t>
            </w:r>
            <w:r>
              <w:rPr>
                <w:rFonts w:ascii="Consolas" w:hAnsi="Consolas" w:cs="Consolas"/>
                <w:color w:val="A31515"/>
                <w:sz w:val="19"/>
                <w:szCs w:val="19"/>
                <w:lang w:eastAsia="ja-JP" w:bidi="ar-SA"/>
              </w:rPr>
              <w:t>"UK South"</w:t>
            </w:r>
            <w:r>
              <w:rPr>
                <w:rFonts w:ascii="Consolas" w:hAnsi="Consolas" w:cs="Consolas"/>
                <w:sz w:val="19"/>
                <w:szCs w:val="19"/>
                <w:lang w:eastAsia="ja-JP" w:bidi="ar-SA"/>
              </w:rPr>
              <w:t xml:space="preserve"> };</w:t>
            </w:r>
          </w:p>
          <w:p w14:paraId="184855C3"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8000"/>
                <w:sz w:val="19"/>
                <w:szCs w:val="19"/>
                <w:lang w:eastAsia="ja-JP" w:bidi="ar-SA"/>
              </w:rPr>
              <w:t>//processTaskExRequest.Task.IsMobileSite = true;</w:t>
            </w:r>
          </w:p>
          <w:p w14:paraId="2A0ED26A"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8000"/>
                <w:sz w:val="19"/>
                <w:szCs w:val="19"/>
                <w:lang w:eastAsia="ja-JP" w:bidi="ar-SA"/>
              </w:rPr>
              <w:t>//processTaskExRequest.Task.IsMobileSiteSpecified = true;</w:t>
            </w:r>
          </w:p>
          <w:p w14:paraId="15AAE54E"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processTaskExRequest.Task.Street = </w:t>
            </w:r>
            <w:r>
              <w:rPr>
                <w:rFonts w:ascii="Consolas" w:hAnsi="Consolas" w:cs="Consolas"/>
                <w:color w:val="A31515"/>
                <w:sz w:val="19"/>
                <w:szCs w:val="19"/>
                <w:lang w:eastAsia="ja-JP" w:bidi="ar-SA"/>
              </w:rPr>
              <w:t>"39 Bramble Lane"</w:t>
            </w:r>
            <w:r>
              <w:rPr>
                <w:rFonts w:ascii="Consolas" w:hAnsi="Consolas" w:cs="Consolas"/>
                <w:sz w:val="19"/>
                <w:szCs w:val="19"/>
                <w:lang w:eastAsia="ja-JP" w:bidi="ar-SA"/>
              </w:rPr>
              <w:t>;</w:t>
            </w:r>
          </w:p>
          <w:p w14:paraId="582BAF09"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processTaskExRequest.Task.City = </w:t>
            </w:r>
            <w:r>
              <w:rPr>
                <w:rFonts w:ascii="Consolas" w:hAnsi="Consolas" w:cs="Consolas"/>
                <w:color w:val="A31515"/>
                <w:sz w:val="19"/>
                <w:szCs w:val="19"/>
                <w:lang w:eastAsia="ja-JP" w:bidi="ar-SA"/>
              </w:rPr>
              <w:t>"Ashford"</w:t>
            </w:r>
            <w:r>
              <w:rPr>
                <w:rFonts w:ascii="Consolas" w:hAnsi="Consolas" w:cs="Consolas"/>
                <w:sz w:val="19"/>
                <w:szCs w:val="19"/>
                <w:lang w:eastAsia="ja-JP" w:bidi="ar-SA"/>
              </w:rPr>
              <w:t>;</w:t>
            </w:r>
          </w:p>
          <w:p w14:paraId="1EE6D3F9"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processTaskExRequest.Task.Street = </w:t>
            </w:r>
            <w:r>
              <w:rPr>
                <w:rFonts w:ascii="Consolas" w:hAnsi="Consolas" w:cs="Consolas"/>
                <w:color w:val="A31515"/>
                <w:sz w:val="19"/>
                <w:szCs w:val="19"/>
                <w:lang w:eastAsia="ja-JP" w:bidi="ar-SA"/>
              </w:rPr>
              <w:t>"Kent"</w:t>
            </w:r>
            <w:r>
              <w:rPr>
                <w:rFonts w:ascii="Consolas" w:hAnsi="Consolas" w:cs="Consolas"/>
                <w:sz w:val="19"/>
                <w:szCs w:val="19"/>
                <w:lang w:eastAsia="ja-JP" w:bidi="ar-SA"/>
              </w:rPr>
              <w:t>;</w:t>
            </w:r>
          </w:p>
          <w:p w14:paraId="185EB9EC"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processTaskExRequest.Task.Postcode = </w:t>
            </w:r>
            <w:r>
              <w:rPr>
                <w:rFonts w:ascii="Consolas" w:hAnsi="Consolas" w:cs="Consolas"/>
                <w:color w:val="A31515"/>
                <w:sz w:val="19"/>
                <w:szCs w:val="19"/>
                <w:lang w:eastAsia="ja-JP" w:bidi="ar-SA"/>
              </w:rPr>
              <w:t>"TN25 5AB"</w:t>
            </w:r>
            <w:r>
              <w:rPr>
                <w:rFonts w:ascii="Consolas" w:hAnsi="Consolas" w:cs="Consolas"/>
                <w:sz w:val="19"/>
                <w:szCs w:val="19"/>
                <w:lang w:eastAsia="ja-JP" w:bidi="ar-SA"/>
              </w:rPr>
              <w:t>;</w:t>
            </w:r>
          </w:p>
          <w:p w14:paraId="050F4AA3"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processTaskExRequest.Task.CountryID = </w:t>
            </w:r>
            <w:r>
              <w:rPr>
                <w:rFonts w:ascii="Consolas" w:hAnsi="Consolas" w:cs="Consolas"/>
                <w:color w:val="0000FF"/>
                <w:sz w:val="19"/>
                <w:szCs w:val="19"/>
                <w:lang w:eastAsia="ja-JP" w:bidi="ar-SA"/>
              </w:rPr>
              <w:t>new</w:t>
            </w:r>
            <w:r>
              <w:rPr>
                <w:rFonts w:ascii="Consolas" w:hAnsi="Consolas" w:cs="Consolas"/>
                <w:sz w:val="19"/>
                <w:szCs w:val="19"/>
                <w:lang w:eastAsia="ja-JP" w:bidi="ar-SA"/>
              </w:rPr>
              <w:t xml:space="preserve"> SO_WebServices.ScheduleServiceInt.</w:t>
            </w:r>
            <w:r>
              <w:rPr>
                <w:rFonts w:ascii="Consolas" w:hAnsi="Consolas" w:cs="Consolas"/>
                <w:color w:val="2B91AF"/>
                <w:sz w:val="19"/>
                <w:szCs w:val="19"/>
                <w:lang w:eastAsia="ja-JP" w:bidi="ar-SA"/>
              </w:rPr>
              <w:t>CountryReference</w:t>
            </w:r>
            <w:r>
              <w:rPr>
                <w:rFonts w:ascii="Consolas" w:hAnsi="Consolas" w:cs="Consolas"/>
                <w:sz w:val="19"/>
                <w:szCs w:val="19"/>
                <w:lang w:eastAsia="ja-JP" w:bidi="ar-SA"/>
              </w:rPr>
              <w:t xml:space="preserve">() { Name = </w:t>
            </w:r>
            <w:r>
              <w:rPr>
                <w:rFonts w:ascii="Consolas" w:hAnsi="Consolas" w:cs="Consolas"/>
                <w:color w:val="A31515"/>
                <w:sz w:val="19"/>
                <w:szCs w:val="19"/>
                <w:lang w:eastAsia="ja-JP" w:bidi="ar-SA"/>
              </w:rPr>
              <w:t>"UNITED KINGDOM"</w:t>
            </w:r>
            <w:r>
              <w:rPr>
                <w:rFonts w:ascii="Consolas" w:hAnsi="Consolas" w:cs="Consolas"/>
                <w:sz w:val="19"/>
                <w:szCs w:val="19"/>
                <w:lang w:eastAsia="ja-JP" w:bidi="ar-SA"/>
              </w:rPr>
              <w:t xml:space="preserve"> };</w:t>
            </w:r>
          </w:p>
          <w:p w14:paraId="36AEEFA9"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8000"/>
                <w:sz w:val="19"/>
                <w:szCs w:val="19"/>
                <w:lang w:eastAsia="ja-JP" w:bidi="ar-SA"/>
              </w:rPr>
              <w:t>//Resource</w:t>
            </w:r>
          </w:p>
          <w:p w14:paraId="702CF2D2" w14:textId="69604EC5"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processTaskExRequest.Task.PreferredFSEs = </w:t>
            </w:r>
            <w:r>
              <w:rPr>
                <w:rFonts w:ascii="Consolas" w:hAnsi="Consolas" w:cs="Consolas"/>
                <w:color w:val="A31515"/>
                <w:sz w:val="19"/>
                <w:szCs w:val="19"/>
                <w:lang w:eastAsia="ja-JP" w:bidi="ar-SA"/>
              </w:rPr>
              <w:t>"</w:t>
            </w:r>
            <w:r w:rsidR="00390FE9">
              <w:rPr>
                <w:rFonts w:ascii="Consolas" w:hAnsi="Consolas" w:cs="Consolas"/>
                <w:color w:val="A31515"/>
                <w:sz w:val="19"/>
                <w:szCs w:val="19"/>
                <w:lang w:eastAsia="ja-JP" w:bidi="ar-SA"/>
              </w:rPr>
              <w:t>FHollande</w:t>
            </w:r>
            <w:r>
              <w:rPr>
                <w:rFonts w:ascii="Consolas" w:hAnsi="Consolas" w:cs="Consolas"/>
                <w:color w:val="A31515"/>
                <w:sz w:val="19"/>
                <w:szCs w:val="19"/>
                <w:lang w:eastAsia="ja-JP" w:bidi="ar-SA"/>
              </w:rPr>
              <w:t>;Nicolas Sarkozy"</w:t>
            </w:r>
            <w:r>
              <w:rPr>
                <w:rFonts w:ascii="Consolas" w:hAnsi="Consolas" w:cs="Consolas"/>
                <w:sz w:val="19"/>
                <w:szCs w:val="19"/>
                <w:lang w:eastAsia="ja-JP" w:bidi="ar-SA"/>
              </w:rPr>
              <w:t>;</w:t>
            </w:r>
          </w:p>
          <w:p w14:paraId="076C469F" w14:textId="74C84865"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processTaskExRequest.Task.ExcludedFSEs = </w:t>
            </w:r>
            <w:r>
              <w:rPr>
                <w:rFonts w:ascii="Consolas" w:hAnsi="Consolas" w:cs="Consolas"/>
                <w:color w:val="A31515"/>
                <w:sz w:val="19"/>
                <w:szCs w:val="19"/>
                <w:lang w:eastAsia="ja-JP" w:bidi="ar-SA"/>
              </w:rPr>
              <w:t>"</w:t>
            </w:r>
            <w:r w:rsidR="00390FE9">
              <w:rPr>
                <w:rFonts w:ascii="Consolas" w:hAnsi="Consolas" w:cs="Consolas"/>
                <w:color w:val="A31515"/>
                <w:sz w:val="19"/>
                <w:szCs w:val="19"/>
                <w:lang w:eastAsia="ja-JP" w:bidi="ar-SA"/>
              </w:rPr>
              <w:t>JChirac</w:t>
            </w:r>
            <w:r>
              <w:rPr>
                <w:rFonts w:ascii="Consolas" w:hAnsi="Consolas" w:cs="Consolas"/>
                <w:color w:val="A31515"/>
                <w:sz w:val="19"/>
                <w:szCs w:val="19"/>
                <w:lang w:eastAsia="ja-JP" w:bidi="ar-SA"/>
              </w:rPr>
              <w:t>;</w:t>
            </w:r>
            <w:r w:rsidR="00390FE9">
              <w:rPr>
                <w:rFonts w:ascii="Consolas" w:hAnsi="Consolas" w:cs="Consolas"/>
                <w:color w:val="A31515"/>
                <w:sz w:val="19"/>
                <w:szCs w:val="19"/>
                <w:lang w:eastAsia="ja-JP" w:bidi="ar-SA"/>
              </w:rPr>
              <w:t>FMitterrand</w:t>
            </w:r>
            <w:r>
              <w:rPr>
                <w:rFonts w:ascii="Consolas" w:hAnsi="Consolas" w:cs="Consolas"/>
                <w:color w:val="A31515"/>
                <w:sz w:val="19"/>
                <w:szCs w:val="19"/>
                <w:lang w:eastAsia="ja-JP" w:bidi="ar-SA"/>
              </w:rPr>
              <w:t>;</w:t>
            </w:r>
            <w:r w:rsidR="00390FE9">
              <w:rPr>
                <w:rFonts w:ascii="Consolas" w:hAnsi="Consolas" w:cs="Consolas"/>
                <w:color w:val="A31515"/>
                <w:sz w:val="19"/>
                <w:szCs w:val="19"/>
                <w:lang w:eastAsia="ja-JP" w:bidi="ar-SA"/>
              </w:rPr>
              <w:t>Vd’Estaing</w:t>
            </w:r>
            <w:r>
              <w:rPr>
                <w:rFonts w:ascii="Consolas" w:hAnsi="Consolas" w:cs="Consolas"/>
                <w:color w:val="A31515"/>
                <w:sz w:val="19"/>
                <w:szCs w:val="19"/>
                <w:lang w:eastAsia="ja-JP" w:bidi="ar-SA"/>
              </w:rPr>
              <w:t>"</w:t>
            </w:r>
            <w:r>
              <w:rPr>
                <w:rFonts w:ascii="Consolas" w:hAnsi="Consolas" w:cs="Consolas"/>
                <w:sz w:val="19"/>
                <w:szCs w:val="19"/>
                <w:lang w:eastAsia="ja-JP" w:bidi="ar-SA"/>
              </w:rPr>
              <w:t>;</w:t>
            </w:r>
          </w:p>
          <w:p w14:paraId="5FDDFDA1" w14:textId="4EC7E62E"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processTaskExRequest.Task.RequiredFSEs = </w:t>
            </w:r>
            <w:r>
              <w:rPr>
                <w:rFonts w:ascii="Consolas" w:hAnsi="Consolas" w:cs="Consolas"/>
                <w:color w:val="A31515"/>
                <w:sz w:val="19"/>
                <w:szCs w:val="19"/>
                <w:lang w:eastAsia="ja-JP" w:bidi="ar-SA"/>
              </w:rPr>
              <w:t>"</w:t>
            </w:r>
            <w:r w:rsidR="00390FE9">
              <w:rPr>
                <w:rFonts w:ascii="Consolas" w:hAnsi="Consolas" w:cs="Consolas"/>
                <w:color w:val="A31515"/>
                <w:sz w:val="19"/>
                <w:szCs w:val="19"/>
                <w:lang w:eastAsia="ja-JP" w:bidi="ar-SA"/>
              </w:rPr>
              <w:t>FHollande</w:t>
            </w:r>
            <w:r>
              <w:rPr>
                <w:rFonts w:ascii="Consolas" w:hAnsi="Consolas" w:cs="Consolas"/>
                <w:color w:val="A31515"/>
                <w:sz w:val="19"/>
                <w:szCs w:val="19"/>
                <w:lang w:eastAsia="ja-JP" w:bidi="ar-SA"/>
              </w:rPr>
              <w:t>"</w:t>
            </w:r>
            <w:r>
              <w:rPr>
                <w:rFonts w:ascii="Consolas" w:hAnsi="Consolas" w:cs="Consolas"/>
                <w:sz w:val="19"/>
                <w:szCs w:val="19"/>
                <w:lang w:eastAsia="ja-JP" w:bidi="ar-SA"/>
              </w:rPr>
              <w:t>;</w:t>
            </w:r>
          </w:p>
          <w:p w14:paraId="6257E859"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00FF"/>
                <w:sz w:val="19"/>
                <w:szCs w:val="19"/>
                <w:lang w:eastAsia="ja-JP" w:bidi="ar-SA"/>
              </w:rPr>
              <w:t>if</w:t>
            </w:r>
            <w:r>
              <w:rPr>
                <w:rFonts w:ascii="Consolas" w:hAnsi="Consolas" w:cs="Consolas"/>
                <w:sz w:val="19"/>
                <w:szCs w:val="19"/>
                <w:lang w:eastAsia="ja-JP" w:bidi="ar-SA"/>
              </w:rPr>
              <w:t xml:space="preserve"> (taskTypeReferences[i].Name == </w:t>
            </w:r>
            <w:r>
              <w:rPr>
                <w:rFonts w:ascii="Consolas" w:hAnsi="Consolas" w:cs="Consolas"/>
                <w:color w:val="A31515"/>
                <w:sz w:val="19"/>
                <w:szCs w:val="19"/>
                <w:lang w:eastAsia="ja-JP" w:bidi="ar-SA"/>
              </w:rPr>
              <w:t>"Training"</w:t>
            </w:r>
            <w:r>
              <w:rPr>
                <w:rFonts w:ascii="Consolas" w:hAnsi="Consolas" w:cs="Consolas"/>
                <w:sz w:val="19"/>
                <w:szCs w:val="19"/>
                <w:lang w:eastAsia="ja-JP" w:bidi="ar-SA"/>
              </w:rPr>
              <w:t>)</w:t>
            </w:r>
          </w:p>
          <w:p w14:paraId="61797685"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0BC4C481"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00FF"/>
                <w:sz w:val="19"/>
                <w:szCs w:val="19"/>
                <w:lang w:eastAsia="ja-JP" w:bidi="ar-SA"/>
              </w:rPr>
              <w:t>string</w:t>
            </w:r>
            <w:r>
              <w:rPr>
                <w:rFonts w:ascii="Consolas" w:hAnsi="Consolas" w:cs="Consolas"/>
                <w:sz w:val="19"/>
                <w:szCs w:val="19"/>
                <w:lang w:eastAsia="ja-JP" w:bidi="ar-SA"/>
              </w:rPr>
              <w:t xml:space="preserve">[] trainees = { </w:t>
            </w:r>
            <w:r>
              <w:rPr>
                <w:rFonts w:ascii="Consolas" w:hAnsi="Consolas" w:cs="Consolas"/>
                <w:color w:val="A31515"/>
                <w:sz w:val="19"/>
                <w:szCs w:val="19"/>
                <w:lang w:eastAsia="ja-JP" w:bidi="ar-SA"/>
              </w:rPr>
              <w:t>"Trainee01"</w:t>
            </w:r>
            <w:r>
              <w:rPr>
                <w:rFonts w:ascii="Consolas" w:hAnsi="Consolas" w:cs="Consolas"/>
                <w:sz w:val="19"/>
                <w:szCs w:val="19"/>
                <w:lang w:eastAsia="ja-JP" w:bidi="ar-SA"/>
              </w:rPr>
              <w:t xml:space="preserve"> };</w:t>
            </w:r>
          </w:p>
          <w:p w14:paraId="16B349D4"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2B91AF"/>
                <w:sz w:val="19"/>
                <w:szCs w:val="19"/>
                <w:lang w:eastAsia="ja-JP" w:bidi="ar-SA"/>
              </w:rPr>
              <w:t>List</w:t>
            </w:r>
            <w:r>
              <w:rPr>
                <w:rFonts w:ascii="Consolas" w:hAnsi="Consolas" w:cs="Consolas"/>
                <w:sz w:val="19"/>
                <w:szCs w:val="19"/>
                <w:lang w:eastAsia="ja-JP" w:bidi="ar-SA"/>
              </w:rPr>
              <w:t>&lt;SO_WebServices.ScheduleServiceInt.</w:t>
            </w:r>
            <w:r>
              <w:rPr>
                <w:rFonts w:ascii="Consolas" w:hAnsi="Consolas" w:cs="Consolas"/>
                <w:color w:val="2B91AF"/>
                <w:sz w:val="19"/>
                <w:szCs w:val="19"/>
                <w:lang w:eastAsia="ja-JP" w:bidi="ar-SA"/>
              </w:rPr>
              <w:t>EngineerReference</w:t>
            </w:r>
            <w:r>
              <w:rPr>
                <w:rFonts w:ascii="Consolas" w:hAnsi="Consolas" w:cs="Consolas"/>
                <w:sz w:val="19"/>
                <w:szCs w:val="19"/>
                <w:lang w:eastAsia="ja-JP" w:bidi="ar-SA"/>
              </w:rPr>
              <w:t xml:space="preserve">&gt; engineerReferences = </w:t>
            </w:r>
            <w:r>
              <w:rPr>
                <w:rFonts w:ascii="Consolas" w:hAnsi="Consolas" w:cs="Consolas"/>
                <w:color w:val="0000FF"/>
                <w:sz w:val="19"/>
                <w:szCs w:val="19"/>
                <w:lang w:eastAsia="ja-JP" w:bidi="ar-SA"/>
              </w:rPr>
              <w:t>new</w:t>
            </w:r>
            <w:r>
              <w:rPr>
                <w:rFonts w:ascii="Consolas" w:hAnsi="Consolas" w:cs="Consolas"/>
                <w:sz w:val="19"/>
                <w:szCs w:val="19"/>
                <w:lang w:eastAsia="ja-JP" w:bidi="ar-SA"/>
              </w:rPr>
              <w:t xml:space="preserve"> </w:t>
            </w:r>
            <w:r>
              <w:rPr>
                <w:rFonts w:ascii="Consolas" w:hAnsi="Consolas" w:cs="Consolas"/>
                <w:color w:val="2B91AF"/>
                <w:sz w:val="19"/>
                <w:szCs w:val="19"/>
                <w:lang w:eastAsia="ja-JP" w:bidi="ar-SA"/>
              </w:rPr>
              <w:t>List</w:t>
            </w:r>
            <w:r>
              <w:rPr>
                <w:rFonts w:ascii="Consolas" w:hAnsi="Consolas" w:cs="Consolas"/>
                <w:sz w:val="19"/>
                <w:szCs w:val="19"/>
                <w:lang w:eastAsia="ja-JP" w:bidi="ar-SA"/>
              </w:rPr>
              <w:t>&lt;SO_WebServices.ScheduleServiceInt.</w:t>
            </w:r>
            <w:r>
              <w:rPr>
                <w:rFonts w:ascii="Consolas" w:hAnsi="Consolas" w:cs="Consolas"/>
                <w:color w:val="2B91AF"/>
                <w:sz w:val="19"/>
                <w:szCs w:val="19"/>
                <w:lang w:eastAsia="ja-JP" w:bidi="ar-SA"/>
              </w:rPr>
              <w:t>EngineerReference</w:t>
            </w:r>
            <w:r>
              <w:rPr>
                <w:rFonts w:ascii="Consolas" w:hAnsi="Consolas" w:cs="Consolas"/>
                <w:sz w:val="19"/>
                <w:szCs w:val="19"/>
                <w:lang w:eastAsia="ja-JP" w:bidi="ar-SA"/>
              </w:rPr>
              <w:t>&gt;();</w:t>
            </w:r>
          </w:p>
          <w:p w14:paraId="77240FFF" w14:textId="77777777" w:rsidR="00EB2BBF" w:rsidRDefault="00EB2BBF" w:rsidP="00EB2BBF">
            <w:pPr>
              <w:autoSpaceDE w:val="0"/>
              <w:autoSpaceDN w:val="0"/>
              <w:adjustRightInd w:val="0"/>
              <w:rPr>
                <w:rFonts w:ascii="Consolas" w:hAnsi="Consolas" w:cs="Consolas"/>
                <w:sz w:val="19"/>
                <w:szCs w:val="19"/>
                <w:lang w:eastAsia="ja-JP" w:bidi="ar-SA"/>
              </w:rPr>
            </w:pPr>
          </w:p>
          <w:p w14:paraId="3D869C81"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00FF"/>
                <w:sz w:val="19"/>
                <w:szCs w:val="19"/>
                <w:lang w:eastAsia="ja-JP" w:bidi="ar-SA"/>
              </w:rPr>
              <w:t>foreach</w:t>
            </w:r>
            <w:r>
              <w:rPr>
                <w:rFonts w:ascii="Consolas" w:hAnsi="Consolas" w:cs="Consolas"/>
                <w:sz w:val="19"/>
                <w:szCs w:val="19"/>
                <w:lang w:eastAsia="ja-JP" w:bidi="ar-SA"/>
              </w:rPr>
              <w:t xml:space="preserve"> (</w:t>
            </w:r>
            <w:r>
              <w:rPr>
                <w:rFonts w:ascii="Consolas" w:hAnsi="Consolas" w:cs="Consolas"/>
                <w:color w:val="0000FF"/>
                <w:sz w:val="19"/>
                <w:szCs w:val="19"/>
                <w:lang w:eastAsia="ja-JP" w:bidi="ar-SA"/>
              </w:rPr>
              <w:t>string</w:t>
            </w:r>
            <w:r>
              <w:rPr>
                <w:rFonts w:ascii="Consolas" w:hAnsi="Consolas" w:cs="Consolas"/>
                <w:sz w:val="19"/>
                <w:szCs w:val="19"/>
                <w:lang w:eastAsia="ja-JP" w:bidi="ar-SA"/>
              </w:rPr>
              <w:t xml:space="preserve"> trainee </w:t>
            </w:r>
            <w:r>
              <w:rPr>
                <w:rFonts w:ascii="Consolas" w:hAnsi="Consolas" w:cs="Consolas"/>
                <w:color w:val="0000FF"/>
                <w:sz w:val="19"/>
                <w:szCs w:val="19"/>
                <w:lang w:eastAsia="ja-JP" w:bidi="ar-SA"/>
              </w:rPr>
              <w:t>in</w:t>
            </w:r>
            <w:r>
              <w:rPr>
                <w:rFonts w:ascii="Consolas" w:hAnsi="Consolas" w:cs="Consolas"/>
                <w:sz w:val="19"/>
                <w:szCs w:val="19"/>
                <w:lang w:eastAsia="ja-JP" w:bidi="ar-SA"/>
              </w:rPr>
              <w:t xml:space="preserve"> trainees)</w:t>
            </w:r>
          </w:p>
          <w:p w14:paraId="702EC5DF"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4D69E104"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SO_WebServices.ScheduleServiceInt.</w:t>
            </w:r>
            <w:r>
              <w:rPr>
                <w:rFonts w:ascii="Consolas" w:hAnsi="Consolas" w:cs="Consolas"/>
                <w:color w:val="2B91AF"/>
                <w:sz w:val="19"/>
                <w:szCs w:val="19"/>
                <w:lang w:eastAsia="ja-JP" w:bidi="ar-SA"/>
              </w:rPr>
              <w:t>EngineerReference</w:t>
            </w:r>
            <w:r>
              <w:rPr>
                <w:rFonts w:ascii="Consolas" w:hAnsi="Consolas" w:cs="Consolas"/>
                <w:sz w:val="19"/>
                <w:szCs w:val="19"/>
                <w:lang w:eastAsia="ja-JP" w:bidi="ar-SA"/>
              </w:rPr>
              <w:t xml:space="preserve"> engineerReference = </w:t>
            </w:r>
            <w:r>
              <w:rPr>
                <w:rFonts w:ascii="Consolas" w:hAnsi="Consolas" w:cs="Consolas"/>
                <w:color w:val="0000FF"/>
                <w:sz w:val="19"/>
                <w:szCs w:val="19"/>
                <w:lang w:eastAsia="ja-JP" w:bidi="ar-SA"/>
              </w:rPr>
              <w:t>new</w:t>
            </w:r>
            <w:r>
              <w:rPr>
                <w:rFonts w:ascii="Consolas" w:hAnsi="Consolas" w:cs="Consolas"/>
                <w:sz w:val="19"/>
                <w:szCs w:val="19"/>
                <w:lang w:eastAsia="ja-JP" w:bidi="ar-SA"/>
              </w:rPr>
              <w:t xml:space="preserve"> SO_WebServices.ScheduleServiceInt.</w:t>
            </w:r>
            <w:r>
              <w:rPr>
                <w:rFonts w:ascii="Consolas" w:hAnsi="Consolas" w:cs="Consolas"/>
                <w:color w:val="2B91AF"/>
                <w:sz w:val="19"/>
                <w:szCs w:val="19"/>
                <w:lang w:eastAsia="ja-JP" w:bidi="ar-SA"/>
              </w:rPr>
              <w:t>EngineerReference</w:t>
            </w:r>
            <w:r>
              <w:rPr>
                <w:rFonts w:ascii="Consolas" w:hAnsi="Consolas" w:cs="Consolas"/>
                <w:sz w:val="19"/>
                <w:szCs w:val="19"/>
                <w:lang w:eastAsia="ja-JP" w:bidi="ar-SA"/>
              </w:rPr>
              <w:t>() { ID = trainee };</w:t>
            </w:r>
          </w:p>
          <w:p w14:paraId="71EA2A98"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engineerReferences.Add(engineerReference);</w:t>
            </w:r>
          </w:p>
          <w:p w14:paraId="3F7108BF"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6E696738"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processTaskExRequest.Task.RequiredEngineers = engineerReferences.ToArray();</w:t>
            </w:r>
          </w:p>
          <w:p w14:paraId="5CA9B565"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75A0CCD0"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8000"/>
                <w:sz w:val="19"/>
                <w:szCs w:val="19"/>
                <w:lang w:eastAsia="ja-JP" w:bidi="ar-SA"/>
              </w:rPr>
              <w:t>//Set the IsMST flag if mor ethan one request is made</w:t>
            </w:r>
          </w:p>
          <w:p w14:paraId="34DE41B2"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00FF"/>
                <w:sz w:val="19"/>
                <w:szCs w:val="19"/>
                <w:lang w:eastAsia="ja-JP" w:bidi="ar-SA"/>
              </w:rPr>
              <w:t>if</w:t>
            </w:r>
            <w:r>
              <w:rPr>
                <w:rFonts w:ascii="Consolas" w:hAnsi="Consolas" w:cs="Consolas"/>
                <w:sz w:val="19"/>
                <w:szCs w:val="19"/>
                <w:lang w:eastAsia="ja-JP" w:bidi="ar-SA"/>
              </w:rPr>
              <w:t xml:space="preserve"> (RequestCount &gt;1)</w:t>
            </w:r>
          </w:p>
          <w:p w14:paraId="4D8B2680"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6E50D85C"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processTaskExRequest.Task.IsMST = </w:t>
            </w:r>
            <w:r>
              <w:rPr>
                <w:rFonts w:ascii="Consolas" w:hAnsi="Consolas" w:cs="Consolas"/>
                <w:color w:val="0000FF"/>
                <w:sz w:val="19"/>
                <w:szCs w:val="19"/>
                <w:lang w:eastAsia="ja-JP" w:bidi="ar-SA"/>
              </w:rPr>
              <w:t>true</w:t>
            </w:r>
            <w:r>
              <w:rPr>
                <w:rFonts w:ascii="Consolas" w:hAnsi="Consolas" w:cs="Consolas"/>
                <w:sz w:val="19"/>
                <w:szCs w:val="19"/>
                <w:lang w:eastAsia="ja-JP" w:bidi="ar-SA"/>
              </w:rPr>
              <w:t>;</w:t>
            </w:r>
          </w:p>
          <w:p w14:paraId="2E8935C9"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processTaskExRequest.Task.IsMSTSpecified = </w:t>
            </w:r>
            <w:r>
              <w:rPr>
                <w:rFonts w:ascii="Consolas" w:hAnsi="Consolas" w:cs="Consolas"/>
                <w:color w:val="0000FF"/>
                <w:sz w:val="19"/>
                <w:szCs w:val="19"/>
                <w:lang w:eastAsia="ja-JP" w:bidi="ar-SA"/>
              </w:rPr>
              <w:t>true</w:t>
            </w:r>
            <w:r>
              <w:rPr>
                <w:rFonts w:ascii="Consolas" w:hAnsi="Consolas" w:cs="Consolas"/>
                <w:sz w:val="19"/>
                <w:szCs w:val="19"/>
                <w:lang w:eastAsia="ja-JP" w:bidi="ar-SA"/>
              </w:rPr>
              <w:t>;</w:t>
            </w:r>
          </w:p>
          <w:p w14:paraId="60E13D4E"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3BF9B8A5"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00FF"/>
                <w:sz w:val="19"/>
                <w:szCs w:val="19"/>
                <w:lang w:eastAsia="ja-JP" w:bidi="ar-SA"/>
              </w:rPr>
              <w:t>else</w:t>
            </w:r>
          </w:p>
          <w:p w14:paraId="762D6D93"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lastRenderedPageBreak/>
              <w:t xml:space="preserve">                {</w:t>
            </w:r>
          </w:p>
          <w:p w14:paraId="47D1A639"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processTaskExRequest.Task.IsMST = </w:t>
            </w:r>
            <w:r>
              <w:rPr>
                <w:rFonts w:ascii="Consolas" w:hAnsi="Consolas" w:cs="Consolas"/>
                <w:color w:val="0000FF"/>
                <w:sz w:val="19"/>
                <w:szCs w:val="19"/>
                <w:lang w:eastAsia="ja-JP" w:bidi="ar-SA"/>
              </w:rPr>
              <w:t>false</w:t>
            </w:r>
            <w:r>
              <w:rPr>
                <w:rFonts w:ascii="Consolas" w:hAnsi="Consolas" w:cs="Consolas"/>
                <w:sz w:val="19"/>
                <w:szCs w:val="19"/>
                <w:lang w:eastAsia="ja-JP" w:bidi="ar-SA"/>
              </w:rPr>
              <w:t>;</w:t>
            </w:r>
          </w:p>
          <w:p w14:paraId="50E2C26E"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processTaskExRequest.Task.IsMSTSpecified = </w:t>
            </w:r>
            <w:r>
              <w:rPr>
                <w:rFonts w:ascii="Consolas" w:hAnsi="Consolas" w:cs="Consolas"/>
                <w:color w:val="0000FF"/>
                <w:sz w:val="19"/>
                <w:szCs w:val="19"/>
                <w:lang w:eastAsia="ja-JP" w:bidi="ar-SA"/>
              </w:rPr>
              <w:t>true</w:t>
            </w:r>
            <w:r>
              <w:rPr>
                <w:rFonts w:ascii="Consolas" w:hAnsi="Consolas" w:cs="Consolas"/>
                <w:sz w:val="19"/>
                <w:szCs w:val="19"/>
                <w:lang w:eastAsia="ja-JP" w:bidi="ar-SA"/>
              </w:rPr>
              <w:t>;</w:t>
            </w:r>
          </w:p>
          <w:p w14:paraId="2649DB1E"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7A67C99D" w14:textId="77777777" w:rsidR="00EB2BBF" w:rsidRDefault="00EB2BBF" w:rsidP="00EB2BBF">
            <w:pPr>
              <w:autoSpaceDE w:val="0"/>
              <w:autoSpaceDN w:val="0"/>
              <w:adjustRightInd w:val="0"/>
              <w:rPr>
                <w:rFonts w:ascii="Consolas" w:hAnsi="Consolas" w:cs="Consolas"/>
                <w:sz w:val="19"/>
                <w:szCs w:val="19"/>
                <w:lang w:eastAsia="ja-JP" w:bidi="ar-SA"/>
              </w:rPr>
            </w:pPr>
          </w:p>
          <w:p w14:paraId="7AAE8351"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8000"/>
                <w:sz w:val="19"/>
                <w:szCs w:val="19"/>
                <w:lang w:eastAsia="ja-JP" w:bidi="ar-SA"/>
              </w:rPr>
              <w:t>//Requirements</w:t>
            </w:r>
          </w:p>
          <w:p w14:paraId="13F0C13A"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processTaskExRequest.Task.SkillLevel = 1;</w:t>
            </w:r>
          </w:p>
          <w:p w14:paraId="163178DB"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processTaskExRequest.Task.SkillLevelSpecified = </w:t>
            </w:r>
            <w:r>
              <w:rPr>
                <w:rFonts w:ascii="Consolas" w:hAnsi="Consolas" w:cs="Consolas"/>
                <w:color w:val="0000FF"/>
                <w:sz w:val="19"/>
                <w:szCs w:val="19"/>
                <w:lang w:eastAsia="ja-JP" w:bidi="ar-SA"/>
              </w:rPr>
              <w:t>true</w:t>
            </w:r>
            <w:r>
              <w:rPr>
                <w:rFonts w:ascii="Consolas" w:hAnsi="Consolas" w:cs="Consolas"/>
                <w:sz w:val="19"/>
                <w:szCs w:val="19"/>
                <w:lang w:eastAsia="ja-JP" w:bidi="ar-SA"/>
              </w:rPr>
              <w:t>;</w:t>
            </w:r>
          </w:p>
          <w:p w14:paraId="02F63889"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8000"/>
                <w:sz w:val="19"/>
                <w:szCs w:val="19"/>
                <w:lang w:eastAsia="ja-JP" w:bidi="ar-SA"/>
              </w:rPr>
              <w:t>//Details</w:t>
            </w:r>
          </w:p>
          <w:p w14:paraId="3AE3A47B"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processTaskExRequest.Task.OwnerName = </w:t>
            </w:r>
            <w:r>
              <w:rPr>
                <w:rFonts w:ascii="Consolas" w:hAnsi="Consolas" w:cs="Consolas"/>
                <w:color w:val="A31515"/>
                <w:sz w:val="19"/>
                <w:szCs w:val="19"/>
                <w:lang w:eastAsia="ja-JP" w:bidi="ar-SA"/>
              </w:rPr>
              <w:t>"Charles de Gaulle"</w:t>
            </w:r>
            <w:r>
              <w:rPr>
                <w:rFonts w:ascii="Consolas" w:hAnsi="Consolas" w:cs="Consolas"/>
                <w:sz w:val="19"/>
                <w:szCs w:val="19"/>
                <w:lang w:eastAsia="ja-JP" w:bidi="ar-SA"/>
              </w:rPr>
              <w:t>;</w:t>
            </w:r>
          </w:p>
          <w:p w14:paraId="4A29CBD1"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processTaskExRequest.Task.OwnerSSO = </w:t>
            </w:r>
            <w:r>
              <w:rPr>
                <w:rFonts w:ascii="Consolas" w:hAnsi="Consolas" w:cs="Consolas"/>
                <w:color w:val="A31515"/>
                <w:sz w:val="19"/>
                <w:szCs w:val="19"/>
                <w:lang w:eastAsia="ja-JP" w:bidi="ar-SA"/>
              </w:rPr>
              <w:t>"Charles de Gaulle"</w:t>
            </w:r>
            <w:r>
              <w:rPr>
                <w:rFonts w:ascii="Consolas" w:hAnsi="Consolas" w:cs="Consolas"/>
                <w:sz w:val="19"/>
                <w:szCs w:val="19"/>
                <w:lang w:eastAsia="ja-JP" w:bidi="ar-SA"/>
              </w:rPr>
              <w:t>;</w:t>
            </w:r>
          </w:p>
          <w:p w14:paraId="407CE632"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processTaskExRequest.Task.MacroVersion = </w:t>
            </w:r>
            <w:r>
              <w:rPr>
                <w:rFonts w:ascii="Consolas" w:hAnsi="Consolas" w:cs="Consolas"/>
                <w:color w:val="A31515"/>
                <w:sz w:val="19"/>
                <w:szCs w:val="19"/>
                <w:lang w:eastAsia="ja-JP" w:bidi="ar-SA"/>
              </w:rPr>
              <w:t>"MacroVersion001"</w:t>
            </w:r>
            <w:r>
              <w:rPr>
                <w:rFonts w:ascii="Consolas" w:hAnsi="Consolas" w:cs="Consolas"/>
                <w:sz w:val="19"/>
                <w:szCs w:val="19"/>
                <w:lang w:eastAsia="ja-JP" w:bidi="ar-SA"/>
              </w:rPr>
              <w:t>;</w:t>
            </w:r>
          </w:p>
          <w:p w14:paraId="1297DAC4"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8000"/>
                <w:sz w:val="19"/>
                <w:szCs w:val="19"/>
                <w:lang w:eastAsia="ja-JP" w:bidi="ar-SA"/>
              </w:rPr>
              <w:t>//Parts</w:t>
            </w:r>
          </w:p>
          <w:p w14:paraId="66B0596F"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processTaskExRequest.Task.PartEstimatedDeliveryDate = now;</w:t>
            </w:r>
          </w:p>
          <w:p w14:paraId="1663D510"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processTaskExRequest.Task.PartEstimatedDeliveryDateSpecified = </w:t>
            </w:r>
            <w:r>
              <w:rPr>
                <w:rFonts w:ascii="Consolas" w:hAnsi="Consolas" w:cs="Consolas"/>
                <w:color w:val="0000FF"/>
                <w:sz w:val="19"/>
                <w:szCs w:val="19"/>
                <w:lang w:eastAsia="ja-JP" w:bidi="ar-SA"/>
              </w:rPr>
              <w:t>true</w:t>
            </w:r>
            <w:r>
              <w:rPr>
                <w:rFonts w:ascii="Consolas" w:hAnsi="Consolas" w:cs="Consolas"/>
                <w:sz w:val="19"/>
                <w:szCs w:val="19"/>
                <w:lang w:eastAsia="ja-JP" w:bidi="ar-SA"/>
              </w:rPr>
              <w:t>;</w:t>
            </w:r>
          </w:p>
          <w:p w14:paraId="0EF18335"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processTaskExRequest.Task.PartDeliveryType = </w:t>
            </w:r>
            <w:r>
              <w:rPr>
                <w:rFonts w:ascii="Consolas" w:hAnsi="Consolas" w:cs="Consolas"/>
                <w:color w:val="A31515"/>
                <w:sz w:val="19"/>
                <w:szCs w:val="19"/>
                <w:lang w:eastAsia="ja-JP" w:bidi="ar-SA"/>
              </w:rPr>
              <w:t>"In the back of a van"</w:t>
            </w:r>
            <w:r>
              <w:rPr>
                <w:rFonts w:ascii="Consolas" w:hAnsi="Consolas" w:cs="Consolas"/>
                <w:sz w:val="19"/>
                <w:szCs w:val="19"/>
                <w:lang w:eastAsia="ja-JP" w:bidi="ar-SA"/>
              </w:rPr>
              <w:t>;</w:t>
            </w:r>
          </w:p>
          <w:p w14:paraId="62434B2A"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processTaskExRequest.Task.PartComment = </w:t>
            </w:r>
            <w:r>
              <w:rPr>
                <w:rFonts w:ascii="Consolas" w:hAnsi="Consolas" w:cs="Consolas"/>
                <w:color w:val="A31515"/>
                <w:sz w:val="19"/>
                <w:szCs w:val="19"/>
                <w:lang w:eastAsia="ja-JP" w:bidi="ar-SA"/>
              </w:rPr>
              <w:t>"Bend your knees when you pick it up, its heavy!"</w:t>
            </w:r>
            <w:r>
              <w:rPr>
                <w:rFonts w:ascii="Consolas" w:hAnsi="Consolas" w:cs="Consolas"/>
                <w:sz w:val="19"/>
                <w:szCs w:val="19"/>
                <w:lang w:eastAsia="ja-JP" w:bidi="ar-SA"/>
              </w:rPr>
              <w:t>;</w:t>
            </w:r>
          </w:p>
          <w:p w14:paraId="4AA76BF7"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8000"/>
                <w:sz w:val="19"/>
                <w:szCs w:val="19"/>
                <w:lang w:eastAsia="ja-JP" w:bidi="ar-SA"/>
              </w:rPr>
              <w:t>//To be derrived</w:t>
            </w:r>
          </w:p>
          <w:p w14:paraId="13E5B72D"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processTaskExRequest.Task.Region = </w:t>
            </w:r>
            <w:r>
              <w:rPr>
                <w:rFonts w:ascii="Consolas" w:hAnsi="Consolas" w:cs="Consolas"/>
                <w:color w:val="0000FF"/>
                <w:sz w:val="19"/>
                <w:szCs w:val="19"/>
                <w:lang w:eastAsia="ja-JP" w:bidi="ar-SA"/>
              </w:rPr>
              <w:t>new</w:t>
            </w:r>
            <w:r>
              <w:rPr>
                <w:rFonts w:ascii="Consolas" w:hAnsi="Consolas" w:cs="Consolas"/>
                <w:sz w:val="19"/>
                <w:szCs w:val="19"/>
                <w:lang w:eastAsia="ja-JP" w:bidi="ar-SA"/>
              </w:rPr>
              <w:t xml:space="preserve"> SO_WebServices.ScheduleServiceInt.</w:t>
            </w:r>
            <w:r>
              <w:rPr>
                <w:rFonts w:ascii="Consolas" w:hAnsi="Consolas" w:cs="Consolas"/>
                <w:color w:val="2B91AF"/>
                <w:sz w:val="19"/>
                <w:szCs w:val="19"/>
                <w:lang w:eastAsia="ja-JP" w:bidi="ar-SA"/>
              </w:rPr>
              <w:t>RegionReference</w:t>
            </w:r>
            <w:r>
              <w:rPr>
                <w:rFonts w:ascii="Consolas" w:hAnsi="Consolas" w:cs="Consolas"/>
                <w:sz w:val="19"/>
                <w:szCs w:val="19"/>
                <w:lang w:eastAsia="ja-JP" w:bidi="ar-SA"/>
              </w:rPr>
              <w:t xml:space="preserve">() { Name = </w:t>
            </w:r>
            <w:r>
              <w:rPr>
                <w:rFonts w:ascii="Consolas" w:hAnsi="Consolas" w:cs="Consolas"/>
                <w:color w:val="A31515"/>
                <w:sz w:val="19"/>
                <w:szCs w:val="19"/>
                <w:lang w:eastAsia="ja-JP" w:bidi="ar-SA"/>
              </w:rPr>
              <w:t>"UK"</w:t>
            </w:r>
            <w:r>
              <w:rPr>
                <w:rFonts w:ascii="Consolas" w:hAnsi="Consolas" w:cs="Consolas"/>
                <w:sz w:val="19"/>
                <w:szCs w:val="19"/>
                <w:lang w:eastAsia="ja-JP" w:bidi="ar-SA"/>
              </w:rPr>
              <w:t xml:space="preserve"> };</w:t>
            </w:r>
          </w:p>
          <w:p w14:paraId="6EB10805"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processTaskExRequest.Task.NumberOfRequiredEngineers = 1;</w:t>
            </w:r>
          </w:p>
          <w:p w14:paraId="188D9D62"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processTaskExRequest.Task.NumberOfRequiredEngineersSpecified = </w:t>
            </w:r>
            <w:r>
              <w:rPr>
                <w:rFonts w:ascii="Consolas" w:hAnsi="Consolas" w:cs="Consolas"/>
                <w:color w:val="0000FF"/>
                <w:sz w:val="19"/>
                <w:szCs w:val="19"/>
                <w:lang w:eastAsia="ja-JP" w:bidi="ar-SA"/>
              </w:rPr>
              <w:t>true</w:t>
            </w:r>
            <w:r>
              <w:rPr>
                <w:rFonts w:ascii="Consolas" w:hAnsi="Consolas" w:cs="Consolas"/>
                <w:sz w:val="19"/>
                <w:szCs w:val="19"/>
                <w:lang w:eastAsia="ja-JP" w:bidi="ar-SA"/>
              </w:rPr>
              <w:t>;</w:t>
            </w:r>
          </w:p>
          <w:p w14:paraId="0BDB6BEE"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processTaskExRequest.Task.DueDate = dueDate;</w:t>
            </w:r>
          </w:p>
          <w:p w14:paraId="7BC84D31"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processTaskExRequest.Task.DueDateSpecified = </w:t>
            </w:r>
            <w:r>
              <w:rPr>
                <w:rFonts w:ascii="Consolas" w:hAnsi="Consolas" w:cs="Consolas"/>
                <w:color w:val="0000FF"/>
                <w:sz w:val="19"/>
                <w:szCs w:val="19"/>
                <w:lang w:eastAsia="ja-JP" w:bidi="ar-SA"/>
              </w:rPr>
              <w:t>true</w:t>
            </w:r>
            <w:r>
              <w:rPr>
                <w:rFonts w:ascii="Consolas" w:hAnsi="Consolas" w:cs="Consolas"/>
                <w:sz w:val="19"/>
                <w:szCs w:val="19"/>
                <w:lang w:eastAsia="ja-JP" w:bidi="ar-SA"/>
              </w:rPr>
              <w:t>;</w:t>
            </w:r>
          </w:p>
          <w:p w14:paraId="4E4658CC"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processTaskExRequest.Task.Longitude = 918754;</w:t>
            </w:r>
          </w:p>
          <w:p w14:paraId="7BC957A8"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processTaskExRequest.Task.LongitudeSpecified = </w:t>
            </w:r>
            <w:r>
              <w:rPr>
                <w:rFonts w:ascii="Consolas" w:hAnsi="Consolas" w:cs="Consolas"/>
                <w:color w:val="0000FF"/>
                <w:sz w:val="19"/>
                <w:szCs w:val="19"/>
                <w:lang w:eastAsia="ja-JP" w:bidi="ar-SA"/>
              </w:rPr>
              <w:t>true</w:t>
            </w:r>
            <w:r>
              <w:rPr>
                <w:rFonts w:ascii="Consolas" w:hAnsi="Consolas" w:cs="Consolas"/>
                <w:sz w:val="19"/>
                <w:szCs w:val="19"/>
                <w:lang w:eastAsia="ja-JP" w:bidi="ar-SA"/>
              </w:rPr>
              <w:t>;</w:t>
            </w:r>
          </w:p>
          <w:p w14:paraId="7634C828"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processTaskExRequest.Task.Latitude = 51194268;</w:t>
            </w:r>
          </w:p>
          <w:p w14:paraId="61EF97BF"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processTaskExRequest.Task.LatitudeSpecified = </w:t>
            </w:r>
            <w:r>
              <w:rPr>
                <w:rFonts w:ascii="Consolas" w:hAnsi="Consolas" w:cs="Consolas"/>
                <w:color w:val="0000FF"/>
                <w:sz w:val="19"/>
                <w:szCs w:val="19"/>
                <w:lang w:eastAsia="ja-JP" w:bidi="ar-SA"/>
              </w:rPr>
              <w:t>true</w:t>
            </w:r>
            <w:r>
              <w:rPr>
                <w:rFonts w:ascii="Consolas" w:hAnsi="Consolas" w:cs="Consolas"/>
                <w:sz w:val="19"/>
                <w:szCs w:val="19"/>
                <w:lang w:eastAsia="ja-JP" w:bidi="ar-SA"/>
              </w:rPr>
              <w:t>;</w:t>
            </w:r>
          </w:p>
          <w:p w14:paraId="3F9D65E9"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145B6839"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processTaskExRequests[i] = processTaskExRequest;</w:t>
            </w:r>
          </w:p>
          <w:p w14:paraId="11BA1E9D"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2C352096"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0D2FF323"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00FF"/>
                <w:sz w:val="19"/>
                <w:szCs w:val="19"/>
                <w:lang w:eastAsia="ja-JP" w:bidi="ar-SA"/>
              </w:rPr>
              <w:t>return</w:t>
            </w:r>
            <w:r>
              <w:rPr>
                <w:rFonts w:ascii="Consolas" w:hAnsi="Consolas" w:cs="Consolas"/>
                <w:sz w:val="19"/>
                <w:szCs w:val="19"/>
                <w:lang w:eastAsia="ja-JP" w:bidi="ar-SA"/>
              </w:rPr>
              <w:t xml:space="preserve"> processTaskExRequests;</w:t>
            </w:r>
          </w:p>
          <w:p w14:paraId="038F34A0"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27E2865D"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38496604"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SO_WebServices.ScheduleServiceInt.</w:t>
            </w:r>
            <w:r>
              <w:rPr>
                <w:rFonts w:ascii="Consolas" w:hAnsi="Consolas" w:cs="Consolas"/>
                <w:color w:val="2B91AF"/>
                <w:sz w:val="19"/>
                <w:szCs w:val="19"/>
                <w:lang w:eastAsia="ja-JP" w:bidi="ar-SA"/>
              </w:rPr>
              <w:t>GetTasksRequest</w:t>
            </w:r>
            <w:r>
              <w:rPr>
                <w:rFonts w:ascii="Consolas" w:hAnsi="Consolas" w:cs="Consolas"/>
                <w:sz w:val="19"/>
                <w:szCs w:val="19"/>
                <w:lang w:eastAsia="ja-JP" w:bidi="ar-SA"/>
              </w:rPr>
              <w:t xml:space="preserve"> GetTasksRequestByCallID(</w:t>
            </w:r>
            <w:r>
              <w:rPr>
                <w:rFonts w:ascii="Consolas" w:hAnsi="Consolas" w:cs="Consolas"/>
                <w:color w:val="0000FF"/>
                <w:sz w:val="19"/>
                <w:szCs w:val="19"/>
                <w:lang w:eastAsia="ja-JP" w:bidi="ar-SA"/>
              </w:rPr>
              <w:t>string</w:t>
            </w:r>
            <w:r>
              <w:rPr>
                <w:rFonts w:ascii="Consolas" w:hAnsi="Consolas" w:cs="Consolas"/>
                <w:sz w:val="19"/>
                <w:szCs w:val="19"/>
                <w:lang w:eastAsia="ja-JP" w:bidi="ar-SA"/>
              </w:rPr>
              <w:t xml:space="preserve"> CallID)</w:t>
            </w:r>
          </w:p>
          <w:p w14:paraId="72DB8530"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6A916531"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SO_WebServices.ScheduleServiceInt.</w:t>
            </w:r>
            <w:r>
              <w:rPr>
                <w:rFonts w:ascii="Consolas" w:hAnsi="Consolas" w:cs="Consolas"/>
                <w:color w:val="2B91AF"/>
                <w:sz w:val="19"/>
                <w:szCs w:val="19"/>
                <w:lang w:eastAsia="ja-JP" w:bidi="ar-SA"/>
              </w:rPr>
              <w:t>GetTasksRequest</w:t>
            </w:r>
            <w:r>
              <w:rPr>
                <w:rFonts w:ascii="Consolas" w:hAnsi="Consolas" w:cs="Consolas"/>
                <w:sz w:val="19"/>
                <w:szCs w:val="19"/>
                <w:lang w:eastAsia="ja-JP" w:bidi="ar-SA"/>
              </w:rPr>
              <w:t xml:space="preserve"> getTasksRequest = </w:t>
            </w:r>
            <w:r>
              <w:rPr>
                <w:rFonts w:ascii="Consolas" w:hAnsi="Consolas" w:cs="Consolas"/>
                <w:color w:val="0000FF"/>
                <w:sz w:val="19"/>
                <w:szCs w:val="19"/>
                <w:lang w:eastAsia="ja-JP" w:bidi="ar-SA"/>
              </w:rPr>
              <w:t>new</w:t>
            </w:r>
            <w:r>
              <w:rPr>
                <w:rFonts w:ascii="Consolas" w:hAnsi="Consolas" w:cs="Consolas"/>
                <w:sz w:val="19"/>
                <w:szCs w:val="19"/>
                <w:lang w:eastAsia="ja-JP" w:bidi="ar-SA"/>
              </w:rPr>
              <w:t xml:space="preserve"> SO_WebServices.ScheduleServiceInt.</w:t>
            </w:r>
            <w:r>
              <w:rPr>
                <w:rFonts w:ascii="Consolas" w:hAnsi="Consolas" w:cs="Consolas"/>
                <w:color w:val="2B91AF"/>
                <w:sz w:val="19"/>
                <w:szCs w:val="19"/>
                <w:lang w:eastAsia="ja-JP" w:bidi="ar-SA"/>
              </w:rPr>
              <w:t>GetTasksRequest</w:t>
            </w:r>
            <w:r>
              <w:rPr>
                <w:rFonts w:ascii="Consolas" w:hAnsi="Consolas" w:cs="Consolas"/>
                <w:sz w:val="19"/>
                <w:szCs w:val="19"/>
                <w:lang w:eastAsia="ja-JP" w:bidi="ar-SA"/>
              </w:rPr>
              <w:t>();</w:t>
            </w:r>
          </w:p>
          <w:p w14:paraId="66E3F239"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getTasksRequest.OptionalParameters = </w:t>
            </w:r>
            <w:r>
              <w:rPr>
                <w:rFonts w:ascii="Consolas" w:hAnsi="Consolas" w:cs="Consolas"/>
                <w:color w:val="0000FF"/>
                <w:sz w:val="19"/>
                <w:szCs w:val="19"/>
                <w:lang w:eastAsia="ja-JP" w:bidi="ar-SA"/>
              </w:rPr>
              <w:t>new</w:t>
            </w:r>
            <w:r>
              <w:rPr>
                <w:rFonts w:ascii="Consolas" w:hAnsi="Consolas" w:cs="Consolas"/>
                <w:sz w:val="19"/>
                <w:szCs w:val="19"/>
                <w:lang w:eastAsia="ja-JP" w:bidi="ar-SA"/>
              </w:rPr>
              <w:t xml:space="preserve"> SO_WebServices.ScheduleServiceInt.</w:t>
            </w:r>
            <w:r>
              <w:rPr>
                <w:rFonts w:ascii="Consolas" w:hAnsi="Consolas" w:cs="Consolas"/>
                <w:color w:val="2B91AF"/>
                <w:sz w:val="19"/>
                <w:szCs w:val="19"/>
                <w:lang w:eastAsia="ja-JP" w:bidi="ar-SA"/>
              </w:rPr>
              <w:t>OptionalParameters</w:t>
            </w:r>
            <w:r>
              <w:rPr>
                <w:rFonts w:ascii="Consolas" w:hAnsi="Consolas" w:cs="Consolas"/>
                <w:sz w:val="19"/>
                <w:szCs w:val="19"/>
                <w:lang w:eastAsia="ja-JP" w:bidi="ar-SA"/>
              </w:rPr>
              <w:t>();</w:t>
            </w:r>
          </w:p>
          <w:p w14:paraId="51D06459"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getTasksRequest.OptionalParameters.CallerIdentity = </w:t>
            </w:r>
            <w:r>
              <w:rPr>
                <w:rFonts w:ascii="Consolas" w:hAnsi="Consolas" w:cs="Consolas"/>
                <w:color w:val="A31515"/>
                <w:sz w:val="19"/>
                <w:szCs w:val="19"/>
                <w:lang w:eastAsia="ja-JP" w:bidi="ar-SA"/>
              </w:rPr>
              <w:t>"MUST"</w:t>
            </w:r>
            <w:r>
              <w:rPr>
                <w:rFonts w:ascii="Consolas" w:hAnsi="Consolas" w:cs="Consolas"/>
                <w:sz w:val="19"/>
                <w:szCs w:val="19"/>
                <w:lang w:eastAsia="ja-JP" w:bidi="ar-SA"/>
              </w:rPr>
              <w:t>;</w:t>
            </w:r>
          </w:p>
          <w:p w14:paraId="42A69CE6"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getTasksRequest.RequestedProperties = taskRequestedProperties;</w:t>
            </w:r>
          </w:p>
          <w:p w14:paraId="0CDDF2FB"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8000"/>
                <w:sz w:val="19"/>
                <w:szCs w:val="19"/>
                <w:lang w:eastAsia="ja-JP" w:bidi="ar-SA"/>
              </w:rPr>
              <w:t>//getTasksRequest.Indexes.</w:t>
            </w:r>
          </w:p>
          <w:p w14:paraId="39BF4F57"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2B91AF"/>
                <w:sz w:val="19"/>
                <w:szCs w:val="19"/>
                <w:lang w:eastAsia="ja-JP" w:bidi="ar-SA"/>
              </w:rPr>
              <w:t>List</w:t>
            </w:r>
            <w:r>
              <w:rPr>
                <w:rFonts w:ascii="Consolas" w:hAnsi="Consolas" w:cs="Consolas"/>
                <w:sz w:val="19"/>
                <w:szCs w:val="19"/>
                <w:lang w:eastAsia="ja-JP" w:bidi="ar-SA"/>
              </w:rPr>
              <w:t>&lt;SO_WebServices.ScheduleServiceInt.</w:t>
            </w:r>
            <w:r>
              <w:rPr>
                <w:rFonts w:ascii="Consolas" w:hAnsi="Consolas" w:cs="Consolas"/>
                <w:color w:val="2B91AF"/>
                <w:sz w:val="19"/>
                <w:szCs w:val="19"/>
                <w:lang w:eastAsia="ja-JP" w:bidi="ar-SA"/>
              </w:rPr>
              <w:t>IndexesIndex</w:t>
            </w:r>
            <w:r>
              <w:rPr>
                <w:rFonts w:ascii="Consolas" w:hAnsi="Consolas" w:cs="Consolas"/>
                <w:sz w:val="19"/>
                <w:szCs w:val="19"/>
                <w:lang w:eastAsia="ja-JP" w:bidi="ar-SA"/>
              </w:rPr>
              <w:t xml:space="preserve">&gt; indexesIndexs = </w:t>
            </w:r>
            <w:r>
              <w:rPr>
                <w:rFonts w:ascii="Consolas" w:hAnsi="Consolas" w:cs="Consolas"/>
                <w:color w:val="0000FF"/>
                <w:sz w:val="19"/>
                <w:szCs w:val="19"/>
                <w:lang w:eastAsia="ja-JP" w:bidi="ar-SA"/>
              </w:rPr>
              <w:t>new</w:t>
            </w:r>
            <w:r>
              <w:rPr>
                <w:rFonts w:ascii="Consolas" w:hAnsi="Consolas" w:cs="Consolas"/>
                <w:sz w:val="19"/>
                <w:szCs w:val="19"/>
                <w:lang w:eastAsia="ja-JP" w:bidi="ar-SA"/>
              </w:rPr>
              <w:t xml:space="preserve"> </w:t>
            </w:r>
            <w:r>
              <w:rPr>
                <w:rFonts w:ascii="Consolas" w:hAnsi="Consolas" w:cs="Consolas"/>
                <w:color w:val="2B91AF"/>
                <w:sz w:val="19"/>
                <w:szCs w:val="19"/>
                <w:lang w:eastAsia="ja-JP" w:bidi="ar-SA"/>
              </w:rPr>
              <w:t>List</w:t>
            </w:r>
            <w:r>
              <w:rPr>
                <w:rFonts w:ascii="Consolas" w:hAnsi="Consolas" w:cs="Consolas"/>
                <w:sz w:val="19"/>
                <w:szCs w:val="19"/>
                <w:lang w:eastAsia="ja-JP" w:bidi="ar-SA"/>
              </w:rPr>
              <w:t>&lt;SO_WebServices.ScheduleServiceInt.</w:t>
            </w:r>
            <w:r>
              <w:rPr>
                <w:rFonts w:ascii="Consolas" w:hAnsi="Consolas" w:cs="Consolas"/>
                <w:color w:val="2B91AF"/>
                <w:sz w:val="19"/>
                <w:szCs w:val="19"/>
                <w:lang w:eastAsia="ja-JP" w:bidi="ar-SA"/>
              </w:rPr>
              <w:t>IndexesIndex</w:t>
            </w:r>
            <w:r>
              <w:rPr>
                <w:rFonts w:ascii="Consolas" w:hAnsi="Consolas" w:cs="Consolas"/>
                <w:sz w:val="19"/>
                <w:szCs w:val="19"/>
                <w:lang w:eastAsia="ja-JP" w:bidi="ar-SA"/>
              </w:rPr>
              <w:t>&gt;();</w:t>
            </w:r>
          </w:p>
          <w:p w14:paraId="7B53935E"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SO_WebServices.ScheduleServiceInt.</w:t>
            </w:r>
            <w:r>
              <w:rPr>
                <w:rFonts w:ascii="Consolas" w:hAnsi="Consolas" w:cs="Consolas"/>
                <w:color w:val="2B91AF"/>
                <w:sz w:val="19"/>
                <w:szCs w:val="19"/>
                <w:lang w:eastAsia="ja-JP" w:bidi="ar-SA"/>
              </w:rPr>
              <w:t>IndexesIndex</w:t>
            </w:r>
            <w:r>
              <w:rPr>
                <w:rFonts w:ascii="Consolas" w:hAnsi="Consolas" w:cs="Consolas"/>
                <w:sz w:val="19"/>
                <w:szCs w:val="19"/>
                <w:lang w:eastAsia="ja-JP" w:bidi="ar-SA"/>
              </w:rPr>
              <w:t xml:space="preserve"> indexesIndex = </w:t>
            </w:r>
            <w:r>
              <w:rPr>
                <w:rFonts w:ascii="Consolas" w:hAnsi="Consolas" w:cs="Consolas"/>
                <w:color w:val="0000FF"/>
                <w:sz w:val="19"/>
                <w:szCs w:val="19"/>
                <w:lang w:eastAsia="ja-JP" w:bidi="ar-SA"/>
              </w:rPr>
              <w:t>new</w:t>
            </w:r>
            <w:r>
              <w:rPr>
                <w:rFonts w:ascii="Consolas" w:hAnsi="Consolas" w:cs="Consolas"/>
                <w:sz w:val="19"/>
                <w:szCs w:val="19"/>
                <w:lang w:eastAsia="ja-JP" w:bidi="ar-SA"/>
              </w:rPr>
              <w:t xml:space="preserve"> SO_WebServices.ScheduleServiceInt.</w:t>
            </w:r>
            <w:r>
              <w:rPr>
                <w:rFonts w:ascii="Consolas" w:hAnsi="Consolas" w:cs="Consolas"/>
                <w:color w:val="2B91AF"/>
                <w:sz w:val="19"/>
                <w:szCs w:val="19"/>
                <w:lang w:eastAsia="ja-JP" w:bidi="ar-SA"/>
              </w:rPr>
              <w:t>IndexesIndex</w:t>
            </w:r>
            <w:r>
              <w:rPr>
                <w:rFonts w:ascii="Consolas" w:hAnsi="Consolas" w:cs="Consolas"/>
                <w:sz w:val="19"/>
                <w:szCs w:val="19"/>
                <w:lang w:eastAsia="ja-JP" w:bidi="ar-SA"/>
              </w:rPr>
              <w:t>();</w:t>
            </w:r>
          </w:p>
          <w:p w14:paraId="50498A63"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indexesIndex.LowBound = </w:t>
            </w:r>
            <w:r>
              <w:rPr>
                <w:rFonts w:ascii="Consolas" w:hAnsi="Consolas" w:cs="Consolas"/>
                <w:color w:val="0000FF"/>
                <w:sz w:val="19"/>
                <w:szCs w:val="19"/>
                <w:lang w:eastAsia="ja-JP" w:bidi="ar-SA"/>
              </w:rPr>
              <w:t>new</w:t>
            </w:r>
            <w:r>
              <w:rPr>
                <w:rFonts w:ascii="Consolas" w:hAnsi="Consolas" w:cs="Consolas"/>
                <w:sz w:val="19"/>
                <w:szCs w:val="19"/>
                <w:lang w:eastAsia="ja-JP" w:bidi="ar-SA"/>
              </w:rPr>
              <w:t xml:space="preserve"> SO_WebServices.ScheduleServiceInt.</w:t>
            </w:r>
            <w:r>
              <w:rPr>
                <w:rFonts w:ascii="Consolas" w:hAnsi="Consolas" w:cs="Consolas"/>
                <w:color w:val="2B91AF"/>
                <w:sz w:val="19"/>
                <w:szCs w:val="19"/>
                <w:lang w:eastAsia="ja-JP" w:bidi="ar-SA"/>
              </w:rPr>
              <w:t>Property</w:t>
            </w:r>
            <w:r>
              <w:rPr>
                <w:rFonts w:ascii="Consolas" w:hAnsi="Consolas" w:cs="Consolas"/>
                <w:sz w:val="19"/>
                <w:szCs w:val="19"/>
                <w:lang w:eastAsia="ja-JP" w:bidi="ar-SA"/>
              </w:rPr>
              <w:t>[1];</w:t>
            </w:r>
          </w:p>
          <w:p w14:paraId="304EE0F1"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indexesIndex.LowBound[0] = </w:t>
            </w:r>
            <w:r>
              <w:rPr>
                <w:rFonts w:ascii="Consolas" w:hAnsi="Consolas" w:cs="Consolas"/>
                <w:color w:val="0000FF"/>
                <w:sz w:val="19"/>
                <w:szCs w:val="19"/>
                <w:lang w:eastAsia="ja-JP" w:bidi="ar-SA"/>
              </w:rPr>
              <w:t>new</w:t>
            </w:r>
            <w:r>
              <w:rPr>
                <w:rFonts w:ascii="Consolas" w:hAnsi="Consolas" w:cs="Consolas"/>
                <w:sz w:val="19"/>
                <w:szCs w:val="19"/>
                <w:lang w:eastAsia="ja-JP" w:bidi="ar-SA"/>
              </w:rPr>
              <w:t xml:space="preserve"> SO_WebServices.ScheduleServiceInt.</w:t>
            </w:r>
            <w:r>
              <w:rPr>
                <w:rFonts w:ascii="Consolas" w:hAnsi="Consolas" w:cs="Consolas"/>
                <w:color w:val="2B91AF"/>
                <w:sz w:val="19"/>
                <w:szCs w:val="19"/>
                <w:lang w:eastAsia="ja-JP" w:bidi="ar-SA"/>
              </w:rPr>
              <w:t>Property</w:t>
            </w:r>
            <w:r>
              <w:rPr>
                <w:rFonts w:ascii="Consolas" w:hAnsi="Consolas" w:cs="Consolas"/>
                <w:sz w:val="19"/>
                <w:szCs w:val="19"/>
                <w:lang w:eastAsia="ja-JP" w:bidi="ar-SA"/>
              </w:rPr>
              <w:t xml:space="preserve">() { Name = </w:t>
            </w:r>
            <w:r>
              <w:rPr>
                <w:rFonts w:ascii="Consolas" w:hAnsi="Consolas" w:cs="Consolas"/>
                <w:color w:val="A31515"/>
                <w:sz w:val="19"/>
                <w:szCs w:val="19"/>
                <w:lang w:eastAsia="ja-JP" w:bidi="ar-SA"/>
              </w:rPr>
              <w:t>"CallID"</w:t>
            </w:r>
            <w:r>
              <w:rPr>
                <w:rFonts w:ascii="Consolas" w:hAnsi="Consolas" w:cs="Consolas"/>
                <w:sz w:val="19"/>
                <w:szCs w:val="19"/>
                <w:lang w:eastAsia="ja-JP" w:bidi="ar-SA"/>
              </w:rPr>
              <w:t xml:space="preserve">, Value = </w:t>
            </w:r>
            <w:r>
              <w:rPr>
                <w:rFonts w:ascii="Consolas" w:hAnsi="Consolas" w:cs="Consolas"/>
                <w:color w:val="0000FF"/>
                <w:sz w:val="19"/>
                <w:szCs w:val="19"/>
                <w:lang w:eastAsia="ja-JP" w:bidi="ar-SA"/>
              </w:rPr>
              <w:t>new</w:t>
            </w:r>
            <w:r>
              <w:rPr>
                <w:rFonts w:ascii="Consolas" w:hAnsi="Consolas" w:cs="Consolas"/>
                <w:sz w:val="19"/>
                <w:szCs w:val="19"/>
                <w:lang w:eastAsia="ja-JP" w:bidi="ar-SA"/>
              </w:rPr>
              <w:t xml:space="preserve"> SO_WebServices.ScheduleServiceInt.</w:t>
            </w:r>
            <w:r>
              <w:rPr>
                <w:rFonts w:ascii="Consolas" w:hAnsi="Consolas" w:cs="Consolas"/>
                <w:color w:val="2B91AF"/>
                <w:sz w:val="19"/>
                <w:szCs w:val="19"/>
                <w:lang w:eastAsia="ja-JP" w:bidi="ar-SA"/>
              </w:rPr>
              <w:t>KeyValue</w:t>
            </w:r>
            <w:r>
              <w:rPr>
                <w:rFonts w:ascii="Consolas" w:hAnsi="Consolas" w:cs="Consolas"/>
                <w:sz w:val="19"/>
                <w:szCs w:val="19"/>
                <w:lang w:eastAsia="ja-JP" w:bidi="ar-SA"/>
              </w:rPr>
              <w:t>() { Value = CallID } };</w:t>
            </w:r>
          </w:p>
          <w:p w14:paraId="5D184362"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06DDEB89"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indexesIndex.HighBound = indexesIndex.LowBound;</w:t>
            </w:r>
          </w:p>
          <w:p w14:paraId="0AA18D96"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72C16A69"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indexesIndexs.Add(indexesIndex);</w:t>
            </w:r>
          </w:p>
          <w:p w14:paraId="011C43D2"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getTasksRequest.Indexes = </w:t>
            </w:r>
            <w:r>
              <w:rPr>
                <w:rFonts w:ascii="Consolas" w:hAnsi="Consolas" w:cs="Consolas"/>
                <w:color w:val="0000FF"/>
                <w:sz w:val="19"/>
                <w:szCs w:val="19"/>
                <w:lang w:eastAsia="ja-JP" w:bidi="ar-SA"/>
              </w:rPr>
              <w:t>new</w:t>
            </w:r>
            <w:r>
              <w:rPr>
                <w:rFonts w:ascii="Consolas" w:hAnsi="Consolas" w:cs="Consolas"/>
                <w:sz w:val="19"/>
                <w:szCs w:val="19"/>
                <w:lang w:eastAsia="ja-JP" w:bidi="ar-SA"/>
              </w:rPr>
              <w:t xml:space="preserve"> SO_WebServices.ScheduleServiceInt.</w:t>
            </w:r>
            <w:r>
              <w:rPr>
                <w:rFonts w:ascii="Consolas" w:hAnsi="Consolas" w:cs="Consolas"/>
                <w:color w:val="2B91AF"/>
                <w:sz w:val="19"/>
                <w:szCs w:val="19"/>
                <w:lang w:eastAsia="ja-JP" w:bidi="ar-SA"/>
              </w:rPr>
              <w:t>Indexes</w:t>
            </w:r>
            <w:r>
              <w:rPr>
                <w:rFonts w:ascii="Consolas" w:hAnsi="Consolas" w:cs="Consolas"/>
                <w:sz w:val="19"/>
                <w:szCs w:val="19"/>
                <w:lang w:eastAsia="ja-JP" w:bidi="ar-SA"/>
              </w:rPr>
              <w:t>();</w:t>
            </w:r>
          </w:p>
          <w:p w14:paraId="34628490"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lastRenderedPageBreak/>
              <w:t xml:space="preserve">            getTasksRequest.Indexes.Index = indexesIndexs.ToArray();</w:t>
            </w:r>
          </w:p>
          <w:p w14:paraId="428467C6"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00FF"/>
                <w:sz w:val="19"/>
                <w:szCs w:val="19"/>
                <w:lang w:eastAsia="ja-JP" w:bidi="ar-SA"/>
              </w:rPr>
              <w:t>return</w:t>
            </w:r>
            <w:r>
              <w:rPr>
                <w:rFonts w:ascii="Consolas" w:hAnsi="Consolas" w:cs="Consolas"/>
                <w:sz w:val="19"/>
                <w:szCs w:val="19"/>
                <w:lang w:eastAsia="ja-JP" w:bidi="ar-SA"/>
              </w:rPr>
              <w:t xml:space="preserve"> getTasksRequest;</w:t>
            </w:r>
          </w:p>
          <w:p w14:paraId="6C8DE5A4"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1AAFAA7C" w14:textId="77777777" w:rsidR="00EB2BBF" w:rsidRDefault="00EB2BBF" w:rsidP="00EB2BBF">
            <w:pPr>
              <w:autoSpaceDE w:val="0"/>
              <w:autoSpaceDN w:val="0"/>
              <w:adjustRightInd w:val="0"/>
              <w:rPr>
                <w:rFonts w:ascii="Consolas" w:hAnsi="Consolas" w:cs="Consolas"/>
                <w:sz w:val="19"/>
                <w:szCs w:val="19"/>
                <w:lang w:eastAsia="ja-JP" w:bidi="ar-SA"/>
              </w:rPr>
            </w:pPr>
          </w:p>
          <w:p w14:paraId="602C0BB8"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00FF"/>
                <w:sz w:val="19"/>
                <w:szCs w:val="19"/>
                <w:lang w:eastAsia="ja-JP" w:bidi="ar-SA"/>
              </w:rPr>
              <w:t>public</w:t>
            </w:r>
            <w:r>
              <w:rPr>
                <w:rFonts w:ascii="Consolas" w:hAnsi="Consolas" w:cs="Consolas"/>
                <w:sz w:val="19"/>
                <w:szCs w:val="19"/>
                <w:lang w:eastAsia="ja-JP" w:bidi="ar-SA"/>
              </w:rPr>
              <w:t xml:space="preserve"> </w:t>
            </w:r>
            <w:r>
              <w:rPr>
                <w:rFonts w:ascii="Consolas" w:hAnsi="Consolas" w:cs="Consolas"/>
                <w:color w:val="0000FF"/>
                <w:sz w:val="19"/>
                <w:szCs w:val="19"/>
                <w:lang w:eastAsia="ja-JP" w:bidi="ar-SA"/>
              </w:rPr>
              <w:t>static</w:t>
            </w:r>
            <w:r>
              <w:rPr>
                <w:rFonts w:ascii="Consolas" w:hAnsi="Consolas" w:cs="Consolas"/>
                <w:sz w:val="19"/>
                <w:szCs w:val="19"/>
                <w:lang w:eastAsia="ja-JP" w:bidi="ar-SA"/>
              </w:rPr>
              <w:t xml:space="preserve"> </w:t>
            </w:r>
            <w:r>
              <w:rPr>
                <w:rFonts w:ascii="Consolas" w:hAnsi="Consolas" w:cs="Consolas"/>
                <w:color w:val="0000FF"/>
                <w:sz w:val="19"/>
                <w:szCs w:val="19"/>
                <w:lang w:eastAsia="ja-JP" w:bidi="ar-SA"/>
              </w:rPr>
              <w:t>bool</w:t>
            </w:r>
            <w:r>
              <w:rPr>
                <w:rFonts w:ascii="Consolas" w:hAnsi="Consolas" w:cs="Consolas"/>
                <w:sz w:val="19"/>
                <w:szCs w:val="19"/>
                <w:lang w:eastAsia="ja-JP" w:bidi="ar-SA"/>
              </w:rPr>
              <w:t xml:space="preserve"> IsEven(</w:t>
            </w:r>
            <w:r>
              <w:rPr>
                <w:rFonts w:ascii="Consolas" w:hAnsi="Consolas" w:cs="Consolas"/>
                <w:color w:val="0000FF"/>
                <w:sz w:val="19"/>
                <w:szCs w:val="19"/>
                <w:lang w:eastAsia="ja-JP" w:bidi="ar-SA"/>
              </w:rPr>
              <w:t>int</w:t>
            </w:r>
            <w:r>
              <w:rPr>
                <w:rFonts w:ascii="Consolas" w:hAnsi="Consolas" w:cs="Consolas"/>
                <w:sz w:val="19"/>
                <w:szCs w:val="19"/>
                <w:lang w:eastAsia="ja-JP" w:bidi="ar-SA"/>
              </w:rPr>
              <w:t xml:space="preserve"> value)</w:t>
            </w:r>
          </w:p>
          <w:p w14:paraId="14CA8649"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388E5C56"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00FF"/>
                <w:sz w:val="19"/>
                <w:szCs w:val="19"/>
                <w:lang w:eastAsia="ja-JP" w:bidi="ar-SA"/>
              </w:rPr>
              <w:t>return</w:t>
            </w:r>
            <w:r>
              <w:rPr>
                <w:rFonts w:ascii="Consolas" w:hAnsi="Consolas" w:cs="Consolas"/>
                <w:sz w:val="19"/>
                <w:szCs w:val="19"/>
                <w:lang w:eastAsia="ja-JP" w:bidi="ar-SA"/>
              </w:rPr>
              <w:t xml:space="preserve"> value % 2 == 0;</w:t>
            </w:r>
          </w:p>
          <w:p w14:paraId="48792376"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6A5245FF"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00FF"/>
                <w:sz w:val="19"/>
                <w:szCs w:val="19"/>
                <w:lang w:eastAsia="ja-JP" w:bidi="ar-SA"/>
              </w:rPr>
              <w:t>public</w:t>
            </w:r>
            <w:r>
              <w:rPr>
                <w:rFonts w:ascii="Consolas" w:hAnsi="Consolas" w:cs="Consolas"/>
                <w:sz w:val="19"/>
                <w:szCs w:val="19"/>
                <w:lang w:eastAsia="ja-JP" w:bidi="ar-SA"/>
              </w:rPr>
              <w:t xml:space="preserve"> </w:t>
            </w:r>
            <w:r>
              <w:rPr>
                <w:rFonts w:ascii="Consolas" w:hAnsi="Consolas" w:cs="Consolas"/>
                <w:color w:val="0000FF"/>
                <w:sz w:val="19"/>
                <w:szCs w:val="19"/>
                <w:lang w:eastAsia="ja-JP" w:bidi="ar-SA"/>
              </w:rPr>
              <w:t>static</w:t>
            </w:r>
            <w:r>
              <w:rPr>
                <w:rFonts w:ascii="Consolas" w:hAnsi="Consolas" w:cs="Consolas"/>
                <w:sz w:val="19"/>
                <w:szCs w:val="19"/>
                <w:lang w:eastAsia="ja-JP" w:bidi="ar-SA"/>
              </w:rPr>
              <w:t xml:space="preserve"> </w:t>
            </w:r>
            <w:r>
              <w:rPr>
                <w:rFonts w:ascii="Consolas" w:hAnsi="Consolas" w:cs="Consolas"/>
                <w:color w:val="0000FF"/>
                <w:sz w:val="19"/>
                <w:szCs w:val="19"/>
                <w:lang w:eastAsia="ja-JP" w:bidi="ar-SA"/>
              </w:rPr>
              <w:t>bool</w:t>
            </w:r>
            <w:r>
              <w:rPr>
                <w:rFonts w:ascii="Consolas" w:hAnsi="Consolas" w:cs="Consolas"/>
                <w:sz w:val="19"/>
                <w:szCs w:val="19"/>
                <w:lang w:eastAsia="ja-JP" w:bidi="ar-SA"/>
              </w:rPr>
              <w:t xml:space="preserve"> IsOdd(</w:t>
            </w:r>
            <w:r>
              <w:rPr>
                <w:rFonts w:ascii="Consolas" w:hAnsi="Consolas" w:cs="Consolas"/>
                <w:color w:val="0000FF"/>
                <w:sz w:val="19"/>
                <w:szCs w:val="19"/>
                <w:lang w:eastAsia="ja-JP" w:bidi="ar-SA"/>
              </w:rPr>
              <w:t>int</w:t>
            </w:r>
            <w:r>
              <w:rPr>
                <w:rFonts w:ascii="Consolas" w:hAnsi="Consolas" w:cs="Consolas"/>
                <w:sz w:val="19"/>
                <w:szCs w:val="19"/>
                <w:lang w:eastAsia="ja-JP" w:bidi="ar-SA"/>
              </w:rPr>
              <w:t xml:space="preserve"> value)</w:t>
            </w:r>
          </w:p>
          <w:p w14:paraId="7154498F"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4996F1CD"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r>
              <w:rPr>
                <w:rFonts w:ascii="Consolas" w:hAnsi="Consolas" w:cs="Consolas"/>
                <w:color w:val="0000FF"/>
                <w:sz w:val="19"/>
                <w:szCs w:val="19"/>
                <w:lang w:eastAsia="ja-JP" w:bidi="ar-SA"/>
              </w:rPr>
              <w:t>return</w:t>
            </w:r>
            <w:r>
              <w:rPr>
                <w:rFonts w:ascii="Consolas" w:hAnsi="Consolas" w:cs="Consolas"/>
                <w:sz w:val="19"/>
                <w:szCs w:val="19"/>
                <w:lang w:eastAsia="ja-JP" w:bidi="ar-SA"/>
              </w:rPr>
              <w:t xml:space="preserve"> value % 2 != 0;</w:t>
            </w:r>
          </w:p>
          <w:p w14:paraId="3EC7333E"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7B05AF55" w14:textId="77777777" w:rsidR="00EB2BBF" w:rsidRDefault="00EB2BBF" w:rsidP="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 xml:space="preserve">    }</w:t>
            </w:r>
          </w:p>
          <w:p w14:paraId="0526C0E5" w14:textId="79493256" w:rsidR="003475D9" w:rsidRPr="003A41C1" w:rsidRDefault="00EB2BBF">
            <w:pPr>
              <w:autoSpaceDE w:val="0"/>
              <w:autoSpaceDN w:val="0"/>
              <w:adjustRightInd w:val="0"/>
              <w:rPr>
                <w:rFonts w:ascii="Consolas" w:hAnsi="Consolas" w:cs="Consolas"/>
                <w:sz w:val="19"/>
                <w:szCs w:val="19"/>
                <w:lang w:eastAsia="ja-JP" w:bidi="ar-SA"/>
              </w:rPr>
            </w:pPr>
            <w:r>
              <w:rPr>
                <w:rFonts w:ascii="Consolas" w:hAnsi="Consolas" w:cs="Consolas"/>
                <w:sz w:val="19"/>
                <w:szCs w:val="19"/>
                <w:lang w:eastAsia="ja-JP" w:bidi="ar-SA"/>
              </w:rPr>
              <w:t>}</w:t>
            </w:r>
          </w:p>
        </w:tc>
      </w:tr>
    </w:tbl>
    <w:p w14:paraId="46995732" w14:textId="77777777" w:rsidR="002F6983" w:rsidRPr="006B439F" w:rsidRDefault="002F6983" w:rsidP="003A41C1">
      <w:pPr>
        <w:autoSpaceDE w:val="0"/>
        <w:autoSpaceDN w:val="0"/>
        <w:adjustRightInd w:val="0"/>
        <w:rPr>
          <w:rFonts w:ascii="Arial" w:hAnsi="Arial" w:cs="Arial"/>
        </w:rPr>
      </w:pPr>
    </w:p>
    <w:sectPr w:rsidR="002F6983" w:rsidRPr="006B439F" w:rsidSect="00CF4898">
      <w:headerReference w:type="even" r:id="rId99"/>
      <w:headerReference w:type="default" r:id="rId100"/>
      <w:footerReference w:type="even" r:id="rId101"/>
      <w:footerReference w:type="default" r:id="rId102"/>
      <w:headerReference w:type="first" r:id="rId103"/>
      <w:footerReference w:type="first" r:id="rId104"/>
      <w:pgSz w:w="12240" w:h="15840"/>
      <w:pgMar w:top="1440" w:right="1080" w:bottom="1440" w:left="1080" w:header="720" w:footer="720"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19" w:author="Shankar Narayanan Nagarajan" w:date="2015-06-15T20:43:00Z" w:initials="SNN">
    <w:p w14:paraId="62E7837B" w14:textId="7DCBAD58" w:rsidR="004E6BA2" w:rsidRDefault="004E6BA2">
      <w:pPr>
        <w:pStyle w:val="CommentText"/>
      </w:pPr>
      <w:r>
        <w:rPr>
          <w:rStyle w:val="CommentReference"/>
        </w:rPr>
        <w:annotationRef/>
      </w:r>
      <w:r>
        <w:t xml:space="preserve">Need to discuss with Manjula on Contract &amp; Site in Siebel World </w:t>
      </w:r>
    </w:p>
  </w:comment>
  <w:comment w:id="123" w:author="Shai Nahari" w:date="2013-09-23T14:40:00Z" w:initials="SN">
    <w:p w14:paraId="664A2F83" w14:textId="72A44F83" w:rsidR="004E6BA2" w:rsidRDefault="004E6BA2">
      <w:pPr>
        <w:pStyle w:val="CommentText"/>
      </w:pPr>
      <w:r>
        <w:rPr>
          <w:rStyle w:val="CommentReference"/>
        </w:rPr>
        <w:annotationRef/>
      </w:r>
      <w:r>
        <w:t>In scope using Excel import</w:t>
      </w:r>
    </w:p>
  </w:comment>
  <w:comment w:id="126" w:author="Shankar Narayanan Nagarajan" w:date="2015-06-15T20:42:00Z" w:initials="SNN">
    <w:p w14:paraId="2FFCB1E6" w14:textId="0C418226" w:rsidR="004E6BA2" w:rsidRDefault="004E6BA2">
      <w:pPr>
        <w:pStyle w:val="CommentText"/>
      </w:pPr>
      <w:r>
        <w:rPr>
          <w:rStyle w:val="CommentReference"/>
        </w:rPr>
        <w:annotationRef/>
      </w:r>
    </w:p>
    <w:p w14:paraId="631AB09E" w14:textId="77777777" w:rsidR="004E6BA2" w:rsidRPr="005E35D2" w:rsidRDefault="004E6BA2" w:rsidP="005E35D2">
      <w:pPr>
        <w:pStyle w:val="CommentText"/>
        <w:numPr>
          <w:ilvl w:val="0"/>
          <w:numId w:val="246"/>
        </w:numPr>
        <w:rPr>
          <w:b/>
        </w:rPr>
      </w:pPr>
      <w:r w:rsidRPr="005E35D2">
        <w:rPr>
          <w:b/>
        </w:rPr>
        <w:t>Entire APAC business to use agreed European templates to fill the master data.</w:t>
      </w:r>
    </w:p>
    <w:p w14:paraId="388282BC" w14:textId="77777777" w:rsidR="004E6BA2" w:rsidRDefault="004E6BA2" w:rsidP="005E35D2">
      <w:pPr>
        <w:pStyle w:val="CommentText"/>
        <w:numPr>
          <w:ilvl w:val="0"/>
          <w:numId w:val="246"/>
        </w:numPr>
      </w:pPr>
      <w:r>
        <w:t>Excel import to real time integration to be analyzed ( Feasible not sure can meet Oct dead line)</w:t>
      </w:r>
    </w:p>
    <w:p w14:paraId="65380ACD" w14:textId="77777777" w:rsidR="004E6BA2" w:rsidRPr="005E35D2" w:rsidRDefault="004E6BA2" w:rsidP="005E35D2">
      <w:pPr>
        <w:pStyle w:val="CommentText"/>
        <w:numPr>
          <w:ilvl w:val="0"/>
          <w:numId w:val="246"/>
        </w:numPr>
        <w:rPr>
          <w:b/>
        </w:rPr>
      </w:pPr>
      <w:r>
        <w:t xml:space="preserve"> </w:t>
      </w:r>
      <w:r w:rsidRPr="005E35D2">
        <w:rPr>
          <w:b/>
        </w:rPr>
        <w:t>Need for W6ZipData has to be analyzed for countries like Australia &amp; korea</w:t>
      </w:r>
    </w:p>
    <w:p w14:paraId="00FF2DE7" w14:textId="3CC4BF31" w:rsidR="004E6BA2" w:rsidRDefault="004E6BA2" w:rsidP="005E35D2">
      <w:pPr>
        <w:pStyle w:val="CommentText"/>
        <w:numPr>
          <w:ilvl w:val="0"/>
          <w:numId w:val="246"/>
        </w:numPr>
      </w:pPr>
      <w:r>
        <w:t xml:space="preserve"> Customization on Task duration in APAC to set it to default value( Basis of Task type)</w:t>
      </w:r>
    </w:p>
    <w:p w14:paraId="4C6E411C" w14:textId="77777777" w:rsidR="004E6BA2" w:rsidRDefault="004E6BA2" w:rsidP="005E35D2">
      <w:pPr>
        <w:pStyle w:val="CommentText"/>
      </w:pPr>
    </w:p>
    <w:p w14:paraId="3E61D355" w14:textId="77777777" w:rsidR="004E6BA2" w:rsidRDefault="004E6BA2">
      <w:pPr>
        <w:pStyle w:val="CommentText"/>
      </w:pPr>
    </w:p>
  </w:comment>
  <w:comment w:id="136" w:author="Shankar Narayanan Nagarajan" w:date="2015-06-15T20:44:00Z" w:initials="SNN">
    <w:p w14:paraId="09C60115" w14:textId="65397019" w:rsidR="004E6BA2" w:rsidRDefault="004E6BA2">
      <w:pPr>
        <w:pStyle w:val="CommentText"/>
      </w:pPr>
      <w:r>
        <w:rPr>
          <w:rStyle w:val="CommentReference"/>
        </w:rPr>
        <w:annotationRef/>
      </w:r>
      <w:r>
        <w:t>Diagram to be updated once confirmed by GE Architects</w:t>
      </w:r>
    </w:p>
  </w:comment>
  <w:comment w:id="146" w:author="Shankar Narayanan Nagarajan" w:date="2015-06-15T20:53:00Z" w:initials="SNN">
    <w:p w14:paraId="1CE5D867" w14:textId="4A0D18A9" w:rsidR="00140CB1" w:rsidRDefault="00140CB1">
      <w:pPr>
        <w:pStyle w:val="CommentText"/>
      </w:pPr>
      <w:r>
        <w:rPr>
          <w:rStyle w:val="CommentReference"/>
        </w:rPr>
        <w:annotationRef/>
      </w:r>
      <w:r>
        <w:t>Need to identify the right section</w:t>
      </w:r>
    </w:p>
    <w:p w14:paraId="2F361D41" w14:textId="77777777" w:rsidR="00140CB1" w:rsidRDefault="00140CB1">
      <w:pPr>
        <w:pStyle w:val="CommentText"/>
      </w:pPr>
    </w:p>
    <w:p w14:paraId="7377E142" w14:textId="5909A752" w:rsidR="00140CB1" w:rsidRDefault="00140CB1">
      <w:pPr>
        <w:pStyle w:val="CommentText"/>
      </w:pPr>
      <w:r>
        <w:t>CallerIdentity has to now show Siebel- APAC or Siebel International</w:t>
      </w:r>
    </w:p>
  </w:comment>
  <w:comment w:id="148" w:author="Shankar Narayanan Nagarajan" w:date="2015-06-15T20:47:00Z" w:initials="SNN">
    <w:p w14:paraId="0EFB2305" w14:textId="18E4DCA0" w:rsidR="00140CB1" w:rsidRDefault="00140CB1">
      <w:pPr>
        <w:pStyle w:val="CommentText"/>
      </w:pPr>
      <w:r>
        <w:rPr>
          <w:rStyle w:val="CommentReference"/>
        </w:rPr>
        <w:annotationRef/>
      </w:r>
      <w:r>
        <w:t>Nour confirmed that the WCF binding is BasicHTTP &amp; not WSHttpBinding.</w:t>
      </w:r>
    </w:p>
    <w:p w14:paraId="1EF0AFB5" w14:textId="77777777" w:rsidR="00140CB1" w:rsidRDefault="00140CB1">
      <w:pPr>
        <w:pStyle w:val="CommentText"/>
      </w:pPr>
    </w:p>
    <w:p w14:paraId="12917478" w14:textId="712DDE88" w:rsidR="00140CB1" w:rsidRDefault="00140CB1">
      <w:pPr>
        <w:pStyle w:val="CommentText"/>
      </w:pPr>
      <w:r>
        <w:t>Need to validate once Box account is created</w:t>
      </w:r>
    </w:p>
  </w:comment>
  <w:comment w:id="151" w:author="Shankar Narayanan Nagarajan" w:date="2015-06-15T20:51:00Z" w:initials="SNN">
    <w:p w14:paraId="07BEF76E" w14:textId="7650FFBD" w:rsidR="00140CB1" w:rsidRDefault="00140CB1">
      <w:pPr>
        <w:pStyle w:val="CommentText"/>
      </w:pPr>
      <w:r>
        <w:rPr>
          <w:rStyle w:val="CommentReference"/>
        </w:rPr>
        <w:annotationRef/>
      </w:r>
      <w:r>
        <w:t xml:space="preserve"> Task Unique identifier would be Siebel SR No + Activity Number</w:t>
      </w:r>
    </w:p>
    <w:p w14:paraId="216D39D9" w14:textId="77777777" w:rsidR="00140CB1" w:rsidRDefault="00140CB1">
      <w:pPr>
        <w:pStyle w:val="CommentText"/>
      </w:pPr>
    </w:p>
    <w:p w14:paraId="1C6FE18F" w14:textId="5699A806" w:rsidR="00140CB1" w:rsidRDefault="00140CB1">
      <w:pPr>
        <w:pStyle w:val="CommentText"/>
      </w:pPr>
      <w:r>
        <w:t>Discuss internally on the combination to select an unique row for task</w:t>
      </w:r>
    </w:p>
    <w:p w14:paraId="0B2CF402" w14:textId="77777777" w:rsidR="00140CB1" w:rsidRDefault="00140CB1">
      <w:pPr>
        <w:pStyle w:val="CommentText"/>
      </w:pPr>
    </w:p>
    <w:p w14:paraId="5FCFC9F7" w14:textId="3A6A5905" w:rsidR="00140CB1" w:rsidRDefault="00140CB1">
      <w:pPr>
        <w:pStyle w:val="CommentText"/>
      </w:pPr>
      <w:r>
        <w:t>Discuss possible code solutions with Nour &amp; kristoff ( Append during serialize &amp; split during de-serialize)</w:t>
      </w:r>
    </w:p>
  </w:comment>
  <w:comment w:id="171" w:author="Duncan Hardie" w:date="2013-09-23T14:40:00Z" w:initials="DH">
    <w:p w14:paraId="3CC6A1FA" w14:textId="027456B7" w:rsidR="004E6BA2" w:rsidRDefault="004E6BA2">
      <w:pPr>
        <w:pStyle w:val="CommentText"/>
      </w:pPr>
      <w:r>
        <w:rPr>
          <w:rStyle w:val="CommentReference"/>
        </w:rPr>
        <w:annotationRef/>
      </w:r>
      <w:r>
        <w:t>Need code examples or event</w:t>
      </w:r>
    </w:p>
  </w:comment>
  <w:comment w:id="408" w:author="Shankar Narayanan Nagarajan" w:date="2015-06-15T20:55:00Z" w:initials="SNN">
    <w:p w14:paraId="6264E8DA" w14:textId="16EB6C05" w:rsidR="00140CB1" w:rsidRDefault="00140CB1">
      <w:pPr>
        <w:pStyle w:val="CommentText"/>
      </w:pPr>
      <w:r>
        <w:rPr>
          <w:rStyle w:val="CommentReference"/>
        </w:rPr>
        <w:annotationRef/>
      </w:r>
      <w:r>
        <w:t xml:space="preserve"> Adding new Appointment profiles not a problem however can lead to schedule degradation ( Smaller the window lesser the options for Schedule engine in CLICK)</w:t>
      </w:r>
    </w:p>
  </w:comment>
  <w:comment w:id="432" w:author="Shankar Narayanan Nagarajan" w:date="2015-06-15T20:55:00Z" w:initials="SNN">
    <w:p w14:paraId="609BB3B6" w14:textId="2F5757AB" w:rsidR="00140CB1" w:rsidRDefault="00140CB1">
      <w:pPr>
        <w:pStyle w:val="CommentText"/>
      </w:pPr>
      <w:r>
        <w:rPr>
          <w:rStyle w:val="CommentReference"/>
        </w:rPr>
        <w:annotationRef/>
      </w:r>
      <w:r>
        <w:t xml:space="preserve">Further discussion required with the Europe team. </w:t>
      </w:r>
    </w:p>
    <w:p w14:paraId="46EA8E06" w14:textId="77777777" w:rsidR="00140CB1" w:rsidRDefault="00140CB1">
      <w:pPr>
        <w:pStyle w:val="CommentText"/>
      </w:pPr>
    </w:p>
    <w:p w14:paraId="44CB0CA5" w14:textId="77777777" w:rsidR="00140CB1" w:rsidRDefault="00140CB1">
      <w:pPr>
        <w:pStyle w:val="CommentText"/>
      </w:pPr>
    </w:p>
  </w:comment>
  <w:comment w:id="433" w:author="Shankar Narayanan Nagarajan" w:date="2015-06-15T20:57:00Z" w:initials="SNN">
    <w:p w14:paraId="3CB0E165" w14:textId="49920393" w:rsidR="00140CB1" w:rsidRDefault="00140CB1">
      <w:pPr>
        <w:pStyle w:val="CommentText"/>
      </w:pPr>
      <w:r>
        <w:rPr>
          <w:rStyle w:val="CommentReference"/>
        </w:rPr>
        <w:annotationRef/>
      </w:r>
      <w:r>
        <w:t>Understand creation scenarios from Nour &amp; Kristoff</w:t>
      </w:r>
    </w:p>
    <w:p w14:paraId="37300DE6" w14:textId="77777777" w:rsidR="00140CB1" w:rsidRDefault="00140CB1">
      <w:pPr>
        <w:pStyle w:val="CommentText"/>
      </w:pPr>
    </w:p>
    <w:p w14:paraId="727EA31F" w14:textId="165F2F9E" w:rsidR="00140CB1" w:rsidRDefault="00F613A1">
      <w:pPr>
        <w:pStyle w:val="CommentText"/>
      </w:pPr>
      <w:r>
        <w:t>No part pick up in Siebel</w:t>
      </w:r>
    </w:p>
  </w:comment>
  <w:comment w:id="434" w:author="Shai Nahari" w:date="2013-09-25T13:31:00Z" w:initials="SN">
    <w:p w14:paraId="75C921A9" w14:textId="77777777" w:rsidR="004E6BA2" w:rsidRDefault="004E6BA2" w:rsidP="00617FD9">
      <w:pPr>
        <w:pStyle w:val="CommentText"/>
      </w:pPr>
      <w:r>
        <w:rPr>
          <w:rStyle w:val="CommentReference"/>
        </w:rPr>
        <w:annotationRef/>
      </w:r>
      <w:r>
        <w:t>Internal Link</w:t>
      </w:r>
    </w:p>
  </w:comment>
  <w:comment w:id="439" w:author="Duncan Hardie" w:date="2013-09-23T14:40:00Z" w:initials="DH">
    <w:p w14:paraId="79DC1367" w14:textId="1D5B6324" w:rsidR="004E6BA2" w:rsidRDefault="004E6BA2">
      <w:pPr>
        <w:pStyle w:val="CommentText"/>
      </w:pPr>
      <w:r>
        <w:rPr>
          <w:rStyle w:val="CommentReference"/>
        </w:rPr>
        <w:annotationRef/>
      </w:r>
      <w:r>
        <w:t>Correct this</w:t>
      </w:r>
    </w:p>
  </w:comment>
  <w:comment w:id="471" w:author="Shai Nahari" w:date="2013-09-23T14:40:00Z" w:initials="SN">
    <w:p w14:paraId="690C6AD2" w14:textId="50A39822" w:rsidR="004E6BA2" w:rsidRDefault="004E6BA2" w:rsidP="001246B2">
      <w:pPr>
        <w:pStyle w:val="CommentText"/>
      </w:pPr>
      <w:r>
        <w:rPr>
          <w:rStyle w:val="CommentReference"/>
        </w:rPr>
        <w:annotationRef/>
      </w:r>
      <w:r>
        <w:t>The detailed below is much more than that.</w:t>
      </w:r>
    </w:p>
  </w:comment>
  <w:comment w:id="482" w:author="Shai Nahari" w:date="2013-09-23T14:40:00Z" w:initials="SN">
    <w:p w14:paraId="60699C04" w14:textId="00858AFF" w:rsidR="004E6BA2" w:rsidRDefault="004E6BA2">
      <w:pPr>
        <w:pStyle w:val="CommentText"/>
      </w:pPr>
      <w:r>
        <w:rPr>
          <w:rStyle w:val="CommentReference"/>
        </w:rPr>
        <w:annotationRef/>
      </w:r>
      <w:r>
        <w:t>Missing background</w:t>
      </w:r>
    </w:p>
  </w:comment>
  <w:comment w:id="485" w:author="Shai Nahari" w:date="2013-09-23T14:40:00Z" w:initials="SN">
    <w:p w14:paraId="1E31FEDA" w14:textId="2AFA5397" w:rsidR="004E6BA2" w:rsidRDefault="004E6BA2">
      <w:pPr>
        <w:pStyle w:val="CommentText"/>
      </w:pPr>
      <w:r>
        <w:rPr>
          <w:rStyle w:val="CommentReference"/>
        </w:rPr>
        <w:annotationRef/>
      </w:r>
      <w:r>
        <w:t>Needs background ,proper process and align the messages (getobjects?)</w:t>
      </w:r>
    </w:p>
  </w:comment>
  <w:comment w:id="487" w:author="Shai Nahari" w:date="2013-09-23T14:40:00Z" w:initials="SN">
    <w:p w14:paraId="6065891E" w14:textId="61973F7E" w:rsidR="004E6BA2" w:rsidRDefault="004E6BA2">
      <w:pPr>
        <w:pStyle w:val="CommentText"/>
      </w:pPr>
      <w:r>
        <w:rPr>
          <w:rStyle w:val="CommentReference"/>
        </w:rPr>
        <w:annotationRef/>
      </w:r>
      <w:r>
        <w:t>Internal Link</w:t>
      </w:r>
    </w:p>
  </w:comment>
  <w:comment w:id="533" w:author="Shai Nahari" w:date="2013-09-23T14:40:00Z" w:initials="SN">
    <w:p w14:paraId="7637FA2E" w14:textId="67E2E38A" w:rsidR="004E6BA2" w:rsidRDefault="004E6BA2">
      <w:pPr>
        <w:pStyle w:val="CommentText"/>
      </w:pPr>
      <w:r>
        <w:rPr>
          <w:rStyle w:val="CommentReference"/>
        </w:rPr>
        <w:annotationRef/>
      </w:r>
      <w:r>
        <w:t>Will be done in a job level</w:t>
      </w:r>
    </w:p>
  </w:comment>
  <w:comment w:id="755" w:author="Duncan Hardie" w:date="2013-09-23T14:40:00Z" w:initials="DH">
    <w:p w14:paraId="7A74A6D1" w14:textId="6830A84B" w:rsidR="004E6BA2" w:rsidRDefault="004E6BA2">
      <w:pPr>
        <w:pStyle w:val="CommentText"/>
      </w:pPr>
      <w:r>
        <w:rPr>
          <w:rStyle w:val="CommentReference"/>
        </w:rPr>
        <w:annotationRef/>
      </w:r>
      <w:r>
        <w:t>make geocode first</w:t>
      </w:r>
    </w:p>
  </w:comment>
  <w:comment w:id="757" w:author="Shai Nahari" w:date="2013-09-23T14:40:00Z" w:initials="SN">
    <w:p w14:paraId="4ED567AA" w14:textId="74AFDD1A" w:rsidR="004E6BA2" w:rsidRDefault="004E6BA2">
      <w:pPr>
        <w:pStyle w:val="CommentText"/>
      </w:pPr>
      <w:r>
        <w:rPr>
          <w:rStyle w:val="CommentReference"/>
        </w:rPr>
        <w:annotationRef/>
      </w:r>
      <w:r>
        <w:t>Need to be enhanced</w:t>
      </w:r>
    </w:p>
  </w:comment>
  <w:comment w:id="767" w:author="Duncan Hardie" w:date="2013-09-23T14:40:00Z" w:initials="DH">
    <w:p w14:paraId="32495A73" w14:textId="2DA7A488" w:rsidR="004E6BA2" w:rsidRDefault="004E6BA2">
      <w:pPr>
        <w:pStyle w:val="CommentText"/>
      </w:pPr>
      <w:r>
        <w:rPr>
          <w:rStyle w:val="CommentReference"/>
        </w:rPr>
        <w:annotationRef/>
      </w:r>
      <w:r>
        <w:t>Check that the MST structure works on main task</w:t>
      </w:r>
    </w:p>
  </w:comment>
  <w:comment w:id="824" w:author="Shai Nahari" w:date="2013-09-23T14:40:00Z" w:initials="SN">
    <w:p w14:paraId="11924B0D" w14:textId="6368ACCB" w:rsidR="004E6BA2" w:rsidRDefault="004E6BA2">
      <w:pPr>
        <w:pStyle w:val="CommentText"/>
      </w:pPr>
      <w:r>
        <w:rPr>
          <w:rStyle w:val="CommentReference"/>
        </w:rPr>
        <w:annotationRef/>
      </w:r>
      <w:r>
        <w:t>Need the flow (send those, add app start/finish), resend</w:t>
      </w:r>
    </w:p>
  </w:comment>
  <w:comment w:id="825" w:author="Duncan Hardie" w:date="2013-09-23T14:40:00Z" w:initials="DH">
    <w:p w14:paraId="240EA4F5" w14:textId="3A881238" w:rsidR="004E6BA2" w:rsidRDefault="004E6BA2">
      <w:pPr>
        <w:pStyle w:val="CommentText"/>
      </w:pPr>
      <w:r>
        <w:rPr>
          <w:rStyle w:val="CommentReference"/>
        </w:rPr>
        <w:annotationRef/>
      </w:r>
      <w:r>
        <w:t>Add the Languages in the table &amp; jobcomments</w:t>
      </w:r>
    </w:p>
  </w:comment>
  <w:comment w:id="1053" w:author="Shai Nahari" w:date="2013-09-26T10:33:00Z" w:initials="SN">
    <w:p w14:paraId="7A03FEF5" w14:textId="77777777" w:rsidR="004E6BA2" w:rsidRDefault="004E6BA2" w:rsidP="00F03693">
      <w:pPr>
        <w:pStyle w:val="CommentText"/>
      </w:pPr>
      <w:r>
        <w:rPr>
          <w:rStyle w:val="CommentReference"/>
        </w:rPr>
        <w:annotationRef/>
      </w:r>
      <w:r>
        <w:t>Based on TaskID or Job for multiple</w:t>
      </w:r>
    </w:p>
  </w:comment>
  <w:comment w:id="1171" w:author="Shai Nahari" w:date="2013-09-23T14:40:00Z" w:initials="SN">
    <w:p w14:paraId="31C127C2" w14:textId="77777777" w:rsidR="004E6BA2" w:rsidRDefault="004E6BA2" w:rsidP="00C36F63">
      <w:pPr>
        <w:pStyle w:val="CommentText"/>
      </w:pPr>
      <w:r>
        <w:rPr>
          <w:rStyle w:val="CommentReference"/>
        </w:rPr>
        <w:annotationRef/>
      </w:r>
      <w:r>
        <w:t>Based on TaskID or Job for multiple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F02CFC7" w14:textId="77777777" w:rsidR="001A7D69" w:rsidRDefault="001A7D69">
      <w:r>
        <w:separator/>
      </w:r>
    </w:p>
    <w:p w14:paraId="49E9BC84" w14:textId="77777777" w:rsidR="001A7D69" w:rsidRDefault="001A7D69"/>
    <w:p w14:paraId="26F1E8C6" w14:textId="77777777" w:rsidR="001A7D69" w:rsidRDefault="001A7D69"/>
    <w:p w14:paraId="297BBF16" w14:textId="77777777" w:rsidR="001A7D69" w:rsidRDefault="001A7D69" w:rsidP="00BB0C2C"/>
  </w:endnote>
  <w:endnote w:type="continuationSeparator" w:id="0">
    <w:p w14:paraId="40057AFB" w14:textId="77777777" w:rsidR="001A7D69" w:rsidRDefault="001A7D69">
      <w:r>
        <w:continuationSeparator/>
      </w:r>
    </w:p>
    <w:p w14:paraId="2D4BC0B5" w14:textId="77777777" w:rsidR="001A7D69" w:rsidRDefault="001A7D69"/>
    <w:p w14:paraId="4E2CAB35" w14:textId="77777777" w:rsidR="001A7D69" w:rsidRDefault="001A7D69"/>
    <w:p w14:paraId="22B0E6B9" w14:textId="77777777" w:rsidR="001A7D69" w:rsidRDefault="001A7D69" w:rsidP="00BB0C2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MS Mincho">
    <w:panose1 w:val="02020609040205080304"/>
    <w:charset w:val="80"/>
    <w:family w:val="modern"/>
    <w:pitch w:val="fixed"/>
    <w:sig w:usb0="E00002FF" w:usb1="6AC7FDFB" w:usb2="00000012" w:usb3="00000000" w:csb0="0002009F" w:csb1="00000000"/>
  </w:font>
  <w:font w:name="Frutiger LT 55 Roman">
    <w:altName w:val="Lucida Sans Unicode"/>
    <w:charset w:val="00"/>
    <w:family w:val="swiss"/>
    <w:pitch w:val="variable"/>
    <w:sig w:usb0="80000027"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CG Times (W1)">
    <w:altName w:val="Times New Roman"/>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Lucida Console">
    <w:panose1 w:val="020B0609040504020204"/>
    <w:charset w:val="00"/>
    <w:family w:val="modern"/>
    <w:pitch w:val="fixed"/>
    <w:sig w:usb0="8000028F" w:usb1="00001800" w:usb2="00000000" w:usb3="00000000" w:csb0="0000001F" w:csb1="00000000"/>
  </w:font>
  <w:font w:name="Frutiger LT 45 Light">
    <w:altName w:val="Century Gothic"/>
    <w:charset w:val="00"/>
    <w:family w:val="swiss"/>
    <w:pitch w:val="variable"/>
    <w:sig w:usb0="80000027" w:usb1="00000000" w:usb2="00000000" w:usb3="00000000" w:csb0="00000001" w:csb1="00000000"/>
  </w:font>
  <w:font w:name="Microsoft Sans Serif">
    <w:panose1 w:val="020B0604020202020204"/>
    <w:charset w:val="00"/>
    <w:family w:val="swiss"/>
    <w:pitch w:val="variable"/>
    <w:sig w:usb0="E1002AFF" w:usb1="C0000002" w:usb2="00000008" w:usb3="00000000" w:csb0="000101FF" w:csb1="00000000"/>
  </w:font>
  <w:font w:name="Helv">
    <w:altName w:val="Arial"/>
    <w:panose1 w:val="020B060402020203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B33DFF" w14:textId="77777777" w:rsidR="003D24BD" w:rsidRDefault="003D24B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105B73" w14:textId="77777777" w:rsidR="003D24BD" w:rsidRDefault="003D24BD" w:rsidP="008559DA">
    <w:pPr>
      <w:pStyle w:val="Footer"/>
      <w:spacing w:line="240" w:lineRule="auto"/>
      <w:rPr>
        <w:ins w:id="2591" w:author="Joy Chakraborty" w:date="2015-08-21T13:05:00Z"/>
        <w:rStyle w:val="PageNumber"/>
        <w:rFonts w:ascii="Arial" w:hAnsi="Arial" w:cs="Arial"/>
        <w:i/>
        <w:iCs/>
        <w:sz w:val="18"/>
        <w:szCs w:val="18"/>
      </w:rPr>
    </w:pPr>
  </w:p>
  <w:p w14:paraId="2E4B9A8C" w14:textId="77777777" w:rsidR="003D24BD" w:rsidRDefault="003D24BD" w:rsidP="008559DA">
    <w:pPr>
      <w:pStyle w:val="Footer"/>
      <w:spacing w:line="240" w:lineRule="auto"/>
      <w:rPr>
        <w:ins w:id="2592" w:author="Joy Chakraborty" w:date="2015-08-21T13:05:00Z"/>
        <w:rStyle w:val="PageNumber"/>
        <w:rFonts w:ascii="Arial" w:hAnsi="Arial" w:cs="Arial"/>
        <w:i/>
        <w:iCs/>
        <w:sz w:val="18"/>
        <w:szCs w:val="18"/>
      </w:rPr>
    </w:pPr>
    <w:ins w:id="2593" w:author="Joy Chakraborty" w:date="2015-08-21T13:05:00Z">
      <w:r>
        <w:rPr>
          <w:rStyle w:val="PageNumber"/>
          <w:rFonts w:ascii="Arial" w:hAnsi="Arial" w:cs="Arial"/>
          <w:i/>
          <w:iCs/>
          <w:sz w:val="18"/>
          <w:szCs w:val="18"/>
        </w:rPr>
        <w:t>GE TechM Internal</w:t>
      </w:r>
    </w:ins>
  </w:p>
  <w:p w14:paraId="026F48FE" w14:textId="31EB08FA" w:rsidR="004E6BA2" w:rsidRPr="003D24BD" w:rsidDel="003D24BD" w:rsidRDefault="003D24BD" w:rsidP="003D24BD">
    <w:pPr>
      <w:pStyle w:val="Footer"/>
      <w:spacing w:line="240" w:lineRule="auto"/>
      <w:jc w:val="center"/>
      <w:rPr>
        <w:del w:id="2594" w:author="Joy Chakraborty" w:date="2015-08-21T13:05:00Z"/>
        <w:rFonts w:ascii="Arial" w:hAnsi="Arial" w:cs="Arial"/>
        <w:sz w:val="18"/>
        <w:szCs w:val="18"/>
        <w:rPrChange w:id="2595" w:author="Joy Chakraborty" w:date="2015-08-21T13:05:00Z">
          <w:rPr>
            <w:del w:id="2596" w:author="Joy Chakraborty" w:date="2015-08-21T13:05:00Z"/>
            <w:rFonts w:cs="Arial"/>
            <w:sz w:val="18"/>
            <w:szCs w:val="18"/>
          </w:rPr>
        </w:rPrChange>
      </w:rPr>
      <w:pPrChange w:id="2597" w:author="Joy Chakraborty" w:date="2015-08-21T13:05:00Z">
        <w:pPr>
          <w:pStyle w:val="Footer"/>
          <w:spacing w:line="240" w:lineRule="auto"/>
        </w:pPr>
      </w:pPrChange>
    </w:pPr>
    <w:ins w:id="2598" w:author="Joy Chakraborty" w:date="2015-08-21T13:05:00Z">
      <w:r>
        <w:rPr>
          <w:rStyle w:val="PageNumber"/>
          <w:rFonts w:ascii="Arial" w:hAnsi="Arial" w:cs="Arial"/>
          <w:i/>
          <w:iCs/>
          <w:sz w:val="18"/>
          <w:szCs w:val="18"/>
        </w:rPr>
        <w:fldChar w:fldCharType="begin"/>
      </w:r>
      <w:r>
        <w:rPr>
          <w:rStyle w:val="PageNumber"/>
          <w:rFonts w:ascii="Arial" w:hAnsi="Arial" w:cs="Arial"/>
          <w:i/>
          <w:iCs/>
          <w:sz w:val="18"/>
          <w:szCs w:val="18"/>
        </w:rPr>
        <w:instrText xml:space="preserve"> PAGE  \* MERGEFORMAT </w:instrText>
      </w:r>
    </w:ins>
    <w:r>
      <w:rPr>
        <w:rStyle w:val="PageNumber"/>
        <w:rFonts w:ascii="Arial" w:hAnsi="Arial" w:cs="Arial"/>
        <w:i/>
        <w:iCs/>
        <w:sz w:val="18"/>
        <w:szCs w:val="18"/>
      </w:rPr>
      <w:fldChar w:fldCharType="separate"/>
    </w:r>
    <w:r>
      <w:rPr>
        <w:rStyle w:val="PageNumber"/>
        <w:rFonts w:ascii="Arial" w:hAnsi="Arial" w:cs="Arial"/>
        <w:i/>
        <w:iCs/>
        <w:noProof/>
        <w:sz w:val="18"/>
        <w:szCs w:val="18"/>
      </w:rPr>
      <w:t>84</w:t>
    </w:r>
    <w:ins w:id="2599" w:author="Joy Chakraborty" w:date="2015-08-21T13:05:00Z">
      <w:r>
        <w:rPr>
          <w:rStyle w:val="PageNumber"/>
          <w:rFonts w:ascii="Arial" w:hAnsi="Arial" w:cs="Arial"/>
          <w:i/>
          <w:iCs/>
          <w:sz w:val="18"/>
          <w:szCs w:val="18"/>
        </w:rPr>
        <w:fldChar w:fldCharType="end"/>
      </w:r>
    </w:ins>
    <w:del w:id="2600" w:author="Joy Chakraborty" w:date="2015-08-21T13:05:00Z">
      <w:r w:rsidR="004E6BA2" w:rsidRPr="003D24BD" w:rsidDel="003D24BD">
        <w:rPr>
          <w:rStyle w:val="PageNumber"/>
          <w:rFonts w:ascii="Arial" w:hAnsi="Arial" w:cs="Arial"/>
          <w:i/>
          <w:iCs/>
          <w:sz w:val="18"/>
          <w:szCs w:val="18"/>
          <w:rPrChange w:id="2601" w:author="Joy Chakraborty" w:date="2015-08-21T13:05:00Z">
            <w:rPr>
              <w:rStyle w:val="PageNumber"/>
              <w:rFonts w:cs="Arial"/>
              <w:i/>
              <w:iCs/>
              <w:sz w:val="18"/>
              <w:szCs w:val="18"/>
            </w:rPr>
          </w:rPrChange>
        </w:rPr>
        <w:delText>ClickSoftware, Inc.</w:delText>
      </w:r>
      <w:r w:rsidR="004E6BA2" w:rsidRPr="003D24BD" w:rsidDel="003D24BD">
        <w:rPr>
          <w:rStyle w:val="PageNumber"/>
          <w:rFonts w:ascii="Arial" w:hAnsi="Arial" w:cs="Arial"/>
          <w:sz w:val="18"/>
          <w:szCs w:val="18"/>
          <w:rPrChange w:id="2602" w:author="Joy Chakraborty" w:date="2015-08-21T13:05:00Z">
            <w:rPr>
              <w:rStyle w:val="PageNumber"/>
              <w:rFonts w:cs="Arial"/>
              <w:sz w:val="18"/>
              <w:szCs w:val="18"/>
            </w:rPr>
          </w:rPrChange>
        </w:rPr>
        <w:tab/>
        <w:delText xml:space="preserve">Page </w:delText>
      </w:r>
      <w:r w:rsidR="004E6BA2" w:rsidRPr="003D24BD" w:rsidDel="003D24BD">
        <w:rPr>
          <w:rStyle w:val="PageNumber"/>
          <w:rFonts w:ascii="Arial" w:hAnsi="Arial" w:cs="Arial"/>
          <w:sz w:val="18"/>
          <w:szCs w:val="18"/>
          <w:rPrChange w:id="2603" w:author="Joy Chakraborty" w:date="2015-08-21T13:05:00Z">
            <w:rPr>
              <w:rStyle w:val="PageNumber"/>
              <w:rFonts w:cs="Arial"/>
              <w:sz w:val="18"/>
              <w:szCs w:val="18"/>
            </w:rPr>
          </w:rPrChange>
        </w:rPr>
        <w:fldChar w:fldCharType="begin"/>
      </w:r>
      <w:r w:rsidR="004E6BA2" w:rsidRPr="003D24BD" w:rsidDel="003D24BD">
        <w:rPr>
          <w:rStyle w:val="PageNumber"/>
          <w:rFonts w:ascii="Arial" w:hAnsi="Arial" w:cs="Arial"/>
          <w:sz w:val="18"/>
          <w:szCs w:val="18"/>
          <w:rPrChange w:id="2604" w:author="Joy Chakraborty" w:date="2015-08-21T13:05:00Z">
            <w:rPr>
              <w:rStyle w:val="PageNumber"/>
              <w:rFonts w:cs="Arial"/>
              <w:sz w:val="18"/>
              <w:szCs w:val="18"/>
            </w:rPr>
          </w:rPrChange>
        </w:rPr>
        <w:delInstrText xml:space="preserve"> PAGE </w:delInstrText>
      </w:r>
      <w:r w:rsidR="004E6BA2" w:rsidRPr="003D24BD" w:rsidDel="003D24BD">
        <w:rPr>
          <w:rStyle w:val="PageNumber"/>
          <w:rFonts w:ascii="Arial" w:hAnsi="Arial" w:cs="Arial"/>
          <w:sz w:val="18"/>
          <w:szCs w:val="18"/>
          <w:rPrChange w:id="2605" w:author="Joy Chakraborty" w:date="2015-08-21T13:05:00Z">
            <w:rPr>
              <w:rStyle w:val="PageNumber"/>
              <w:rFonts w:cs="Arial"/>
              <w:sz w:val="18"/>
              <w:szCs w:val="18"/>
            </w:rPr>
          </w:rPrChange>
        </w:rPr>
        <w:fldChar w:fldCharType="separate"/>
      </w:r>
      <w:r w:rsidDel="003D24BD">
        <w:rPr>
          <w:rStyle w:val="PageNumber"/>
          <w:rFonts w:ascii="Arial" w:hAnsi="Arial" w:cs="Arial"/>
          <w:noProof/>
          <w:sz w:val="18"/>
          <w:szCs w:val="18"/>
        </w:rPr>
        <w:delText>81</w:delText>
      </w:r>
      <w:r w:rsidR="004E6BA2" w:rsidRPr="003D24BD" w:rsidDel="003D24BD">
        <w:rPr>
          <w:rStyle w:val="PageNumber"/>
          <w:rFonts w:ascii="Arial" w:hAnsi="Arial" w:cs="Arial"/>
          <w:sz w:val="18"/>
          <w:szCs w:val="18"/>
          <w:rPrChange w:id="2606" w:author="Joy Chakraborty" w:date="2015-08-21T13:05:00Z">
            <w:rPr>
              <w:rStyle w:val="PageNumber"/>
              <w:rFonts w:cs="Arial"/>
              <w:sz w:val="18"/>
              <w:szCs w:val="18"/>
            </w:rPr>
          </w:rPrChange>
        </w:rPr>
        <w:fldChar w:fldCharType="end"/>
      </w:r>
      <w:r w:rsidR="004E6BA2" w:rsidRPr="003D24BD" w:rsidDel="003D24BD">
        <w:rPr>
          <w:rStyle w:val="PageNumber"/>
          <w:rFonts w:ascii="Arial" w:hAnsi="Arial" w:cs="Arial"/>
          <w:sz w:val="18"/>
          <w:szCs w:val="18"/>
          <w:rPrChange w:id="2607" w:author="Joy Chakraborty" w:date="2015-08-21T13:05:00Z">
            <w:rPr>
              <w:rStyle w:val="PageNumber"/>
              <w:rFonts w:cs="Arial"/>
              <w:sz w:val="18"/>
              <w:szCs w:val="18"/>
            </w:rPr>
          </w:rPrChange>
        </w:rPr>
        <w:delText xml:space="preserve"> of </w:delText>
      </w:r>
      <w:r w:rsidR="004E6BA2" w:rsidRPr="003D24BD" w:rsidDel="003D24BD">
        <w:rPr>
          <w:rStyle w:val="PageNumber"/>
          <w:rFonts w:ascii="Arial" w:hAnsi="Arial" w:cs="Arial"/>
          <w:sz w:val="18"/>
          <w:szCs w:val="18"/>
          <w:rPrChange w:id="2608" w:author="Joy Chakraborty" w:date="2015-08-21T13:05:00Z">
            <w:rPr>
              <w:rStyle w:val="PageNumber"/>
              <w:rFonts w:cs="Arial"/>
              <w:sz w:val="18"/>
              <w:szCs w:val="18"/>
            </w:rPr>
          </w:rPrChange>
        </w:rPr>
        <w:fldChar w:fldCharType="begin"/>
      </w:r>
      <w:r w:rsidR="004E6BA2" w:rsidRPr="003D24BD" w:rsidDel="003D24BD">
        <w:rPr>
          <w:rStyle w:val="PageNumber"/>
          <w:rFonts w:ascii="Arial" w:hAnsi="Arial" w:cs="Arial"/>
          <w:sz w:val="18"/>
          <w:szCs w:val="18"/>
          <w:rPrChange w:id="2609" w:author="Joy Chakraborty" w:date="2015-08-21T13:05:00Z">
            <w:rPr>
              <w:rStyle w:val="PageNumber"/>
              <w:rFonts w:cs="Arial"/>
              <w:sz w:val="18"/>
              <w:szCs w:val="18"/>
            </w:rPr>
          </w:rPrChange>
        </w:rPr>
        <w:delInstrText xml:space="preserve"> NUMPAGES </w:delInstrText>
      </w:r>
      <w:r w:rsidR="004E6BA2" w:rsidRPr="003D24BD" w:rsidDel="003D24BD">
        <w:rPr>
          <w:rStyle w:val="PageNumber"/>
          <w:rFonts w:ascii="Arial" w:hAnsi="Arial" w:cs="Arial"/>
          <w:sz w:val="18"/>
          <w:szCs w:val="18"/>
          <w:rPrChange w:id="2610" w:author="Joy Chakraborty" w:date="2015-08-21T13:05:00Z">
            <w:rPr>
              <w:rStyle w:val="PageNumber"/>
              <w:rFonts w:cs="Arial"/>
              <w:sz w:val="18"/>
              <w:szCs w:val="18"/>
            </w:rPr>
          </w:rPrChange>
        </w:rPr>
        <w:fldChar w:fldCharType="separate"/>
      </w:r>
      <w:r w:rsidDel="003D24BD">
        <w:rPr>
          <w:rStyle w:val="PageNumber"/>
          <w:rFonts w:ascii="Arial" w:hAnsi="Arial" w:cs="Arial"/>
          <w:noProof/>
          <w:sz w:val="18"/>
          <w:szCs w:val="18"/>
        </w:rPr>
        <w:delText>178</w:delText>
      </w:r>
      <w:r w:rsidR="004E6BA2" w:rsidRPr="003D24BD" w:rsidDel="003D24BD">
        <w:rPr>
          <w:rStyle w:val="PageNumber"/>
          <w:rFonts w:ascii="Arial" w:hAnsi="Arial" w:cs="Arial"/>
          <w:sz w:val="18"/>
          <w:szCs w:val="18"/>
          <w:rPrChange w:id="2611" w:author="Joy Chakraborty" w:date="2015-08-21T13:05:00Z">
            <w:rPr>
              <w:rStyle w:val="PageNumber"/>
              <w:rFonts w:cs="Arial"/>
              <w:sz w:val="18"/>
              <w:szCs w:val="18"/>
            </w:rPr>
          </w:rPrChange>
        </w:rPr>
        <w:fldChar w:fldCharType="end"/>
      </w:r>
    </w:del>
  </w:p>
  <w:p w14:paraId="024FF232" w14:textId="3939F642" w:rsidR="004E6BA2" w:rsidRPr="003D24BD" w:rsidDel="003D24BD" w:rsidRDefault="004E6BA2" w:rsidP="00F97452">
    <w:pPr>
      <w:rPr>
        <w:del w:id="2612" w:author="Joy Chakraborty" w:date="2015-08-21T13:05:00Z"/>
        <w:rFonts w:ascii="Arial" w:hAnsi="Arial" w:cs="Arial"/>
        <w:sz w:val="18"/>
        <w:rPrChange w:id="2613" w:author="Joy Chakraborty" w:date="2015-08-21T13:05:00Z">
          <w:rPr>
            <w:del w:id="2614" w:author="Joy Chakraborty" w:date="2015-08-21T13:05:00Z"/>
          </w:rPr>
        </w:rPrChange>
      </w:rPr>
    </w:pPr>
  </w:p>
  <w:p w14:paraId="500B2B4D" w14:textId="77777777" w:rsidR="004E6BA2" w:rsidRPr="003D24BD" w:rsidRDefault="004E6BA2" w:rsidP="00BB0C2C">
    <w:pPr>
      <w:rPr>
        <w:rFonts w:ascii="Arial" w:hAnsi="Arial" w:cs="Arial"/>
        <w:sz w:val="18"/>
        <w:rPrChange w:id="2615" w:author="Joy Chakraborty" w:date="2015-08-21T13:05:00Z">
          <w:rPr/>
        </w:rPrChange>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401214" w14:textId="77777777" w:rsidR="004E6BA2" w:rsidRDefault="004E6BA2">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A48B4C4" w14:textId="77777777" w:rsidR="001A7D69" w:rsidRDefault="001A7D69">
      <w:r>
        <w:separator/>
      </w:r>
    </w:p>
    <w:p w14:paraId="524BB804" w14:textId="77777777" w:rsidR="001A7D69" w:rsidRDefault="001A7D69"/>
    <w:p w14:paraId="3DDF5230" w14:textId="77777777" w:rsidR="001A7D69" w:rsidRDefault="001A7D69"/>
    <w:p w14:paraId="3B60C205" w14:textId="77777777" w:rsidR="001A7D69" w:rsidRDefault="001A7D69" w:rsidP="00BB0C2C"/>
  </w:footnote>
  <w:footnote w:type="continuationSeparator" w:id="0">
    <w:p w14:paraId="409A1EB8" w14:textId="77777777" w:rsidR="001A7D69" w:rsidRDefault="001A7D69">
      <w:r>
        <w:continuationSeparator/>
      </w:r>
    </w:p>
    <w:p w14:paraId="739959E0" w14:textId="77777777" w:rsidR="001A7D69" w:rsidRDefault="001A7D69"/>
    <w:p w14:paraId="5D19C8D4" w14:textId="77777777" w:rsidR="001A7D69" w:rsidRDefault="001A7D69"/>
    <w:p w14:paraId="413A60EE" w14:textId="77777777" w:rsidR="001A7D69" w:rsidRDefault="001A7D69" w:rsidP="00BB0C2C"/>
  </w:footnote>
  <w:footnote w:id="1">
    <w:p w14:paraId="737D231A" w14:textId="77777777" w:rsidR="004E6BA2" w:rsidRPr="00A0102A" w:rsidRDefault="004E6BA2" w:rsidP="003F173E">
      <w:pPr>
        <w:pStyle w:val="FootnoteText"/>
      </w:pPr>
      <w:r>
        <w:rPr>
          <w:rStyle w:val="FootnoteReference"/>
        </w:rPr>
        <w:footnoteRef/>
      </w:r>
      <w:r>
        <w:t xml:space="preserve"> ClickSchedule uses a single, combined name property OOTB instead of separate first and last names.</w:t>
      </w:r>
    </w:p>
  </w:footnote>
  <w:footnote w:id="2">
    <w:p w14:paraId="22B8978E" w14:textId="77777777" w:rsidR="004E6BA2" w:rsidRPr="000E35F9" w:rsidRDefault="004E6BA2" w:rsidP="003F173E">
      <w:pPr>
        <w:pStyle w:val="FootnoteText"/>
      </w:pPr>
      <w:r>
        <w:rPr>
          <w:rStyle w:val="FootnoteReference"/>
        </w:rPr>
        <w:footnoteRef/>
      </w:r>
      <w:r>
        <w:t xml:space="preserve"> For those engineers that are in MUST.</w:t>
      </w:r>
    </w:p>
  </w:footnote>
  <w:footnote w:id="3">
    <w:p w14:paraId="1E9AE6D9" w14:textId="77777777" w:rsidR="004E6BA2" w:rsidRPr="00A0102A" w:rsidRDefault="004E6BA2" w:rsidP="003F173E">
      <w:pPr>
        <w:pStyle w:val="FootnoteText"/>
      </w:pPr>
      <w:r>
        <w:rPr>
          <w:rStyle w:val="FootnoteReference"/>
        </w:rPr>
        <w:footnoteRef/>
      </w:r>
      <w:r>
        <w:t xml:space="preserve"> This is essentially the opposite of a “Contractor” indicator and provides OOTB access to the same data.</w:t>
      </w:r>
    </w:p>
  </w:footnote>
  <w:footnote w:id="4">
    <w:p w14:paraId="3796D884" w14:textId="77777777" w:rsidR="004E6BA2" w:rsidRPr="00751940" w:rsidRDefault="004E6BA2" w:rsidP="003F173E">
      <w:pPr>
        <w:pStyle w:val="FootnoteText"/>
      </w:pPr>
      <w:r>
        <w:rPr>
          <w:rStyle w:val="FootnoteReference"/>
        </w:rPr>
        <w:footnoteRef/>
      </w:r>
      <w:r>
        <w:t xml:space="preserve"> As with all name storage in ClickSchedule, this is a composite of first and last names.</w:t>
      </w:r>
    </w:p>
  </w:footnote>
  <w:footnote w:id="5">
    <w:p w14:paraId="30FD16F2" w14:textId="77777777" w:rsidR="004E6BA2" w:rsidRPr="00751940" w:rsidRDefault="004E6BA2" w:rsidP="003F173E">
      <w:pPr>
        <w:pStyle w:val="FootnoteText"/>
      </w:pPr>
      <w:r>
        <w:rPr>
          <w:rStyle w:val="FootnoteReference"/>
        </w:rPr>
        <w:footnoteRef/>
      </w:r>
      <w:r>
        <w:t xml:space="preserve"> </w:t>
      </w:r>
      <w:r>
        <w:rPr>
          <w:rFonts w:cs="Arial"/>
        </w:rPr>
        <w:t xml:space="preserve">As the FSE </w:t>
      </w:r>
      <w:r w:rsidRPr="00E97AAA">
        <w:rPr>
          <w:rFonts w:cs="Arial"/>
        </w:rPr>
        <w:t xml:space="preserve">is expected to contact their manager in some scenarios, </w:t>
      </w:r>
      <w:r>
        <w:rPr>
          <w:rFonts w:cs="Arial"/>
        </w:rPr>
        <w:t>it might be helpful</w:t>
      </w:r>
      <w:r w:rsidRPr="00E97AAA">
        <w:rPr>
          <w:rFonts w:cs="Arial"/>
        </w:rPr>
        <w:t xml:space="preserve"> to have this value so</w:t>
      </w:r>
      <w:r>
        <w:rPr>
          <w:rFonts w:cs="Arial"/>
        </w:rPr>
        <w:t xml:space="preserve"> that</w:t>
      </w:r>
      <w:r w:rsidRPr="00E97AAA">
        <w:rPr>
          <w:rFonts w:cs="Arial"/>
        </w:rPr>
        <w:t xml:space="preserve"> it can be displayed on the mobi</w:t>
      </w:r>
      <w:r>
        <w:rPr>
          <w:rFonts w:cs="Arial"/>
        </w:rPr>
        <w:t>le device under the My View app.</w:t>
      </w:r>
      <w:r w:rsidRPr="00E97AAA">
        <w:rPr>
          <w:rFonts w:cs="Arial"/>
        </w:rPr>
        <w:t xml:space="preserve"> </w:t>
      </w:r>
      <w:r>
        <w:rPr>
          <w:rFonts w:cs="Arial"/>
        </w:rPr>
        <w:t xml:space="preserve">This will be </w:t>
      </w:r>
      <w:r w:rsidRPr="00E97AAA">
        <w:rPr>
          <w:rFonts w:cs="Arial"/>
        </w:rPr>
        <w:t>removed if GEHC cannot supply this value</w:t>
      </w:r>
      <w:r>
        <w:t>.</w:t>
      </w:r>
    </w:p>
  </w:footnote>
  <w:footnote w:id="6">
    <w:p w14:paraId="2B91207E" w14:textId="77777777" w:rsidR="004E6BA2" w:rsidRPr="00315891" w:rsidRDefault="004E6BA2" w:rsidP="00673C9A">
      <w:pPr>
        <w:pStyle w:val="FootnoteText"/>
      </w:pPr>
      <w:r>
        <w:rPr>
          <w:rStyle w:val="FootnoteReference"/>
        </w:rPr>
        <w:footnoteRef/>
      </w:r>
      <w:r>
        <w:t xml:space="preserve"> Permits Dispatchers to filter their task list to show only tasks created by themselves, or managers to find tasks created by specific Dispatcher(s).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A59817" w14:textId="77777777" w:rsidR="004E6BA2" w:rsidRDefault="004E6BA2"/>
  <w:p w14:paraId="7CC88AA3" w14:textId="77777777" w:rsidR="004E6BA2" w:rsidRDefault="004E6BA2"/>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D2D4BA" w14:textId="4F821B45" w:rsidR="004E6BA2" w:rsidRPr="00F97452" w:rsidRDefault="004E6BA2" w:rsidP="007A35FE">
    <w:pPr>
      <w:pStyle w:val="Header"/>
      <w:pBdr>
        <w:bottom w:val="single" w:sz="4" w:space="1" w:color="auto"/>
      </w:pBdr>
      <w:rPr>
        <w:rFonts w:cs="Arial"/>
        <w:sz w:val="18"/>
        <w:szCs w:val="18"/>
      </w:rPr>
    </w:pPr>
    <w:r>
      <w:rPr>
        <w:rFonts w:cs="Arial"/>
        <w:i/>
        <w:sz w:val="18"/>
        <w:szCs w:val="18"/>
      </w:rPr>
      <w:t xml:space="preserve">GEHC </w:t>
    </w:r>
    <w:r w:rsidRPr="00F97452">
      <w:rPr>
        <w:rFonts w:cs="Arial"/>
        <w:i/>
        <w:sz w:val="18"/>
        <w:szCs w:val="18"/>
      </w:rPr>
      <w:t>– Interface Design Specification</w:t>
    </w:r>
    <w:r w:rsidRPr="00F97452">
      <w:rPr>
        <w:rFonts w:cs="Arial"/>
        <w:i/>
        <w:sz w:val="18"/>
        <w:szCs w:val="18"/>
      </w:rPr>
      <w:tab/>
    </w:r>
  </w:p>
  <w:p w14:paraId="5637D203" w14:textId="77777777" w:rsidR="004E6BA2" w:rsidRDefault="004E6BA2" w:rsidP="00BB0C2C"/>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D84317" w14:textId="77777777" w:rsidR="003D24BD" w:rsidRDefault="003D24B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BE16C3F4"/>
    <w:lvl w:ilvl="0">
      <w:start w:val="1"/>
      <w:numFmt w:val="bullet"/>
      <w:pStyle w:val="ListBullet"/>
      <w:lvlText w:val=""/>
      <w:lvlJc w:val="left"/>
      <w:pPr>
        <w:tabs>
          <w:tab w:val="num" w:pos="1353"/>
        </w:tabs>
        <w:ind w:left="1353" w:hanging="360"/>
      </w:pPr>
      <w:rPr>
        <w:rFonts w:ascii="Symbol" w:hAnsi="Symbol" w:hint="default"/>
      </w:rPr>
    </w:lvl>
  </w:abstractNum>
  <w:abstractNum w:abstractNumId="1">
    <w:nsid w:val="FFFFFFFB"/>
    <w:multiLevelType w:val="multilevel"/>
    <w:tmpl w:val="9426FB32"/>
    <w:lvl w:ilvl="0">
      <w:start w:val="1"/>
      <w:numFmt w:val="decimal"/>
      <w:lvlText w:val="%1."/>
      <w:legacy w:legacy="1" w:legacySpace="144" w:legacyIndent="0"/>
      <w:lvlJc w:val="left"/>
    </w:lvl>
    <w:lvl w:ilvl="1">
      <w:start w:val="1"/>
      <w:numFmt w:val="decimal"/>
      <w:pStyle w:val="Figure"/>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2">
    <w:nsid w:val="000C0C5B"/>
    <w:multiLevelType w:val="hybridMultilevel"/>
    <w:tmpl w:val="40D0C3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09B5C69"/>
    <w:multiLevelType w:val="hybridMultilevel"/>
    <w:tmpl w:val="FC76C9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0DA48BF"/>
    <w:multiLevelType w:val="hybridMultilevel"/>
    <w:tmpl w:val="3C6084A0"/>
    <w:lvl w:ilvl="0" w:tplc="04090011">
      <w:start w:val="1"/>
      <w:numFmt w:val="decimal"/>
      <w:lvlText w:val="%1)"/>
      <w:lvlJc w:val="left"/>
      <w:pPr>
        <w:tabs>
          <w:tab w:val="num" w:pos="1353"/>
        </w:tabs>
        <w:ind w:left="1353" w:hanging="360"/>
      </w:pPr>
    </w:lvl>
    <w:lvl w:ilvl="1" w:tplc="04090019">
      <w:start w:val="1"/>
      <w:numFmt w:val="lowerLetter"/>
      <w:lvlText w:val="%2."/>
      <w:lvlJc w:val="left"/>
      <w:pPr>
        <w:ind w:left="1083" w:hanging="360"/>
      </w:pPr>
    </w:lvl>
    <w:lvl w:ilvl="2" w:tplc="0409001B" w:tentative="1">
      <w:start w:val="1"/>
      <w:numFmt w:val="lowerRoman"/>
      <w:lvlText w:val="%3."/>
      <w:lvlJc w:val="right"/>
      <w:pPr>
        <w:ind w:left="1803" w:hanging="180"/>
      </w:pPr>
    </w:lvl>
    <w:lvl w:ilvl="3" w:tplc="0409000F" w:tentative="1">
      <w:start w:val="1"/>
      <w:numFmt w:val="decimal"/>
      <w:lvlText w:val="%4."/>
      <w:lvlJc w:val="left"/>
      <w:pPr>
        <w:ind w:left="2523" w:hanging="360"/>
      </w:pPr>
    </w:lvl>
    <w:lvl w:ilvl="4" w:tplc="04090019" w:tentative="1">
      <w:start w:val="1"/>
      <w:numFmt w:val="lowerLetter"/>
      <w:lvlText w:val="%5."/>
      <w:lvlJc w:val="left"/>
      <w:pPr>
        <w:ind w:left="3243" w:hanging="360"/>
      </w:pPr>
    </w:lvl>
    <w:lvl w:ilvl="5" w:tplc="0409001B" w:tentative="1">
      <w:start w:val="1"/>
      <w:numFmt w:val="lowerRoman"/>
      <w:lvlText w:val="%6."/>
      <w:lvlJc w:val="right"/>
      <w:pPr>
        <w:ind w:left="3963" w:hanging="180"/>
      </w:pPr>
    </w:lvl>
    <w:lvl w:ilvl="6" w:tplc="0409000F" w:tentative="1">
      <w:start w:val="1"/>
      <w:numFmt w:val="decimal"/>
      <w:lvlText w:val="%7."/>
      <w:lvlJc w:val="left"/>
      <w:pPr>
        <w:ind w:left="4683" w:hanging="360"/>
      </w:pPr>
    </w:lvl>
    <w:lvl w:ilvl="7" w:tplc="04090019" w:tentative="1">
      <w:start w:val="1"/>
      <w:numFmt w:val="lowerLetter"/>
      <w:lvlText w:val="%8."/>
      <w:lvlJc w:val="left"/>
      <w:pPr>
        <w:ind w:left="5403" w:hanging="360"/>
      </w:pPr>
    </w:lvl>
    <w:lvl w:ilvl="8" w:tplc="0409001B" w:tentative="1">
      <w:start w:val="1"/>
      <w:numFmt w:val="lowerRoman"/>
      <w:lvlText w:val="%9."/>
      <w:lvlJc w:val="right"/>
      <w:pPr>
        <w:ind w:left="6123" w:hanging="180"/>
      </w:pPr>
    </w:lvl>
  </w:abstractNum>
  <w:abstractNum w:abstractNumId="5">
    <w:nsid w:val="014F59AD"/>
    <w:multiLevelType w:val="hybridMultilevel"/>
    <w:tmpl w:val="BECAD0FA"/>
    <w:lvl w:ilvl="0" w:tplc="0809000F">
      <w:start w:val="1"/>
      <w:numFmt w:val="decimal"/>
      <w:lvlText w:val="%1."/>
      <w:lvlJc w:val="left"/>
      <w:pPr>
        <w:ind w:left="720" w:hanging="360"/>
      </w:pPr>
      <w:rPr>
        <w:rFonts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02291E49"/>
    <w:multiLevelType w:val="hybridMultilevel"/>
    <w:tmpl w:val="582AD044"/>
    <w:lvl w:ilvl="0" w:tplc="FFFFFFFF">
      <w:start w:val="1"/>
      <w:numFmt w:val="decimal"/>
      <w:pStyle w:val="Listnumbersingleline"/>
      <w:lvlText w:val="%1"/>
      <w:lvlJc w:val="left"/>
      <w:pPr>
        <w:tabs>
          <w:tab w:val="num" w:pos="2200"/>
        </w:tabs>
        <w:ind w:left="2200" w:hanging="368"/>
      </w:pPr>
      <w:rPr>
        <w:rFonts w:hint="default"/>
      </w:rPr>
    </w:lvl>
    <w:lvl w:ilvl="1" w:tplc="FFFFFFFF">
      <w:start w:val="1"/>
      <w:numFmt w:val="lowerLetter"/>
      <w:lvlText w:val="%2."/>
      <w:lvlJc w:val="left"/>
      <w:pPr>
        <w:tabs>
          <w:tab w:val="num" w:pos="720"/>
        </w:tabs>
        <w:ind w:left="720" w:hanging="360"/>
      </w:pPr>
    </w:lvl>
    <w:lvl w:ilvl="2" w:tplc="FFFFFFFF">
      <w:start w:val="1"/>
      <w:numFmt w:val="lowerRoman"/>
      <w:lvlText w:val="%3."/>
      <w:lvlJc w:val="right"/>
      <w:pPr>
        <w:tabs>
          <w:tab w:val="num" w:pos="1440"/>
        </w:tabs>
        <w:ind w:left="1440" w:hanging="180"/>
      </w:pPr>
    </w:lvl>
    <w:lvl w:ilvl="3" w:tplc="FFFFFFFF" w:tentative="1">
      <w:start w:val="1"/>
      <w:numFmt w:val="decimal"/>
      <w:lvlText w:val="%4."/>
      <w:lvlJc w:val="left"/>
      <w:pPr>
        <w:tabs>
          <w:tab w:val="num" w:pos="2160"/>
        </w:tabs>
        <w:ind w:left="2160" w:hanging="360"/>
      </w:pPr>
    </w:lvl>
    <w:lvl w:ilvl="4" w:tplc="FFFFFFFF" w:tentative="1">
      <w:start w:val="1"/>
      <w:numFmt w:val="lowerLetter"/>
      <w:lvlText w:val="%5."/>
      <w:lvlJc w:val="left"/>
      <w:pPr>
        <w:tabs>
          <w:tab w:val="num" w:pos="2880"/>
        </w:tabs>
        <w:ind w:left="2880" w:hanging="360"/>
      </w:pPr>
    </w:lvl>
    <w:lvl w:ilvl="5" w:tplc="FFFFFFFF" w:tentative="1">
      <w:start w:val="1"/>
      <w:numFmt w:val="lowerRoman"/>
      <w:lvlText w:val="%6."/>
      <w:lvlJc w:val="right"/>
      <w:pPr>
        <w:tabs>
          <w:tab w:val="num" w:pos="3600"/>
        </w:tabs>
        <w:ind w:left="3600" w:hanging="180"/>
      </w:pPr>
    </w:lvl>
    <w:lvl w:ilvl="6" w:tplc="FFFFFFFF" w:tentative="1">
      <w:start w:val="1"/>
      <w:numFmt w:val="decimal"/>
      <w:lvlText w:val="%7."/>
      <w:lvlJc w:val="left"/>
      <w:pPr>
        <w:tabs>
          <w:tab w:val="num" w:pos="4320"/>
        </w:tabs>
        <w:ind w:left="4320" w:hanging="360"/>
      </w:pPr>
    </w:lvl>
    <w:lvl w:ilvl="7" w:tplc="FFFFFFFF" w:tentative="1">
      <w:start w:val="1"/>
      <w:numFmt w:val="lowerLetter"/>
      <w:lvlText w:val="%8."/>
      <w:lvlJc w:val="left"/>
      <w:pPr>
        <w:tabs>
          <w:tab w:val="num" w:pos="5040"/>
        </w:tabs>
        <w:ind w:left="5040" w:hanging="360"/>
      </w:pPr>
    </w:lvl>
    <w:lvl w:ilvl="8" w:tplc="FFFFFFFF" w:tentative="1">
      <w:start w:val="1"/>
      <w:numFmt w:val="lowerRoman"/>
      <w:lvlText w:val="%9."/>
      <w:lvlJc w:val="right"/>
      <w:pPr>
        <w:tabs>
          <w:tab w:val="num" w:pos="5760"/>
        </w:tabs>
        <w:ind w:left="5760" w:hanging="180"/>
      </w:pPr>
    </w:lvl>
  </w:abstractNum>
  <w:abstractNum w:abstractNumId="7">
    <w:nsid w:val="02A47FD6"/>
    <w:multiLevelType w:val="hybridMultilevel"/>
    <w:tmpl w:val="C832DF8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3144231"/>
    <w:multiLevelType w:val="hybridMultilevel"/>
    <w:tmpl w:val="460247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0B2C3991"/>
    <w:multiLevelType w:val="hybridMultilevel"/>
    <w:tmpl w:val="A8847480"/>
    <w:lvl w:ilvl="0" w:tplc="38BCEF86">
      <w:start w:val="1"/>
      <w:numFmt w:val="upperLetter"/>
      <w:pStyle w:val="BRSListL2"/>
      <w:lvlText w:val="%1."/>
      <w:lvlJc w:val="left"/>
      <w:pPr>
        <w:tabs>
          <w:tab w:val="num" w:pos="1296"/>
        </w:tabs>
        <w:ind w:left="1296" w:hanging="360"/>
      </w:pPr>
      <w:rPr>
        <w:rFonts w:hint="default"/>
      </w:rPr>
    </w:lvl>
    <w:lvl w:ilvl="1" w:tplc="04090019">
      <w:start w:val="1"/>
      <w:numFmt w:val="lowerLetter"/>
      <w:lvlText w:val="%2."/>
      <w:lvlJc w:val="left"/>
      <w:pPr>
        <w:tabs>
          <w:tab w:val="num" w:pos="2016"/>
        </w:tabs>
        <w:ind w:left="2016" w:hanging="360"/>
      </w:pPr>
    </w:lvl>
    <w:lvl w:ilvl="2" w:tplc="0409001B">
      <w:start w:val="1"/>
      <w:numFmt w:val="lowerRoman"/>
      <w:lvlText w:val="%3."/>
      <w:lvlJc w:val="right"/>
      <w:pPr>
        <w:tabs>
          <w:tab w:val="num" w:pos="2736"/>
        </w:tabs>
        <w:ind w:left="2736" w:hanging="180"/>
      </w:pPr>
    </w:lvl>
    <w:lvl w:ilvl="3" w:tplc="0409000F" w:tentative="1">
      <w:start w:val="1"/>
      <w:numFmt w:val="decimal"/>
      <w:lvlText w:val="%4."/>
      <w:lvlJc w:val="left"/>
      <w:pPr>
        <w:tabs>
          <w:tab w:val="num" w:pos="3456"/>
        </w:tabs>
        <w:ind w:left="3456" w:hanging="360"/>
      </w:pPr>
    </w:lvl>
    <w:lvl w:ilvl="4" w:tplc="04090019" w:tentative="1">
      <w:start w:val="1"/>
      <w:numFmt w:val="lowerLetter"/>
      <w:lvlText w:val="%5."/>
      <w:lvlJc w:val="left"/>
      <w:pPr>
        <w:tabs>
          <w:tab w:val="num" w:pos="4176"/>
        </w:tabs>
        <w:ind w:left="4176" w:hanging="360"/>
      </w:pPr>
    </w:lvl>
    <w:lvl w:ilvl="5" w:tplc="0409001B" w:tentative="1">
      <w:start w:val="1"/>
      <w:numFmt w:val="lowerRoman"/>
      <w:lvlText w:val="%6."/>
      <w:lvlJc w:val="right"/>
      <w:pPr>
        <w:tabs>
          <w:tab w:val="num" w:pos="4896"/>
        </w:tabs>
        <w:ind w:left="4896" w:hanging="180"/>
      </w:pPr>
    </w:lvl>
    <w:lvl w:ilvl="6" w:tplc="0409000F" w:tentative="1">
      <w:start w:val="1"/>
      <w:numFmt w:val="decimal"/>
      <w:lvlText w:val="%7."/>
      <w:lvlJc w:val="left"/>
      <w:pPr>
        <w:tabs>
          <w:tab w:val="num" w:pos="5616"/>
        </w:tabs>
        <w:ind w:left="5616" w:hanging="360"/>
      </w:pPr>
    </w:lvl>
    <w:lvl w:ilvl="7" w:tplc="04090019" w:tentative="1">
      <w:start w:val="1"/>
      <w:numFmt w:val="lowerLetter"/>
      <w:lvlText w:val="%8."/>
      <w:lvlJc w:val="left"/>
      <w:pPr>
        <w:tabs>
          <w:tab w:val="num" w:pos="6336"/>
        </w:tabs>
        <w:ind w:left="6336" w:hanging="360"/>
      </w:pPr>
    </w:lvl>
    <w:lvl w:ilvl="8" w:tplc="0409001B" w:tentative="1">
      <w:start w:val="1"/>
      <w:numFmt w:val="lowerRoman"/>
      <w:lvlText w:val="%9."/>
      <w:lvlJc w:val="right"/>
      <w:pPr>
        <w:tabs>
          <w:tab w:val="num" w:pos="7056"/>
        </w:tabs>
        <w:ind w:left="7056" w:hanging="180"/>
      </w:pPr>
    </w:lvl>
  </w:abstractNum>
  <w:abstractNum w:abstractNumId="10">
    <w:nsid w:val="0C891957"/>
    <w:multiLevelType w:val="hybridMultilevel"/>
    <w:tmpl w:val="D062CF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D5C466A"/>
    <w:multiLevelType w:val="hybridMultilevel"/>
    <w:tmpl w:val="0700F1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0E67282B"/>
    <w:multiLevelType w:val="hybridMultilevel"/>
    <w:tmpl w:val="6A3E69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0F3A564F"/>
    <w:multiLevelType w:val="multilevel"/>
    <w:tmpl w:val="9F5028E4"/>
    <w:lvl w:ilvl="0">
      <w:start w:val="1"/>
      <w:numFmt w:val="decimal"/>
      <w:lvlText w:val="%1."/>
      <w:lvlJc w:val="left"/>
      <w:pPr>
        <w:ind w:left="720" w:hanging="360"/>
      </w:pPr>
      <w:rPr>
        <w:rFonts w:hint="default"/>
      </w:rPr>
    </w:lvl>
    <w:lvl w:ilvl="1">
      <w:start w:val="4"/>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nsid w:val="0FD3469A"/>
    <w:multiLevelType w:val="hybridMultilevel"/>
    <w:tmpl w:val="6EE609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108A270C"/>
    <w:multiLevelType w:val="hybridMultilevel"/>
    <w:tmpl w:val="B712C5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13500F69"/>
    <w:multiLevelType w:val="hybridMultilevel"/>
    <w:tmpl w:val="2ED042A6"/>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13584F91"/>
    <w:multiLevelType w:val="hybridMultilevel"/>
    <w:tmpl w:val="844848B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15993411"/>
    <w:multiLevelType w:val="hybridMultilevel"/>
    <w:tmpl w:val="66A658BE"/>
    <w:lvl w:ilvl="0" w:tplc="04090001">
      <w:start w:val="1"/>
      <w:numFmt w:val="bullet"/>
      <w:lvlText w:val=""/>
      <w:lvlJc w:val="left"/>
      <w:pPr>
        <w:ind w:left="1365" w:hanging="360"/>
      </w:pPr>
      <w:rPr>
        <w:rFonts w:ascii="Symbol" w:hAnsi="Symbol" w:hint="default"/>
      </w:rPr>
    </w:lvl>
    <w:lvl w:ilvl="1" w:tplc="04090003">
      <w:start w:val="1"/>
      <w:numFmt w:val="bullet"/>
      <w:lvlText w:val="o"/>
      <w:lvlJc w:val="left"/>
      <w:pPr>
        <w:ind w:left="2085" w:hanging="360"/>
      </w:pPr>
      <w:rPr>
        <w:rFonts w:ascii="Courier New" w:hAnsi="Courier New" w:cs="Courier New" w:hint="default"/>
      </w:rPr>
    </w:lvl>
    <w:lvl w:ilvl="2" w:tplc="0B9235A4">
      <w:start w:val="1"/>
      <w:numFmt w:val="bullet"/>
      <w:lvlText w:val="-"/>
      <w:lvlJc w:val="left"/>
      <w:pPr>
        <w:ind w:left="2805" w:hanging="360"/>
      </w:pPr>
      <w:rPr>
        <w:rFonts w:ascii="Verdana" w:eastAsia="Times New Roman" w:hAnsi="Verdana" w:cs="Arial" w:hint="default"/>
      </w:rPr>
    </w:lvl>
    <w:lvl w:ilvl="3" w:tplc="04090001" w:tentative="1">
      <w:start w:val="1"/>
      <w:numFmt w:val="bullet"/>
      <w:lvlText w:val=""/>
      <w:lvlJc w:val="left"/>
      <w:pPr>
        <w:ind w:left="3525" w:hanging="360"/>
      </w:pPr>
      <w:rPr>
        <w:rFonts w:ascii="Symbol" w:hAnsi="Symbol" w:hint="default"/>
      </w:rPr>
    </w:lvl>
    <w:lvl w:ilvl="4" w:tplc="04090003" w:tentative="1">
      <w:start w:val="1"/>
      <w:numFmt w:val="bullet"/>
      <w:lvlText w:val="o"/>
      <w:lvlJc w:val="left"/>
      <w:pPr>
        <w:ind w:left="4245" w:hanging="360"/>
      </w:pPr>
      <w:rPr>
        <w:rFonts w:ascii="Courier New" w:hAnsi="Courier New" w:cs="Courier New" w:hint="default"/>
      </w:rPr>
    </w:lvl>
    <w:lvl w:ilvl="5" w:tplc="04090005" w:tentative="1">
      <w:start w:val="1"/>
      <w:numFmt w:val="bullet"/>
      <w:lvlText w:val=""/>
      <w:lvlJc w:val="left"/>
      <w:pPr>
        <w:ind w:left="4965" w:hanging="360"/>
      </w:pPr>
      <w:rPr>
        <w:rFonts w:ascii="Wingdings" w:hAnsi="Wingdings" w:hint="default"/>
      </w:rPr>
    </w:lvl>
    <w:lvl w:ilvl="6" w:tplc="04090001" w:tentative="1">
      <w:start w:val="1"/>
      <w:numFmt w:val="bullet"/>
      <w:lvlText w:val=""/>
      <w:lvlJc w:val="left"/>
      <w:pPr>
        <w:ind w:left="5685" w:hanging="360"/>
      </w:pPr>
      <w:rPr>
        <w:rFonts w:ascii="Symbol" w:hAnsi="Symbol" w:hint="default"/>
      </w:rPr>
    </w:lvl>
    <w:lvl w:ilvl="7" w:tplc="04090003" w:tentative="1">
      <w:start w:val="1"/>
      <w:numFmt w:val="bullet"/>
      <w:lvlText w:val="o"/>
      <w:lvlJc w:val="left"/>
      <w:pPr>
        <w:ind w:left="6405" w:hanging="360"/>
      </w:pPr>
      <w:rPr>
        <w:rFonts w:ascii="Courier New" w:hAnsi="Courier New" w:cs="Courier New" w:hint="default"/>
      </w:rPr>
    </w:lvl>
    <w:lvl w:ilvl="8" w:tplc="04090005" w:tentative="1">
      <w:start w:val="1"/>
      <w:numFmt w:val="bullet"/>
      <w:lvlText w:val=""/>
      <w:lvlJc w:val="left"/>
      <w:pPr>
        <w:ind w:left="7125" w:hanging="360"/>
      </w:pPr>
      <w:rPr>
        <w:rFonts w:ascii="Wingdings" w:hAnsi="Wingdings" w:hint="default"/>
      </w:rPr>
    </w:lvl>
  </w:abstractNum>
  <w:abstractNum w:abstractNumId="19">
    <w:nsid w:val="15E5289D"/>
    <w:multiLevelType w:val="hybridMultilevel"/>
    <w:tmpl w:val="A1EECBFC"/>
    <w:lvl w:ilvl="0" w:tplc="04090001">
      <w:start w:val="1"/>
      <w:numFmt w:val="bullet"/>
      <w:lvlText w:val=""/>
      <w:lvlJc w:val="left"/>
      <w:pPr>
        <w:ind w:left="788" w:hanging="360"/>
      </w:pPr>
      <w:rPr>
        <w:rFonts w:ascii="Symbol" w:hAnsi="Symbol"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20">
    <w:nsid w:val="168A640F"/>
    <w:multiLevelType w:val="hybridMultilevel"/>
    <w:tmpl w:val="B5A055DC"/>
    <w:lvl w:ilvl="0" w:tplc="37ECE6D4">
      <w:start w:val="1"/>
      <w:numFmt w:val="bullet"/>
      <w:lvlText w:val=""/>
      <w:lvlJc w:val="left"/>
      <w:pPr>
        <w:tabs>
          <w:tab w:val="num" w:pos="720"/>
        </w:tabs>
        <w:ind w:left="720" w:hanging="360"/>
      </w:pPr>
      <w:rPr>
        <w:rFonts w:ascii="Wingdings" w:hAnsi="Wingdings" w:hint="default"/>
      </w:rPr>
    </w:lvl>
    <w:lvl w:ilvl="1" w:tplc="09740A8E">
      <w:start w:val="1"/>
      <w:numFmt w:val="bullet"/>
      <w:lvlText w:val=""/>
      <w:lvlJc w:val="left"/>
      <w:pPr>
        <w:tabs>
          <w:tab w:val="num" w:pos="1440"/>
        </w:tabs>
        <w:ind w:left="1440" w:hanging="360"/>
      </w:pPr>
      <w:rPr>
        <w:rFonts w:ascii="Wingdings" w:hAnsi="Wingdings" w:hint="default"/>
      </w:rPr>
    </w:lvl>
    <w:lvl w:ilvl="2" w:tplc="2306E79A" w:tentative="1">
      <w:start w:val="1"/>
      <w:numFmt w:val="bullet"/>
      <w:lvlText w:val=""/>
      <w:lvlJc w:val="left"/>
      <w:pPr>
        <w:tabs>
          <w:tab w:val="num" w:pos="2160"/>
        </w:tabs>
        <w:ind w:left="2160" w:hanging="360"/>
      </w:pPr>
      <w:rPr>
        <w:rFonts w:ascii="Wingdings" w:hAnsi="Wingdings" w:hint="default"/>
      </w:rPr>
    </w:lvl>
    <w:lvl w:ilvl="3" w:tplc="974A8EB4" w:tentative="1">
      <w:start w:val="1"/>
      <w:numFmt w:val="bullet"/>
      <w:lvlText w:val=""/>
      <w:lvlJc w:val="left"/>
      <w:pPr>
        <w:tabs>
          <w:tab w:val="num" w:pos="2880"/>
        </w:tabs>
        <w:ind w:left="2880" w:hanging="360"/>
      </w:pPr>
      <w:rPr>
        <w:rFonts w:ascii="Wingdings" w:hAnsi="Wingdings" w:hint="default"/>
      </w:rPr>
    </w:lvl>
    <w:lvl w:ilvl="4" w:tplc="01CA1B3A" w:tentative="1">
      <w:start w:val="1"/>
      <w:numFmt w:val="bullet"/>
      <w:lvlText w:val=""/>
      <w:lvlJc w:val="left"/>
      <w:pPr>
        <w:tabs>
          <w:tab w:val="num" w:pos="3600"/>
        </w:tabs>
        <w:ind w:left="3600" w:hanging="360"/>
      </w:pPr>
      <w:rPr>
        <w:rFonts w:ascii="Wingdings" w:hAnsi="Wingdings" w:hint="default"/>
      </w:rPr>
    </w:lvl>
    <w:lvl w:ilvl="5" w:tplc="DCE0184C" w:tentative="1">
      <w:start w:val="1"/>
      <w:numFmt w:val="bullet"/>
      <w:lvlText w:val=""/>
      <w:lvlJc w:val="left"/>
      <w:pPr>
        <w:tabs>
          <w:tab w:val="num" w:pos="4320"/>
        </w:tabs>
        <w:ind w:left="4320" w:hanging="360"/>
      </w:pPr>
      <w:rPr>
        <w:rFonts w:ascii="Wingdings" w:hAnsi="Wingdings" w:hint="default"/>
      </w:rPr>
    </w:lvl>
    <w:lvl w:ilvl="6" w:tplc="5FD288B4" w:tentative="1">
      <w:start w:val="1"/>
      <w:numFmt w:val="bullet"/>
      <w:lvlText w:val=""/>
      <w:lvlJc w:val="left"/>
      <w:pPr>
        <w:tabs>
          <w:tab w:val="num" w:pos="5040"/>
        </w:tabs>
        <w:ind w:left="5040" w:hanging="360"/>
      </w:pPr>
      <w:rPr>
        <w:rFonts w:ascii="Wingdings" w:hAnsi="Wingdings" w:hint="default"/>
      </w:rPr>
    </w:lvl>
    <w:lvl w:ilvl="7" w:tplc="F778417A" w:tentative="1">
      <w:start w:val="1"/>
      <w:numFmt w:val="bullet"/>
      <w:lvlText w:val=""/>
      <w:lvlJc w:val="left"/>
      <w:pPr>
        <w:tabs>
          <w:tab w:val="num" w:pos="5760"/>
        </w:tabs>
        <w:ind w:left="5760" w:hanging="360"/>
      </w:pPr>
      <w:rPr>
        <w:rFonts w:ascii="Wingdings" w:hAnsi="Wingdings" w:hint="default"/>
      </w:rPr>
    </w:lvl>
    <w:lvl w:ilvl="8" w:tplc="3684CC2A" w:tentative="1">
      <w:start w:val="1"/>
      <w:numFmt w:val="bullet"/>
      <w:lvlText w:val=""/>
      <w:lvlJc w:val="left"/>
      <w:pPr>
        <w:tabs>
          <w:tab w:val="num" w:pos="6480"/>
        </w:tabs>
        <w:ind w:left="6480" w:hanging="360"/>
      </w:pPr>
      <w:rPr>
        <w:rFonts w:ascii="Wingdings" w:hAnsi="Wingdings" w:hint="default"/>
      </w:rPr>
    </w:lvl>
  </w:abstractNum>
  <w:abstractNum w:abstractNumId="21">
    <w:nsid w:val="16AA27C6"/>
    <w:multiLevelType w:val="hybridMultilevel"/>
    <w:tmpl w:val="3AA887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16E7439F"/>
    <w:multiLevelType w:val="hybridMultilevel"/>
    <w:tmpl w:val="00A631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18830969"/>
    <w:multiLevelType w:val="hybridMultilevel"/>
    <w:tmpl w:val="4442F2C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19087D3F"/>
    <w:multiLevelType w:val="hybridMultilevel"/>
    <w:tmpl w:val="3806CC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190F0BE9"/>
    <w:multiLevelType w:val="hybridMultilevel"/>
    <w:tmpl w:val="1F660B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19311565"/>
    <w:multiLevelType w:val="hybridMultilevel"/>
    <w:tmpl w:val="E60A9444"/>
    <w:lvl w:ilvl="0" w:tplc="04090001">
      <w:start w:val="1"/>
      <w:numFmt w:val="bullet"/>
      <w:lvlText w:val=""/>
      <w:lvlJc w:val="left"/>
      <w:pPr>
        <w:tabs>
          <w:tab w:val="num" w:pos="1296"/>
        </w:tabs>
        <w:ind w:left="1296" w:hanging="360"/>
      </w:pPr>
      <w:rPr>
        <w:rFonts w:ascii="Symbol" w:hAnsi="Symbol" w:hint="default"/>
      </w:rPr>
    </w:lvl>
    <w:lvl w:ilvl="1" w:tplc="04090003">
      <w:start w:val="1"/>
      <w:numFmt w:val="bullet"/>
      <w:lvlText w:val="o"/>
      <w:lvlJc w:val="left"/>
      <w:pPr>
        <w:tabs>
          <w:tab w:val="num" w:pos="2016"/>
        </w:tabs>
        <w:ind w:left="2016" w:hanging="360"/>
      </w:pPr>
      <w:rPr>
        <w:rFonts w:ascii="Courier New" w:hAnsi="Courier New" w:cs="Courier New" w:hint="default"/>
      </w:rPr>
    </w:lvl>
    <w:lvl w:ilvl="2" w:tplc="04090005">
      <w:start w:val="1"/>
      <w:numFmt w:val="bullet"/>
      <w:lvlText w:val=""/>
      <w:lvlJc w:val="left"/>
      <w:pPr>
        <w:tabs>
          <w:tab w:val="num" w:pos="2736"/>
        </w:tabs>
        <w:ind w:left="2736" w:hanging="360"/>
      </w:pPr>
      <w:rPr>
        <w:rFonts w:ascii="Wingdings" w:hAnsi="Wingdings" w:hint="default"/>
      </w:rPr>
    </w:lvl>
    <w:lvl w:ilvl="3" w:tplc="04090001" w:tentative="1">
      <w:start w:val="1"/>
      <w:numFmt w:val="bullet"/>
      <w:lvlText w:val=""/>
      <w:lvlJc w:val="left"/>
      <w:pPr>
        <w:tabs>
          <w:tab w:val="num" w:pos="3456"/>
        </w:tabs>
        <w:ind w:left="3456" w:hanging="360"/>
      </w:pPr>
      <w:rPr>
        <w:rFonts w:ascii="Symbol" w:hAnsi="Symbol" w:hint="default"/>
      </w:rPr>
    </w:lvl>
    <w:lvl w:ilvl="4" w:tplc="04090003" w:tentative="1">
      <w:start w:val="1"/>
      <w:numFmt w:val="bullet"/>
      <w:lvlText w:val="o"/>
      <w:lvlJc w:val="left"/>
      <w:pPr>
        <w:tabs>
          <w:tab w:val="num" w:pos="4176"/>
        </w:tabs>
        <w:ind w:left="4176" w:hanging="360"/>
      </w:pPr>
      <w:rPr>
        <w:rFonts w:ascii="Courier New" w:hAnsi="Courier New" w:cs="Courier New" w:hint="default"/>
      </w:rPr>
    </w:lvl>
    <w:lvl w:ilvl="5" w:tplc="04090005" w:tentative="1">
      <w:start w:val="1"/>
      <w:numFmt w:val="bullet"/>
      <w:lvlText w:val=""/>
      <w:lvlJc w:val="left"/>
      <w:pPr>
        <w:tabs>
          <w:tab w:val="num" w:pos="4896"/>
        </w:tabs>
        <w:ind w:left="4896" w:hanging="360"/>
      </w:pPr>
      <w:rPr>
        <w:rFonts w:ascii="Wingdings" w:hAnsi="Wingdings" w:hint="default"/>
      </w:rPr>
    </w:lvl>
    <w:lvl w:ilvl="6" w:tplc="04090001" w:tentative="1">
      <w:start w:val="1"/>
      <w:numFmt w:val="bullet"/>
      <w:lvlText w:val=""/>
      <w:lvlJc w:val="left"/>
      <w:pPr>
        <w:tabs>
          <w:tab w:val="num" w:pos="5616"/>
        </w:tabs>
        <w:ind w:left="5616" w:hanging="360"/>
      </w:pPr>
      <w:rPr>
        <w:rFonts w:ascii="Symbol" w:hAnsi="Symbol" w:hint="default"/>
      </w:rPr>
    </w:lvl>
    <w:lvl w:ilvl="7" w:tplc="04090003" w:tentative="1">
      <w:start w:val="1"/>
      <w:numFmt w:val="bullet"/>
      <w:lvlText w:val="o"/>
      <w:lvlJc w:val="left"/>
      <w:pPr>
        <w:tabs>
          <w:tab w:val="num" w:pos="6336"/>
        </w:tabs>
        <w:ind w:left="6336" w:hanging="360"/>
      </w:pPr>
      <w:rPr>
        <w:rFonts w:ascii="Courier New" w:hAnsi="Courier New" w:cs="Courier New" w:hint="default"/>
      </w:rPr>
    </w:lvl>
    <w:lvl w:ilvl="8" w:tplc="04090005" w:tentative="1">
      <w:start w:val="1"/>
      <w:numFmt w:val="bullet"/>
      <w:lvlText w:val=""/>
      <w:lvlJc w:val="left"/>
      <w:pPr>
        <w:tabs>
          <w:tab w:val="num" w:pos="7056"/>
        </w:tabs>
        <w:ind w:left="7056" w:hanging="360"/>
      </w:pPr>
      <w:rPr>
        <w:rFonts w:ascii="Wingdings" w:hAnsi="Wingdings" w:hint="default"/>
      </w:rPr>
    </w:lvl>
  </w:abstractNum>
  <w:abstractNum w:abstractNumId="27">
    <w:nsid w:val="198E184F"/>
    <w:multiLevelType w:val="hybridMultilevel"/>
    <w:tmpl w:val="7170429A"/>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19A34A9B"/>
    <w:multiLevelType w:val="hybridMultilevel"/>
    <w:tmpl w:val="A18ABE9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1BE022B8"/>
    <w:multiLevelType w:val="hybridMultilevel"/>
    <w:tmpl w:val="24F425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1CA17213"/>
    <w:multiLevelType w:val="hybridMultilevel"/>
    <w:tmpl w:val="45E86B3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1">
    <w:nsid w:val="1CDF57BA"/>
    <w:multiLevelType w:val="hybridMultilevel"/>
    <w:tmpl w:val="959288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1E043F7B"/>
    <w:multiLevelType w:val="hybridMultilevel"/>
    <w:tmpl w:val="2CB47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1E4A4477"/>
    <w:multiLevelType w:val="hybridMultilevel"/>
    <w:tmpl w:val="AC1AD3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nsid w:val="20621525"/>
    <w:multiLevelType w:val="hybridMultilevel"/>
    <w:tmpl w:val="FAEE18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208A753A"/>
    <w:multiLevelType w:val="hybridMultilevel"/>
    <w:tmpl w:val="162C02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20C024C8"/>
    <w:multiLevelType w:val="hybridMultilevel"/>
    <w:tmpl w:val="72AE20C2"/>
    <w:lvl w:ilvl="0" w:tplc="08090001">
      <w:start w:val="1"/>
      <w:numFmt w:val="bullet"/>
      <w:lvlText w:val=""/>
      <w:lvlJc w:val="left"/>
      <w:pPr>
        <w:ind w:left="1152" w:hanging="360"/>
      </w:pPr>
      <w:rPr>
        <w:rFonts w:ascii="Symbol" w:hAnsi="Symbol" w:hint="default"/>
      </w:rPr>
    </w:lvl>
    <w:lvl w:ilvl="1" w:tplc="08090003">
      <w:start w:val="1"/>
      <w:numFmt w:val="bullet"/>
      <w:lvlText w:val="o"/>
      <w:lvlJc w:val="left"/>
      <w:pPr>
        <w:ind w:left="1872" w:hanging="360"/>
      </w:pPr>
      <w:rPr>
        <w:rFonts w:ascii="Courier New" w:hAnsi="Courier New" w:cs="Courier New" w:hint="default"/>
      </w:rPr>
    </w:lvl>
    <w:lvl w:ilvl="2" w:tplc="08090005">
      <w:start w:val="1"/>
      <w:numFmt w:val="bullet"/>
      <w:lvlText w:val=""/>
      <w:lvlJc w:val="left"/>
      <w:pPr>
        <w:ind w:left="2592" w:hanging="360"/>
      </w:pPr>
      <w:rPr>
        <w:rFonts w:ascii="Wingdings" w:hAnsi="Wingdings" w:hint="default"/>
      </w:rPr>
    </w:lvl>
    <w:lvl w:ilvl="3" w:tplc="08090001">
      <w:start w:val="1"/>
      <w:numFmt w:val="bullet"/>
      <w:lvlText w:val=""/>
      <w:lvlJc w:val="left"/>
      <w:pPr>
        <w:ind w:left="3312" w:hanging="360"/>
      </w:pPr>
      <w:rPr>
        <w:rFonts w:ascii="Symbol" w:hAnsi="Symbol" w:hint="default"/>
      </w:rPr>
    </w:lvl>
    <w:lvl w:ilvl="4" w:tplc="08090003" w:tentative="1">
      <w:start w:val="1"/>
      <w:numFmt w:val="bullet"/>
      <w:lvlText w:val="o"/>
      <w:lvlJc w:val="left"/>
      <w:pPr>
        <w:ind w:left="4032" w:hanging="360"/>
      </w:pPr>
      <w:rPr>
        <w:rFonts w:ascii="Courier New" w:hAnsi="Courier New" w:cs="Courier New" w:hint="default"/>
      </w:rPr>
    </w:lvl>
    <w:lvl w:ilvl="5" w:tplc="08090005" w:tentative="1">
      <w:start w:val="1"/>
      <w:numFmt w:val="bullet"/>
      <w:lvlText w:val=""/>
      <w:lvlJc w:val="left"/>
      <w:pPr>
        <w:ind w:left="4752" w:hanging="360"/>
      </w:pPr>
      <w:rPr>
        <w:rFonts w:ascii="Wingdings" w:hAnsi="Wingdings" w:hint="default"/>
      </w:rPr>
    </w:lvl>
    <w:lvl w:ilvl="6" w:tplc="08090001" w:tentative="1">
      <w:start w:val="1"/>
      <w:numFmt w:val="bullet"/>
      <w:lvlText w:val=""/>
      <w:lvlJc w:val="left"/>
      <w:pPr>
        <w:ind w:left="5472" w:hanging="360"/>
      </w:pPr>
      <w:rPr>
        <w:rFonts w:ascii="Symbol" w:hAnsi="Symbol" w:hint="default"/>
      </w:rPr>
    </w:lvl>
    <w:lvl w:ilvl="7" w:tplc="08090003" w:tentative="1">
      <w:start w:val="1"/>
      <w:numFmt w:val="bullet"/>
      <w:lvlText w:val="o"/>
      <w:lvlJc w:val="left"/>
      <w:pPr>
        <w:ind w:left="6192" w:hanging="360"/>
      </w:pPr>
      <w:rPr>
        <w:rFonts w:ascii="Courier New" w:hAnsi="Courier New" w:cs="Courier New" w:hint="default"/>
      </w:rPr>
    </w:lvl>
    <w:lvl w:ilvl="8" w:tplc="08090005" w:tentative="1">
      <w:start w:val="1"/>
      <w:numFmt w:val="bullet"/>
      <w:lvlText w:val=""/>
      <w:lvlJc w:val="left"/>
      <w:pPr>
        <w:ind w:left="6912" w:hanging="360"/>
      </w:pPr>
      <w:rPr>
        <w:rFonts w:ascii="Wingdings" w:hAnsi="Wingdings" w:hint="default"/>
      </w:rPr>
    </w:lvl>
  </w:abstractNum>
  <w:abstractNum w:abstractNumId="37">
    <w:nsid w:val="224E3A9B"/>
    <w:multiLevelType w:val="hybridMultilevel"/>
    <w:tmpl w:val="F6C2221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nsid w:val="2250074D"/>
    <w:multiLevelType w:val="hybridMultilevel"/>
    <w:tmpl w:val="AEEAE0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nsid w:val="24384387"/>
    <w:multiLevelType w:val="hybridMultilevel"/>
    <w:tmpl w:val="0DE21D28"/>
    <w:lvl w:ilvl="0" w:tplc="D65E4B1A">
      <w:start w:val="1"/>
      <w:numFmt w:val="bullet"/>
      <w:pStyle w:val="Heading3"/>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0">
    <w:nsid w:val="24F330EF"/>
    <w:multiLevelType w:val="hybridMultilevel"/>
    <w:tmpl w:val="0B2CD0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250567F7"/>
    <w:multiLevelType w:val="hybridMultilevel"/>
    <w:tmpl w:val="F5C66CB0"/>
    <w:lvl w:ilvl="0" w:tplc="08090001">
      <w:start w:val="1"/>
      <w:numFmt w:val="bullet"/>
      <w:lvlText w:val=""/>
      <w:lvlJc w:val="left"/>
      <w:pPr>
        <w:ind w:left="754" w:hanging="360"/>
      </w:pPr>
      <w:rPr>
        <w:rFonts w:ascii="Symbol" w:hAnsi="Symbol" w:hint="default"/>
      </w:rPr>
    </w:lvl>
    <w:lvl w:ilvl="1" w:tplc="08090003" w:tentative="1">
      <w:start w:val="1"/>
      <w:numFmt w:val="bullet"/>
      <w:lvlText w:val="o"/>
      <w:lvlJc w:val="left"/>
      <w:pPr>
        <w:ind w:left="1474" w:hanging="360"/>
      </w:pPr>
      <w:rPr>
        <w:rFonts w:ascii="Courier New" w:hAnsi="Courier New" w:cs="Courier New" w:hint="default"/>
      </w:rPr>
    </w:lvl>
    <w:lvl w:ilvl="2" w:tplc="08090005" w:tentative="1">
      <w:start w:val="1"/>
      <w:numFmt w:val="bullet"/>
      <w:lvlText w:val=""/>
      <w:lvlJc w:val="left"/>
      <w:pPr>
        <w:ind w:left="2194" w:hanging="360"/>
      </w:pPr>
      <w:rPr>
        <w:rFonts w:ascii="Wingdings" w:hAnsi="Wingdings" w:hint="default"/>
      </w:rPr>
    </w:lvl>
    <w:lvl w:ilvl="3" w:tplc="08090001" w:tentative="1">
      <w:start w:val="1"/>
      <w:numFmt w:val="bullet"/>
      <w:lvlText w:val=""/>
      <w:lvlJc w:val="left"/>
      <w:pPr>
        <w:ind w:left="2914" w:hanging="360"/>
      </w:pPr>
      <w:rPr>
        <w:rFonts w:ascii="Symbol" w:hAnsi="Symbol" w:hint="default"/>
      </w:rPr>
    </w:lvl>
    <w:lvl w:ilvl="4" w:tplc="08090003" w:tentative="1">
      <w:start w:val="1"/>
      <w:numFmt w:val="bullet"/>
      <w:lvlText w:val="o"/>
      <w:lvlJc w:val="left"/>
      <w:pPr>
        <w:ind w:left="3634" w:hanging="360"/>
      </w:pPr>
      <w:rPr>
        <w:rFonts w:ascii="Courier New" w:hAnsi="Courier New" w:cs="Courier New" w:hint="default"/>
      </w:rPr>
    </w:lvl>
    <w:lvl w:ilvl="5" w:tplc="08090005" w:tentative="1">
      <w:start w:val="1"/>
      <w:numFmt w:val="bullet"/>
      <w:lvlText w:val=""/>
      <w:lvlJc w:val="left"/>
      <w:pPr>
        <w:ind w:left="4354" w:hanging="360"/>
      </w:pPr>
      <w:rPr>
        <w:rFonts w:ascii="Wingdings" w:hAnsi="Wingdings" w:hint="default"/>
      </w:rPr>
    </w:lvl>
    <w:lvl w:ilvl="6" w:tplc="08090001" w:tentative="1">
      <w:start w:val="1"/>
      <w:numFmt w:val="bullet"/>
      <w:lvlText w:val=""/>
      <w:lvlJc w:val="left"/>
      <w:pPr>
        <w:ind w:left="5074" w:hanging="360"/>
      </w:pPr>
      <w:rPr>
        <w:rFonts w:ascii="Symbol" w:hAnsi="Symbol" w:hint="default"/>
      </w:rPr>
    </w:lvl>
    <w:lvl w:ilvl="7" w:tplc="08090003" w:tentative="1">
      <w:start w:val="1"/>
      <w:numFmt w:val="bullet"/>
      <w:lvlText w:val="o"/>
      <w:lvlJc w:val="left"/>
      <w:pPr>
        <w:ind w:left="5794" w:hanging="360"/>
      </w:pPr>
      <w:rPr>
        <w:rFonts w:ascii="Courier New" w:hAnsi="Courier New" w:cs="Courier New" w:hint="default"/>
      </w:rPr>
    </w:lvl>
    <w:lvl w:ilvl="8" w:tplc="08090005" w:tentative="1">
      <w:start w:val="1"/>
      <w:numFmt w:val="bullet"/>
      <w:lvlText w:val=""/>
      <w:lvlJc w:val="left"/>
      <w:pPr>
        <w:ind w:left="6514" w:hanging="360"/>
      </w:pPr>
      <w:rPr>
        <w:rFonts w:ascii="Wingdings" w:hAnsi="Wingdings" w:hint="default"/>
      </w:rPr>
    </w:lvl>
  </w:abstractNum>
  <w:abstractNum w:abstractNumId="42">
    <w:nsid w:val="260E3179"/>
    <w:multiLevelType w:val="multilevel"/>
    <w:tmpl w:val="9350F1F4"/>
    <w:lvl w:ilvl="0">
      <w:start w:val="1"/>
      <w:numFmt w:val="decimal"/>
      <w:pStyle w:val="ListNumber2"/>
      <w:lvlText w:val="%1"/>
      <w:lvlJc w:val="left"/>
      <w:pPr>
        <w:tabs>
          <w:tab w:val="num" w:pos="1673"/>
        </w:tabs>
        <w:ind w:left="1673" w:hanging="369"/>
      </w:pPr>
      <w:rPr>
        <w:rFonts w:hint="default"/>
      </w:rPr>
    </w:lvl>
    <w:lvl w:ilvl="1">
      <w:start w:val="1"/>
      <w:numFmt w:val="decimal"/>
      <w:lvlText w:val="%1.%2"/>
      <w:lvlJc w:val="left"/>
      <w:pPr>
        <w:tabs>
          <w:tab w:val="num" w:pos="2240"/>
        </w:tabs>
        <w:ind w:left="2240" w:hanging="567"/>
      </w:pPr>
      <w:rPr>
        <w:rFonts w:hint="default"/>
      </w:rPr>
    </w:lvl>
    <w:lvl w:ilvl="2">
      <w:start w:val="1"/>
      <w:numFmt w:val="decimal"/>
      <w:lvlText w:val="%1.%2.%3"/>
      <w:lvlJc w:val="left"/>
      <w:pPr>
        <w:tabs>
          <w:tab w:val="num" w:pos="2920"/>
        </w:tabs>
        <w:ind w:left="2920" w:hanging="680"/>
      </w:pPr>
      <w:rPr>
        <w:rFonts w:hint="default"/>
      </w:rPr>
    </w:lvl>
    <w:lvl w:ilvl="3">
      <w:start w:val="1"/>
      <w:numFmt w:val="decimal"/>
      <w:lvlText w:val="%1.%2.%3.%4"/>
      <w:lvlJc w:val="left"/>
      <w:pPr>
        <w:tabs>
          <w:tab w:val="num" w:pos="3799"/>
        </w:tabs>
        <w:ind w:left="3799" w:hanging="879"/>
      </w:pPr>
      <w:rPr>
        <w:rFonts w:hint="default"/>
      </w:rPr>
    </w:lvl>
    <w:lvl w:ilvl="4">
      <w:start w:val="1"/>
      <w:numFmt w:val="decimal"/>
      <w:lvlText w:val="%1.%2.%3.%4.%5."/>
      <w:lvlJc w:val="left"/>
      <w:pPr>
        <w:tabs>
          <w:tab w:val="num" w:pos="-8423"/>
        </w:tabs>
        <w:ind w:left="-8713" w:hanging="788"/>
      </w:pPr>
      <w:rPr>
        <w:rFonts w:hint="default"/>
      </w:rPr>
    </w:lvl>
    <w:lvl w:ilvl="5">
      <w:start w:val="1"/>
      <w:numFmt w:val="decimal"/>
      <w:lvlText w:val="%1.%2.%3.%4.%5.%6."/>
      <w:lvlJc w:val="left"/>
      <w:pPr>
        <w:tabs>
          <w:tab w:val="num" w:pos="-7703"/>
        </w:tabs>
        <w:ind w:left="-8208" w:hanging="935"/>
      </w:pPr>
      <w:rPr>
        <w:rFonts w:hint="default"/>
      </w:rPr>
    </w:lvl>
    <w:lvl w:ilvl="6">
      <w:numFmt w:val="none"/>
      <w:lvlText w:val=""/>
      <w:lvlJc w:val="left"/>
      <w:pPr>
        <w:tabs>
          <w:tab w:val="num" w:pos="360"/>
        </w:tabs>
      </w:pPr>
    </w:lvl>
    <w:lvl w:ilvl="7">
      <w:start w:val="1"/>
      <w:numFmt w:val="decimal"/>
      <w:lvlText w:val="%1.%2.%3.%4.%5.%6.%7.%8."/>
      <w:lvlJc w:val="left"/>
      <w:pPr>
        <w:tabs>
          <w:tab w:val="num" w:pos="-6621"/>
        </w:tabs>
        <w:ind w:left="-7199" w:hanging="1224"/>
      </w:pPr>
      <w:rPr>
        <w:rFonts w:hint="default"/>
      </w:rPr>
    </w:lvl>
    <w:lvl w:ilvl="8">
      <w:start w:val="1"/>
      <w:numFmt w:val="decimal"/>
      <w:lvlText w:val="%1.%2.%3.%4.%5.%6.%7.%8.%9."/>
      <w:lvlJc w:val="left"/>
      <w:pPr>
        <w:tabs>
          <w:tab w:val="num" w:pos="-6263"/>
        </w:tabs>
        <w:ind w:left="-6621" w:hanging="1440"/>
      </w:pPr>
      <w:rPr>
        <w:rFonts w:hint="default"/>
      </w:rPr>
    </w:lvl>
  </w:abstractNum>
  <w:abstractNum w:abstractNumId="43">
    <w:nsid w:val="262E6990"/>
    <w:multiLevelType w:val="hybridMultilevel"/>
    <w:tmpl w:val="139ED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28824106"/>
    <w:multiLevelType w:val="hybridMultilevel"/>
    <w:tmpl w:val="A7D4206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nsid w:val="28C3063C"/>
    <w:multiLevelType w:val="hybridMultilevel"/>
    <w:tmpl w:val="5214485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nsid w:val="299D177F"/>
    <w:multiLevelType w:val="hybridMultilevel"/>
    <w:tmpl w:val="D8B4E91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nsid w:val="29C77450"/>
    <w:multiLevelType w:val="hybridMultilevel"/>
    <w:tmpl w:val="00FC359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2BB0405C"/>
    <w:multiLevelType w:val="hybridMultilevel"/>
    <w:tmpl w:val="7E702B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nsid w:val="2BCA326B"/>
    <w:multiLevelType w:val="hybridMultilevel"/>
    <w:tmpl w:val="EF08C6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nsid w:val="2D3222D7"/>
    <w:multiLevelType w:val="hybridMultilevel"/>
    <w:tmpl w:val="D21E468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nsid w:val="2EC31B31"/>
    <w:multiLevelType w:val="hybridMultilevel"/>
    <w:tmpl w:val="DFAC54C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nsid w:val="2F1F72E6"/>
    <w:multiLevelType w:val="hybridMultilevel"/>
    <w:tmpl w:val="089C8E2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31891A39"/>
    <w:multiLevelType w:val="hybridMultilevel"/>
    <w:tmpl w:val="54907F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nsid w:val="32FA5C12"/>
    <w:multiLevelType w:val="hybridMultilevel"/>
    <w:tmpl w:val="B150B6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nsid w:val="34277FA7"/>
    <w:multiLevelType w:val="hybridMultilevel"/>
    <w:tmpl w:val="0B6CAA3C"/>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6">
    <w:nsid w:val="34ED2533"/>
    <w:multiLevelType w:val="hybridMultilevel"/>
    <w:tmpl w:val="0B2CFCFE"/>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7">
    <w:nsid w:val="35A657F1"/>
    <w:multiLevelType w:val="hybridMultilevel"/>
    <w:tmpl w:val="06A426A0"/>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8">
    <w:nsid w:val="36F3432E"/>
    <w:multiLevelType w:val="hybridMultilevel"/>
    <w:tmpl w:val="07C21BD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59">
    <w:nsid w:val="372C5B04"/>
    <w:multiLevelType w:val="hybridMultilevel"/>
    <w:tmpl w:val="C3B2F61A"/>
    <w:lvl w:ilvl="0" w:tplc="04090001">
      <w:start w:val="1"/>
      <w:numFmt w:val="bullet"/>
      <w:lvlText w:val=""/>
      <w:lvlJc w:val="left"/>
      <w:pPr>
        <w:ind w:left="1515" w:hanging="360"/>
      </w:pPr>
      <w:rPr>
        <w:rFonts w:ascii="Symbol" w:hAnsi="Symbol"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60">
    <w:nsid w:val="39A101E8"/>
    <w:multiLevelType w:val="hybridMultilevel"/>
    <w:tmpl w:val="982C6F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nsid w:val="39A35DA7"/>
    <w:multiLevelType w:val="hybridMultilevel"/>
    <w:tmpl w:val="370E9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3AE51F7E"/>
    <w:multiLevelType w:val="hybridMultilevel"/>
    <w:tmpl w:val="B8DAF5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nsid w:val="3D191B03"/>
    <w:multiLevelType w:val="hybridMultilevel"/>
    <w:tmpl w:val="E1806C1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nsid w:val="3D745095"/>
    <w:multiLevelType w:val="hybridMultilevel"/>
    <w:tmpl w:val="3232FE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5">
    <w:nsid w:val="3DCD1A8E"/>
    <w:multiLevelType w:val="hybridMultilevel"/>
    <w:tmpl w:val="C05883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3EAC7BB7"/>
    <w:multiLevelType w:val="hybridMultilevel"/>
    <w:tmpl w:val="D5E07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404E4155"/>
    <w:multiLevelType w:val="hybridMultilevel"/>
    <w:tmpl w:val="4E64C0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nsid w:val="40D32A40"/>
    <w:multiLevelType w:val="hybridMultilevel"/>
    <w:tmpl w:val="16DEC78C"/>
    <w:lvl w:ilvl="0" w:tplc="0409000F">
      <w:start w:val="1"/>
      <w:numFmt w:val="decimal"/>
      <w:lvlText w:val="%1."/>
      <w:lvlJc w:val="left"/>
      <w:pPr>
        <w:tabs>
          <w:tab w:val="num" w:pos="501"/>
        </w:tabs>
        <w:ind w:left="501" w:hanging="360"/>
      </w:pPr>
    </w:lvl>
    <w:lvl w:ilvl="1" w:tplc="04090019" w:tentative="1">
      <w:start w:val="1"/>
      <w:numFmt w:val="lowerLetter"/>
      <w:lvlText w:val="%2."/>
      <w:lvlJc w:val="left"/>
      <w:pPr>
        <w:tabs>
          <w:tab w:val="num" w:pos="1581"/>
        </w:tabs>
        <w:ind w:left="1581" w:hanging="360"/>
      </w:pPr>
    </w:lvl>
    <w:lvl w:ilvl="2" w:tplc="0409001B" w:tentative="1">
      <w:start w:val="1"/>
      <w:numFmt w:val="lowerRoman"/>
      <w:lvlText w:val="%3."/>
      <w:lvlJc w:val="right"/>
      <w:pPr>
        <w:tabs>
          <w:tab w:val="num" w:pos="2301"/>
        </w:tabs>
        <w:ind w:left="2301" w:hanging="180"/>
      </w:pPr>
    </w:lvl>
    <w:lvl w:ilvl="3" w:tplc="0409000F" w:tentative="1">
      <w:start w:val="1"/>
      <w:numFmt w:val="decimal"/>
      <w:lvlText w:val="%4."/>
      <w:lvlJc w:val="left"/>
      <w:pPr>
        <w:tabs>
          <w:tab w:val="num" w:pos="3021"/>
        </w:tabs>
        <w:ind w:left="3021" w:hanging="360"/>
      </w:pPr>
    </w:lvl>
    <w:lvl w:ilvl="4" w:tplc="04090019" w:tentative="1">
      <w:start w:val="1"/>
      <w:numFmt w:val="lowerLetter"/>
      <w:lvlText w:val="%5."/>
      <w:lvlJc w:val="left"/>
      <w:pPr>
        <w:tabs>
          <w:tab w:val="num" w:pos="3741"/>
        </w:tabs>
        <w:ind w:left="3741" w:hanging="360"/>
      </w:pPr>
    </w:lvl>
    <w:lvl w:ilvl="5" w:tplc="0409001B" w:tentative="1">
      <w:start w:val="1"/>
      <w:numFmt w:val="lowerRoman"/>
      <w:lvlText w:val="%6."/>
      <w:lvlJc w:val="right"/>
      <w:pPr>
        <w:tabs>
          <w:tab w:val="num" w:pos="4461"/>
        </w:tabs>
        <w:ind w:left="4461" w:hanging="180"/>
      </w:pPr>
    </w:lvl>
    <w:lvl w:ilvl="6" w:tplc="0409000F" w:tentative="1">
      <w:start w:val="1"/>
      <w:numFmt w:val="decimal"/>
      <w:lvlText w:val="%7."/>
      <w:lvlJc w:val="left"/>
      <w:pPr>
        <w:tabs>
          <w:tab w:val="num" w:pos="5181"/>
        </w:tabs>
        <w:ind w:left="5181" w:hanging="360"/>
      </w:pPr>
    </w:lvl>
    <w:lvl w:ilvl="7" w:tplc="04090019" w:tentative="1">
      <w:start w:val="1"/>
      <w:numFmt w:val="lowerLetter"/>
      <w:lvlText w:val="%8."/>
      <w:lvlJc w:val="left"/>
      <w:pPr>
        <w:tabs>
          <w:tab w:val="num" w:pos="5901"/>
        </w:tabs>
        <w:ind w:left="5901" w:hanging="360"/>
      </w:pPr>
    </w:lvl>
    <w:lvl w:ilvl="8" w:tplc="0409001B" w:tentative="1">
      <w:start w:val="1"/>
      <w:numFmt w:val="lowerRoman"/>
      <w:lvlText w:val="%9."/>
      <w:lvlJc w:val="right"/>
      <w:pPr>
        <w:tabs>
          <w:tab w:val="num" w:pos="6621"/>
        </w:tabs>
        <w:ind w:left="6621" w:hanging="180"/>
      </w:pPr>
    </w:lvl>
  </w:abstractNum>
  <w:abstractNum w:abstractNumId="69">
    <w:nsid w:val="41064C47"/>
    <w:multiLevelType w:val="hybridMultilevel"/>
    <w:tmpl w:val="FC249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411A3FEA"/>
    <w:multiLevelType w:val="hybridMultilevel"/>
    <w:tmpl w:val="4D9CD2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1">
    <w:nsid w:val="41355BD7"/>
    <w:multiLevelType w:val="hybridMultilevel"/>
    <w:tmpl w:val="16AE7228"/>
    <w:lvl w:ilvl="0" w:tplc="0409000F">
      <w:start w:val="1"/>
      <w:numFmt w:val="decimal"/>
      <w:lvlText w:val="%1."/>
      <w:lvlJc w:val="left"/>
      <w:pPr>
        <w:ind w:left="0" w:hanging="360"/>
      </w:pPr>
      <w:rPr>
        <w:rFonts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72">
    <w:nsid w:val="420328A4"/>
    <w:multiLevelType w:val="hybridMultilevel"/>
    <w:tmpl w:val="B2C6C6F2"/>
    <w:lvl w:ilvl="0" w:tplc="04090003">
      <w:start w:val="1"/>
      <w:numFmt w:val="bullet"/>
      <w:lvlText w:val="o"/>
      <w:lvlJc w:val="left"/>
      <w:pPr>
        <w:ind w:left="2736" w:hanging="360"/>
      </w:pPr>
      <w:rPr>
        <w:rFonts w:ascii="Courier New" w:hAnsi="Courier New" w:cs="Courier New" w:hint="default"/>
      </w:rPr>
    </w:lvl>
    <w:lvl w:ilvl="1" w:tplc="04090003" w:tentative="1">
      <w:start w:val="1"/>
      <w:numFmt w:val="bullet"/>
      <w:lvlText w:val="o"/>
      <w:lvlJc w:val="left"/>
      <w:pPr>
        <w:ind w:left="3456" w:hanging="360"/>
      </w:pPr>
      <w:rPr>
        <w:rFonts w:ascii="Courier New" w:hAnsi="Courier New" w:cs="Courier New" w:hint="default"/>
      </w:rPr>
    </w:lvl>
    <w:lvl w:ilvl="2" w:tplc="04090005" w:tentative="1">
      <w:start w:val="1"/>
      <w:numFmt w:val="bullet"/>
      <w:lvlText w:val=""/>
      <w:lvlJc w:val="left"/>
      <w:pPr>
        <w:ind w:left="4176" w:hanging="360"/>
      </w:pPr>
      <w:rPr>
        <w:rFonts w:ascii="Wingdings" w:hAnsi="Wingdings" w:hint="default"/>
      </w:rPr>
    </w:lvl>
    <w:lvl w:ilvl="3" w:tplc="04090001" w:tentative="1">
      <w:start w:val="1"/>
      <w:numFmt w:val="bullet"/>
      <w:lvlText w:val=""/>
      <w:lvlJc w:val="left"/>
      <w:pPr>
        <w:ind w:left="4896" w:hanging="360"/>
      </w:pPr>
      <w:rPr>
        <w:rFonts w:ascii="Symbol" w:hAnsi="Symbol" w:hint="default"/>
      </w:rPr>
    </w:lvl>
    <w:lvl w:ilvl="4" w:tplc="04090003" w:tentative="1">
      <w:start w:val="1"/>
      <w:numFmt w:val="bullet"/>
      <w:lvlText w:val="o"/>
      <w:lvlJc w:val="left"/>
      <w:pPr>
        <w:ind w:left="5616" w:hanging="360"/>
      </w:pPr>
      <w:rPr>
        <w:rFonts w:ascii="Courier New" w:hAnsi="Courier New" w:cs="Courier New" w:hint="default"/>
      </w:rPr>
    </w:lvl>
    <w:lvl w:ilvl="5" w:tplc="04090005" w:tentative="1">
      <w:start w:val="1"/>
      <w:numFmt w:val="bullet"/>
      <w:lvlText w:val=""/>
      <w:lvlJc w:val="left"/>
      <w:pPr>
        <w:ind w:left="6336" w:hanging="360"/>
      </w:pPr>
      <w:rPr>
        <w:rFonts w:ascii="Wingdings" w:hAnsi="Wingdings" w:hint="default"/>
      </w:rPr>
    </w:lvl>
    <w:lvl w:ilvl="6" w:tplc="04090001" w:tentative="1">
      <w:start w:val="1"/>
      <w:numFmt w:val="bullet"/>
      <w:lvlText w:val=""/>
      <w:lvlJc w:val="left"/>
      <w:pPr>
        <w:ind w:left="7056" w:hanging="360"/>
      </w:pPr>
      <w:rPr>
        <w:rFonts w:ascii="Symbol" w:hAnsi="Symbol" w:hint="default"/>
      </w:rPr>
    </w:lvl>
    <w:lvl w:ilvl="7" w:tplc="04090003" w:tentative="1">
      <w:start w:val="1"/>
      <w:numFmt w:val="bullet"/>
      <w:lvlText w:val="o"/>
      <w:lvlJc w:val="left"/>
      <w:pPr>
        <w:ind w:left="7776" w:hanging="360"/>
      </w:pPr>
      <w:rPr>
        <w:rFonts w:ascii="Courier New" w:hAnsi="Courier New" w:cs="Courier New" w:hint="default"/>
      </w:rPr>
    </w:lvl>
    <w:lvl w:ilvl="8" w:tplc="04090005" w:tentative="1">
      <w:start w:val="1"/>
      <w:numFmt w:val="bullet"/>
      <w:lvlText w:val=""/>
      <w:lvlJc w:val="left"/>
      <w:pPr>
        <w:ind w:left="8496" w:hanging="360"/>
      </w:pPr>
      <w:rPr>
        <w:rFonts w:ascii="Wingdings" w:hAnsi="Wingdings" w:hint="default"/>
      </w:rPr>
    </w:lvl>
  </w:abstractNum>
  <w:abstractNum w:abstractNumId="73">
    <w:nsid w:val="42B3123B"/>
    <w:multiLevelType w:val="hybridMultilevel"/>
    <w:tmpl w:val="1292E3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4">
    <w:nsid w:val="42D40798"/>
    <w:multiLevelType w:val="multilevel"/>
    <w:tmpl w:val="FB5A4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5">
    <w:nsid w:val="43D7544D"/>
    <w:multiLevelType w:val="hybridMultilevel"/>
    <w:tmpl w:val="BE2E7A52"/>
    <w:lvl w:ilvl="0" w:tplc="08090001">
      <w:start w:val="1"/>
      <w:numFmt w:val="bullet"/>
      <w:lvlText w:val=""/>
      <w:lvlJc w:val="left"/>
      <w:pPr>
        <w:ind w:left="1296" w:hanging="360"/>
      </w:pPr>
      <w:rPr>
        <w:rFonts w:ascii="Symbol" w:hAnsi="Symbol" w:hint="default"/>
      </w:rPr>
    </w:lvl>
    <w:lvl w:ilvl="1" w:tplc="08090003" w:tentative="1">
      <w:start w:val="1"/>
      <w:numFmt w:val="bullet"/>
      <w:lvlText w:val="o"/>
      <w:lvlJc w:val="left"/>
      <w:pPr>
        <w:ind w:left="2016" w:hanging="360"/>
      </w:pPr>
      <w:rPr>
        <w:rFonts w:ascii="Courier New" w:hAnsi="Courier New" w:cs="Courier New" w:hint="default"/>
      </w:rPr>
    </w:lvl>
    <w:lvl w:ilvl="2" w:tplc="08090005" w:tentative="1">
      <w:start w:val="1"/>
      <w:numFmt w:val="bullet"/>
      <w:lvlText w:val=""/>
      <w:lvlJc w:val="left"/>
      <w:pPr>
        <w:ind w:left="2736" w:hanging="360"/>
      </w:pPr>
      <w:rPr>
        <w:rFonts w:ascii="Wingdings" w:hAnsi="Wingdings" w:hint="default"/>
      </w:rPr>
    </w:lvl>
    <w:lvl w:ilvl="3" w:tplc="08090001" w:tentative="1">
      <w:start w:val="1"/>
      <w:numFmt w:val="bullet"/>
      <w:lvlText w:val=""/>
      <w:lvlJc w:val="left"/>
      <w:pPr>
        <w:ind w:left="3456" w:hanging="360"/>
      </w:pPr>
      <w:rPr>
        <w:rFonts w:ascii="Symbol" w:hAnsi="Symbol" w:hint="default"/>
      </w:rPr>
    </w:lvl>
    <w:lvl w:ilvl="4" w:tplc="08090003" w:tentative="1">
      <w:start w:val="1"/>
      <w:numFmt w:val="bullet"/>
      <w:lvlText w:val="o"/>
      <w:lvlJc w:val="left"/>
      <w:pPr>
        <w:ind w:left="4176" w:hanging="360"/>
      </w:pPr>
      <w:rPr>
        <w:rFonts w:ascii="Courier New" w:hAnsi="Courier New" w:cs="Courier New" w:hint="default"/>
      </w:rPr>
    </w:lvl>
    <w:lvl w:ilvl="5" w:tplc="08090005" w:tentative="1">
      <w:start w:val="1"/>
      <w:numFmt w:val="bullet"/>
      <w:lvlText w:val=""/>
      <w:lvlJc w:val="left"/>
      <w:pPr>
        <w:ind w:left="4896" w:hanging="360"/>
      </w:pPr>
      <w:rPr>
        <w:rFonts w:ascii="Wingdings" w:hAnsi="Wingdings" w:hint="default"/>
      </w:rPr>
    </w:lvl>
    <w:lvl w:ilvl="6" w:tplc="08090001" w:tentative="1">
      <w:start w:val="1"/>
      <w:numFmt w:val="bullet"/>
      <w:lvlText w:val=""/>
      <w:lvlJc w:val="left"/>
      <w:pPr>
        <w:ind w:left="5616" w:hanging="360"/>
      </w:pPr>
      <w:rPr>
        <w:rFonts w:ascii="Symbol" w:hAnsi="Symbol" w:hint="default"/>
      </w:rPr>
    </w:lvl>
    <w:lvl w:ilvl="7" w:tplc="08090003" w:tentative="1">
      <w:start w:val="1"/>
      <w:numFmt w:val="bullet"/>
      <w:lvlText w:val="o"/>
      <w:lvlJc w:val="left"/>
      <w:pPr>
        <w:ind w:left="6336" w:hanging="360"/>
      </w:pPr>
      <w:rPr>
        <w:rFonts w:ascii="Courier New" w:hAnsi="Courier New" w:cs="Courier New" w:hint="default"/>
      </w:rPr>
    </w:lvl>
    <w:lvl w:ilvl="8" w:tplc="08090005" w:tentative="1">
      <w:start w:val="1"/>
      <w:numFmt w:val="bullet"/>
      <w:lvlText w:val=""/>
      <w:lvlJc w:val="left"/>
      <w:pPr>
        <w:ind w:left="7056" w:hanging="360"/>
      </w:pPr>
      <w:rPr>
        <w:rFonts w:ascii="Wingdings" w:hAnsi="Wingdings" w:hint="default"/>
      </w:rPr>
    </w:lvl>
  </w:abstractNum>
  <w:abstractNum w:abstractNumId="76">
    <w:nsid w:val="44331041"/>
    <w:multiLevelType w:val="hybridMultilevel"/>
    <w:tmpl w:val="9EA6E3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7">
    <w:nsid w:val="448C71DC"/>
    <w:multiLevelType w:val="hybridMultilevel"/>
    <w:tmpl w:val="8976E9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8">
    <w:nsid w:val="44C15BC6"/>
    <w:multiLevelType w:val="hybridMultilevel"/>
    <w:tmpl w:val="2ED042A6"/>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9">
    <w:nsid w:val="45C905A2"/>
    <w:multiLevelType w:val="hybridMultilevel"/>
    <w:tmpl w:val="F6C2221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0">
    <w:nsid w:val="460B555E"/>
    <w:multiLevelType w:val="hybridMultilevel"/>
    <w:tmpl w:val="605AF964"/>
    <w:lvl w:ilvl="0" w:tplc="B6E4F5E2">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1">
    <w:nsid w:val="46ED304E"/>
    <w:multiLevelType w:val="multilevel"/>
    <w:tmpl w:val="973A1FB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2">
    <w:nsid w:val="496C04A8"/>
    <w:multiLevelType w:val="multilevel"/>
    <w:tmpl w:val="05D2968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83">
    <w:nsid w:val="49E17323"/>
    <w:multiLevelType w:val="hybridMultilevel"/>
    <w:tmpl w:val="AB4AA8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4">
    <w:nsid w:val="4B4025C4"/>
    <w:multiLevelType w:val="hybridMultilevel"/>
    <w:tmpl w:val="11040C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5">
    <w:nsid w:val="4B4566E8"/>
    <w:multiLevelType w:val="hybridMultilevel"/>
    <w:tmpl w:val="1D7EACB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6">
    <w:nsid w:val="4CF644F2"/>
    <w:multiLevelType w:val="multilevel"/>
    <w:tmpl w:val="A16C4AD0"/>
    <w:lvl w:ilvl="0">
      <w:start w:val="1"/>
      <w:numFmt w:val="decimal"/>
      <w:lvlText w:val="%1."/>
      <w:lvlJc w:val="left"/>
      <w:pPr>
        <w:ind w:left="360" w:hanging="360"/>
      </w:pPr>
    </w:lvl>
    <w:lvl w:ilvl="1">
      <w:start w:val="4"/>
      <w:numFmt w:val="decimal"/>
      <w:isLgl/>
      <w:lvlText w:val="%1.%2"/>
      <w:lvlJc w:val="left"/>
      <w:pPr>
        <w:ind w:left="630" w:hanging="630"/>
      </w:pPr>
      <w:rPr>
        <w:rFonts w:hint="default"/>
      </w:rPr>
    </w:lvl>
    <w:lvl w:ilvl="2">
      <w:start w:val="3"/>
      <w:numFmt w:val="decimal"/>
      <w:isLgl/>
      <w:lvlText w:val="%1.%2.%3"/>
      <w:lvlJc w:val="left"/>
      <w:pPr>
        <w:ind w:left="72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87">
    <w:nsid w:val="4D130523"/>
    <w:multiLevelType w:val="hybridMultilevel"/>
    <w:tmpl w:val="103E797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8">
    <w:nsid w:val="4DF270F6"/>
    <w:multiLevelType w:val="hybridMultilevel"/>
    <w:tmpl w:val="DD84D174"/>
    <w:lvl w:ilvl="0" w:tplc="147E85A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9">
    <w:nsid w:val="4F6348CB"/>
    <w:multiLevelType w:val="hybridMultilevel"/>
    <w:tmpl w:val="A404D922"/>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0">
    <w:nsid w:val="50575A38"/>
    <w:multiLevelType w:val="hybridMultilevel"/>
    <w:tmpl w:val="6796734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1">
    <w:nsid w:val="518D4EBD"/>
    <w:multiLevelType w:val="hybridMultilevel"/>
    <w:tmpl w:val="F6C2221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2">
    <w:nsid w:val="51933B53"/>
    <w:multiLevelType w:val="hybridMultilevel"/>
    <w:tmpl w:val="29D40418"/>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93">
    <w:nsid w:val="51B13704"/>
    <w:multiLevelType w:val="hybridMultilevel"/>
    <w:tmpl w:val="3D14A662"/>
    <w:lvl w:ilvl="0" w:tplc="161206F6">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4">
    <w:nsid w:val="51C709B3"/>
    <w:multiLevelType w:val="hybridMultilevel"/>
    <w:tmpl w:val="7A324CE8"/>
    <w:lvl w:ilvl="0" w:tplc="08090001">
      <w:start w:val="1"/>
      <w:numFmt w:val="bullet"/>
      <w:lvlText w:val=""/>
      <w:lvlJc w:val="left"/>
      <w:pPr>
        <w:ind w:left="720" w:hanging="360"/>
      </w:pPr>
      <w:rPr>
        <w:rFonts w:ascii="Symbol" w:hAnsi="Symbol" w:hint="default"/>
      </w:rPr>
    </w:lvl>
    <w:lvl w:ilvl="1" w:tplc="08090003">
      <w:start w:val="1"/>
      <w:numFmt w:val="decimal"/>
      <w:lvlText w:val="%2."/>
      <w:lvlJc w:val="left"/>
      <w:pPr>
        <w:tabs>
          <w:tab w:val="num" w:pos="1440"/>
        </w:tabs>
        <w:ind w:left="1440" w:hanging="360"/>
      </w:pPr>
    </w:lvl>
    <w:lvl w:ilvl="2" w:tplc="08090005">
      <w:start w:val="1"/>
      <w:numFmt w:val="decimal"/>
      <w:lvlText w:val="%3."/>
      <w:lvlJc w:val="left"/>
      <w:pPr>
        <w:tabs>
          <w:tab w:val="num" w:pos="2160"/>
        </w:tabs>
        <w:ind w:left="2160" w:hanging="360"/>
      </w:pPr>
    </w:lvl>
    <w:lvl w:ilvl="3" w:tplc="08090001">
      <w:start w:val="1"/>
      <w:numFmt w:val="decimal"/>
      <w:lvlText w:val="%4."/>
      <w:lvlJc w:val="left"/>
      <w:pPr>
        <w:tabs>
          <w:tab w:val="num" w:pos="2880"/>
        </w:tabs>
        <w:ind w:left="2880" w:hanging="360"/>
      </w:pPr>
    </w:lvl>
    <w:lvl w:ilvl="4" w:tplc="08090003">
      <w:start w:val="1"/>
      <w:numFmt w:val="decimal"/>
      <w:lvlText w:val="%5."/>
      <w:lvlJc w:val="left"/>
      <w:pPr>
        <w:tabs>
          <w:tab w:val="num" w:pos="3600"/>
        </w:tabs>
        <w:ind w:left="3600" w:hanging="360"/>
      </w:pPr>
    </w:lvl>
    <w:lvl w:ilvl="5" w:tplc="08090005">
      <w:start w:val="1"/>
      <w:numFmt w:val="decimal"/>
      <w:lvlText w:val="%6."/>
      <w:lvlJc w:val="left"/>
      <w:pPr>
        <w:tabs>
          <w:tab w:val="num" w:pos="4320"/>
        </w:tabs>
        <w:ind w:left="4320" w:hanging="360"/>
      </w:pPr>
    </w:lvl>
    <w:lvl w:ilvl="6" w:tplc="08090001">
      <w:start w:val="1"/>
      <w:numFmt w:val="decimal"/>
      <w:lvlText w:val="%7."/>
      <w:lvlJc w:val="left"/>
      <w:pPr>
        <w:tabs>
          <w:tab w:val="num" w:pos="5040"/>
        </w:tabs>
        <w:ind w:left="5040" w:hanging="360"/>
      </w:pPr>
    </w:lvl>
    <w:lvl w:ilvl="7" w:tplc="08090003">
      <w:start w:val="1"/>
      <w:numFmt w:val="decimal"/>
      <w:lvlText w:val="%8."/>
      <w:lvlJc w:val="left"/>
      <w:pPr>
        <w:tabs>
          <w:tab w:val="num" w:pos="5760"/>
        </w:tabs>
        <w:ind w:left="5760" w:hanging="360"/>
      </w:pPr>
    </w:lvl>
    <w:lvl w:ilvl="8" w:tplc="08090005">
      <w:start w:val="1"/>
      <w:numFmt w:val="decimal"/>
      <w:lvlText w:val="%9."/>
      <w:lvlJc w:val="left"/>
      <w:pPr>
        <w:tabs>
          <w:tab w:val="num" w:pos="6480"/>
        </w:tabs>
        <w:ind w:left="6480" w:hanging="360"/>
      </w:pPr>
    </w:lvl>
  </w:abstractNum>
  <w:abstractNum w:abstractNumId="95">
    <w:nsid w:val="51E621FA"/>
    <w:multiLevelType w:val="hybridMultilevel"/>
    <w:tmpl w:val="711482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6">
    <w:nsid w:val="530E084B"/>
    <w:multiLevelType w:val="multilevel"/>
    <w:tmpl w:val="05D2968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97">
    <w:nsid w:val="558B75FC"/>
    <w:multiLevelType w:val="hybridMultilevel"/>
    <w:tmpl w:val="468492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8">
    <w:nsid w:val="560E269E"/>
    <w:multiLevelType w:val="hybridMultilevel"/>
    <w:tmpl w:val="84FE6B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9">
    <w:nsid w:val="564135C4"/>
    <w:multiLevelType w:val="hybridMultilevel"/>
    <w:tmpl w:val="A05450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0">
    <w:nsid w:val="567D40AE"/>
    <w:multiLevelType w:val="hybridMultilevel"/>
    <w:tmpl w:val="46C8B6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1">
    <w:nsid w:val="56820B17"/>
    <w:multiLevelType w:val="hybridMultilevel"/>
    <w:tmpl w:val="685C204A"/>
    <w:lvl w:ilvl="0" w:tplc="04090011">
      <w:start w:val="1"/>
      <w:numFmt w:val="decimal"/>
      <w:lvlText w:val="%1)"/>
      <w:lvlJc w:val="left"/>
      <w:pPr>
        <w:tabs>
          <w:tab w:val="num" w:pos="1080"/>
        </w:tabs>
        <w:ind w:left="1080" w:hanging="360"/>
      </w:p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102">
    <w:nsid w:val="5764668F"/>
    <w:multiLevelType w:val="multilevel"/>
    <w:tmpl w:val="2834C306"/>
    <w:lvl w:ilvl="0">
      <w:start w:val="1"/>
      <w:numFmt w:val="decimal"/>
      <w:lvlText w:val="%1"/>
      <w:lvlJc w:val="left"/>
      <w:pPr>
        <w:tabs>
          <w:tab w:val="num" w:pos="432"/>
        </w:tabs>
        <w:ind w:left="432" w:hanging="432"/>
      </w:pPr>
      <w:rPr>
        <w:rFonts w:cs="@MS Mincho" w:hint="default"/>
      </w:rPr>
    </w:lvl>
    <w:lvl w:ilvl="1">
      <w:start w:val="1"/>
      <w:numFmt w:val="decimal"/>
      <w:lvlText w:val="%1.%2"/>
      <w:lvlJc w:val="left"/>
      <w:pPr>
        <w:tabs>
          <w:tab w:val="num" w:pos="576"/>
        </w:tabs>
        <w:ind w:left="576" w:hanging="576"/>
      </w:pPr>
      <w:rPr>
        <w:rFonts w:cs="@MS Mincho" w:hint="default"/>
      </w:rPr>
    </w:lvl>
    <w:lvl w:ilvl="2">
      <w:start w:val="1"/>
      <w:numFmt w:val="decimal"/>
      <w:lvlText w:val="%1.%2.%3"/>
      <w:lvlJc w:val="left"/>
      <w:pPr>
        <w:tabs>
          <w:tab w:val="num" w:pos="720"/>
        </w:tabs>
        <w:ind w:left="720" w:hanging="720"/>
      </w:pPr>
      <w:rPr>
        <w:rFonts w:ascii="Frutiger LT 55 Roman" w:hAnsi="Frutiger LT 55 Roman" w:cs="@MS Mincho"/>
        <w:b w:val="0"/>
        <w:bCs w:val="0"/>
        <w:i w:val="0"/>
        <w:iCs w:val="0"/>
        <w:caps w:val="0"/>
        <w:smallCaps w:val="0"/>
        <w:strike w:val="0"/>
        <w:dstrike w:val="0"/>
        <w:vanish w:val="0"/>
        <w:color w:val="005BBB"/>
        <w:spacing w:val="0"/>
        <w:w w:val="100"/>
        <w:kern w:val="0"/>
        <w:position w:val="0"/>
        <w:sz w:val="20"/>
        <w:szCs w:val="20"/>
        <w:u w:val="none" w:color="000000"/>
        <w:effect w:val="none"/>
        <w:vertAlign w:val="baseline"/>
      </w:rPr>
    </w:lvl>
    <w:lvl w:ilvl="3">
      <w:start w:val="1"/>
      <w:numFmt w:val="decimal"/>
      <w:lvlText w:val="%1.%2.%3.%4"/>
      <w:lvlJc w:val="left"/>
      <w:pPr>
        <w:tabs>
          <w:tab w:val="num" w:pos="864"/>
        </w:tabs>
        <w:ind w:left="864" w:hanging="864"/>
      </w:pPr>
      <w:rPr>
        <w:rFonts w:cs="@MS Mincho" w:hint="default"/>
      </w:rPr>
    </w:lvl>
    <w:lvl w:ilvl="4">
      <w:start w:val="1"/>
      <w:numFmt w:val="decimal"/>
      <w:lvlText w:val="%1.%2.%3.%4.%5"/>
      <w:lvlJc w:val="left"/>
      <w:pPr>
        <w:tabs>
          <w:tab w:val="num" w:pos="1008"/>
        </w:tabs>
        <w:ind w:left="1008" w:hanging="1008"/>
      </w:pPr>
      <w:rPr>
        <w:rFonts w:cs="@MS Mincho" w:hint="default"/>
      </w:rPr>
    </w:lvl>
    <w:lvl w:ilvl="5">
      <w:start w:val="1"/>
      <w:numFmt w:val="decimal"/>
      <w:lvlText w:val="%1.%2.%3.%4.%5.%6"/>
      <w:lvlJc w:val="left"/>
      <w:pPr>
        <w:tabs>
          <w:tab w:val="num" w:pos="1152"/>
        </w:tabs>
        <w:ind w:left="1152" w:hanging="1152"/>
      </w:pPr>
      <w:rPr>
        <w:rFonts w:cs="@MS Mincho" w:hint="default"/>
      </w:rPr>
    </w:lvl>
    <w:lvl w:ilvl="6">
      <w:start w:val="1"/>
      <w:numFmt w:val="decimal"/>
      <w:lvlText w:val="%1.%2.%3.%4.%5.%6.%7"/>
      <w:lvlJc w:val="left"/>
      <w:pPr>
        <w:tabs>
          <w:tab w:val="num" w:pos="1296"/>
        </w:tabs>
        <w:ind w:left="1296" w:hanging="1296"/>
      </w:pPr>
      <w:rPr>
        <w:rFonts w:cs="@MS Mincho" w:hint="default"/>
      </w:rPr>
    </w:lvl>
    <w:lvl w:ilvl="7">
      <w:start w:val="1"/>
      <w:numFmt w:val="decimal"/>
      <w:lvlText w:val="%1.%2.%3.%4.%5.%6.%7.%8"/>
      <w:lvlJc w:val="left"/>
      <w:pPr>
        <w:tabs>
          <w:tab w:val="num" w:pos="1440"/>
        </w:tabs>
        <w:ind w:left="1440" w:hanging="1440"/>
      </w:pPr>
      <w:rPr>
        <w:rFonts w:cs="@MS Mincho" w:hint="default"/>
      </w:rPr>
    </w:lvl>
    <w:lvl w:ilvl="8">
      <w:start w:val="1"/>
      <w:numFmt w:val="decimal"/>
      <w:lvlText w:val="%1.%2.%3.%4.%5.%6.%7.%8.%9"/>
      <w:lvlJc w:val="left"/>
      <w:pPr>
        <w:tabs>
          <w:tab w:val="num" w:pos="1584"/>
        </w:tabs>
        <w:ind w:left="1584" w:hanging="1584"/>
      </w:pPr>
      <w:rPr>
        <w:rFonts w:cs="@MS Mincho" w:hint="default"/>
      </w:rPr>
    </w:lvl>
  </w:abstractNum>
  <w:abstractNum w:abstractNumId="103">
    <w:nsid w:val="577D15EF"/>
    <w:multiLevelType w:val="hybridMultilevel"/>
    <w:tmpl w:val="3E3281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4">
    <w:nsid w:val="59A672C2"/>
    <w:multiLevelType w:val="hybridMultilevel"/>
    <w:tmpl w:val="9B1884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5">
    <w:nsid w:val="59EB48CB"/>
    <w:multiLevelType w:val="hybridMultilevel"/>
    <w:tmpl w:val="C118475C"/>
    <w:lvl w:ilvl="0" w:tplc="2FC64E46">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6">
    <w:nsid w:val="5BC154CF"/>
    <w:multiLevelType w:val="hybridMultilevel"/>
    <w:tmpl w:val="B88C76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7">
    <w:nsid w:val="608463FC"/>
    <w:multiLevelType w:val="hybridMultilevel"/>
    <w:tmpl w:val="26084B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8">
    <w:nsid w:val="62BE6CB7"/>
    <w:multiLevelType w:val="hybridMultilevel"/>
    <w:tmpl w:val="12BAE5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9">
    <w:nsid w:val="631612D5"/>
    <w:multiLevelType w:val="multilevel"/>
    <w:tmpl w:val="A16C4AD0"/>
    <w:lvl w:ilvl="0">
      <w:start w:val="1"/>
      <w:numFmt w:val="decimal"/>
      <w:lvlText w:val="%1."/>
      <w:lvlJc w:val="left"/>
      <w:pPr>
        <w:ind w:left="360" w:hanging="360"/>
      </w:pPr>
    </w:lvl>
    <w:lvl w:ilvl="1">
      <w:start w:val="4"/>
      <w:numFmt w:val="decimal"/>
      <w:isLgl/>
      <w:lvlText w:val="%1.%2"/>
      <w:lvlJc w:val="left"/>
      <w:pPr>
        <w:ind w:left="630" w:hanging="630"/>
      </w:pPr>
      <w:rPr>
        <w:rFonts w:hint="default"/>
      </w:rPr>
    </w:lvl>
    <w:lvl w:ilvl="2">
      <w:start w:val="3"/>
      <w:numFmt w:val="decimal"/>
      <w:isLgl/>
      <w:lvlText w:val="%1.%2.%3"/>
      <w:lvlJc w:val="left"/>
      <w:pPr>
        <w:ind w:left="72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10">
    <w:nsid w:val="636A27BD"/>
    <w:multiLevelType w:val="hybridMultilevel"/>
    <w:tmpl w:val="D4BA94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1">
    <w:nsid w:val="65D72906"/>
    <w:multiLevelType w:val="hybridMultilevel"/>
    <w:tmpl w:val="ECFCFD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2">
    <w:nsid w:val="660058D6"/>
    <w:multiLevelType w:val="hybridMultilevel"/>
    <w:tmpl w:val="395CEC86"/>
    <w:lvl w:ilvl="0" w:tplc="79843410">
      <w:start w:val="1"/>
      <w:numFmt w:val="bullet"/>
      <w:lvlText w:val=""/>
      <w:lvlJc w:val="left"/>
      <w:pPr>
        <w:ind w:left="720" w:hanging="360"/>
      </w:pPr>
      <w:rPr>
        <w:rFonts w:ascii="Symbol" w:hAnsi="Symbol" w:hint="default"/>
        <w:color w:val="404040" w:themeColor="text1" w:themeTint="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nsid w:val="663E1518"/>
    <w:multiLevelType w:val="hybridMultilevel"/>
    <w:tmpl w:val="F6C2221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4">
    <w:nsid w:val="6B904A2D"/>
    <w:multiLevelType w:val="hybridMultilevel"/>
    <w:tmpl w:val="6F66F97A"/>
    <w:lvl w:ilvl="0" w:tplc="0409000F">
      <w:start w:val="1"/>
      <w:numFmt w:val="decimal"/>
      <w:lvlText w:val="%1."/>
      <w:lvlJc w:val="left"/>
      <w:pPr>
        <w:tabs>
          <w:tab w:val="num" w:pos="360"/>
        </w:tabs>
        <w:ind w:left="360" w:hanging="360"/>
      </w:pPr>
    </w:lvl>
    <w:lvl w:ilvl="1" w:tplc="3FA8A338">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5">
    <w:nsid w:val="6C1D5D9E"/>
    <w:multiLevelType w:val="hybridMultilevel"/>
    <w:tmpl w:val="859E6F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6">
    <w:nsid w:val="6E88229F"/>
    <w:multiLevelType w:val="hybridMultilevel"/>
    <w:tmpl w:val="C5F28A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7">
    <w:nsid w:val="703859BE"/>
    <w:multiLevelType w:val="hybridMultilevel"/>
    <w:tmpl w:val="49C47A7E"/>
    <w:lvl w:ilvl="0" w:tplc="04090001">
      <w:start w:val="1"/>
      <w:numFmt w:val="bullet"/>
      <w:lvlText w:val=""/>
      <w:lvlJc w:val="left"/>
      <w:pPr>
        <w:ind w:left="788" w:hanging="360"/>
      </w:pPr>
      <w:rPr>
        <w:rFonts w:ascii="Symbol" w:hAnsi="Symbol" w:hint="default"/>
      </w:rPr>
    </w:lvl>
    <w:lvl w:ilvl="1" w:tplc="04090003">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118">
    <w:nsid w:val="70AD5B3D"/>
    <w:multiLevelType w:val="hybridMultilevel"/>
    <w:tmpl w:val="F6C2221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9">
    <w:nsid w:val="753078D8"/>
    <w:multiLevelType w:val="hybridMultilevel"/>
    <w:tmpl w:val="7090C1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0">
    <w:nsid w:val="767A7631"/>
    <w:multiLevelType w:val="hybridMultilevel"/>
    <w:tmpl w:val="AB9E75F2"/>
    <w:lvl w:ilvl="0" w:tplc="FFFFFFFF">
      <w:start w:val="1"/>
      <w:numFmt w:val="bullet"/>
      <w:lvlText w:val=""/>
      <w:lvlJc w:val="left"/>
      <w:pPr>
        <w:tabs>
          <w:tab w:val="num" w:pos="1080"/>
        </w:tabs>
        <w:ind w:left="1080" w:hanging="360"/>
      </w:pPr>
      <w:rPr>
        <w:rFonts w:ascii="Symbol" w:hAnsi="Symbol" w:hint="default"/>
      </w:rPr>
    </w:lvl>
    <w:lvl w:ilvl="1" w:tplc="FFFFFFFF">
      <w:start w:val="1"/>
      <w:numFmt w:val="bullet"/>
      <w:lvlText w:val="o"/>
      <w:lvlJc w:val="left"/>
      <w:pPr>
        <w:tabs>
          <w:tab w:val="num" w:pos="1800"/>
        </w:tabs>
        <w:ind w:left="1800" w:hanging="360"/>
      </w:pPr>
      <w:rPr>
        <w:rFonts w:ascii="Courier New" w:hAnsi="Courier New" w:hint="default"/>
      </w:rPr>
    </w:lvl>
    <w:lvl w:ilvl="2" w:tplc="FFFFFFFF">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121">
    <w:nsid w:val="778F6D73"/>
    <w:multiLevelType w:val="hybridMultilevel"/>
    <w:tmpl w:val="590A420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2">
    <w:nsid w:val="78E07EC2"/>
    <w:multiLevelType w:val="hybridMultilevel"/>
    <w:tmpl w:val="FED496A0"/>
    <w:lvl w:ilvl="0" w:tplc="FFFFFFFF">
      <w:start w:val="1"/>
      <w:numFmt w:val="bullet"/>
      <w:pStyle w:val="Bulletlist"/>
      <w:lvlText w:val=""/>
      <w:lvlJc w:val="left"/>
      <w:pPr>
        <w:tabs>
          <w:tab w:val="num" w:pos="927"/>
        </w:tabs>
        <w:ind w:left="927" w:hanging="360"/>
      </w:pPr>
      <w:rPr>
        <w:rFonts w:ascii="Symbol" w:hAnsi="Symbol" w:hint="default"/>
      </w:rPr>
    </w:lvl>
    <w:lvl w:ilvl="1" w:tplc="FFFFFFFF">
      <w:start w:val="1"/>
      <w:numFmt w:val="bullet"/>
      <w:lvlText w:val=""/>
      <w:lvlJc w:val="left"/>
      <w:pPr>
        <w:tabs>
          <w:tab w:val="num" w:pos="1647"/>
        </w:tabs>
        <w:ind w:left="1647" w:hanging="360"/>
      </w:pPr>
      <w:rPr>
        <w:rFonts w:ascii="Symbol" w:hAnsi="Symbol" w:hint="default"/>
      </w:rPr>
    </w:lvl>
    <w:lvl w:ilvl="2" w:tplc="FFFFFFFF">
      <w:start w:val="1"/>
      <w:numFmt w:val="decimal"/>
      <w:lvlText w:val="%3."/>
      <w:lvlJc w:val="left"/>
      <w:pPr>
        <w:tabs>
          <w:tab w:val="num" w:pos="2367"/>
        </w:tabs>
        <w:ind w:left="2367" w:hanging="360"/>
      </w:pPr>
    </w:lvl>
    <w:lvl w:ilvl="3" w:tplc="E5580898">
      <w:numFmt w:val="bullet"/>
      <w:lvlText w:val="-"/>
      <w:lvlJc w:val="left"/>
      <w:pPr>
        <w:tabs>
          <w:tab w:val="num" w:pos="3087"/>
        </w:tabs>
        <w:ind w:left="3087" w:hanging="360"/>
      </w:pPr>
      <w:rPr>
        <w:rFonts w:ascii="Times New Roman" w:eastAsia="Times New Roman" w:hAnsi="Times New Roman" w:cs="Times New Roman" w:hint="default"/>
      </w:rPr>
    </w:lvl>
    <w:lvl w:ilvl="4" w:tplc="FFFFFFFF" w:tentative="1">
      <w:start w:val="1"/>
      <w:numFmt w:val="bullet"/>
      <w:lvlText w:val="o"/>
      <w:lvlJc w:val="left"/>
      <w:pPr>
        <w:tabs>
          <w:tab w:val="num" w:pos="3807"/>
        </w:tabs>
        <w:ind w:left="3807" w:hanging="360"/>
      </w:pPr>
      <w:rPr>
        <w:rFonts w:ascii="Courier New" w:hAnsi="Courier New" w:hint="default"/>
      </w:rPr>
    </w:lvl>
    <w:lvl w:ilvl="5" w:tplc="FFFFFFFF" w:tentative="1">
      <w:start w:val="1"/>
      <w:numFmt w:val="bullet"/>
      <w:lvlText w:val=""/>
      <w:lvlJc w:val="left"/>
      <w:pPr>
        <w:tabs>
          <w:tab w:val="num" w:pos="4527"/>
        </w:tabs>
        <w:ind w:left="4527" w:hanging="360"/>
      </w:pPr>
      <w:rPr>
        <w:rFonts w:ascii="Wingdings" w:hAnsi="Wingdings" w:hint="default"/>
      </w:rPr>
    </w:lvl>
    <w:lvl w:ilvl="6" w:tplc="FFFFFFFF" w:tentative="1">
      <w:start w:val="1"/>
      <w:numFmt w:val="bullet"/>
      <w:lvlText w:val=""/>
      <w:lvlJc w:val="left"/>
      <w:pPr>
        <w:tabs>
          <w:tab w:val="num" w:pos="5247"/>
        </w:tabs>
        <w:ind w:left="5247" w:hanging="360"/>
      </w:pPr>
      <w:rPr>
        <w:rFonts w:ascii="Symbol" w:hAnsi="Symbol" w:hint="default"/>
      </w:rPr>
    </w:lvl>
    <w:lvl w:ilvl="7" w:tplc="FFFFFFFF" w:tentative="1">
      <w:start w:val="1"/>
      <w:numFmt w:val="bullet"/>
      <w:lvlText w:val="o"/>
      <w:lvlJc w:val="left"/>
      <w:pPr>
        <w:tabs>
          <w:tab w:val="num" w:pos="5967"/>
        </w:tabs>
        <w:ind w:left="5967" w:hanging="360"/>
      </w:pPr>
      <w:rPr>
        <w:rFonts w:ascii="Courier New" w:hAnsi="Courier New" w:hint="default"/>
      </w:rPr>
    </w:lvl>
    <w:lvl w:ilvl="8" w:tplc="FFFFFFFF" w:tentative="1">
      <w:start w:val="1"/>
      <w:numFmt w:val="bullet"/>
      <w:lvlText w:val=""/>
      <w:lvlJc w:val="left"/>
      <w:pPr>
        <w:tabs>
          <w:tab w:val="num" w:pos="6687"/>
        </w:tabs>
        <w:ind w:left="6687" w:hanging="360"/>
      </w:pPr>
      <w:rPr>
        <w:rFonts w:ascii="Wingdings" w:hAnsi="Wingdings" w:hint="default"/>
      </w:rPr>
    </w:lvl>
  </w:abstractNum>
  <w:abstractNum w:abstractNumId="123">
    <w:nsid w:val="79EE6375"/>
    <w:multiLevelType w:val="hybridMultilevel"/>
    <w:tmpl w:val="5F0E11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4">
    <w:nsid w:val="7A7C2918"/>
    <w:multiLevelType w:val="multilevel"/>
    <w:tmpl w:val="074E980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25">
    <w:nsid w:val="7B0A783B"/>
    <w:multiLevelType w:val="hybridMultilevel"/>
    <w:tmpl w:val="5D4C8B0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6">
    <w:nsid w:val="7BC516A1"/>
    <w:multiLevelType w:val="hybridMultilevel"/>
    <w:tmpl w:val="A9E8C9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7">
    <w:nsid w:val="7CA51CEB"/>
    <w:multiLevelType w:val="hybridMultilevel"/>
    <w:tmpl w:val="595484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8">
    <w:nsid w:val="7D3234B3"/>
    <w:multiLevelType w:val="hybridMultilevel"/>
    <w:tmpl w:val="F85477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9">
    <w:nsid w:val="7DA041FA"/>
    <w:multiLevelType w:val="multilevel"/>
    <w:tmpl w:val="05D2968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30">
    <w:nsid w:val="7E4D2903"/>
    <w:multiLevelType w:val="hybridMultilevel"/>
    <w:tmpl w:val="3A08D3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1">
    <w:nsid w:val="7F1F0D54"/>
    <w:multiLevelType w:val="hybridMultilevel"/>
    <w:tmpl w:val="1AD245F8"/>
    <w:lvl w:ilvl="0" w:tplc="2FC64E4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2">
    <w:nsid w:val="7FB76422"/>
    <w:multiLevelType w:val="multilevel"/>
    <w:tmpl w:val="A16C4AD0"/>
    <w:lvl w:ilvl="0">
      <w:start w:val="1"/>
      <w:numFmt w:val="decimal"/>
      <w:lvlText w:val="%1."/>
      <w:lvlJc w:val="left"/>
      <w:pPr>
        <w:ind w:left="360" w:hanging="360"/>
      </w:pPr>
    </w:lvl>
    <w:lvl w:ilvl="1">
      <w:start w:val="4"/>
      <w:numFmt w:val="decimal"/>
      <w:isLgl/>
      <w:lvlText w:val="%1.%2"/>
      <w:lvlJc w:val="left"/>
      <w:pPr>
        <w:ind w:left="630" w:hanging="630"/>
      </w:pPr>
      <w:rPr>
        <w:rFonts w:hint="default"/>
      </w:rPr>
    </w:lvl>
    <w:lvl w:ilvl="2">
      <w:start w:val="3"/>
      <w:numFmt w:val="decimal"/>
      <w:isLgl/>
      <w:lvlText w:val="%1.%2.%3"/>
      <w:lvlJc w:val="left"/>
      <w:pPr>
        <w:ind w:left="72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33">
    <w:nsid w:val="7FE974CD"/>
    <w:multiLevelType w:val="hybridMultilevel"/>
    <w:tmpl w:val="7E4C95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124"/>
  </w:num>
  <w:num w:numId="3">
    <w:abstractNumId w:val="120"/>
  </w:num>
  <w:num w:numId="4">
    <w:abstractNumId w:val="122"/>
  </w:num>
  <w:num w:numId="5">
    <w:abstractNumId w:val="90"/>
  </w:num>
  <w:num w:numId="6">
    <w:abstractNumId w:val="26"/>
  </w:num>
  <w:num w:numId="7">
    <w:abstractNumId w:val="59"/>
  </w:num>
  <w:num w:numId="8">
    <w:abstractNumId w:val="18"/>
  </w:num>
  <w:num w:numId="9">
    <w:abstractNumId w:val="93"/>
  </w:num>
  <w:num w:numId="10">
    <w:abstractNumId w:val="43"/>
  </w:num>
  <w:num w:numId="11">
    <w:abstractNumId w:val="71"/>
  </w:num>
  <w:num w:numId="12">
    <w:abstractNumId w:val="10"/>
  </w:num>
  <w:num w:numId="13">
    <w:abstractNumId w:val="58"/>
  </w:num>
  <w:num w:numId="14">
    <w:abstractNumId w:val="61"/>
  </w:num>
  <w:num w:numId="15">
    <w:abstractNumId w:val="32"/>
  </w:num>
  <w:num w:numId="16">
    <w:abstractNumId w:val="84"/>
  </w:num>
  <w:num w:numId="17">
    <w:abstractNumId w:val="92"/>
  </w:num>
  <w:num w:numId="18">
    <w:abstractNumId w:val="117"/>
  </w:num>
  <w:num w:numId="19">
    <w:abstractNumId w:val="19"/>
  </w:num>
  <w:num w:numId="20">
    <w:abstractNumId w:val="69"/>
  </w:num>
  <w:num w:numId="21">
    <w:abstractNumId w:val="39"/>
  </w:num>
  <w:num w:numId="22">
    <w:abstractNumId w:val="89"/>
  </w:num>
  <w:num w:numId="23">
    <w:abstractNumId w:val="55"/>
  </w:num>
  <w:num w:numId="24">
    <w:abstractNumId w:val="47"/>
  </w:num>
  <w:num w:numId="25">
    <w:abstractNumId w:val="121"/>
  </w:num>
  <w:num w:numId="26">
    <w:abstractNumId w:val="72"/>
  </w:num>
  <w:num w:numId="27">
    <w:abstractNumId w:val="81"/>
  </w:num>
  <w:num w:numId="28">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15"/>
  </w:num>
  <w:num w:numId="45">
    <w:abstractNumId w:val="124"/>
  </w:num>
  <w:num w:numId="46">
    <w:abstractNumId w:val="102"/>
  </w:num>
  <w:num w:numId="47">
    <w:abstractNumId w:val="7"/>
  </w:num>
  <w:num w:numId="48">
    <w:abstractNumId w:val="9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24"/>
  </w:num>
  <w:num w:numId="50">
    <w:abstractNumId w:val="124"/>
  </w:num>
  <w:num w:numId="51">
    <w:abstractNumId w:val="124"/>
  </w:num>
  <w:num w:numId="52">
    <w:abstractNumId w:val="124"/>
  </w:num>
  <w:num w:numId="53">
    <w:abstractNumId w:val="124"/>
  </w:num>
  <w:num w:numId="54">
    <w:abstractNumId w:val="124"/>
  </w:num>
  <w:num w:numId="55">
    <w:abstractNumId w:val="124"/>
  </w:num>
  <w:num w:numId="56">
    <w:abstractNumId w:val="124"/>
  </w:num>
  <w:num w:numId="57">
    <w:abstractNumId w:val="124"/>
  </w:num>
  <w:num w:numId="58">
    <w:abstractNumId w:val="124"/>
  </w:num>
  <w:num w:numId="59">
    <w:abstractNumId w:val="124"/>
  </w:num>
  <w:num w:numId="60">
    <w:abstractNumId w:val="124"/>
  </w:num>
  <w:num w:numId="61">
    <w:abstractNumId w:val="124"/>
  </w:num>
  <w:num w:numId="62">
    <w:abstractNumId w:val="124"/>
  </w:num>
  <w:num w:numId="63">
    <w:abstractNumId w:val="124"/>
  </w:num>
  <w:num w:numId="64">
    <w:abstractNumId w:val="124"/>
  </w:num>
  <w:num w:numId="65">
    <w:abstractNumId w:val="124"/>
  </w:num>
  <w:num w:numId="66">
    <w:abstractNumId w:val="124"/>
  </w:num>
  <w:num w:numId="67">
    <w:abstractNumId w:val="124"/>
  </w:num>
  <w:num w:numId="68">
    <w:abstractNumId w:val="124"/>
  </w:num>
  <w:num w:numId="69">
    <w:abstractNumId w:val="124"/>
  </w:num>
  <w:num w:numId="70">
    <w:abstractNumId w:val="124"/>
  </w:num>
  <w:num w:numId="71">
    <w:abstractNumId w:val="124"/>
  </w:num>
  <w:num w:numId="72">
    <w:abstractNumId w:val="124"/>
  </w:num>
  <w:num w:numId="73">
    <w:abstractNumId w:val="94"/>
  </w:num>
  <w:num w:numId="74">
    <w:abstractNumId w:val="1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124"/>
  </w:num>
  <w:num w:numId="76">
    <w:abstractNumId w:val="124"/>
  </w:num>
  <w:num w:numId="77">
    <w:abstractNumId w:val="1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124"/>
  </w:num>
  <w:num w:numId="79">
    <w:abstractNumId w:val="1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124"/>
  </w:num>
  <w:num w:numId="81">
    <w:abstractNumId w:val="124"/>
  </w:num>
  <w:num w:numId="82">
    <w:abstractNumId w:val="124"/>
  </w:num>
  <w:num w:numId="83">
    <w:abstractNumId w:val="124"/>
  </w:num>
  <w:num w:numId="84">
    <w:abstractNumId w:val="124"/>
  </w:num>
  <w:num w:numId="85">
    <w:abstractNumId w:val="124"/>
  </w:num>
  <w:num w:numId="86">
    <w:abstractNumId w:val="124"/>
  </w:num>
  <w:num w:numId="87">
    <w:abstractNumId w:val="124"/>
  </w:num>
  <w:num w:numId="88">
    <w:abstractNumId w:val="124"/>
  </w:num>
  <w:num w:numId="89">
    <w:abstractNumId w:val="124"/>
  </w:num>
  <w:num w:numId="90">
    <w:abstractNumId w:val="124"/>
  </w:num>
  <w:num w:numId="91">
    <w:abstractNumId w:val="124"/>
  </w:num>
  <w:num w:numId="92">
    <w:abstractNumId w:val="124"/>
  </w:num>
  <w:num w:numId="93">
    <w:abstractNumId w:val="124"/>
  </w:num>
  <w:num w:numId="94">
    <w:abstractNumId w:val="124"/>
  </w:num>
  <w:num w:numId="95">
    <w:abstractNumId w:val="124"/>
  </w:num>
  <w:num w:numId="96">
    <w:abstractNumId w:val="124"/>
  </w:num>
  <w:num w:numId="97">
    <w:abstractNumId w:val="124"/>
  </w:num>
  <w:num w:numId="98">
    <w:abstractNumId w:val="124"/>
  </w:num>
  <w:num w:numId="99">
    <w:abstractNumId w:val="124"/>
  </w:num>
  <w:num w:numId="100">
    <w:abstractNumId w:val="124"/>
  </w:num>
  <w:num w:numId="101">
    <w:abstractNumId w:val="124"/>
  </w:num>
  <w:num w:numId="102">
    <w:abstractNumId w:val="124"/>
  </w:num>
  <w:num w:numId="103">
    <w:abstractNumId w:val="124"/>
  </w:num>
  <w:num w:numId="104">
    <w:abstractNumId w:val="124"/>
  </w:num>
  <w:num w:numId="105">
    <w:abstractNumId w:val="124"/>
  </w:num>
  <w:num w:numId="106">
    <w:abstractNumId w:val="124"/>
  </w:num>
  <w:num w:numId="107">
    <w:abstractNumId w:val="119"/>
  </w:num>
  <w:num w:numId="108">
    <w:abstractNumId w:val="75"/>
  </w:num>
  <w:num w:numId="109">
    <w:abstractNumId w:val="124"/>
  </w:num>
  <w:num w:numId="110">
    <w:abstractNumId w:val="124"/>
  </w:num>
  <w:num w:numId="111">
    <w:abstractNumId w:val="80"/>
  </w:num>
  <w:num w:numId="112">
    <w:abstractNumId w:val="51"/>
  </w:num>
  <w:num w:numId="113">
    <w:abstractNumId w:val="124"/>
  </w:num>
  <w:num w:numId="114">
    <w:abstractNumId w:val="110"/>
  </w:num>
  <w:num w:numId="115">
    <w:abstractNumId w:val="11"/>
  </w:num>
  <w:num w:numId="116">
    <w:abstractNumId w:val="46"/>
  </w:num>
  <w:num w:numId="117">
    <w:abstractNumId w:val="62"/>
  </w:num>
  <w:num w:numId="118">
    <w:abstractNumId w:val="107"/>
  </w:num>
  <w:num w:numId="119">
    <w:abstractNumId w:val="28"/>
  </w:num>
  <w:num w:numId="120">
    <w:abstractNumId w:val="124"/>
  </w:num>
  <w:num w:numId="121">
    <w:abstractNumId w:val="98"/>
  </w:num>
  <w:num w:numId="122">
    <w:abstractNumId w:val="116"/>
  </w:num>
  <w:num w:numId="123">
    <w:abstractNumId w:val="124"/>
  </w:num>
  <w:num w:numId="124">
    <w:abstractNumId w:val="124"/>
  </w:num>
  <w:num w:numId="125">
    <w:abstractNumId w:val="124"/>
  </w:num>
  <w:num w:numId="126">
    <w:abstractNumId w:val="124"/>
  </w:num>
  <w:num w:numId="127">
    <w:abstractNumId w:val="124"/>
  </w:num>
  <w:num w:numId="128">
    <w:abstractNumId w:val="48"/>
  </w:num>
  <w:num w:numId="129">
    <w:abstractNumId w:val="124"/>
  </w:num>
  <w:num w:numId="130">
    <w:abstractNumId w:val="124"/>
  </w:num>
  <w:num w:numId="131">
    <w:abstractNumId w:val="124"/>
  </w:num>
  <w:num w:numId="132">
    <w:abstractNumId w:val="124"/>
  </w:num>
  <w:num w:numId="133">
    <w:abstractNumId w:val="128"/>
  </w:num>
  <w:num w:numId="134">
    <w:abstractNumId w:val="124"/>
  </w:num>
  <w:num w:numId="135">
    <w:abstractNumId w:val="124"/>
  </w:num>
  <w:num w:numId="136">
    <w:abstractNumId w:val="124"/>
  </w:num>
  <w:num w:numId="137">
    <w:abstractNumId w:val="49"/>
  </w:num>
  <w:num w:numId="138">
    <w:abstractNumId w:val="124"/>
  </w:num>
  <w:num w:numId="139">
    <w:abstractNumId w:val="124"/>
  </w:num>
  <w:num w:numId="140">
    <w:abstractNumId w:val="36"/>
  </w:num>
  <w:num w:numId="141">
    <w:abstractNumId w:val="124"/>
  </w:num>
  <w:num w:numId="142">
    <w:abstractNumId w:val="124"/>
  </w:num>
  <w:num w:numId="143">
    <w:abstractNumId w:val="124"/>
  </w:num>
  <w:num w:numId="144">
    <w:abstractNumId w:val="124"/>
  </w:num>
  <w:num w:numId="145">
    <w:abstractNumId w:val="124"/>
  </w:num>
  <w:num w:numId="146">
    <w:abstractNumId w:val="33"/>
  </w:num>
  <w:num w:numId="147">
    <w:abstractNumId w:val="111"/>
  </w:num>
  <w:num w:numId="148">
    <w:abstractNumId w:val="54"/>
  </w:num>
  <w:num w:numId="149">
    <w:abstractNumId w:val="21"/>
  </w:num>
  <w:num w:numId="150">
    <w:abstractNumId w:val="17"/>
  </w:num>
  <w:num w:numId="151">
    <w:abstractNumId w:val="85"/>
  </w:num>
  <w:num w:numId="152">
    <w:abstractNumId w:val="12"/>
  </w:num>
  <w:num w:numId="153">
    <w:abstractNumId w:val="113"/>
  </w:num>
  <w:num w:numId="154">
    <w:abstractNumId w:val="79"/>
  </w:num>
  <w:num w:numId="155">
    <w:abstractNumId w:val="91"/>
  </w:num>
  <w:num w:numId="156">
    <w:abstractNumId w:val="118"/>
  </w:num>
  <w:num w:numId="157">
    <w:abstractNumId w:val="125"/>
  </w:num>
  <w:num w:numId="158">
    <w:abstractNumId w:val="124"/>
  </w:num>
  <w:num w:numId="159">
    <w:abstractNumId w:val="124"/>
  </w:num>
  <w:num w:numId="160">
    <w:abstractNumId w:val="37"/>
  </w:num>
  <w:num w:numId="161">
    <w:abstractNumId w:val="28"/>
  </w:num>
  <w:num w:numId="162">
    <w:abstractNumId w:val="124"/>
  </w:num>
  <w:num w:numId="163">
    <w:abstractNumId w:val="10"/>
  </w:num>
  <w:num w:numId="164">
    <w:abstractNumId w:val="124"/>
  </w:num>
  <w:num w:numId="165">
    <w:abstractNumId w:val="124"/>
  </w:num>
  <w:num w:numId="166">
    <w:abstractNumId w:val="124"/>
  </w:num>
  <w:num w:numId="167">
    <w:abstractNumId w:val="124"/>
  </w:num>
  <w:num w:numId="168">
    <w:abstractNumId w:val="124"/>
  </w:num>
  <w:num w:numId="169">
    <w:abstractNumId w:val="124"/>
  </w:num>
  <w:num w:numId="170">
    <w:abstractNumId w:val="124"/>
  </w:num>
  <w:num w:numId="171">
    <w:abstractNumId w:val="124"/>
  </w:num>
  <w:num w:numId="172">
    <w:abstractNumId w:val="63"/>
  </w:num>
  <w:num w:numId="173">
    <w:abstractNumId w:val="124"/>
  </w:num>
  <w:num w:numId="174">
    <w:abstractNumId w:val="114"/>
  </w:num>
  <w:num w:numId="175">
    <w:abstractNumId w:val="9"/>
  </w:num>
  <w:num w:numId="176">
    <w:abstractNumId w:val="64"/>
  </w:num>
  <w:num w:numId="177">
    <w:abstractNumId w:val="53"/>
  </w:num>
  <w:num w:numId="178">
    <w:abstractNumId w:val="15"/>
  </w:num>
  <w:num w:numId="179">
    <w:abstractNumId w:val="42"/>
  </w:num>
  <w:num w:numId="180">
    <w:abstractNumId w:val="6"/>
  </w:num>
  <w:num w:numId="181">
    <w:abstractNumId w:val="56"/>
  </w:num>
  <w:num w:numId="182">
    <w:abstractNumId w:val="74"/>
  </w:num>
  <w:num w:numId="183">
    <w:abstractNumId w:val="13"/>
  </w:num>
  <w:num w:numId="184">
    <w:abstractNumId w:val="131"/>
  </w:num>
  <w:num w:numId="185">
    <w:abstractNumId w:val="97"/>
  </w:num>
  <w:num w:numId="186">
    <w:abstractNumId w:val="60"/>
  </w:num>
  <w:num w:numId="187">
    <w:abstractNumId w:val="65"/>
  </w:num>
  <w:num w:numId="188">
    <w:abstractNumId w:val="96"/>
  </w:num>
  <w:num w:numId="189">
    <w:abstractNumId w:val="103"/>
  </w:num>
  <w:num w:numId="190">
    <w:abstractNumId w:val="88"/>
  </w:num>
  <w:num w:numId="191">
    <w:abstractNumId w:val="29"/>
  </w:num>
  <w:num w:numId="192">
    <w:abstractNumId w:val="105"/>
  </w:num>
  <w:num w:numId="193">
    <w:abstractNumId w:val="133"/>
  </w:num>
  <w:num w:numId="194">
    <w:abstractNumId w:val="5"/>
  </w:num>
  <w:num w:numId="195">
    <w:abstractNumId w:val="57"/>
  </w:num>
  <w:num w:numId="196">
    <w:abstractNumId w:val="100"/>
  </w:num>
  <w:num w:numId="197">
    <w:abstractNumId w:val="23"/>
  </w:num>
  <w:num w:numId="198">
    <w:abstractNumId w:val="30"/>
  </w:num>
  <w:num w:numId="199">
    <w:abstractNumId w:val="66"/>
  </w:num>
  <w:num w:numId="200">
    <w:abstractNumId w:val="78"/>
  </w:num>
  <w:num w:numId="201">
    <w:abstractNumId w:val="44"/>
  </w:num>
  <w:num w:numId="202">
    <w:abstractNumId w:val="38"/>
  </w:num>
  <w:num w:numId="203">
    <w:abstractNumId w:val="16"/>
  </w:num>
  <w:num w:numId="204">
    <w:abstractNumId w:val="27"/>
  </w:num>
  <w:num w:numId="205">
    <w:abstractNumId w:val="104"/>
  </w:num>
  <w:num w:numId="206">
    <w:abstractNumId w:val="20"/>
  </w:num>
  <w:num w:numId="207">
    <w:abstractNumId w:val="70"/>
  </w:num>
  <w:num w:numId="208">
    <w:abstractNumId w:val="123"/>
  </w:num>
  <w:num w:numId="209">
    <w:abstractNumId w:val="87"/>
  </w:num>
  <w:num w:numId="210">
    <w:abstractNumId w:val="4"/>
  </w:num>
  <w:num w:numId="211">
    <w:abstractNumId w:val="45"/>
  </w:num>
  <w:num w:numId="212">
    <w:abstractNumId w:val="31"/>
  </w:num>
  <w:num w:numId="213">
    <w:abstractNumId w:val="109"/>
  </w:num>
  <w:num w:numId="214">
    <w:abstractNumId w:val="25"/>
  </w:num>
  <w:num w:numId="215">
    <w:abstractNumId w:val="132"/>
  </w:num>
  <w:num w:numId="216">
    <w:abstractNumId w:val="86"/>
  </w:num>
  <w:num w:numId="217">
    <w:abstractNumId w:val="73"/>
  </w:num>
  <w:num w:numId="218">
    <w:abstractNumId w:val="108"/>
  </w:num>
  <w:num w:numId="219">
    <w:abstractNumId w:val="95"/>
  </w:num>
  <w:num w:numId="220">
    <w:abstractNumId w:val="40"/>
  </w:num>
  <w:num w:numId="221">
    <w:abstractNumId w:val="101"/>
  </w:num>
  <w:num w:numId="222">
    <w:abstractNumId w:val="68"/>
  </w:num>
  <w:num w:numId="223">
    <w:abstractNumId w:val="2"/>
  </w:num>
  <w:num w:numId="224">
    <w:abstractNumId w:val="112"/>
  </w:num>
  <w:num w:numId="225">
    <w:abstractNumId w:val="52"/>
  </w:num>
  <w:num w:numId="226">
    <w:abstractNumId w:val="130"/>
  </w:num>
  <w:num w:numId="227">
    <w:abstractNumId w:val="24"/>
  </w:num>
  <w:num w:numId="228">
    <w:abstractNumId w:val="126"/>
  </w:num>
  <w:num w:numId="229">
    <w:abstractNumId w:val="34"/>
  </w:num>
  <w:num w:numId="230">
    <w:abstractNumId w:val="8"/>
  </w:num>
  <w:num w:numId="231">
    <w:abstractNumId w:val="83"/>
  </w:num>
  <w:num w:numId="232">
    <w:abstractNumId w:val="77"/>
  </w:num>
  <w:num w:numId="233">
    <w:abstractNumId w:val="67"/>
  </w:num>
  <w:num w:numId="234">
    <w:abstractNumId w:val="127"/>
  </w:num>
  <w:num w:numId="235">
    <w:abstractNumId w:val="14"/>
  </w:num>
  <w:num w:numId="236">
    <w:abstractNumId w:val="76"/>
  </w:num>
  <w:num w:numId="237">
    <w:abstractNumId w:val="0"/>
  </w:num>
  <w:num w:numId="238">
    <w:abstractNumId w:val="41"/>
  </w:num>
  <w:num w:numId="239">
    <w:abstractNumId w:val="129"/>
  </w:num>
  <w:num w:numId="240">
    <w:abstractNumId w:val="106"/>
  </w:num>
  <w:num w:numId="241">
    <w:abstractNumId w:val="3"/>
  </w:num>
  <w:num w:numId="242">
    <w:abstractNumId w:val="99"/>
  </w:num>
  <w:num w:numId="243">
    <w:abstractNumId w:val="82"/>
  </w:num>
  <w:num w:numId="244">
    <w:abstractNumId w:val="22"/>
  </w:num>
  <w:num w:numId="245">
    <w:abstractNumId w:val="35"/>
  </w:num>
  <w:num w:numId="246">
    <w:abstractNumId w:val="50"/>
  </w:num>
  <w:numIdMacAtCleanup w:val="2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noPunctuationKerning/>
  <w:characterSpacingControl w:val="doNotCompress"/>
  <w:hdrShapeDefaults>
    <o:shapedefaults v:ext="edit" spidmax="4097">
      <o:colormru v:ext="edit" colors="#69f,#9c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5155"/>
    <w:rsid w:val="0000103F"/>
    <w:rsid w:val="00001326"/>
    <w:rsid w:val="0000171C"/>
    <w:rsid w:val="00001DDF"/>
    <w:rsid w:val="00001F19"/>
    <w:rsid w:val="00002686"/>
    <w:rsid w:val="000044DA"/>
    <w:rsid w:val="000047C7"/>
    <w:rsid w:val="000063E7"/>
    <w:rsid w:val="00006799"/>
    <w:rsid w:val="00010DD4"/>
    <w:rsid w:val="0001150B"/>
    <w:rsid w:val="0001316D"/>
    <w:rsid w:val="000135D0"/>
    <w:rsid w:val="00014AE0"/>
    <w:rsid w:val="00015800"/>
    <w:rsid w:val="000158B1"/>
    <w:rsid w:val="00016BFD"/>
    <w:rsid w:val="0001738B"/>
    <w:rsid w:val="000204C0"/>
    <w:rsid w:val="00023410"/>
    <w:rsid w:val="00023B9B"/>
    <w:rsid w:val="000243BD"/>
    <w:rsid w:val="00024FFA"/>
    <w:rsid w:val="000250BE"/>
    <w:rsid w:val="00025394"/>
    <w:rsid w:val="00027DB0"/>
    <w:rsid w:val="000321F3"/>
    <w:rsid w:val="00032B26"/>
    <w:rsid w:val="00033F1B"/>
    <w:rsid w:val="000350A6"/>
    <w:rsid w:val="00035933"/>
    <w:rsid w:val="00035B69"/>
    <w:rsid w:val="000373E7"/>
    <w:rsid w:val="00037558"/>
    <w:rsid w:val="00037996"/>
    <w:rsid w:val="00040210"/>
    <w:rsid w:val="00040DAC"/>
    <w:rsid w:val="0004179F"/>
    <w:rsid w:val="00042742"/>
    <w:rsid w:val="00044F64"/>
    <w:rsid w:val="00045212"/>
    <w:rsid w:val="00046066"/>
    <w:rsid w:val="000469E3"/>
    <w:rsid w:val="000471BA"/>
    <w:rsid w:val="00052ABA"/>
    <w:rsid w:val="00052E61"/>
    <w:rsid w:val="00053360"/>
    <w:rsid w:val="000539AF"/>
    <w:rsid w:val="00053B40"/>
    <w:rsid w:val="00054B92"/>
    <w:rsid w:val="00054C6F"/>
    <w:rsid w:val="00054F0D"/>
    <w:rsid w:val="000564B4"/>
    <w:rsid w:val="000567B9"/>
    <w:rsid w:val="00056C2B"/>
    <w:rsid w:val="000570E2"/>
    <w:rsid w:val="0006038E"/>
    <w:rsid w:val="00062599"/>
    <w:rsid w:val="00062779"/>
    <w:rsid w:val="000628E2"/>
    <w:rsid w:val="00063555"/>
    <w:rsid w:val="000660BF"/>
    <w:rsid w:val="000677AA"/>
    <w:rsid w:val="00067A22"/>
    <w:rsid w:val="00067D78"/>
    <w:rsid w:val="000702D7"/>
    <w:rsid w:val="0007090E"/>
    <w:rsid w:val="00073974"/>
    <w:rsid w:val="00076B81"/>
    <w:rsid w:val="000809F2"/>
    <w:rsid w:val="000821A0"/>
    <w:rsid w:val="00082266"/>
    <w:rsid w:val="00083667"/>
    <w:rsid w:val="000852C2"/>
    <w:rsid w:val="00085DF6"/>
    <w:rsid w:val="00085F1A"/>
    <w:rsid w:val="00086003"/>
    <w:rsid w:val="00086E4D"/>
    <w:rsid w:val="00091656"/>
    <w:rsid w:val="000916AB"/>
    <w:rsid w:val="0009250E"/>
    <w:rsid w:val="0009331F"/>
    <w:rsid w:val="0009355E"/>
    <w:rsid w:val="000952EF"/>
    <w:rsid w:val="00095C80"/>
    <w:rsid w:val="000A01EC"/>
    <w:rsid w:val="000A19DD"/>
    <w:rsid w:val="000A511C"/>
    <w:rsid w:val="000A5A28"/>
    <w:rsid w:val="000A5CB9"/>
    <w:rsid w:val="000B1686"/>
    <w:rsid w:val="000B1C75"/>
    <w:rsid w:val="000B4315"/>
    <w:rsid w:val="000B448D"/>
    <w:rsid w:val="000B4CEA"/>
    <w:rsid w:val="000B583C"/>
    <w:rsid w:val="000B65F6"/>
    <w:rsid w:val="000C0D2F"/>
    <w:rsid w:val="000C1A91"/>
    <w:rsid w:val="000C3942"/>
    <w:rsid w:val="000C53DB"/>
    <w:rsid w:val="000C60E5"/>
    <w:rsid w:val="000C651D"/>
    <w:rsid w:val="000D052A"/>
    <w:rsid w:val="000D08E0"/>
    <w:rsid w:val="000D115D"/>
    <w:rsid w:val="000D1A59"/>
    <w:rsid w:val="000D2865"/>
    <w:rsid w:val="000D4ABA"/>
    <w:rsid w:val="000D5328"/>
    <w:rsid w:val="000D71C7"/>
    <w:rsid w:val="000E079C"/>
    <w:rsid w:val="000E0E6A"/>
    <w:rsid w:val="000E2085"/>
    <w:rsid w:val="000E5CD1"/>
    <w:rsid w:val="000E7454"/>
    <w:rsid w:val="000F1782"/>
    <w:rsid w:val="000F2A4B"/>
    <w:rsid w:val="000F5359"/>
    <w:rsid w:val="000F602F"/>
    <w:rsid w:val="000F69FA"/>
    <w:rsid w:val="000F7CDE"/>
    <w:rsid w:val="001019CD"/>
    <w:rsid w:val="00101A94"/>
    <w:rsid w:val="0010421A"/>
    <w:rsid w:val="00106B96"/>
    <w:rsid w:val="00107990"/>
    <w:rsid w:val="0011078E"/>
    <w:rsid w:val="001127DA"/>
    <w:rsid w:val="00112B62"/>
    <w:rsid w:val="00112DB4"/>
    <w:rsid w:val="00115E58"/>
    <w:rsid w:val="00116F07"/>
    <w:rsid w:val="00117657"/>
    <w:rsid w:val="00121DB2"/>
    <w:rsid w:val="001237D7"/>
    <w:rsid w:val="001246B2"/>
    <w:rsid w:val="00124AC8"/>
    <w:rsid w:val="0012553E"/>
    <w:rsid w:val="001256F5"/>
    <w:rsid w:val="00125C85"/>
    <w:rsid w:val="00126593"/>
    <w:rsid w:val="001272E5"/>
    <w:rsid w:val="00130622"/>
    <w:rsid w:val="00131020"/>
    <w:rsid w:val="0013199A"/>
    <w:rsid w:val="00132CEA"/>
    <w:rsid w:val="00134018"/>
    <w:rsid w:val="0013712C"/>
    <w:rsid w:val="00140CB1"/>
    <w:rsid w:val="00141E16"/>
    <w:rsid w:val="0014295E"/>
    <w:rsid w:val="001443ED"/>
    <w:rsid w:val="001459B0"/>
    <w:rsid w:val="001466D1"/>
    <w:rsid w:val="00146B4B"/>
    <w:rsid w:val="00150905"/>
    <w:rsid w:val="00150E19"/>
    <w:rsid w:val="001514D8"/>
    <w:rsid w:val="001520A5"/>
    <w:rsid w:val="0015286A"/>
    <w:rsid w:val="00153C64"/>
    <w:rsid w:val="00153CE1"/>
    <w:rsid w:val="0015513B"/>
    <w:rsid w:val="001557CD"/>
    <w:rsid w:val="0015664C"/>
    <w:rsid w:val="00161443"/>
    <w:rsid w:val="0016275C"/>
    <w:rsid w:val="00163B89"/>
    <w:rsid w:val="0016451F"/>
    <w:rsid w:val="0016515F"/>
    <w:rsid w:val="00165803"/>
    <w:rsid w:val="00165DE6"/>
    <w:rsid w:val="0016613C"/>
    <w:rsid w:val="00167165"/>
    <w:rsid w:val="0016719C"/>
    <w:rsid w:val="00167423"/>
    <w:rsid w:val="0016749A"/>
    <w:rsid w:val="001702E1"/>
    <w:rsid w:val="00172399"/>
    <w:rsid w:val="00173953"/>
    <w:rsid w:val="00173E42"/>
    <w:rsid w:val="00175304"/>
    <w:rsid w:val="00176D41"/>
    <w:rsid w:val="001827A7"/>
    <w:rsid w:val="00183842"/>
    <w:rsid w:val="00184B17"/>
    <w:rsid w:val="00186734"/>
    <w:rsid w:val="00187258"/>
    <w:rsid w:val="00187C58"/>
    <w:rsid w:val="001912C2"/>
    <w:rsid w:val="0019236D"/>
    <w:rsid w:val="0019386D"/>
    <w:rsid w:val="0019394D"/>
    <w:rsid w:val="00193B64"/>
    <w:rsid w:val="0019594B"/>
    <w:rsid w:val="001979AF"/>
    <w:rsid w:val="00197F10"/>
    <w:rsid w:val="001A0232"/>
    <w:rsid w:val="001A0F2E"/>
    <w:rsid w:val="001A2D24"/>
    <w:rsid w:val="001A4816"/>
    <w:rsid w:val="001A60AD"/>
    <w:rsid w:val="001A7D69"/>
    <w:rsid w:val="001B0504"/>
    <w:rsid w:val="001B0C1F"/>
    <w:rsid w:val="001B0CAD"/>
    <w:rsid w:val="001B0F28"/>
    <w:rsid w:val="001B2651"/>
    <w:rsid w:val="001B26B0"/>
    <w:rsid w:val="001B2B5F"/>
    <w:rsid w:val="001B3660"/>
    <w:rsid w:val="001B44DF"/>
    <w:rsid w:val="001B5FA6"/>
    <w:rsid w:val="001B7308"/>
    <w:rsid w:val="001C1667"/>
    <w:rsid w:val="001C2BCB"/>
    <w:rsid w:val="001C3B9C"/>
    <w:rsid w:val="001C4CF4"/>
    <w:rsid w:val="001C546B"/>
    <w:rsid w:val="001C7206"/>
    <w:rsid w:val="001D0CA6"/>
    <w:rsid w:val="001D37C4"/>
    <w:rsid w:val="001D46D1"/>
    <w:rsid w:val="001D4AFA"/>
    <w:rsid w:val="001D55C2"/>
    <w:rsid w:val="001D77A1"/>
    <w:rsid w:val="001E0008"/>
    <w:rsid w:val="001E0D26"/>
    <w:rsid w:val="001E277A"/>
    <w:rsid w:val="001E283B"/>
    <w:rsid w:val="001E4CA8"/>
    <w:rsid w:val="001E782C"/>
    <w:rsid w:val="001E7FF2"/>
    <w:rsid w:val="001F0922"/>
    <w:rsid w:val="001F0AE4"/>
    <w:rsid w:val="001F370E"/>
    <w:rsid w:val="001F5B6C"/>
    <w:rsid w:val="0020007D"/>
    <w:rsid w:val="00200914"/>
    <w:rsid w:val="00200FDF"/>
    <w:rsid w:val="002015D6"/>
    <w:rsid w:val="00201C71"/>
    <w:rsid w:val="00201FB4"/>
    <w:rsid w:val="00203414"/>
    <w:rsid w:val="002040BC"/>
    <w:rsid w:val="0020489C"/>
    <w:rsid w:val="00204D61"/>
    <w:rsid w:val="00204E52"/>
    <w:rsid w:val="0020515D"/>
    <w:rsid w:val="00206032"/>
    <w:rsid w:val="002065B4"/>
    <w:rsid w:val="00206678"/>
    <w:rsid w:val="002116C0"/>
    <w:rsid w:val="00212CD3"/>
    <w:rsid w:val="00213247"/>
    <w:rsid w:val="002140B2"/>
    <w:rsid w:val="00214A6A"/>
    <w:rsid w:val="002168C8"/>
    <w:rsid w:val="00216D25"/>
    <w:rsid w:val="002216B3"/>
    <w:rsid w:val="00221826"/>
    <w:rsid w:val="00222A70"/>
    <w:rsid w:val="00222BC3"/>
    <w:rsid w:val="00223EB5"/>
    <w:rsid w:val="00224137"/>
    <w:rsid w:val="00224664"/>
    <w:rsid w:val="00225DF2"/>
    <w:rsid w:val="00231155"/>
    <w:rsid w:val="00236A2F"/>
    <w:rsid w:val="002416BA"/>
    <w:rsid w:val="00241BF0"/>
    <w:rsid w:val="00241CF0"/>
    <w:rsid w:val="00242D39"/>
    <w:rsid w:val="002433A8"/>
    <w:rsid w:val="002434C1"/>
    <w:rsid w:val="0024363E"/>
    <w:rsid w:val="00243972"/>
    <w:rsid w:val="00245FCB"/>
    <w:rsid w:val="00246A87"/>
    <w:rsid w:val="00250209"/>
    <w:rsid w:val="00250C07"/>
    <w:rsid w:val="002510D8"/>
    <w:rsid w:val="0025221A"/>
    <w:rsid w:val="002524D1"/>
    <w:rsid w:val="00252C9B"/>
    <w:rsid w:val="00255954"/>
    <w:rsid w:val="002560AF"/>
    <w:rsid w:val="0025684D"/>
    <w:rsid w:val="00261D5C"/>
    <w:rsid w:val="00262ECC"/>
    <w:rsid w:val="00263121"/>
    <w:rsid w:val="00264F8B"/>
    <w:rsid w:val="00266236"/>
    <w:rsid w:val="002668B4"/>
    <w:rsid w:val="002670DC"/>
    <w:rsid w:val="00267DA9"/>
    <w:rsid w:val="00270D17"/>
    <w:rsid w:val="00270FF1"/>
    <w:rsid w:val="00271408"/>
    <w:rsid w:val="002717B5"/>
    <w:rsid w:val="0027259F"/>
    <w:rsid w:val="00272FBE"/>
    <w:rsid w:val="00273757"/>
    <w:rsid w:val="00273A46"/>
    <w:rsid w:val="00273A6C"/>
    <w:rsid w:val="00274CBA"/>
    <w:rsid w:val="002767E8"/>
    <w:rsid w:val="00276AE0"/>
    <w:rsid w:val="00276BBB"/>
    <w:rsid w:val="00276D2D"/>
    <w:rsid w:val="0027774E"/>
    <w:rsid w:val="00280770"/>
    <w:rsid w:val="00281BAB"/>
    <w:rsid w:val="002828F0"/>
    <w:rsid w:val="00284637"/>
    <w:rsid w:val="00286B00"/>
    <w:rsid w:val="00286E83"/>
    <w:rsid w:val="0028792B"/>
    <w:rsid w:val="00290C5D"/>
    <w:rsid w:val="00290E66"/>
    <w:rsid w:val="00292622"/>
    <w:rsid w:val="00292FE6"/>
    <w:rsid w:val="002938CD"/>
    <w:rsid w:val="00295469"/>
    <w:rsid w:val="0029745D"/>
    <w:rsid w:val="002A1B49"/>
    <w:rsid w:val="002A330D"/>
    <w:rsid w:val="002A78E2"/>
    <w:rsid w:val="002B060E"/>
    <w:rsid w:val="002B23FC"/>
    <w:rsid w:val="002B2B85"/>
    <w:rsid w:val="002B3B01"/>
    <w:rsid w:val="002B5553"/>
    <w:rsid w:val="002B560D"/>
    <w:rsid w:val="002B5EF3"/>
    <w:rsid w:val="002B6D9A"/>
    <w:rsid w:val="002B6EA9"/>
    <w:rsid w:val="002C25D2"/>
    <w:rsid w:val="002C2959"/>
    <w:rsid w:val="002C35F0"/>
    <w:rsid w:val="002C3A29"/>
    <w:rsid w:val="002C5DFD"/>
    <w:rsid w:val="002C6CD5"/>
    <w:rsid w:val="002C6D53"/>
    <w:rsid w:val="002C7501"/>
    <w:rsid w:val="002D1655"/>
    <w:rsid w:val="002D195D"/>
    <w:rsid w:val="002D1B2C"/>
    <w:rsid w:val="002D1CAC"/>
    <w:rsid w:val="002D48A1"/>
    <w:rsid w:val="002D5612"/>
    <w:rsid w:val="002D5F0B"/>
    <w:rsid w:val="002D718E"/>
    <w:rsid w:val="002D766A"/>
    <w:rsid w:val="002E0197"/>
    <w:rsid w:val="002E12D9"/>
    <w:rsid w:val="002E154F"/>
    <w:rsid w:val="002E2B58"/>
    <w:rsid w:val="002E387F"/>
    <w:rsid w:val="002E394E"/>
    <w:rsid w:val="002E3CCD"/>
    <w:rsid w:val="002E4004"/>
    <w:rsid w:val="002E60C3"/>
    <w:rsid w:val="002E65F5"/>
    <w:rsid w:val="002F0BDE"/>
    <w:rsid w:val="002F2C66"/>
    <w:rsid w:val="002F4AD5"/>
    <w:rsid w:val="002F50BF"/>
    <w:rsid w:val="002F5925"/>
    <w:rsid w:val="002F61BE"/>
    <w:rsid w:val="002F6983"/>
    <w:rsid w:val="002F6B69"/>
    <w:rsid w:val="002F6C4C"/>
    <w:rsid w:val="002F7880"/>
    <w:rsid w:val="002F7A46"/>
    <w:rsid w:val="00300ED4"/>
    <w:rsid w:val="00301095"/>
    <w:rsid w:val="00301360"/>
    <w:rsid w:val="003013CC"/>
    <w:rsid w:val="00302301"/>
    <w:rsid w:val="003036E5"/>
    <w:rsid w:val="00304995"/>
    <w:rsid w:val="00307CEB"/>
    <w:rsid w:val="003107B8"/>
    <w:rsid w:val="00310A0A"/>
    <w:rsid w:val="0031292C"/>
    <w:rsid w:val="00313C06"/>
    <w:rsid w:val="00315248"/>
    <w:rsid w:val="0031630B"/>
    <w:rsid w:val="00321E26"/>
    <w:rsid w:val="003220D4"/>
    <w:rsid w:val="0032261C"/>
    <w:rsid w:val="00324E7C"/>
    <w:rsid w:val="00325AED"/>
    <w:rsid w:val="00327948"/>
    <w:rsid w:val="00330EFD"/>
    <w:rsid w:val="00332146"/>
    <w:rsid w:val="003334E0"/>
    <w:rsid w:val="00334A6A"/>
    <w:rsid w:val="00336DA6"/>
    <w:rsid w:val="00337D92"/>
    <w:rsid w:val="003406EE"/>
    <w:rsid w:val="0034102F"/>
    <w:rsid w:val="00342767"/>
    <w:rsid w:val="00342C15"/>
    <w:rsid w:val="00344095"/>
    <w:rsid w:val="0034459B"/>
    <w:rsid w:val="00344653"/>
    <w:rsid w:val="0034627D"/>
    <w:rsid w:val="003463DA"/>
    <w:rsid w:val="003464E3"/>
    <w:rsid w:val="003465DE"/>
    <w:rsid w:val="003475D9"/>
    <w:rsid w:val="003501BB"/>
    <w:rsid w:val="00350337"/>
    <w:rsid w:val="003525B7"/>
    <w:rsid w:val="0035468C"/>
    <w:rsid w:val="00355A80"/>
    <w:rsid w:val="00357DB1"/>
    <w:rsid w:val="00360348"/>
    <w:rsid w:val="00360396"/>
    <w:rsid w:val="0036160B"/>
    <w:rsid w:val="003633AB"/>
    <w:rsid w:val="00363823"/>
    <w:rsid w:val="00365611"/>
    <w:rsid w:val="003670C9"/>
    <w:rsid w:val="00367411"/>
    <w:rsid w:val="00371EEB"/>
    <w:rsid w:val="0037209C"/>
    <w:rsid w:val="00372431"/>
    <w:rsid w:val="00372A9C"/>
    <w:rsid w:val="00372ED5"/>
    <w:rsid w:val="00373B76"/>
    <w:rsid w:val="00373F25"/>
    <w:rsid w:val="00377584"/>
    <w:rsid w:val="00377B53"/>
    <w:rsid w:val="0038251A"/>
    <w:rsid w:val="0038312C"/>
    <w:rsid w:val="003831A5"/>
    <w:rsid w:val="00385328"/>
    <w:rsid w:val="00385E81"/>
    <w:rsid w:val="0038701A"/>
    <w:rsid w:val="00390FE9"/>
    <w:rsid w:val="00391C7A"/>
    <w:rsid w:val="0039330F"/>
    <w:rsid w:val="003944E2"/>
    <w:rsid w:val="003A006A"/>
    <w:rsid w:val="003A0437"/>
    <w:rsid w:val="003A0673"/>
    <w:rsid w:val="003A12B9"/>
    <w:rsid w:val="003A163B"/>
    <w:rsid w:val="003A1FC2"/>
    <w:rsid w:val="003A2742"/>
    <w:rsid w:val="003A41C1"/>
    <w:rsid w:val="003A5E9A"/>
    <w:rsid w:val="003A6759"/>
    <w:rsid w:val="003A69F0"/>
    <w:rsid w:val="003B00FA"/>
    <w:rsid w:val="003B1F60"/>
    <w:rsid w:val="003B4204"/>
    <w:rsid w:val="003C3406"/>
    <w:rsid w:val="003C3D1D"/>
    <w:rsid w:val="003C40D3"/>
    <w:rsid w:val="003C422C"/>
    <w:rsid w:val="003C5AC8"/>
    <w:rsid w:val="003C6A8C"/>
    <w:rsid w:val="003C7153"/>
    <w:rsid w:val="003C75A5"/>
    <w:rsid w:val="003C7B26"/>
    <w:rsid w:val="003D076B"/>
    <w:rsid w:val="003D24BD"/>
    <w:rsid w:val="003D2A8E"/>
    <w:rsid w:val="003D30A9"/>
    <w:rsid w:val="003D3C92"/>
    <w:rsid w:val="003D7018"/>
    <w:rsid w:val="003D71B3"/>
    <w:rsid w:val="003E014C"/>
    <w:rsid w:val="003E2498"/>
    <w:rsid w:val="003E3187"/>
    <w:rsid w:val="003E531C"/>
    <w:rsid w:val="003E56B7"/>
    <w:rsid w:val="003E5F8C"/>
    <w:rsid w:val="003E6DA2"/>
    <w:rsid w:val="003E70FA"/>
    <w:rsid w:val="003E7289"/>
    <w:rsid w:val="003E745F"/>
    <w:rsid w:val="003F0F56"/>
    <w:rsid w:val="003F173E"/>
    <w:rsid w:val="003F20CB"/>
    <w:rsid w:val="003F28FC"/>
    <w:rsid w:val="003F49AC"/>
    <w:rsid w:val="003F5AE2"/>
    <w:rsid w:val="004000EB"/>
    <w:rsid w:val="004001E5"/>
    <w:rsid w:val="0040157D"/>
    <w:rsid w:val="004015DF"/>
    <w:rsid w:val="00404FE9"/>
    <w:rsid w:val="00407AC2"/>
    <w:rsid w:val="00410D14"/>
    <w:rsid w:val="00411936"/>
    <w:rsid w:val="00411BED"/>
    <w:rsid w:val="00412291"/>
    <w:rsid w:val="00413D75"/>
    <w:rsid w:val="004174DF"/>
    <w:rsid w:val="00420DA9"/>
    <w:rsid w:val="004214AD"/>
    <w:rsid w:val="00421CEC"/>
    <w:rsid w:val="0042312F"/>
    <w:rsid w:val="00423843"/>
    <w:rsid w:val="0042517A"/>
    <w:rsid w:val="004305C8"/>
    <w:rsid w:val="00431385"/>
    <w:rsid w:val="00434441"/>
    <w:rsid w:val="004344A8"/>
    <w:rsid w:val="004365A8"/>
    <w:rsid w:val="00436606"/>
    <w:rsid w:val="00437329"/>
    <w:rsid w:val="00437C67"/>
    <w:rsid w:val="00440FDB"/>
    <w:rsid w:val="00441286"/>
    <w:rsid w:val="00441457"/>
    <w:rsid w:val="00443190"/>
    <w:rsid w:val="004435BC"/>
    <w:rsid w:val="00444014"/>
    <w:rsid w:val="0044411D"/>
    <w:rsid w:val="0045005B"/>
    <w:rsid w:val="00451B41"/>
    <w:rsid w:val="00455F5B"/>
    <w:rsid w:val="004560A9"/>
    <w:rsid w:val="00460012"/>
    <w:rsid w:val="00460076"/>
    <w:rsid w:val="00460572"/>
    <w:rsid w:val="00460DBD"/>
    <w:rsid w:val="00461A00"/>
    <w:rsid w:val="004666D3"/>
    <w:rsid w:val="00470CE6"/>
    <w:rsid w:val="00471554"/>
    <w:rsid w:val="0047195B"/>
    <w:rsid w:val="00471FF8"/>
    <w:rsid w:val="00472803"/>
    <w:rsid w:val="00474336"/>
    <w:rsid w:val="004757F5"/>
    <w:rsid w:val="0047789D"/>
    <w:rsid w:val="004804A1"/>
    <w:rsid w:val="004804E1"/>
    <w:rsid w:val="00480998"/>
    <w:rsid w:val="00481C1B"/>
    <w:rsid w:val="00483326"/>
    <w:rsid w:val="0048386C"/>
    <w:rsid w:val="00483986"/>
    <w:rsid w:val="00486C86"/>
    <w:rsid w:val="00487200"/>
    <w:rsid w:val="004903A6"/>
    <w:rsid w:val="0049180C"/>
    <w:rsid w:val="00492285"/>
    <w:rsid w:val="0049275B"/>
    <w:rsid w:val="00494578"/>
    <w:rsid w:val="0049460A"/>
    <w:rsid w:val="00494C05"/>
    <w:rsid w:val="00495D58"/>
    <w:rsid w:val="00496231"/>
    <w:rsid w:val="00496971"/>
    <w:rsid w:val="004975BF"/>
    <w:rsid w:val="004975E1"/>
    <w:rsid w:val="00497DE4"/>
    <w:rsid w:val="004A14EB"/>
    <w:rsid w:val="004A33B1"/>
    <w:rsid w:val="004A428B"/>
    <w:rsid w:val="004A4D72"/>
    <w:rsid w:val="004A633A"/>
    <w:rsid w:val="004A63B2"/>
    <w:rsid w:val="004A7704"/>
    <w:rsid w:val="004A7AF2"/>
    <w:rsid w:val="004B0375"/>
    <w:rsid w:val="004B172D"/>
    <w:rsid w:val="004B1802"/>
    <w:rsid w:val="004B4990"/>
    <w:rsid w:val="004B50CF"/>
    <w:rsid w:val="004B6783"/>
    <w:rsid w:val="004B7806"/>
    <w:rsid w:val="004C08AD"/>
    <w:rsid w:val="004C391A"/>
    <w:rsid w:val="004C3B51"/>
    <w:rsid w:val="004C5FC0"/>
    <w:rsid w:val="004C7A9D"/>
    <w:rsid w:val="004D04D9"/>
    <w:rsid w:val="004D0C3D"/>
    <w:rsid w:val="004D18B3"/>
    <w:rsid w:val="004D1A24"/>
    <w:rsid w:val="004D1E02"/>
    <w:rsid w:val="004D3655"/>
    <w:rsid w:val="004D4CC6"/>
    <w:rsid w:val="004D5397"/>
    <w:rsid w:val="004D58C8"/>
    <w:rsid w:val="004D5940"/>
    <w:rsid w:val="004E14EF"/>
    <w:rsid w:val="004E1F31"/>
    <w:rsid w:val="004E2394"/>
    <w:rsid w:val="004E3F4E"/>
    <w:rsid w:val="004E57B7"/>
    <w:rsid w:val="004E6BA2"/>
    <w:rsid w:val="004E7573"/>
    <w:rsid w:val="004F0546"/>
    <w:rsid w:val="004F16F0"/>
    <w:rsid w:val="004F1AA1"/>
    <w:rsid w:val="004F234A"/>
    <w:rsid w:val="004F29B1"/>
    <w:rsid w:val="004F3944"/>
    <w:rsid w:val="004F48C0"/>
    <w:rsid w:val="004F557B"/>
    <w:rsid w:val="00502ABA"/>
    <w:rsid w:val="00502C35"/>
    <w:rsid w:val="00504107"/>
    <w:rsid w:val="005054ED"/>
    <w:rsid w:val="005071FA"/>
    <w:rsid w:val="00507C33"/>
    <w:rsid w:val="00507DB3"/>
    <w:rsid w:val="005114E5"/>
    <w:rsid w:val="0051252C"/>
    <w:rsid w:val="00512F1A"/>
    <w:rsid w:val="005138D7"/>
    <w:rsid w:val="00515041"/>
    <w:rsid w:val="005150EA"/>
    <w:rsid w:val="00515694"/>
    <w:rsid w:val="0051573F"/>
    <w:rsid w:val="0051574C"/>
    <w:rsid w:val="00515C42"/>
    <w:rsid w:val="005160A0"/>
    <w:rsid w:val="00517AB0"/>
    <w:rsid w:val="00520895"/>
    <w:rsid w:val="00523C8D"/>
    <w:rsid w:val="00523FAC"/>
    <w:rsid w:val="00524111"/>
    <w:rsid w:val="00524F65"/>
    <w:rsid w:val="00525067"/>
    <w:rsid w:val="00525687"/>
    <w:rsid w:val="00525FCE"/>
    <w:rsid w:val="005278FE"/>
    <w:rsid w:val="00531006"/>
    <w:rsid w:val="005310DC"/>
    <w:rsid w:val="00531ADF"/>
    <w:rsid w:val="005333B2"/>
    <w:rsid w:val="00537088"/>
    <w:rsid w:val="00537CA1"/>
    <w:rsid w:val="00540509"/>
    <w:rsid w:val="00543698"/>
    <w:rsid w:val="00543B95"/>
    <w:rsid w:val="00544368"/>
    <w:rsid w:val="0054473D"/>
    <w:rsid w:val="00544FDC"/>
    <w:rsid w:val="005461ED"/>
    <w:rsid w:val="00546513"/>
    <w:rsid w:val="005467FE"/>
    <w:rsid w:val="00546B38"/>
    <w:rsid w:val="005501E6"/>
    <w:rsid w:val="00550592"/>
    <w:rsid w:val="00550AD1"/>
    <w:rsid w:val="00550CFF"/>
    <w:rsid w:val="00550F5B"/>
    <w:rsid w:val="00551235"/>
    <w:rsid w:val="005513C5"/>
    <w:rsid w:val="00552011"/>
    <w:rsid w:val="00552D76"/>
    <w:rsid w:val="005530BD"/>
    <w:rsid w:val="00553105"/>
    <w:rsid w:val="005537BB"/>
    <w:rsid w:val="00555631"/>
    <w:rsid w:val="00556DE6"/>
    <w:rsid w:val="00557557"/>
    <w:rsid w:val="005601EC"/>
    <w:rsid w:val="00560DF3"/>
    <w:rsid w:val="005614DD"/>
    <w:rsid w:val="00567FF1"/>
    <w:rsid w:val="00570033"/>
    <w:rsid w:val="00570D89"/>
    <w:rsid w:val="00570E49"/>
    <w:rsid w:val="005719CB"/>
    <w:rsid w:val="00571CB1"/>
    <w:rsid w:val="0057265E"/>
    <w:rsid w:val="00574136"/>
    <w:rsid w:val="005776D6"/>
    <w:rsid w:val="005807F2"/>
    <w:rsid w:val="0058307D"/>
    <w:rsid w:val="00583ADB"/>
    <w:rsid w:val="00583ED1"/>
    <w:rsid w:val="00585F18"/>
    <w:rsid w:val="005861EE"/>
    <w:rsid w:val="0058676D"/>
    <w:rsid w:val="00586C9C"/>
    <w:rsid w:val="00587A12"/>
    <w:rsid w:val="0059019F"/>
    <w:rsid w:val="00591A8F"/>
    <w:rsid w:val="00591DA8"/>
    <w:rsid w:val="00592FE9"/>
    <w:rsid w:val="005937D1"/>
    <w:rsid w:val="00593859"/>
    <w:rsid w:val="00593FB7"/>
    <w:rsid w:val="005940A4"/>
    <w:rsid w:val="00594D7F"/>
    <w:rsid w:val="005959AF"/>
    <w:rsid w:val="00597B26"/>
    <w:rsid w:val="00597D1C"/>
    <w:rsid w:val="005A0390"/>
    <w:rsid w:val="005A1089"/>
    <w:rsid w:val="005A22E4"/>
    <w:rsid w:val="005A3263"/>
    <w:rsid w:val="005A4921"/>
    <w:rsid w:val="005A7050"/>
    <w:rsid w:val="005A7B2E"/>
    <w:rsid w:val="005B1125"/>
    <w:rsid w:val="005B1670"/>
    <w:rsid w:val="005B1B21"/>
    <w:rsid w:val="005B1F8F"/>
    <w:rsid w:val="005B3A56"/>
    <w:rsid w:val="005B3E04"/>
    <w:rsid w:val="005B443A"/>
    <w:rsid w:val="005B623C"/>
    <w:rsid w:val="005C09E1"/>
    <w:rsid w:val="005C171F"/>
    <w:rsid w:val="005C19EE"/>
    <w:rsid w:val="005C6DEF"/>
    <w:rsid w:val="005D10CE"/>
    <w:rsid w:val="005D1D36"/>
    <w:rsid w:val="005D1DAD"/>
    <w:rsid w:val="005D4195"/>
    <w:rsid w:val="005D4817"/>
    <w:rsid w:val="005D4864"/>
    <w:rsid w:val="005D560D"/>
    <w:rsid w:val="005D6285"/>
    <w:rsid w:val="005D634A"/>
    <w:rsid w:val="005E134B"/>
    <w:rsid w:val="005E1BD5"/>
    <w:rsid w:val="005E35D2"/>
    <w:rsid w:val="005E43EB"/>
    <w:rsid w:val="005E56B2"/>
    <w:rsid w:val="005E608A"/>
    <w:rsid w:val="005E6B90"/>
    <w:rsid w:val="005F2AB4"/>
    <w:rsid w:val="005F2B40"/>
    <w:rsid w:val="005F493F"/>
    <w:rsid w:val="005F4B31"/>
    <w:rsid w:val="005F5A0A"/>
    <w:rsid w:val="005F5E5E"/>
    <w:rsid w:val="005F6290"/>
    <w:rsid w:val="005F7D87"/>
    <w:rsid w:val="00601918"/>
    <w:rsid w:val="00601A05"/>
    <w:rsid w:val="00601A0C"/>
    <w:rsid w:val="00602476"/>
    <w:rsid w:val="00602C5E"/>
    <w:rsid w:val="00603E5D"/>
    <w:rsid w:val="0060770E"/>
    <w:rsid w:val="00610C81"/>
    <w:rsid w:val="006110AE"/>
    <w:rsid w:val="006113D7"/>
    <w:rsid w:val="006122DF"/>
    <w:rsid w:val="00614F6D"/>
    <w:rsid w:val="00615574"/>
    <w:rsid w:val="00616049"/>
    <w:rsid w:val="0061623B"/>
    <w:rsid w:val="00616414"/>
    <w:rsid w:val="00617B0E"/>
    <w:rsid w:val="00617FD9"/>
    <w:rsid w:val="00620B90"/>
    <w:rsid w:val="0062192E"/>
    <w:rsid w:val="00621ECD"/>
    <w:rsid w:val="006220A2"/>
    <w:rsid w:val="00623A78"/>
    <w:rsid w:val="00625027"/>
    <w:rsid w:val="00626059"/>
    <w:rsid w:val="00627312"/>
    <w:rsid w:val="00630A5F"/>
    <w:rsid w:val="006337B1"/>
    <w:rsid w:val="00633A11"/>
    <w:rsid w:val="00633BA6"/>
    <w:rsid w:val="006360FF"/>
    <w:rsid w:val="0063725B"/>
    <w:rsid w:val="006373AF"/>
    <w:rsid w:val="0064044E"/>
    <w:rsid w:val="00641392"/>
    <w:rsid w:val="0064194D"/>
    <w:rsid w:val="00642947"/>
    <w:rsid w:val="00644844"/>
    <w:rsid w:val="00646CC2"/>
    <w:rsid w:val="00646DE8"/>
    <w:rsid w:val="00647153"/>
    <w:rsid w:val="006506D9"/>
    <w:rsid w:val="00650BE8"/>
    <w:rsid w:val="00653BC8"/>
    <w:rsid w:val="00654D67"/>
    <w:rsid w:val="00655A33"/>
    <w:rsid w:val="00655AB2"/>
    <w:rsid w:val="00655D2B"/>
    <w:rsid w:val="00661090"/>
    <w:rsid w:val="00664119"/>
    <w:rsid w:val="0066604D"/>
    <w:rsid w:val="00670295"/>
    <w:rsid w:val="00670F80"/>
    <w:rsid w:val="00671108"/>
    <w:rsid w:val="006718D8"/>
    <w:rsid w:val="00671A2E"/>
    <w:rsid w:val="00673C9A"/>
    <w:rsid w:val="00673E04"/>
    <w:rsid w:val="00675AFE"/>
    <w:rsid w:val="00676D31"/>
    <w:rsid w:val="00681B1E"/>
    <w:rsid w:val="006832D1"/>
    <w:rsid w:val="00684CA6"/>
    <w:rsid w:val="0068627F"/>
    <w:rsid w:val="00687225"/>
    <w:rsid w:val="00687373"/>
    <w:rsid w:val="0069078C"/>
    <w:rsid w:val="00691003"/>
    <w:rsid w:val="006945ED"/>
    <w:rsid w:val="00694947"/>
    <w:rsid w:val="00696B43"/>
    <w:rsid w:val="006979AF"/>
    <w:rsid w:val="00697A6B"/>
    <w:rsid w:val="006A022C"/>
    <w:rsid w:val="006A1E58"/>
    <w:rsid w:val="006A29D2"/>
    <w:rsid w:val="006A2AFA"/>
    <w:rsid w:val="006A3D02"/>
    <w:rsid w:val="006A3DB2"/>
    <w:rsid w:val="006A4EB4"/>
    <w:rsid w:val="006A550C"/>
    <w:rsid w:val="006A6802"/>
    <w:rsid w:val="006A706B"/>
    <w:rsid w:val="006A72FE"/>
    <w:rsid w:val="006A7B8F"/>
    <w:rsid w:val="006B03E9"/>
    <w:rsid w:val="006B1389"/>
    <w:rsid w:val="006B18F2"/>
    <w:rsid w:val="006B1C82"/>
    <w:rsid w:val="006B3230"/>
    <w:rsid w:val="006B439F"/>
    <w:rsid w:val="006B5191"/>
    <w:rsid w:val="006B59F1"/>
    <w:rsid w:val="006B6B26"/>
    <w:rsid w:val="006B6E00"/>
    <w:rsid w:val="006B7175"/>
    <w:rsid w:val="006B7B02"/>
    <w:rsid w:val="006C1A44"/>
    <w:rsid w:val="006C1D9D"/>
    <w:rsid w:val="006C1F58"/>
    <w:rsid w:val="006C2946"/>
    <w:rsid w:val="006C43E5"/>
    <w:rsid w:val="006C4D7C"/>
    <w:rsid w:val="006C654B"/>
    <w:rsid w:val="006C6EA5"/>
    <w:rsid w:val="006C7278"/>
    <w:rsid w:val="006D014E"/>
    <w:rsid w:val="006D021F"/>
    <w:rsid w:val="006D05B9"/>
    <w:rsid w:val="006D0E71"/>
    <w:rsid w:val="006D0EB4"/>
    <w:rsid w:val="006D0EC6"/>
    <w:rsid w:val="006D27A8"/>
    <w:rsid w:val="006D294C"/>
    <w:rsid w:val="006D2EED"/>
    <w:rsid w:val="006D3503"/>
    <w:rsid w:val="006D5A65"/>
    <w:rsid w:val="006D62E5"/>
    <w:rsid w:val="006D7872"/>
    <w:rsid w:val="006D7F37"/>
    <w:rsid w:val="006E0523"/>
    <w:rsid w:val="006E22EB"/>
    <w:rsid w:val="006E2BF1"/>
    <w:rsid w:val="006E3B79"/>
    <w:rsid w:val="006E48F6"/>
    <w:rsid w:val="006E491A"/>
    <w:rsid w:val="006E49E1"/>
    <w:rsid w:val="006E4EDA"/>
    <w:rsid w:val="006E60A9"/>
    <w:rsid w:val="006E7127"/>
    <w:rsid w:val="006E728D"/>
    <w:rsid w:val="006F0FEC"/>
    <w:rsid w:val="006F2203"/>
    <w:rsid w:val="006F3513"/>
    <w:rsid w:val="006F6C88"/>
    <w:rsid w:val="006F7D46"/>
    <w:rsid w:val="007007E5"/>
    <w:rsid w:val="007011D7"/>
    <w:rsid w:val="00702256"/>
    <w:rsid w:val="0070274A"/>
    <w:rsid w:val="00702FC7"/>
    <w:rsid w:val="00703919"/>
    <w:rsid w:val="00706DA3"/>
    <w:rsid w:val="00707DCF"/>
    <w:rsid w:val="00707F97"/>
    <w:rsid w:val="00710994"/>
    <w:rsid w:val="00710E49"/>
    <w:rsid w:val="00711672"/>
    <w:rsid w:val="00714CFD"/>
    <w:rsid w:val="007156CC"/>
    <w:rsid w:val="007169B6"/>
    <w:rsid w:val="0071710C"/>
    <w:rsid w:val="0072008C"/>
    <w:rsid w:val="00721807"/>
    <w:rsid w:val="00722732"/>
    <w:rsid w:val="007235C5"/>
    <w:rsid w:val="00723CAA"/>
    <w:rsid w:val="0072561B"/>
    <w:rsid w:val="00725CB8"/>
    <w:rsid w:val="007346D0"/>
    <w:rsid w:val="00734F75"/>
    <w:rsid w:val="00735C13"/>
    <w:rsid w:val="00737467"/>
    <w:rsid w:val="00740674"/>
    <w:rsid w:val="007412D0"/>
    <w:rsid w:val="00741393"/>
    <w:rsid w:val="007414CA"/>
    <w:rsid w:val="00744202"/>
    <w:rsid w:val="00746F17"/>
    <w:rsid w:val="0074728D"/>
    <w:rsid w:val="00750B55"/>
    <w:rsid w:val="0075146B"/>
    <w:rsid w:val="007518B9"/>
    <w:rsid w:val="0075252B"/>
    <w:rsid w:val="00752532"/>
    <w:rsid w:val="00753830"/>
    <w:rsid w:val="00755435"/>
    <w:rsid w:val="00756320"/>
    <w:rsid w:val="00756949"/>
    <w:rsid w:val="00760270"/>
    <w:rsid w:val="00761042"/>
    <w:rsid w:val="00761216"/>
    <w:rsid w:val="00763656"/>
    <w:rsid w:val="007653B0"/>
    <w:rsid w:val="007659DA"/>
    <w:rsid w:val="007667D7"/>
    <w:rsid w:val="00766A30"/>
    <w:rsid w:val="00766E38"/>
    <w:rsid w:val="00766EE6"/>
    <w:rsid w:val="007720B5"/>
    <w:rsid w:val="00773005"/>
    <w:rsid w:val="0077330B"/>
    <w:rsid w:val="00773F4F"/>
    <w:rsid w:val="00774504"/>
    <w:rsid w:val="00774D2D"/>
    <w:rsid w:val="00777074"/>
    <w:rsid w:val="00780B3C"/>
    <w:rsid w:val="00781AB9"/>
    <w:rsid w:val="00782692"/>
    <w:rsid w:val="00782D48"/>
    <w:rsid w:val="007845F0"/>
    <w:rsid w:val="00787457"/>
    <w:rsid w:val="0079071D"/>
    <w:rsid w:val="00792131"/>
    <w:rsid w:val="0079344E"/>
    <w:rsid w:val="00793A7C"/>
    <w:rsid w:val="00793D67"/>
    <w:rsid w:val="00794F95"/>
    <w:rsid w:val="0079501C"/>
    <w:rsid w:val="007958AC"/>
    <w:rsid w:val="00795CD4"/>
    <w:rsid w:val="007966ED"/>
    <w:rsid w:val="00796932"/>
    <w:rsid w:val="00796CC5"/>
    <w:rsid w:val="007A00EF"/>
    <w:rsid w:val="007A111B"/>
    <w:rsid w:val="007A35FE"/>
    <w:rsid w:val="007A4041"/>
    <w:rsid w:val="007A4738"/>
    <w:rsid w:val="007A51BB"/>
    <w:rsid w:val="007A60CB"/>
    <w:rsid w:val="007A6F56"/>
    <w:rsid w:val="007A77F5"/>
    <w:rsid w:val="007A7F57"/>
    <w:rsid w:val="007B03AC"/>
    <w:rsid w:val="007B0C8D"/>
    <w:rsid w:val="007B1D6D"/>
    <w:rsid w:val="007B1F0A"/>
    <w:rsid w:val="007B2A69"/>
    <w:rsid w:val="007B563F"/>
    <w:rsid w:val="007B63B8"/>
    <w:rsid w:val="007B6970"/>
    <w:rsid w:val="007B774A"/>
    <w:rsid w:val="007C151D"/>
    <w:rsid w:val="007C47C7"/>
    <w:rsid w:val="007C58CB"/>
    <w:rsid w:val="007C7C27"/>
    <w:rsid w:val="007D1F80"/>
    <w:rsid w:val="007D34CC"/>
    <w:rsid w:val="007D4289"/>
    <w:rsid w:val="007D444B"/>
    <w:rsid w:val="007D4FC9"/>
    <w:rsid w:val="007D6395"/>
    <w:rsid w:val="007D6443"/>
    <w:rsid w:val="007D6736"/>
    <w:rsid w:val="007D7CC0"/>
    <w:rsid w:val="007E02F5"/>
    <w:rsid w:val="007E1028"/>
    <w:rsid w:val="007E1B1C"/>
    <w:rsid w:val="007E28EC"/>
    <w:rsid w:val="007E2FFF"/>
    <w:rsid w:val="007E44CA"/>
    <w:rsid w:val="007E5155"/>
    <w:rsid w:val="007E5578"/>
    <w:rsid w:val="007E5BE6"/>
    <w:rsid w:val="007F061B"/>
    <w:rsid w:val="007F0EDC"/>
    <w:rsid w:val="007F1A3D"/>
    <w:rsid w:val="007F2A00"/>
    <w:rsid w:val="007F2D6D"/>
    <w:rsid w:val="007F386F"/>
    <w:rsid w:val="007F3BDA"/>
    <w:rsid w:val="007F6249"/>
    <w:rsid w:val="00800E09"/>
    <w:rsid w:val="0080129C"/>
    <w:rsid w:val="008046AC"/>
    <w:rsid w:val="0080657C"/>
    <w:rsid w:val="00810FBA"/>
    <w:rsid w:val="00811034"/>
    <w:rsid w:val="008127F5"/>
    <w:rsid w:val="008149D1"/>
    <w:rsid w:val="00816669"/>
    <w:rsid w:val="00816E2A"/>
    <w:rsid w:val="0082050D"/>
    <w:rsid w:val="008208BA"/>
    <w:rsid w:val="00820CEF"/>
    <w:rsid w:val="00820DD3"/>
    <w:rsid w:val="008236D1"/>
    <w:rsid w:val="008271EC"/>
    <w:rsid w:val="0082791F"/>
    <w:rsid w:val="00832EB5"/>
    <w:rsid w:val="008336BC"/>
    <w:rsid w:val="00835A00"/>
    <w:rsid w:val="00835DD4"/>
    <w:rsid w:val="00837F1F"/>
    <w:rsid w:val="00842187"/>
    <w:rsid w:val="008421B9"/>
    <w:rsid w:val="0084269F"/>
    <w:rsid w:val="008433C8"/>
    <w:rsid w:val="0084385F"/>
    <w:rsid w:val="00843A3B"/>
    <w:rsid w:val="00843BAA"/>
    <w:rsid w:val="008448C8"/>
    <w:rsid w:val="00844A01"/>
    <w:rsid w:val="0084543A"/>
    <w:rsid w:val="00845975"/>
    <w:rsid w:val="00846268"/>
    <w:rsid w:val="0084710F"/>
    <w:rsid w:val="008500B0"/>
    <w:rsid w:val="0085107D"/>
    <w:rsid w:val="008513F0"/>
    <w:rsid w:val="00852427"/>
    <w:rsid w:val="008559DA"/>
    <w:rsid w:val="008562CA"/>
    <w:rsid w:val="00856E60"/>
    <w:rsid w:val="008572A0"/>
    <w:rsid w:val="00860E1C"/>
    <w:rsid w:val="00863B97"/>
    <w:rsid w:val="008643E4"/>
    <w:rsid w:val="00865155"/>
    <w:rsid w:val="008660D5"/>
    <w:rsid w:val="00866320"/>
    <w:rsid w:val="0087028A"/>
    <w:rsid w:val="00870BBE"/>
    <w:rsid w:val="0087177A"/>
    <w:rsid w:val="00872B07"/>
    <w:rsid w:val="008742E0"/>
    <w:rsid w:val="008753A4"/>
    <w:rsid w:val="00876548"/>
    <w:rsid w:val="008772B5"/>
    <w:rsid w:val="00880F75"/>
    <w:rsid w:val="00881008"/>
    <w:rsid w:val="00882984"/>
    <w:rsid w:val="00882A68"/>
    <w:rsid w:val="00883584"/>
    <w:rsid w:val="00884A98"/>
    <w:rsid w:val="00884C28"/>
    <w:rsid w:val="0088579F"/>
    <w:rsid w:val="008859B0"/>
    <w:rsid w:val="0088689A"/>
    <w:rsid w:val="00890D53"/>
    <w:rsid w:val="00893C9C"/>
    <w:rsid w:val="00893E62"/>
    <w:rsid w:val="0089436D"/>
    <w:rsid w:val="00895109"/>
    <w:rsid w:val="008967D2"/>
    <w:rsid w:val="00896AD3"/>
    <w:rsid w:val="008974CF"/>
    <w:rsid w:val="00897CF7"/>
    <w:rsid w:val="008A133D"/>
    <w:rsid w:val="008A1F34"/>
    <w:rsid w:val="008A2166"/>
    <w:rsid w:val="008A3040"/>
    <w:rsid w:val="008A3FE6"/>
    <w:rsid w:val="008A49DF"/>
    <w:rsid w:val="008A51AA"/>
    <w:rsid w:val="008A543B"/>
    <w:rsid w:val="008A5CA2"/>
    <w:rsid w:val="008A7556"/>
    <w:rsid w:val="008A782C"/>
    <w:rsid w:val="008B1CCC"/>
    <w:rsid w:val="008B21B3"/>
    <w:rsid w:val="008B4911"/>
    <w:rsid w:val="008B5124"/>
    <w:rsid w:val="008B57D1"/>
    <w:rsid w:val="008B5DC4"/>
    <w:rsid w:val="008B651B"/>
    <w:rsid w:val="008B715F"/>
    <w:rsid w:val="008C0CFF"/>
    <w:rsid w:val="008C13AE"/>
    <w:rsid w:val="008C19B8"/>
    <w:rsid w:val="008C19F1"/>
    <w:rsid w:val="008C1B79"/>
    <w:rsid w:val="008C2D1C"/>
    <w:rsid w:val="008C4396"/>
    <w:rsid w:val="008C52A9"/>
    <w:rsid w:val="008C69CF"/>
    <w:rsid w:val="008C6A4D"/>
    <w:rsid w:val="008D06B9"/>
    <w:rsid w:val="008D30F8"/>
    <w:rsid w:val="008D4B9E"/>
    <w:rsid w:val="008D5BA3"/>
    <w:rsid w:val="008D61C6"/>
    <w:rsid w:val="008D69E5"/>
    <w:rsid w:val="008D6DDB"/>
    <w:rsid w:val="008D6E42"/>
    <w:rsid w:val="008E00AF"/>
    <w:rsid w:val="008E0A29"/>
    <w:rsid w:val="008E0AA7"/>
    <w:rsid w:val="008E51EB"/>
    <w:rsid w:val="008E59A7"/>
    <w:rsid w:val="008E5C3B"/>
    <w:rsid w:val="008E6095"/>
    <w:rsid w:val="008E6E46"/>
    <w:rsid w:val="008E704A"/>
    <w:rsid w:val="008E73E1"/>
    <w:rsid w:val="008E74EB"/>
    <w:rsid w:val="008E7647"/>
    <w:rsid w:val="008F0817"/>
    <w:rsid w:val="008F1A5E"/>
    <w:rsid w:val="008F2BA8"/>
    <w:rsid w:val="008F30DB"/>
    <w:rsid w:val="008F4F6B"/>
    <w:rsid w:val="008F5B3D"/>
    <w:rsid w:val="008F6618"/>
    <w:rsid w:val="008F7BA8"/>
    <w:rsid w:val="008F7E61"/>
    <w:rsid w:val="008F7EEE"/>
    <w:rsid w:val="009001DD"/>
    <w:rsid w:val="00901DB2"/>
    <w:rsid w:val="00902326"/>
    <w:rsid w:val="00902434"/>
    <w:rsid w:val="009036F8"/>
    <w:rsid w:val="009043D1"/>
    <w:rsid w:val="009058D8"/>
    <w:rsid w:val="009066C3"/>
    <w:rsid w:val="0090689B"/>
    <w:rsid w:val="00906967"/>
    <w:rsid w:val="00907A79"/>
    <w:rsid w:val="00907F22"/>
    <w:rsid w:val="00911AB7"/>
    <w:rsid w:val="00912C83"/>
    <w:rsid w:val="009154E3"/>
    <w:rsid w:val="00916246"/>
    <w:rsid w:val="009166E9"/>
    <w:rsid w:val="00920947"/>
    <w:rsid w:val="00923C54"/>
    <w:rsid w:val="009242C5"/>
    <w:rsid w:val="00925088"/>
    <w:rsid w:val="00927692"/>
    <w:rsid w:val="00927927"/>
    <w:rsid w:val="00933A88"/>
    <w:rsid w:val="00933B00"/>
    <w:rsid w:val="00936AC8"/>
    <w:rsid w:val="00937CC8"/>
    <w:rsid w:val="00940CCD"/>
    <w:rsid w:val="0094100E"/>
    <w:rsid w:val="00942775"/>
    <w:rsid w:val="00942A17"/>
    <w:rsid w:val="0094378D"/>
    <w:rsid w:val="009461CA"/>
    <w:rsid w:val="009464FD"/>
    <w:rsid w:val="009474D0"/>
    <w:rsid w:val="009475EA"/>
    <w:rsid w:val="00947F3C"/>
    <w:rsid w:val="00950872"/>
    <w:rsid w:val="0095225D"/>
    <w:rsid w:val="0095312A"/>
    <w:rsid w:val="0095587F"/>
    <w:rsid w:val="00957674"/>
    <w:rsid w:val="00957F87"/>
    <w:rsid w:val="009600DF"/>
    <w:rsid w:val="00960C5D"/>
    <w:rsid w:val="00960F8A"/>
    <w:rsid w:val="00961602"/>
    <w:rsid w:val="00961903"/>
    <w:rsid w:val="00961A0F"/>
    <w:rsid w:val="0096300E"/>
    <w:rsid w:val="0096372F"/>
    <w:rsid w:val="00964690"/>
    <w:rsid w:val="00964D45"/>
    <w:rsid w:val="00970386"/>
    <w:rsid w:val="0097103C"/>
    <w:rsid w:val="00971FAD"/>
    <w:rsid w:val="0097276B"/>
    <w:rsid w:val="00972F11"/>
    <w:rsid w:val="00973B3A"/>
    <w:rsid w:val="0097670E"/>
    <w:rsid w:val="00976AC8"/>
    <w:rsid w:val="0097728C"/>
    <w:rsid w:val="00977FB6"/>
    <w:rsid w:val="009809DF"/>
    <w:rsid w:val="00980BE5"/>
    <w:rsid w:val="00980F18"/>
    <w:rsid w:val="00981863"/>
    <w:rsid w:val="00982515"/>
    <w:rsid w:val="00984086"/>
    <w:rsid w:val="00985B6E"/>
    <w:rsid w:val="009861FC"/>
    <w:rsid w:val="00987283"/>
    <w:rsid w:val="00987312"/>
    <w:rsid w:val="00990283"/>
    <w:rsid w:val="009910E9"/>
    <w:rsid w:val="00991B94"/>
    <w:rsid w:val="00994B18"/>
    <w:rsid w:val="00996B90"/>
    <w:rsid w:val="00997297"/>
    <w:rsid w:val="009A020C"/>
    <w:rsid w:val="009A135F"/>
    <w:rsid w:val="009A1638"/>
    <w:rsid w:val="009A1CA0"/>
    <w:rsid w:val="009A2873"/>
    <w:rsid w:val="009A3B12"/>
    <w:rsid w:val="009A565A"/>
    <w:rsid w:val="009A69D7"/>
    <w:rsid w:val="009A74C7"/>
    <w:rsid w:val="009A7A19"/>
    <w:rsid w:val="009A7EAC"/>
    <w:rsid w:val="009B0879"/>
    <w:rsid w:val="009B3770"/>
    <w:rsid w:val="009B4D1E"/>
    <w:rsid w:val="009B5257"/>
    <w:rsid w:val="009B5AC8"/>
    <w:rsid w:val="009C156A"/>
    <w:rsid w:val="009C1BF4"/>
    <w:rsid w:val="009C281A"/>
    <w:rsid w:val="009C2D67"/>
    <w:rsid w:val="009C2F47"/>
    <w:rsid w:val="009C34BA"/>
    <w:rsid w:val="009C3AC9"/>
    <w:rsid w:val="009C47AD"/>
    <w:rsid w:val="009C5452"/>
    <w:rsid w:val="009C64C8"/>
    <w:rsid w:val="009C70E7"/>
    <w:rsid w:val="009D160A"/>
    <w:rsid w:val="009D1861"/>
    <w:rsid w:val="009D1941"/>
    <w:rsid w:val="009D1BF5"/>
    <w:rsid w:val="009D2695"/>
    <w:rsid w:val="009D2F95"/>
    <w:rsid w:val="009D3AB6"/>
    <w:rsid w:val="009D3BB7"/>
    <w:rsid w:val="009D3E52"/>
    <w:rsid w:val="009D6C8C"/>
    <w:rsid w:val="009D71D6"/>
    <w:rsid w:val="009D797B"/>
    <w:rsid w:val="009E022A"/>
    <w:rsid w:val="009E059A"/>
    <w:rsid w:val="009E1368"/>
    <w:rsid w:val="009E1A75"/>
    <w:rsid w:val="009E1F45"/>
    <w:rsid w:val="009E2C26"/>
    <w:rsid w:val="009E2E41"/>
    <w:rsid w:val="009E32A0"/>
    <w:rsid w:val="009E4DEF"/>
    <w:rsid w:val="009E625B"/>
    <w:rsid w:val="009E629A"/>
    <w:rsid w:val="009E6788"/>
    <w:rsid w:val="009F0E88"/>
    <w:rsid w:val="009F1D36"/>
    <w:rsid w:val="009F3E7F"/>
    <w:rsid w:val="009F568F"/>
    <w:rsid w:val="00A019E9"/>
    <w:rsid w:val="00A02139"/>
    <w:rsid w:val="00A045A5"/>
    <w:rsid w:val="00A05F5E"/>
    <w:rsid w:val="00A06BD6"/>
    <w:rsid w:val="00A10271"/>
    <w:rsid w:val="00A1278E"/>
    <w:rsid w:val="00A12975"/>
    <w:rsid w:val="00A149B1"/>
    <w:rsid w:val="00A15740"/>
    <w:rsid w:val="00A157D3"/>
    <w:rsid w:val="00A16219"/>
    <w:rsid w:val="00A165A6"/>
    <w:rsid w:val="00A174FF"/>
    <w:rsid w:val="00A20BCC"/>
    <w:rsid w:val="00A2164D"/>
    <w:rsid w:val="00A233D0"/>
    <w:rsid w:val="00A23511"/>
    <w:rsid w:val="00A23856"/>
    <w:rsid w:val="00A25C58"/>
    <w:rsid w:val="00A27F66"/>
    <w:rsid w:val="00A31270"/>
    <w:rsid w:val="00A31FEF"/>
    <w:rsid w:val="00A336DB"/>
    <w:rsid w:val="00A34422"/>
    <w:rsid w:val="00A400F4"/>
    <w:rsid w:val="00A4085C"/>
    <w:rsid w:val="00A4256A"/>
    <w:rsid w:val="00A42B1D"/>
    <w:rsid w:val="00A4660B"/>
    <w:rsid w:val="00A469A5"/>
    <w:rsid w:val="00A46AC4"/>
    <w:rsid w:val="00A50A3E"/>
    <w:rsid w:val="00A527E3"/>
    <w:rsid w:val="00A53F27"/>
    <w:rsid w:val="00A5512C"/>
    <w:rsid w:val="00A55BA3"/>
    <w:rsid w:val="00A56695"/>
    <w:rsid w:val="00A61209"/>
    <w:rsid w:val="00A61EA6"/>
    <w:rsid w:val="00A62434"/>
    <w:rsid w:val="00A63C09"/>
    <w:rsid w:val="00A63F42"/>
    <w:rsid w:val="00A664DC"/>
    <w:rsid w:val="00A66550"/>
    <w:rsid w:val="00A666D4"/>
    <w:rsid w:val="00A67DD6"/>
    <w:rsid w:val="00A7082A"/>
    <w:rsid w:val="00A72FB8"/>
    <w:rsid w:val="00A73B6D"/>
    <w:rsid w:val="00A74A4B"/>
    <w:rsid w:val="00A768AF"/>
    <w:rsid w:val="00A80E7E"/>
    <w:rsid w:val="00A82EF1"/>
    <w:rsid w:val="00A85625"/>
    <w:rsid w:val="00A856AD"/>
    <w:rsid w:val="00A860BF"/>
    <w:rsid w:val="00A87496"/>
    <w:rsid w:val="00A90876"/>
    <w:rsid w:val="00A9148E"/>
    <w:rsid w:val="00A94CFA"/>
    <w:rsid w:val="00A974E8"/>
    <w:rsid w:val="00AA06BC"/>
    <w:rsid w:val="00AA188B"/>
    <w:rsid w:val="00AA1B90"/>
    <w:rsid w:val="00AA2F6A"/>
    <w:rsid w:val="00AA512A"/>
    <w:rsid w:val="00AA61B2"/>
    <w:rsid w:val="00AB015C"/>
    <w:rsid w:val="00AB0B78"/>
    <w:rsid w:val="00AB544B"/>
    <w:rsid w:val="00AB663B"/>
    <w:rsid w:val="00AB7ADB"/>
    <w:rsid w:val="00AC0036"/>
    <w:rsid w:val="00AC1DF7"/>
    <w:rsid w:val="00AC265A"/>
    <w:rsid w:val="00AC5311"/>
    <w:rsid w:val="00AC5E69"/>
    <w:rsid w:val="00AC6612"/>
    <w:rsid w:val="00AC6DC2"/>
    <w:rsid w:val="00AC71A3"/>
    <w:rsid w:val="00AC747D"/>
    <w:rsid w:val="00AD000A"/>
    <w:rsid w:val="00AD1515"/>
    <w:rsid w:val="00AD24F9"/>
    <w:rsid w:val="00AD2B94"/>
    <w:rsid w:val="00AD3057"/>
    <w:rsid w:val="00AD3BF4"/>
    <w:rsid w:val="00AD518A"/>
    <w:rsid w:val="00AD5E6E"/>
    <w:rsid w:val="00AD66BC"/>
    <w:rsid w:val="00AE0424"/>
    <w:rsid w:val="00AE2683"/>
    <w:rsid w:val="00AE2A9A"/>
    <w:rsid w:val="00AE2B1C"/>
    <w:rsid w:val="00AE3979"/>
    <w:rsid w:val="00AE5B1C"/>
    <w:rsid w:val="00AE62C8"/>
    <w:rsid w:val="00AE6EB9"/>
    <w:rsid w:val="00AF1582"/>
    <w:rsid w:val="00AF194B"/>
    <w:rsid w:val="00AF2D12"/>
    <w:rsid w:val="00AF34F7"/>
    <w:rsid w:val="00AF4645"/>
    <w:rsid w:val="00AF4980"/>
    <w:rsid w:val="00AF566F"/>
    <w:rsid w:val="00AF601A"/>
    <w:rsid w:val="00AF633A"/>
    <w:rsid w:val="00AF6558"/>
    <w:rsid w:val="00B002EE"/>
    <w:rsid w:val="00B00976"/>
    <w:rsid w:val="00B0497A"/>
    <w:rsid w:val="00B05EB8"/>
    <w:rsid w:val="00B07BF3"/>
    <w:rsid w:val="00B10073"/>
    <w:rsid w:val="00B10B82"/>
    <w:rsid w:val="00B11174"/>
    <w:rsid w:val="00B11403"/>
    <w:rsid w:val="00B12DDA"/>
    <w:rsid w:val="00B14173"/>
    <w:rsid w:val="00B14C0B"/>
    <w:rsid w:val="00B14DFA"/>
    <w:rsid w:val="00B22965"/>
    <w:rsid w:val="00B242E6"/>
    <w:rsid w:val="00B259E7"/>
    <w:rsid w:val="00B25B99"/>
    <w:rsid w:val="00B26586"/>
    <w:rsid w:val="00B27FD0"/>
    <w:rsid w:val="00B30507"/>
    <w:rsid w:val="00B30FCD"/>
    <w:rsid w:val="00B31EB3"/>
    <w:rsid w:val="00B3208B"/>
    <w:rsid w:val="00B32FCF"/>
    <w:rsid w:val="00B35869"/>
    <w:rsid w:val="00B36863"/>
    <w:rsid w:val="00B3693F"/>
    <w:rsid w:val="00B400A7"/>
    <w:rsid w:val="00B40E01"/>
    <w:rsid w:val="00B41F47"/>
    <w:rsid w:val="00B425EF"/>
    <w:rsid w:val="00B46157"/>
    <w:rsid w:val="00B50088"/>
    <w:rsid w:val="00B509FA"/>
    <w:rsid w:val="00B50D49"/>
    <w:rsid w:val="00B5165A"/>
    <w:rsid w:val="00B52FB8"/>
    <w:rsid w:val="00B532FF"/>
    <w:rsid w:val="00B5375D"/>
    <w:rsid w:val="00B54978"/>
    <w:rsid w:val="00B54CD0"/>
    <w:rsid w:val="00B553E4"/>
    <w:rsid w:val="00B56041"/>
    <w:rsid w:val="00B560FF"/>
    <w:rsid w:val="00B56DBD"/>
    <w:rsid w:val="00B575C6"/>
    <w:rsid w:val="00B60E30"/>
    <w:rsid w:val="00B62B14"/>
    <w:rsid w:val="00B62D1B"/>
    <w:rsid w:val="00B632C1"/>
    <w:rsid w:val="00B64315"/>
    <w:rsid w:val="00B64988"/>
    <w:rsid w:val="00B6580E"/>
    <w:rsid w:val="00B65E40"/>
    <w:rsid w:val="00B66510"/>
    <w:rsid w:val="00B6717D"/>
    <w:rsid w:val="00B67F85"/>
    <w:rsid w:val="00B7116D"/>
    <w:rsid w:val="00B712C8"/>
    <w:rsid w:val="00B72502"/>
    <w:rsid w:val="00B72758"/>
    <w:rsid w:val="00B7347B"/>
    <w:rsid w:val="00B737C3"/>
    <w:rsid w:val="00B73E36"/>
    <w:rsid w:val="00B740E0"/>
    <w:rsid w:val="00B759EC"/>
    <w:rsid w:val="00B77BCC"/>
    <w:rsid w:val="00B81AFE"/>
    <w:rsid w:val="00B82529"/>
    <w:rsid w:val="00B8278B"/>
    <w:rsid w:val="00B82A14"/>
    <w:rsid w:val="00B843CA"/>
    <w:rsid w:val="00B85176"/>
    <w:rsid w:val="00B855E1"/>
    <w:rsid w:val="00B864E7"/>
    <w:rsid w:val="00B865A0"/>
    <w:rsid w:val="00B86C25"/>
    <w:rsid w:val="00B90B78"/>
    <w:rsid w:val="00B9116D"/>
    <w:rsid w:val="00B91747"/>
    <w:rsid w:val="00B94611"/>
    <w:rsid w:val="00B9666F"/>
    <w:rsid w:val="00BA2217"/>
    <w:rsid w:val="00BA24F7"/>
    <w:rsid w:val="00BA2E4A"/>
    <w:rsid w:val="00BA3E33"/>
    <w:rsid w:val="00BA5092"/>
    <w:rsid w:val="00BA5EAB"/>
    <w:rsid w:val="00BA6323"/>
    <w:rsid w:val="00BA6BE7"/>
    <w:rsid w:val="00BB03BC"/>
    <w:rsid w:val="00BB0C2C"/>
    <w:rsid w:val="00BB2C5F"/>
    <w:rsid w:val="00BB4D2A"/>
    <w:rsid w:val="00BB5F88"/>
    <w:rsid w:val="00BB62C6"/>
    <w:rsid w:val="00BC0A95"/>
    <w:rsid w:val="00BC142A"/>
    <w:rsid w:val="00BC270C"/>
    <w:rsid w:val="00BC3049"/>
    <w:rsid w:val="00BC3759"/>
    <w:rsid w:val="00BC3FEE"/>
    <w:rsid w:val="00BC5375"/>
    <w:rsid w:val="00BC558B"/>
    <w:rsid w:val="00BC6DEE"/>
    <w:rsid w:val="00BD0A81"/>
    <w:rsid w:val="00BD0CF8"/>
    <w:rsid w:val="00BD0F16"/>
    <w:rsid w:val="00BD1AB8"/>
    <w:rsid w:val="00BD24CE"/>
    <w:rsid w:val="00BD3965"/>
    <w:rsid w:val="00BD5C14"/>
    <w:rsid w:val="00BD77BF"/>
    <w:rsid w:val="00BE40A8"/>
    <w:rsid w:val="00BE51DB"/>
    <w:rsid w:val="00BF0DBD"/>
    <w:rsid w:val="00BF1C98"/>
    <w:rsid w:val="00BF2270"/>
    <w:rsid w:val="00BF2C12"/>
    <w:rsid w:val="00BF3B07"/>
    <w:rsid w:val="00BF561C"/>
    <w:rsid w:val="00BF5919"/>
    <w:rsid w:val="00BF63F4"/>
    <w:rsid w:val="00BF6850"/>
    <w:rsid w:val="00BF68FC"/>
    <w:rsid w:val="00BF797B"/>
    <w:rsid w:val="00C00F97"/>
    <w:rsid w:val="00C0142D"/>
    <w:rsid w:val="00C02C9C"/>
    <w:rsid w:val="00C038FD"/>
    <w:rsid w:val="00C03EB8"/>
    <w:rsid w:val="00C047B2"/>
    <w:rsid w:val="00C10CEF"/>
    <w:rsid w:val="00C11756"/>
    <w:rsid w:val="00C1181B"/>
    <w:rsid w:val="00C11F2D"/>
    <w:rsid w:val="00C12C63"/>
    <w:rsid w:val="00C12FCD"/>
    <w:rsid w:val="00C13A88"/>
    <w:rsid w:val="00C13DB2"/>
    <w:rsid w:val="00C13F52"/>
    <w:rsid w:val="00C1457D"/>
    <w:rsid w:val="00C154C4"/>
    <w:rsid w:val="00C20A7A"/>
    <w:rsid w:val="00C20DE3"/>
    <w:rsid w:val="00C21912"/>
    <w:rsid w:val="00C23A0A"/>
    <w:rsid w:val="00C25A0F"/>
    <w:rsid w:val="00C27034"/>
    <w:rsid w:val="00C2781D"/>
    <w:rsid w:val="00C27F8A"/>
    <w:rsid w:val="00C31444"/>
    <w:rsid w:val="00C3175F"/>
    <w:rsid w:val="00C3181D"/>
    <w:rsid w:val="00C31AA8"/>
    <w:rsid w:val="00C31EE4"/>
    <w:rsid w:val="00C34336"/>
    <w:rsid w:val="00C3677D"/>
    <w:rsid w:val="00C36F63"/>
    <w:rsid w:val="00C37613"/>
    <w:rsid w:val="00C40222"/>
    <w:rsid w:val="00C40776"/>
    <w:rsid w:val="00C41B22"/>
    <w:rsid w:val="00C43DAC"/>
    <w:rsid w:val="00C45C99"/>
    <w:rsid w:val="00C47DB8"/>
    <w:rsid w:val="00C52166"/>
    <w:rsid w:val="00C5357B"/>
    <w:rsid w:val="00C5394A"/>
    <w:rsid w:val="00C550BB"/>
    <w:rsid w:val="00C55846"/>
    <w:rsid w:val="00C56F63"/>
    <w:rsid w:val="00C60BD3"/>
    <w:rsid w:val="00C639E7"/>
    <w:rsid w:val="00C64A75"/>
    <w:rsid w:val="00C64AAE"/>
    <w:rsid w:val="00C657D8"/>
    <w:rsid w:val="00C65F08"/>
    <w:rsid w:val="00C66F1B"/>
    <w:rsid w:val="00C670C5"/>
    <w:rsid w:val="00C67931"/>
    <w:rsid w:val="00C679F3"/>
    <w:rsid w:val="00C67F4A"/>
    <w:rsid w:val="00C7175F"/>
    <w:rsid w:val="00C71BA1"/>
    <w:rsid w:val="00C748FF"/>
    <w:rsid w:val="00C75929"/>
    <w:rsid w:val="00C759C0"/>
    <w:rsid w:val="00C75C88"/>
    <w:rsid w:val="00C767AC"/>
    <w:rsid w:val="00C76B29"/>
    <w:rsid w:val="00C77DCF"/>
    <w:rsid w:val="00C80404"/>
    <w:rsid w:val="00C81AEC"/>
    <w:rsid w:val="00C829A9"/>
    <w:rsid w:val="00C83556"/>
    <w:rsid w:val="00C8434F"/>
    <w:rsid w:val="00C84467"/>
    <w:rsid w:val="00C8754B"/>
    <w:rsid w:val="00C9014D"/>
    <w:rsid w:val="00C9068F"/>
    <w:rsid w:val="00C91217"/>
    <w:rsid w:val="00C918BE"/>
    <w:rsid w:val="00C94BDF"/>
    <w:rsid w:val="00C955C2"/>
    <w:rsid w:val="00C95D6A"/>
    <w:rsid w:val="00C970BC"/>
    <w:rsid w:val="00CA04E8"/>
    <w:rsid w:val="00CA08EA"/>
    <w:rsid w:val="00CA09A0"/>
    <w:rsid w:val="00CA1982"/>
    <w:rsid w:val="00CA320C"/>
    <w:rsid w:val="00CA38BE"/>
    <w:rsid w:val="00CA3ED0"/>
    <w:rsid w:val="00CA4386"/>
    <w:rsid w:val="00CA4789"/>
    <w:rsid w:val="00CA479B"/>
    <w:rsid w:val="00CA4DC2"/>
    <w:rsid w:val="00CA68EC"/>
    <w:rsid w:val="00CA7832"/>
    <w:rsid w:val="00CA7AC3"/>
    <w:rsid w:val="00CB1C42"/>
    <w:rsid w:val="00CB2785"/>
    <w:rsid w:val="00CB2AEB"/>
    <w:rsid w:val="00CB428A"/>
    <w:rsid w:val="00CB4378"/>
    <w:rsid w:val="00CB44A0"/>
    <w:rsid w:val="00CB59E7"/>
    <w:rsid w:val="00CC12C2"/>
    <w:rsid w:val="00CC2194"/>
    <w:rsid w:val="00CC2AD3"/>
    <w:rsid w:val="00CC3CD7"/>
    <w:rsid w:val="00CC47FC"/>
    <w:rsid w:val="00CC7998"/>
    <w:rsid w:val="00CC7E47"/>
    <w:rsid w:val="00CD0569"/>
    <w:rsid w:val="00CD46E9"/>
    <w:rsid w:val="00CD61B9"/>
    <w:rsid w:val="00CD6844"/>
    <w:rsid w:val="00CD6D44"/>
    <w:rsid w:val="00CD7228"/>
    <w:rsid w:val="00CD7EE2"/>
    <w:rsid w:val="00CE00D4"/>
    <w:rsid w:val="00CE0A17"/>
    <w:rsid w:val="00CE0FDA"/>
    <w:rsid w:val="00CE4476"/>
    <w:rsid w:val="00CE5AB0"/>
    <w:rsid w:val="00CE62A9"/>
    <w:rsid w:val="00CF050B"/>
    <w:rsid w:val="00CF0E51"/>
    <w:rsid w:val="00CF14DA"/>
    <w:rsid w:val="00CF21A1"/>
    <w:rsid w:val="00CF2BB4"/>
    <w:rsid w:val="00CF42BD"/>
    <w:rsid w:val="00CF4898"/>
    <w:rsid w:val="00CF5E9E"/>
    <w:rsid w:val="00CF63CD"/>
    <w:rsid w:val="00CF6A9F"/>
    <w:rsid w:val="00CF6D7F"/>
    <w:rsid w:val="00CF7093"/>
    <w:rsid w:val="00D025BF"/>
    <w:rsid w:val="00D02608"/>
    <w:rsid w:val="00D043F5"/>
    <w:rsid w:val="00D046DD"/>
    <w:rsid w:val="00D0640D"/>
    <w:rsid w:val="00D07B54"/>
    <w:rsid w:val="00D1036F"/>
    <w:rsid w:val="00D1133D"/>
    <w:rsid w:val="00D11600"/>
    <w:rsid w:val="00D11D51"/>
    <w:rsid w:val="00D131F2"/>
    <w:rsid w:val="00D14723"/>
    <w:rsid w:val="00D15B14"/>
    <w:rsid w:val="00D15E0C"/>
    <w:rsid w:val="00D15EB8"/>
    <w:rsid w:val="00D162B5"/>
    <w:rsid w:val="00D166D2"/>
    <w:rsid w:val="00D1684D"/>
    <w:rsid w:val="00D17621"/>
    <w:rsid w:val="00D17CFB"/>
    <w:rsid w:val="00D24123"/>
    <w:rsid w:val="00D25272"/>
    <w:rsid w:val="00D26218"/>
    <w:rsid w:val="00D33939"/>
    <w:rsid w:val="00D33ACB"/>
    <w:rsid w:val="00D35700"/>
    <w:rsid w:val="00D3725F"/>
    <w:rsid w:val="00D376A6"/>
    <w:rsid w:val="00D376DC"/>
    <w:rsid w:val="00D407BD"/>
    <w:rsid w:val="00D40806"/>
    <w:rsid w:val="00D4150E"/>
    <w:rsid w:val="00D41B15"/>
    <w:rsid w:val="00D41D11"/>
    <w:rsid w:val="00D44C1A"/>
    <w:rsid w:val="00D45C78"/>
    <w:rsid w:val="00D47425"/>
    <w:rsid w:val="00D500A5"/>
    <w:rsid w:val="00D5049D"/>
    <w:rsid w:val="00D50ACB"/>
    <w:rsid w:val="00D52231"/>
    <w:rsid w:val="00D5303D"/>
    <w:rsid w:val="00D54E3E"/>
    <w:rsid w:val="00D55CDB"/>
    <w:rsid w:val="00D56D5E"/>
    <w:rsid w:val="00D60E8B"/>
    <w:rsid w:val="00D6113C"/>
    <w:rsid w:val="00D64EAB"/>
    <w:rsid w:val="00D66A50"/>
    <w:rsid w:val="00D66AD2"/>
    <w:rsid w:val="00D7101D"/>
    <w:rsid w:val="00D714D8"/>
    <w:rsid w:val="00D719AB"/>
    <w:rsid w:val="00D739F5"/>
    <w:rsid w:val="00D73F5C"/>
    <w:rsid w:val="00D7408E"/>
    <w:rsid w:val="00D77958"/>
    <w:rsid w:val="00D815D2"/>
    <w:rsid w:val="00D8236D"/>
    <w:rsid w:val="00D8246E"/>
    <w:rsid w:val="00D826B2"/>
    <w:rsid w:val="00D836EC"/>
    <w:rsid w:val="00D844A8"/>
    <w:rsid w:val="00D8575C"/>
    <w:rsid w:val="00D85DA0"/>
    <w:rsid w:val="00D867BC"/>
    <w:rsid w:val="00D90018"/>
    <w:rsid w:val="00D900C8"/>
    <w:rsid w:val="00D9104C"/>
    <w:rsid w:val="00D91601"/>
    <w:rsid w:val="00D92590"/>
    <w:rsid w:val="00D933FF"/>
    <w:rsid w:val="00DA2A74"/>
    <w:rsid w:val="00DA3203"/>
    <w:rsid w:val="00DA53F8"/>
    <w:rsid w:val="00DA6803"/>
    <w:rsid w:val="00DA752F"/>
    <w:rsid w:val="00DB00A4"/>
    <w:rsid w:val="00DB1C48"/>
    <w:rsid w:val="00DB4102"/>
    <w:rsid w:val="00DB4157"/>
    <w:rsid w:val="00DB5056"/>
    <w:rsid w:val="00DB537E"/>
    <w:rsid w:val="00DB672D"/>
    <w:rsid w:val="00DB693C"/>
    <w:rsid w:val="00DB7F27"/>
    <w:rsid w:val="00DC02E5"/>
    <w:rsid w:val="00DC0E13"/>
    <w:rsid w:val="00DC1CCA"/>
    <w:rsid w:val="00DC232F"/>
    <w:rsid w:val="00DC37FD"/>
    <w:rsid w:val="00DC42C4"/>
    <w:rsid w:val="00DC42E1"/>
    <w:rsid w:val="00DC5BD3"/>
    <w:rsid w:val="00DC69D8"/>
    <w:rsid w:val="00DD2BBD"/>
    <w:rsid w:val="00DD31D7"/>
    <w:rsid w:val="00DD395F"/>
    <w:rsid w:val="00DD550B"/>
    <w:rsid w:val="00DD68F2"/>
    <w:rsid w:val="00DD7902"/>
    <w:rsid w:val="00DE2269"/>
    <w:rsid w:val="00DE380D"/>
    <w:rsid w:val="00DE46FF"/>
    <w:rsid w:val="00DE5369"/>
    <w:rsid w:val="00DE6387"/>
    <w:rsid w:val="00DE6549"/>
    <w:rsid w:val="00DE6CF4"/>
    <w:rsid w:val="00DF16B1"/>
    <w:rsid w:val="00DF16FC"/>
    <w:rsid w:val="00DF1C3A"/>
    <w:rsid w:val="00DF1D4D"/>
    <w:rsid w:val="00DF1DAA"/>
    <w:rsid w:val="00DF2314"/>
    <w:rsid w:val="00DF3421"/>
    <w:rsid w:val="00DF399E"/>
    <w:rsid w:val="00DF4D08"/>
    <w:rsid w:val="00DF699E"/>
    <w:rsid w:val="00E0010A"/>
    <w:rsid w:val="00E012D9"/>
    <w:rsid w:val="00E0188C"/>
    <w:rsid w:val="00E01A21"/>
    <w:rsid w:val="00E01A7C"/>
    <w:rsid w:val="00E01D0E"/>
    <w:rsid w:val="00E02596"/>
    <w:rsid w:val="00E037C3"/>
    <w:rsid w:val="00E04D68"/>
    <w:rsid w:val="00E05008"/>
    <w:rsid w:val="00E0604A"/>
    <w:rsid w:val="00E0641E"/>
    <w:rsid w:val="00E11C87"/>
    <w:rsid w:val="00E135F6"/>
    <w:rsid w:val="00E13BBA"/>
    <w:rsid w:val="00E13C4E"/>
    <w:rsid w:val="00E15177"/>
    <w:rsid w:val="00E205D3"/>
    <w:rsid w:val="00E209F9"/>
    <w:rsid w:val="00E20E63"/>
    <w:rsid w:val="00E21D9E"/>
    <w:rsid w:val="00E22686"/>
    <w:rsid w:val="00E23126"/>
    <w:rsid w:val="00E2554A"/>
    <w:rsid w:val="00E25C0C"/>
    <w:rsid w:val="00E269FB"/>
    <w:rsid w:val="00E26C50"/>
    <w:rsid w:val="00E26CCE"/>
    <w:rsid w:val="00E279C2"/>
    <w:rsid w:val="00E31188"/>
    <w:rsid w:val="00E31AD0"/>
    <w:rsid w:val="00E361FB"/>
    <w:rsid w:val="00E37DBE"/>
    <w:rsid w:val="00E410D1"/>
    <w:rsid w:val="00E41585"/>
    <w:rsid w:val="00E43142"/>
    <w:rsid w:val="00E4459A"/>
    <w:rsid w:val="00E45A9B"/>
    <w:rsid w:val="00E464F0"/>
    <w:rsid w:val="00E47766"/>
    <w:rsid w:val="00E505E7"/>
    <w:rsid w:val="00E514D4"/>
    <w:rsid w:val="00E52D2C"/>
    <w:rsid w:val="00E53D8B"/>
    <w:rsid w:val="00E5405E"/>
    <w:rsid w:val="00E54190"/>
    <w:rsid w:val="00E607ED"/>
    <w:rsid w:val="00E60F1D"/>
    <w:rsid w:val="00E618C3"/>
    <w:rsid w:val="00E620F7"/>
    <w:rsid w:val="00E6237A"/>
    <w:rsid w:val="00E62410"/>
    <w:rsid w:val="00E62594"/>
    <w:rsid w:val="00E62D78"/>
    <w:rsid w:val="00E63B95"/>
    <w:rsid w:val="00E6744C"/>
    <w:rsid w:val="00E67DFC"/>
    <w:rsid w:val="00E717C1"/>
    <w:rsid w:val="00E72996"/>
    <w:rsid w:val="00E72FFD"/>
    <w:rsid w:val="00E732B0"/>
    <w:rsid w:val="00E74DC2"/>
    <w:rsid w:val="00E80521"/>
    <w:rsid w:val="00E80FBD"/>
    <w:rsid w:val="00E81113"/>
    <w:rsid w:val="00E81225"/>
    <w:rsid w:val="00E817E0"/>
    <w:rsid w:val="00E817F3"/>
    <w:rsid w:val="00E826A0"/>
    <w:rsid w:val="00E8365F"/>
    <w:rsid w:val="00E87855"/>
    <w:rsid w:val="00E900BE"/>
    <w:rsid w:val="00E902F2"/>
    <w:rsid w:val="00E90B27"/>
    <w:rsid w:val="00E916D5"/>
    <w:rsid w:val="00E91D25"/>
    <w:rsid w:val="00E9220C"/>
    <w:rsid w:val="00E9367E"/>
    <w:rsid w:val="00E937FA"/>
    <w:rsid w:val="00E94CCC"/>
    <w:rsid w:val="00E951B6"/>
    <w:rsid w:val="00E964E0"/>
    <w:rsid w:val="00E96D98"/>
    <w:rsid w:val="00E97E97"/>
    <w:rsid w:val="00EA02D4"/>
    <w:rsid w:val="00EA30EA"/>
    <w:rsid w:val="00EA3557"/>
    <w:rsid w:val="00EA372D"/>
    <w:rsid w:val="00EA5764"/>
    <w:rsid w:val="00EA57B5"/>
    <w:rsid w:val="00EA62AE"/>
    <w:rsid w:val="00EA6AE1"/>
    <w:rsid w:val="00EA6CDE"/>
    <w:rsid w:val="00EB2B6C"/>
    <w:rsid w:val="00EB2BBF"/>
    <w:rsid w:val="00EB2CCF"/>
    <w:rsid w:val="00EB4A62"/>
    <w:rsid w:val="00EB5DD1"/>
    <w:rsid w:val="00EB6D7F"/>
    <w:rsid w:val="00EB6E22"/>
    <w:rsid w:val="00EC1F91"/>
    <w:rsid w:val="00EC2669"/>
    <w:rsid w:val="00EC328B"/>
    <w:rsid w:val="00EC421F"/>
    <w:rsid w:val="00EC535D"/>
    <w:rsid w:val="00EC57E4"/>
    <w:rsid w:val="00EC5870"/>
    <w:rsid w:val="00EC684E"/>
    <w:rsid w:val="00EC6B8E"/>
    <w:rsid w:val="00ED1DBA"/>
    <w:rsid w:val="00ED3583"/>
    <w:rsid w:val="00ED46C3"/>
    <w:rsid w:val="00ED4752"/>
    <w:rsid w:val="00ED495D"/>
    <w:rsid w:val="00ED4CFE"/>
    <w:rsid w:val="00ED5BEC"/>
    <w:rsid w:val="00ED6D2A"/>
    <w:rsid w:val="00ED79AE"/>
    <w:rsid w:val="00EE0432"/>
    <w:rsid w:val="00EE0D3A"/>
    <w:rsid w:val="00EE0F84"/>
    <w:rsid w:val="00EE1FF1"/>
    <w:rsid w:val="00EE3256"/>
    <w:rsid w:val="00EE37A2"/>
    <w:rsid w:val="00EE4952"/>
    <w:rsid w:val="00EE4E7D"/>
    <w:rsid w:val="00EE6ADA"/>
    <w:rsid w:val="00EE7F8D"/>
    <w:rsid w:val="00EF2670"/>
    <w:rsid w:val="00EF3DEE"/>
    <w:rsid w:val="00EF4207"/>
    <w:rsid w:val="00EF5D53"/>
    <w:rsid w:val="00EF7407"/>
    <w:rsid w:val="00F00E16"/>
    <w:rsid w:val="00F00FFD"/>
    <w:rsid w:val="00F01044"/>
    <w:rsid w:val="00F0116E"/>
    <w:rsid w:val="00F03693"/>
    <w:rsid w:val="00F03D38"/>
    <w:rsid w:val="00F03F29"/>
    <w:rsid w:val="00F06C1E"/>
    <w:rsid w:val="00F07E0D"/>
    <w:rsid w:val="00F1044F"/>
    <w:rsid w:val="00F13EF8"/>
    <w:rsid w:val="00F15962"/>
    <w:rsid w:val="00F16453"/>
    <w:rsid w:val="00F16A7C"/>
    <w:rsid w:val="00F16BEA"/>
    <w:rsid w:val="00F178E4"/>
    <w:rsid w:val="00F20648"/>
    <w:rsid w:val="00F20C44"/>
    <w:rsid w:val="00F20DB3"/>
    <w:rsid w:val="00F21064"/>
    <w:rsid w:val="00F229B0"/>
    <w:rsid w:val="00F26A03"/>
    <w:rsid w:val="00F26CD7"/>
    <w:rsid w:val="00F26E7A"/>
    <w:rsid w:val="00F345AB"/>
    <w:rsid w:val="00F34F82"/>
    <w:rsid w:val="00F3691E"/>
    <w:rsid w:val="00F40790"/>
    <w:rsid w:val="00F40ACB"/>
    <w:rsid w:val="00F41B32"/>
    <w:rsid w:val="00F42084"/>
    <w:rsid w:val="00F42C0D"/>
    <w:rsid w:val="00F42CB8"/>
    <w:rsid w:val="00F42FB9"/>
    <w:rsid w:val="00F438E4"/>
    <w:rsid w:val="00F43C3B"/>
    <w:rsid w:val="00F44412"/>
    <w:rsid w:val="00F44BD2"/>
    <w:rsid w:val="00F44D62"/>
    <w:rsid w:val="00F46E86"/>
    <w:rsid w:val="00F525D9"/>
    <w:rsid w:val="00F53FAF"/>
    <w:rsid w:val="00F55197"/>
    <w:rsid w:val="00F5555B"/>
    <w:rsid w:val="00F56BC7"/>
    <w:rsid w:val="00F56E3E"/>
    <w:rsid w:val="00F571E2"/>
    <w:rsid w:val="00F57960"/>
    <w:rsid w:val="00F57F0D"/>
    <w:rsid w:val="00F57F2F"/>
    <w:rsid w:val="00F60631"/>
    <w:rsid w:val="00F613A1"/>
    <w:rsid w:val="00F61405"/>
    <w:rsid w:val="00F616BB"/>
    <w:rsid w:val="00F64F93"/>
    <w:rsid w:val="00F65304"/>
    <w:rsid w:val="00F7008C"/>
    <w:rsid w:val="00F7016B"/>
    <w:rsid w:val="00F73333"/>
    <w:rsid w:val="00F76D12"/>
    <w:rsid w:val="00F77EFB"/>
    <w:rsid w:val="00F81810"/>
    <w:rsid w:val="00F82610"/>
    <w:rsid w:val="00F8314C"/>
    <w:rsid w:val="00F85385"/>
    <w:rsid w:val="00F858D8"/>
    <w:rsid w:val="00F865B2"/>
    <w:rsid w:val="00F87F98"/>
    <w:rsid w:val="00F900D9"/>
    <w:rsid w:val="00F90954"/>
    <w:rsid w:val="00F90E88"/>
    <w:rsid w:val="00F91557"/>
    <w:rsid w:val="00F915A8"/>
    <w:rsid w:val="00F91900"/>
    <w:rsid w:val="00F91E36"/>
    <w:rsid w:val="00F92612"/>
    <w:rsid w:val="00F928E6"/>
    <w:rsid w:val="00F92A99"/>
    <w:rsid w:val="00F942CE"/>
    <w:rsid w:val="00F94DF4"/>
    <w:rsid w:val="00F94DFF"/>
    <w:rsid w:val="00F94F4D"/>
    <w:rsid w:val="00F95C47"/>
    <w:rsid w:val="00F97452"/>
    <w:rsid w:val="00F979D3"/>
    <w:rsid w:val="00FA1F6C"/>
    <w:rsid w:val="00FA2A64"/>
    <w:rsid w:val="00FA462F"/>
    <w:rsid w:val="00FA689E"/>
    <w:rsid w:val="00FA6CAF"/>
    <w:rsid w:val="00FA74AF"/>
    <w:rsid w:val="00FA75CA"/>
    <w:rsid w:val="00FA7870"/>
    <w:rsid w:val="00FB248E"/>
    <w:rsid w:val="00FB2C7C"/>
    <w:rsid w:val="00FB3626"/>
    <w:rsid w:val="00FB3A30"/>
    <w:rsid w:val="00FB4855"/>
    <w:rsid w:val="00FB5086"/>
    <w:rsid w:val="00FB79BC"/>
    <w:rsid w:val="00FB7BA4"/>
    <w:rsid w:val="00FC1FE4"/>
    <w:rsid w:val="00FC2D97"/>
    <w:rsid w:val="00FC455D"/>
    <w:rsid w:val="00FD0162"/>
    <w:rsid w:val="00FD052B"/>
    <w:rsid w:val="00FD0D39"/>
    <w:rsid w:val="00FD4662"/>
    <w:rsid w:val="00FD4CC5"/>
    <w:rsid w:val="00FD5557"/>
    <w:rsid w:val="00FD5CD7"/>
    <w:rsid w:val="00FD5DF5"/>
    <w:rsid w:val="00FD649D"/>
    <w:rsid w:val="00FD732B"/>
    <w:rsid w:val="00FE02A1"/>
    <w:rsid w:val="00FE4AD5"/>
    <w:rsid w:val="00FE6D49"/>
    <w:rsid w:val="00FE7166"/>
    <w:rsid w:val="00FF068F"/>
    <w:rsid w:val="00FF4BA3"/>
    <w:rsid w:val="00FF5E44"/>
    <w:rsid w:val="00FF68AE"/>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colormru v:ext="edit" colors="#69f,#9cf"/>
    </o:shapedefaults>
    <o:shapelayout v:ext="edit">
      <o:idmap v:ext="edit" data="1"/>
    </o:shapelayout>
  </w:shapeDefaults>
  <w:decimalSymbol w:val="."/>
  <w:listSeparator w:val=","/>
  <w14:docId w14:val="5E399E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ja-JP" w:bidi="he-IL"/>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index 6"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lsdException w:name="annotation text" w:uiPriority="0"/>
    <w:lsdException w:name="header" w:uiPriority="0"/>
    <w:lsdException w:name="footer" w:uiPriority="0"/>
    <w:lsdException w:name="caption" w:semiHidden="0" w:uiPriority="0" w:unhideWhenUsed="0" w:qFormat="1"/>
    <w:lsdException w:name="footnote reference" w:uiPriority="0"/>
    <w:lsdException w:name="page number" w:uiPriority="0"/>
    <w:lsdException w:name="List" w:uiPriority="0"/>
    <w:lsdException w:name="List 2" w:uiPriority="0"/>
    <w:lsdException w:name="List 3" w:uiPriority="0"/>
    <w:lsdException w:name="List Number 2" w:uiPriority="0"/>
    <w:lsdException w:name="Title" w:semiHidden="0" w:uiPriority="10" w:unhideWhenUsed="0" w:qFormat="1"/>
    <w:lsdException w:name="Default Paragraph Font" w:uiPriority="1"/>
    <w:lsdException w:name="Body Text" w:uiPriority="0"/>
    <w:lsdException w:name="Body Text Indent" w:uiPriority="0"/>
    <w:lsdException w:name="Message Header"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Block Text"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HTML Top of Form" w:uiPriority="0"/>
    <w:lsdException w:name="HTML Bottom of Form" w:uiPriority="0"/>
    <w:lsdException w:name="annotation subject" w:uiPriority="0"/>
    <w:lsdException w:name="Table Professional"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1B1E"/>
    <w:rPr>
      <w:rFonts w:ascii="Verdana" w:hAnsi="Verdana"/>
      <w:szCs w:val="24"/>
      <w:lang w:val="en-GB" w:eastAsia="en-US"/>
    </w:rPr>
  </w:style>
  <w:style w:type="paragraph" w:styleId="Heading1">
    <w:name w:val="heading 1"/>
    <w:aliases w:val="Heading1,Level  1,H1-Heading 1,h1,Header 1,l1,Legal Line 1,head 1,Heading No. L1,list 1,II+,I,H1,temp,heading 1,a,11,12,13,111,14,112,15,113,121,131,1111,141,1121,16,114,122,132,1112,142,1122,151,1131,1211,1311,11111,1411,11211,17,18,115,123"/>
    <w:basedOn w:val="Normal"/>
    <w:next w:val="BodyText"/>
    <w:link w:val="Heading1Char"/>
    <w:qFormat/>
    <w:rsid w:val="00837F1F"/>
    <w:pPr>
      <w:keepNext/>
      <w:pageBreakBefore/>
      <w:numPr>
        <w:numId w:val="2"/>
      </w:numPr>
      <w:spacing w:before="240" w:after="60" w:line="360" w:lineRule="auto"/>
      <w:outlineLvl w:val="0"/>
    </w:pPr>
    <w:rPr>
      <w:b/>
      <w:kern w:val="28"/>
      <w:sz w:val="28"/>
      <w:szCs w:val="20"/>
      <w:lang w:bidi="ar-SA"/>
    </w:rPr>
  </w:style>
  <w:style w:type="paragraph" w:styleId="Heading2">
    <w:name w:val="heading 2"/>
    <w:aliases w:val="Heading 21,Heading2,H2-Heading 2,2,Header 2,l2,Header2,h2,22,heading2,list2,H2,heading 2,A,A.B.C.,list 2,21,23,24,25,211,221,231,241,26,212,222,232,242,251,2111,2211,2311,2411,27,213,223,233,243,252,2112,2212,2312,2412,261,2121,2221,2321,2421"/>
    <w:basedOn w:val="Normal"/>
    <w:next w:val="BodyText2"/>
    <w:link w:val="Heading2Char"/>
    <w:qFormat/>
    <w:rsid w:val="005E56B2"/>
    <w:pPr>
      <w:keepNext/>
      <w:numPr>
        <w:ilvl w:val="1"/>
        <w:numId w:val="2"/>
      </w:numPr>
      <w:spacing w:before="240" w:after="120" w:line="360" w:lineRule="auto"/>
      <w:outlineLvl w:val="1"/>
    </w:pPr>
    <w:rPr>
      <w:rFonts w:cs="Arial"/>
      <w:b/>
      <w:sz w:val="22"/>
      <w:szCs w:val="20"/>
      <w:lang w:bidi="ar-SA"/>
    </w:rPr>
  </w:style>
  <w:style w:type="paragraph" w:styleId="Heading3">
    <w:name w:val="heading 3"/>
    <w:aliases w:val="HeadSmall,Heading3,h3,3,1.,l3,H3,H3-Heading 3,l3.3,list 3,list3,heading 3,subhead,Heading No. L3,h31,3 bullet,b,Second,SECOND,3 Ggbullet,BLANK2,4 bullet,CT,hd3,Section,Head 3,Subheading,Task,Tsk,B Head,Para3,C Sub-Sub/Italic,h3 sub heading,l31"/>
    <w:basedOn w:val="Normal"/>
    <w:next w:val="BodyText3"/>
    <w:link w:val="Heading3Char"/>
    <w:autoRedefine/>
    <w:qFormat/>
    <w:rsid w:val="00C829A9"/>
    <w:pPr>
      <w:keepNext/>
      <w:numPr>
        <w:numId w:val="21"/>
      </w:numPr>
      <w:spacing w:before="240" w:after="120" w:line="360" w:lineRule="auto"/>
      <w:outlineLvl w:val="2"/>
    </w:pPr>
    <w:rPr>
      <w:b/>
      <w:szCs w:val="20"/>
      <w:lang w:bidi="ar-SA"/>
    </w:rPr>
  </w:style>
  <w:style w:type="paragraph" w:styleId="Heading4">
    <w:name w:val="heading 4"/>
    <w:aliases w:val="Heading4,h4,H4,heading 4,H4-Heading 4,l4,heading4,a.,44,4 dash,d,Description,Heading No. L4,Map Title,I4,H4-Heading 4&#10;,h4 sub sub heading,a) b) c),Level III for #'s,Sub-subheading,PIM 4,Level 2 - (a),Level 4,H41,H42,H43,H44,H45,H46,H47,H48,H49"/>
    <w:basedOn w:val="Normal"/>
    <w:next w:val="BodyText"/>
    <w:link w:val="Heading4Char"/>
    <w:qFormat/>
    <w:rsid w:val="00B72758"/>
    <w:pPr>
      <w:keepNext/>
      <w:numPr>
        <w:ilvl w:val="3"/>
        <w:numId w:val="2"/>
      </w:numPr>
      <w:spacing w:before="240" w:after="60" w:line="360" w:lineRule="auto"/>
      <w:outlineLvl w:val="3"/>
    </w:pPr>
    <w:rPr>
      <w:b/>
      <w:i/>
      <w:szCs w:val="20"/>
      <w:lang w:bidi="ar-SA"/>
    </w:rPr>
  </w:style>
  <w:style w:type="paragraph" w:styleId="Heading5">
    <w:name w:val="heading 5"/>
    <w:aliases w:val="Third Level Heading,Heading 5(unused),Level 3 - (i),H5,titlehead"/>
    <w:basedOn w:val="Normal"/>
    <w:next w:val="Normal"/>
    <w:link w:val="Heading5Char"/>
    <w:qFormat/>
    <w:rsid w:val="00B72758"/>
    <w:pPr>
      <w:numPr>
        <w:ilvl w:val="4"/>
        <w:numId w:val="2"/>
      </w:numPr>
      <w:spacing w:before="240" w:after="60" w:line="360" w:lineRule="auto"/>
      <w:outlineLvl w:val="4"/>
    </w:pPr>
    <w:rPr>
      <w:rFonts w:ascii="Arial" w:hAnsi="Arial"/>
      <w:sz w:val="22"/>
      <w:szCs w:val="20"/>
      <w:lang w:bidi="ar-SA"/>
    </w:rPr>
  </w:style>
  <w:style w:type="paragraph" w:styleId="Heading6">
    <w:name w:val="heading 6"/>
    <w:aliases w:val="Frontpage3,H6,H61,H62,H63,H64,H65,H66,H67,H68,H69,H610,H611,H612,H613,H614,H615,H616,H617,H618,H619,H621,H631,H641,H651,H661,H671,H681,H691,H6101,H6111,H6121,H6131,H6141,H6151,H6161,H6171,H6181,H620,H622,H623,H624,H625,H626,H627,H628,H629,H630"/>
    <w:basedOn w:val="Normal"/>
    <w:next w:val="Normal"/>
    <w:link w:val="Heading6Char"/>
    <w:qFormat/>
    <w:rsid w:val="00B72758"/>
    <w:pPr>
      <w:numPr>
        <w:ilvl w:val="5"/>
        <w:numId w:val="2"/>
      </w:numPr>
      <w:spacing w:before="240" w:after="60" w:line="360" w:lineRule="auto"/>
      <w:outlineLvl w:val="5"/>
    </w:pPr>
    <w:rPr>
      <w:i/>
      <w:sz w:val="22"/>
      <w:szCs w:val="20"/>
      <w:lang w:bidi="ar-SA"/>
    </w:rPr>
  </w:style>
  <w:style w:type="paragraph" w:styleId="Heading7">
    <w:name w:val="heading 7"/>
    <w:basedOn w:val="Normal"/>
    <w:next w:val="Normal"/>
    <w:link w:val="Heading7Char"/>
    <w:qFormat/>
    <w:rsid w:val="00B72758"/>
    <w:pPr>
      <w:numPr>
        <w:ilvl w:val="6"/>
        <w:numId w:val="2"/>
      </w:numPr>
      <w:spacing w:before="240" w:after="60" w:line="360" w:lineRule="auto"/>
      <w:outlineLvl w:val="6"/>
    </w:pPr>
    <w:rPr>
      <w:rFonts w:ascii="Arial" w:hAnsi="Arial"/>
      <w:szCs w:val="20"/>
      <w:lang w:bidi="ar-SA"/>
    </w:rPr>
  </w:style>
  <w:style w:type="paragraph" w:styleId="Heading8">
    <w:name w:val="heading 8"/>
    <w:aliases w:val="Center Bold"/>
    <w:basedOn w:val="Normal"/>
    <w:next w:val="Normal"/>
    <w:link w:val="Heading8Char"/>
    <w:qFormat/>
    <w:rsid w:val="00B72758"/>
    <w:pPr>
      <w:numPr>
        <w:ilvl w:val="7"/>
        <w:numId w:val="2"/>
      </w:numPr>
      <w:spacing w:before="240" w:after="60" w:line="360" w:lineRule="auto"/>
      <w:outlineLvl w:val="7"/>
    </w:pPr>
    <w:rPr>
      <w:rFonts w:ascii="Arial" w:hAnsi="Arial"/>
      <w:i/>
      <w:szCs w:val="20"/>
      <w:lang w:bidi="ar-SA"/>
    </w:rPr>
  </w:style>
  <w:style w:type="paragraph" w:styleId="Heading9">
    <w:name w:val="heading 9"/>
    <w:aliases w:val="Titre 10"/>
    <w:basedOn w:val="Normal"/>
    <w:next w:val="Normal"/>
    <w:link w:val="Heading9Char"/>
    <w:qFormat/>
    <w:rsid w:val="00B72758"/>
    <w:pPr>
      <w:numPr>
        <w:ilvl w:val="8"/>
        <w:numId w:val="2"/>
      </w:numPr>
      <w:spacing w:before="240" w:after="60" w:line="360" w:lineRule="auto"/>
      <w:outlineLvl w:val="8"/>
    </w:pPr>
    <w:rPr>
      <w:rFonts w:ascii="Arial" w:hAnsi="Arial"/>
      <w:b/>
      <w:i/>
      <w:sz w:val="18"/>
      <w:szCs w:val="20"/>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2E12D9"/>
    <w:pPr>
      <w:spacing w:before="120" w:after="120" w:line="360" w:lineRule="auto"/>
      <w:ind w:left="432"/>
      <w:jc w:val="both"/>
    </w:pPr>
    <w:rPr>
      <w:rFonts w:cs="Arial"/>
      <w:color w:val="000000"/>
      <w:szCs w:val="20"/>
      <w:lang w:bidi="ar-SA"/>
    </w:rPr>
  </w:style>
  <w:style w:type="character" w:customStyle="1" w:styleId="Heading1Char">
    <w:name w:val="Heading 1 Char"/>
    <w:aliases w:val="Heading1 Char,Level  1 Char,H1-Heading 1 Char,h1 Char,Header 1 Char,l1 Char,Legal Line 1 Char,head 1 Char,Heading No. L1 Char,list 1 Char,II+ Char,I Char,H1 Char,temp Char,heading 1 Char,a Char,11 Char,12 Char,13 Char,111 Char,14 Char"/>
    <w:basedOn w:val="DefaultParagraphFont"/>
    <w:link w:val="Heading1"/>
    <w:rsid w:val="00673C9A"/>
    <w:rPr>
      <w:rFonts w:ascii="Verdana" w:hAnsi="Verdana"/>
      <w:b/>
      <w:kern w:val="28"/>
      <w:sz w:val="28"/>
      <w:lang w:val="en-GB" w:eastAsia="en-US" w:bidi="ar-SA"/>
    </w:rPr>
  </w:style>
  <w:style w:type="paragraph" w:styleId="BodyText2">
    <w:name w:val="Body Text 2"/>
    <w:basedOn w:val="BodyText"/>
    <w:link w:val="BodyText2Char"/>
    <w:rsid w:val="00D07B54"/>
    <w:pPr>
      <w:ind w:left="576"/>
    </w:pPr>
  </w:style>
  <w:style w:type="character" w:customStyle="1" w:styleId="BodyText2Char">
    <w:name w:val="Body Text 2 Char"/>
    <w:basedOn w:val="DefaultParagraphFont"/>
    <w:link w:val="BodyText2"/>
    <w:rsid w:val="00F865B2"/>
    <w:rPr>
      <w:rFonts w:ascii="Verdana" w:hAnsi="Verdana" w:cs="Arial"/>
      <w:color w:val="000000"/>
      <w:lang w:val="en-GB" w:eastAsia="en-US" w:bidi="ar-SA"/>
    </w:rPr>
  </w:style>
  <w:style w:type="character" w:customStyle="1" w:styleId="Heading2Char">
    <w:name w:val="Heading 2 Char"/>
    <w:aliases w:val="Heading 21 Char,Heading2 Char,H2-Heading 2 Char,2 Char,Header 2 Char,l2 Char,Header2 Char,h2 Char,22 Char,heading2 Char,list2 Char,H2 Char,heading 2 Char,A Char,A.B.C. Char,list 2 Char,21 Char,23 Char,24 Char,25 Char,211 Char,221 Char"/>
    <w:basedOn w:val="DefaultParagraphFont"/>
    <w:link w:val="Heading2"/>
    <w:rsid w:val="00673C9A"/>
    <w:rPr>
      <w:rFonts w:ascii="Verdana" w:hAnsi="Verdana" w:cs="Arial"/>
      <w:b/>
      <w:sz w:val="22"/>
      <w:lang w:val="en-GB" w:eastAsia="en-US" w:bidi="ar-SA"/>
    </w:rPr>
  </w:style>
  <w:style w:type="paragraph" w:styleId="BodyText3">
    <w:name w:val="Body Text 3"/>
    <w:basedOn w:val="BodyText2"/>
    <w:link w:val="BodyText3Char"/>
    <w:rsid w:val="00B27FD0"/>
    <w:pPr>
      <w:ind w:left="720"/>
    </w:pPr>
  </w:style>
  <w:style w:type="character" w:customStyle="1" w:styleId="BodyText3Char">
    <w:name w:val="Body Text 3 Char"/>
    <w:basedOn w:val="DefaultParagraphFont"/>
    <w:link w:val="BodyText3"/>
    <w:rsid w:val="00F94DF4"/>
    <w:rPr>
      <w:rFonts w:ascii="Verdana" w:hAnsi="Verdana" w:cs="Arial"/>
      <w:color w:val="000000"/>
      <w:lang w:val="en-GB" w:eastAsia="en-US" w:bidi="ar-SA"/>
    </w:rPr>
  </w:style>
  <w:style w:type="character" w:customStyle="1" w:styleId="Heading3Char">
    <w:name w:val="Heading 3 Char"/>
    <w:aliases w:val="HeadSmall Char,Heading3 Char,h3 Char,3 Char,1. Char,l3 Char,H3 Char,H3-Heading 3 Char,l3.3 Char,list 3 Char,list3 Char,heading 3 Char,subhead Char,Heading No. L3 Char,h31 Char,3 bullet Char,b Char,Second Char,SECOND Char,3 Ggbullet Char"/>
    <w:basedOn w:val="DefaultParagraphFont"/>
    <w:link w:val="Heading3"/>
    <w:rsid w:val="00673C9A"/>
    <w:rPr>
      <w:rFonts w:ascii="Verdana" w:hAnsi="Verdana"/>
      <w:b/>
      <w:lang w:val="en-GB" w:eastAsia="en-US" w:bidi="ar-SA"/>
    </w:rPr>
  </w:style>
  <w:style w:type="character" w:customStyle="1" w:styleId="Heading4Char">
    <w:name w:val="Heading 4 Char"/>
    <w:aliases w:val="Heading4 Char,h4 Char,H4 Char,heading 4 Char,H4-Heading 4 Char,l4 Char,heading4 Char,a. Char,44 Char,4 dash Char,d Char,Description Char,Heading No. L4 Char,Map Title Char,I4 Char,H4-Heading 4&#10; Char,h4 sub sub heading Char,a) b) c) Char"/>
    <w:basedOn w:val="DefaultParagraphFont"/>
    <w:link w:val="Heading4"/>
    <w:rsid w:val="00673C9A"/>
    <w:rPr>
      <w:rFonts w:ascii="Verdana" w:hAnsi="Verdana"/>
      <w:b/>
      <w:i/>
      <w:lang w:val="en-GB" w:eastAsia="en-US" w:bidi="ar-SA"/>
    </w:rPr>
  </w:style>
  <w:style w:type="character" w:customStyle="1" w:styleId="Heading5Char">
    <w:name w:val="Heading 5 Char"/>
    <w:aliases w:val="Third Level Heading Char,Heading 5(unused) Char,Level 3 - (i) Char,H5 Char,titlehead Char"/>
    <w:basedOn w:val="DefaultParagraphFont"/>
    <w:link w:val="Heading5"/>
    <w:rsid w:val="00673C9A"/>
    <w:rPr>
      <w:rFonts w:ascii="Arial" w:hAnsi="Arial"/>
      <w:sz w:val="22"/>
      <w:lang w:val="en-GB" w:eastAsia="en-US" w:bidi="ar-SA"/>
    </w:rPr>
  </w:style>
  <w:style w:type="character" w:customStyle="1" w:styleId="Heading6Char">
    <w:name w:val="Heading 6 Char"/>
    <w:aliases w:val="Frontpage3 Char,H6 Char,H61 Char,H62 Char,H63 Char,H64 Char,H65 Char,H66 Char,H67 Char,H68 Char,H69 Char,H610 Char,H611 Char,H612 Char,H613 Char,H614 Char,H615 Char,H616 Char,H617 Char,H618 Char,H619 Char,H621 Char,H631 Char,H641 Char"/>
    <w:basedOn w:val="DefaultParagraphFont"/>
    <w:link w:val="Heading6"/>
    <w:rsid w:val="00673C9A"/>
    <w:rPr>
      <w:rFonts w:ascii="Verdana" w:hAnsi="Verdana"/>
      <w:i/>
      <w:sz w:val="22"/>
      <w:lang w:val="en-GB" w:eastAsia="en-US" w:bidi="ar-SA"/>
    </w:rPr>
  </w:style>
  <w:style w:type="character" w:customStyle="1" w:styleId="Heading7Char">
    <w:name w:val="Heading 7 Char"/>
    <w:basedOn w:val="DefaultParagraphFont"/>
    <w:link w:val="Heading7"/>
    <w:rsid w:val="00673C9A"/>
    <w:rPr>
      <w:rFonts w:ascii="Arial" w:hAnsi="Arial"/>
      <w:lang w:val="en-GB" w:eastAsia="en-US" w:bidi="ar-SA"/>
    </w:rPr>
  </w:style>
  <w:style w:type="character" w:customStyle="1" w:styleId="Heading8Char">
    <w:name w:val="Heading 8 Char"/>
    <w:aliases w:val="Center Bold Char"/>
    <w:basedOn w:val="DefaultParagraphFont"/>
    <w:link w:val="Heading8"/>
    <w:rsid w:val="00673C9A"/>
    <w:rPr>
      <w:rFonts w:ascii="Arial" w:hAnsi="Arial"/>
      <w:i/>
      <w:lang w:val="en-GB" w:eastAsia="en-US" w:bidi="ar-SA"/>
    </w:rPr>
  </w:style>
  <w:style w:type="character" w:customStyle="1" w:styleId="Heading9Char">
    <w:name w:val="Heading 9 Char"/>
    <w:aliases w:val="Titre 10 Char"/>
    <w:basedOn w:val="DefaultParagraphFont"/>
    <w:link w:val="Heading9"/>
    <w:rsid w:val="00673C9A"/>
    <w:rPr>
      <w:rFonts w:ascii="Arial" w:hAnsi="Arial"/>
      <w:b/>
      <w:i/>
      <w:sz w:val="18"/>
      <w:lang w:val="en-GB" w:eastAsia="en-US" w:bidi="ar-SA"/>
    </w:rPr>
  </w:style>
  <w:style w:type="paragraph" w:customStyle="1" w:styleId="Bodybullet">
    <w:name w:val="Body bullet"/>
    <w:basedOn w:val="BodyText"/>
    <w:rsid w:val="00B72758"/>
    <w:pPr>
      <w:tabs>
        <w:tab w:val="num" w:pos="1080"/>
      </w:tabs>
      <w:ind w:left="1080" w:hanging="360"/>
    </w:pPr>
    <w:rPr>
      <w:color w:val="auto"/>
      <w:sz w:val="24"/>
      <w:szCs w:val="24"/>
    </w:rPr>
  </w:style>
  <w:style w:type="paragraph" w:styleId="CommentText">
    <w:name w:val="annotation text"/>
    <w:basedOn w:val="Normal"/>
    <w:link w:val="CommentTextChar"/>
    <w:rsid w:val="00B72758"/>
    <w:rPr>
      <w:sz w:val="22"/>
      <w:szCs w:val="20"/>
      <w:lang w:bidi="ar-SA"/>
    </w:rPr>
  </w:style>
  <w:style w:type="character" w:customStyle="1" w:styleId="CommentTextChar">
    <w:name w:val="Comment Text Char"/>
    <w:basedOn w:val="DefaultParagraphFont"/>
    <w:link w:val="CommentText"/>
    <w:rsid w:val="00860E1C"/>
    <w:rPr>
      <w:rFonts w:ascii="Verdana" w:hAnsi="Verdana"/>
      <w:sz w:val="22"/>
      <w:lang w:val="en-GB" w:eastAsia="en-US" w:bidi="ar-SA"/>
    </w:rPr>
  </w:style>
  <w:style w:type="paragraph" w:styleId="Footer">
    <w:name w:val="footer"/>
    <w:basedOn w:val="Normal"/>
    <w:link w:val="FooterChar"/>
    <w:rsid w:val="00B72758"/>
    <w:pPr>
      <w:tabs>
        <w:tab w:val="center" w:pos="4320"/>
        <w:tab w:val="right" w:pos="8640"/>
      </w:tabs>
      <w:spacing w:after="120" w:line="360" w:lineRule="auto"/>
    </w:pPr>
    <w:rPr>
      <w:sz w:val="22"/>
      <w:szCs w:val="20"/>
      <w:lang w:bidi="ar-SA"/>
    </w:rPr>
  </w:style>
  <w:style w:type="character" w:customStyle="1" w:styleId="FooterChar">
    <w:name w:val="Footer Char"/>
    <w:basedOn w:val="DefaultParagraphFont"/>
    <w:link w:val="Footer"/>
    <w:rsid w:val="0094100E"/>
    <w:rPr>
      <w:rFonts w:ascii="Verdana" w:hAnsi="Verdana"/>
      <w:sz w:val="22"/>
      <w:lang w:eastAsia="en-US" w:bidi="ar-SA"/>
    </w:rPr>
  </w:style>
  <w:style w:type="paragraph" w:customStyle="1" w:styleId="TableHeader">
    <w:name w:val="TableHeader"/>
    <w:basedOn w:val="Normal"/>
    <w:rsid w:val="00B72758"/>
    <w:pPr>
      <w:spacing w:after="120" w:line="360" w:lineRule="auto"/>
    </w:pPr>
    <w:rPr>
      <w:rFonts w:ascii="Arial" w:hAnsi="Arial"/>
      <w:b/>
      <w:sz w:val="22"/>
      <w:szCs w:val="20"/>
      <w:lang w:bidi="ar-SA"/>
    </w:rPr>
  </w:style>
  <w:style w:type="character" w:styleId="Hyperlink">
    <w:name w:val="Hyperlink"/>
    <w:basedOn w:val="DefaultParagraphFont"/>
    <w:uiPriority w:val="99"/>
    <w:rsid w:val="00BB0C2C"/>
    <w:rPr>
      <w:rFonts w:ascii="Verdana" w:hAnsi="Verdana"/>
      <w:color w:val="0000FF"/>
      <w:sz w:val="20"/>
      <w:u w:val="single"/>
    </w:rPr>
  </w:style>
  <w:style w:type="paragraph" w:styleId="TOC1">
    <w:name w:val="toc 1"/>
    <w:basedOn w:val="Normal"/>
    <w:next w:val="Normal"/>
    <w:autoRedefine/>
    <w:uiPriority w:val="39"/>
    <w:rsid w:val="00186734"/>
    <w:pPr>
      <w:tabs>
        <w:tab w:val="left" w:pos="440"/>
        <w:tab w:val="right" w:leader="dot" w:pos="9900"/>
      </w:tabs>
      <w:spacing w:before="120" w:after="120"/>
    </w:pPr>
    <w:rPr>
      <w:b/>
      <w:caps/>
      <w:szCs w:val="20"/>
      <w:lang w:bidi="ar-SA"/>
    </w:rPr>
  </w:style>
  <w:style w:type="paragraph" w:styleId="TOC2">
    <w:name w:val="toc 2"/>
    <w:basedOn w:val="Normal"/>
    <w:next w:val="Normal"/>
    <w:autoRedefine/>
    <w:uiPriority w:val="39"/>
    <w:rsid w:val="00272FBE"/>
    <w:pPr>
      <w:tabs>
        <w:tab w:val="left" w:pos="960"/>
        <w:tab w:val="right" w:leader="dot" w:pos="9900"/>
      </w:tabs>
      <w:spacing w:line="360" w:lineRule="auto"/>
      <w:ind w:left="216"/>
    </w:pPr>
    <w:rPr>
      <w:smallCaps/>
      <w:szCs w:val="20"/>
      <w:lang w:bidi="ar-SA"/>
    </w:rPr>
  </w:style>
  <w:style w:type="paragraph" w:styleId="TOC3">
    <w:name w:val="toc 3"/>
    <w:basedOn w:val="Normal"/>
    <w:next w:val="Normal"/>
    <w:autoRedefine/>
    <w:uiPriority w:val="39"/>
    <w:rsid w:val="00272FBE"/>
    <w:pPr>
      <w:tabs>
        <w:tab w:val="left" w:pos="1440"/>
        <w:tab w:val="right" w:leader="dot" w:pos="9900"/>
      </w:tabs>
      <w:spacing w:line="360" w:lineRule="auto"/>
      <w:ind w:left="446"/>
    </w:pPr>
    <w:rPr>
      <w:i/>
      <w:sz w:val="18"/>
      <w:szCs w:val="20"/>
      <w:lang w:bidi="ar-SA"/>
    </w:rPr>
  </w:style>
  <w:style w:type="paragraph" w:styleId="BodyTextIndent">
    <w:name w:val="Body Text Indent"/>
    <w:basedOn w:val="Normal"/>
    <w:link w:val="BodyTextIndentChar"/>
    <w:rsid w:val="00B72758"/>
    <w:pPr>
      <w:spacing w:after="120" w:line="360" w:lineRule="auto"/>
      <w:ind w:left="720"/>
    </w:pPr>
    <w:rPr>
      <w:sz w:val="22"/>
      <w:szCs w:val="20"/>
      <w:lang w:bidi="ar-SA"/>
    </w:rPr>
  </w:style>
  <w:style w:type="character" w:customStyle="1" w:styleId="BodyTextIndentChar">
    <w:name w:val="Body Text Indent Char"/>
    <w:basedOn w:val="DefaultParagraphFont"/>
    <w:link w:val="BodyTextIndent"/>
    <w:rsid w:val="000D1A59"/>
    <w:rPr>
      <w:rFonts w:ascii="Verdana" w:hAnsi="Verdana"/>
      <w:sz w:val="22"/>
      <w:lang w:val="en-US" w:eastAsia="en-US" w:bidi="ar-SA"/>
    </w:rPr>
  </w:style>
  <w:style w:type="character" w:styleId="PageNumber">
    <w:name w:val="page number"/>
    <w:basedOn w:val="DefaultParagraphFont"/>
    <w:rsid w:val="00B72758"/>
  </w:style>
  <w:style w:type="paragraph" w:styleId="BodyTextIndent2">
    <w:name w:val="Body Text Indent 2"/>
    <w:basedOn w:val="Normal"/>
    <w:rsid w:val="00B72758"/>
    <w:pPr>
      <w:ind w:left="720"/>
    </w:pPr>
    <w:rPr>
      <w:rFonts w:ascii="Arial" w:hAnsi="Arial"/>
    </w:rPr>
  </w:style>
  <w:style w:type="paragraph" w:styleId="BodyTextIndent3">
    <w:name w:val="Body Text Indent 3"/>
    <w:basedOn w:val="Normal"/>
    <w:rsid w:val="00B72758"/>
    <w:pPr>
      <w:tabs>
        <w:tab w:val="num" w:pos="720"/>
      </w:tabs>
      <w:ind w:left="720"/>
      <w:jc w:val="both"/>
    </w:pPr>
    <w:rPr>
      <w:rFonts w:ascii="Arial" w:hAnsi="Arial"/>
    </w:rPr>
  </w:style>
  <w:style w:type="paragraph" w:styleId="Header">
    <w:name w:val="header"/>
    <w:basedOn w:val="Normal"/>
    <w:rsid w:val="00B72758"/>
    <w:pPr>
      <w:tabs>
        <w:tab w:val="center" w:pos="4320"/>
        <w:tab w:val="right" w:pos="8640"/>
      </w:tabs>
      <w:spacing w:after="120" w:line="360" w:lineRule="auto"/>
    </w:pPr>
    <w:rPr>
      <w:sz w:val="22"/>
      <w:szCs w:val="20"/>
      <w:lang w:bidi="ar-SA"/>
    </w:rPr>
  </w:style>
  <w:style w:type="paragraph" w:customStyle="1" w:styleId="ClickHeader3">
    <w:name w:val="ClickHeader 3"/>
    <w:basedOn w:val="Normal"/>
    <w:rsid w:val="00B72758"/>
    <w:pPr>
      <w:keepNext/>
      <w:outlineLvl w:val="0"/>
    </w:pPr>
    <w:rPr>
      <w:rFonts w:ascii="Arial" w:hAnsi="Arial"/>
      <w:b/>
      <w:bCs/>
      <w:color w:val="3366FF"/>
      <w:szCs w:val="48"/>
      <w:lang w:bidi="ar-SA"/>
    </w:rPr>
  </w:style>
  <w:style w:type="paragraph" w:styleId="Salutation">
    <w:name w:val="Salutation"/>
    <w:basedOn w:val="Normal"/>
    <w:next w:val="Normal"/>
    <w:rsid w:val="00B72758"/>
    <w:rPr>
      <w:lang w:bidi="ar-SA"/>
    </w:rPr>
  </w:style>
  <w:style w:type="character" w:customStyle="1" w:styleId="m1">
    <w:name w:val="m1"/>
    <w:basedOn w:val="DefaultParagraphFont"/>
    <w:rsid w:val="00B72758"/>
    <w:rPr>
      <w:color w:val="0000FF"/>
    </w:rPr>
  </w:style>
  <w:style w:type="character" w:customStyle="1" w:styleId="t1">
    <w:name w:val="t1"/>
    <w:basedOn w:val="DefaultParagraphFont"/>
    <w:rsid w:val="00B72758"/>
    <w:rPr>
      <w:color w:val="990000"/>
    </w:rPr>
  </w:style>
  <w:style w:type="character" w:customStyle="1" w:styleId="b1">
    <w:name w:val="b1"/>
    <w:basedOn w:val="DefaultParagraphFont"/>
    <w:rsid w:val="00B72758"/>
    <w:rPr>
      <w:rFonts w:ascii="Courier New" w:hAnsi="Courier New" w:hint="default"/>
      <w:b/>
      <w:bCs/>
      <w:strike w:val="0"/>
      <w:dstrike w:val="0"/>
      <w:color w:val="FF0000"/>
      <w:u w:val="none"/>
      <w:effect w:val="none"/>
    </w:rPr>
  </w:style>
  <w:style w:type="character" w:customStyle="1" w:styleId="tx1">
    <w:name w:val="tx1"/>
    <w:basedOn w:val="DefaultParagraphFont"/>
    <w:rsid w:val="00B72758"/>
    <w:rPr>
      <w:b/>
      <w:bCs/>
    </w:rPr>
  </w:style>
  <w:style w:type="paragraph" w:customStyle="1" w:styleId="BOZTOCTITLE">
    <w:name w:val="BOZTOCTITLE"/>
    <w:basedOn w:val="Normal"/>
    <w:rsid w:val="00B72758"/>
    <w:pPr>
      <w:jc w:val="both"/>
    </w:pPr>
    <w:rPr>
      <w:b/>
      <w:color w:val="000066"/>
      <w:sz w:val="40"/>
      <w:lang w:bidi="ar-SA"/>
    </w:rPr>
  </w:style>
  <w:style w:type="paragraph" w:customStyle="1" w:styleId="ClickHeader1">
    <w:name w:val="ClickHeader 1"/>
    <w:basedOn w:val="Heading1"/>
    <w:rsid w:val="00B72758"/>
    <w:pPr>
      <w:pageBreakBefore w:val="0"/>
      <w:numPr>
        <w:numId w:val="0"/>
      </w:numPr>
      <w:pBdr>
        <w:bottom w:val="single" w:sz="4" w:space="1" w:color="auto"/>
      </w:pBdr>
      <w:spacing w:before="0" w:after="0" w:line="240" w:lineRule="auto"/>
    </w:pPr>
    <w:rPr>
      <w:bCs/>
      <w:color w:val="000080"/>
      <w:kern w:val="0"/>
      <w:sz w:val="44"/>
      <w:szCs w:val="48"/>
      <w:lang w:val="en-US"/>
    </w:rPr>
  </w:style>
  <w:style w:type="paragraph" w:customStyle="1" w:styleId="ClickHeader2">
    <w:name w:val="ClickHeader 2"/>
    <w:basedOn w:val="ClickHeader1"/>
    <w:rsid w:val="00B72758"/>
    <w:pPr>
      <w:pBdr>
        <w:bottom w:val="none" w:sz="0" w:space="0" w:color="auto"/>
      </w:pBdr>
    </w:pPr>
    <w:rPr>
      <w:color w:val="0000FF"/>
      <w:sz w:val="32"/>
    </w:rPr>
  </w:style>
  <w:style w:type="paragraph" w:styleId="TOC4">
    <w:name w:val="toc 4"/>
    <w:basedOn w:val="Normal"/>
    <w:next w:val="Normal"/>
    <w:autoRedefine/>
    <w:uiPriority w:val="39"/>
    <w:rsid w:val="00B72758"/>
    <w:pPr>
      <w:ind w:left="720"/>
    </w:pPr>
    <w:rPr>
      <w:lang w:bidi="ar-SA"/>
    </w:rPr>
  </w:style>
  <w:style w:type="paragraph" w:styleId="TOC5">
    <w:name w:val="toc 5"/>
    <w:basedOn w:val="Normal"/>
    <w:next w:val="Normal"/>
    <w:autoRedefine/>
    <w:uiPriority w:val="39"/>
    <w:rsid w:val="00B72758"/>
    <w:pPr>
      <w:ind w:left="960"/>
    </w:pPr>
    <w:rPr>
      <w:lang w:bidi="ar-SA"/>
    </w:rPr>
  </w:style>
  <w:style w:type="paragraph" w:styleId="TOC6">
    <w:name w:val="toc 6"/>
    <w:basedOn w:val="Normal"/>
    <w:next w:val="Normal"/>
    <w:autoRedefine/>
    <w:uiPriority w:val="39"/>
    <w:rsid w:val="00B72758"/>
    <w:pPr>
      <w:ind w:left="1200"/>
    </w:pPr>
    <w:rPr>
      <w:lang w:bidi="ar-SA"/>
    </w:rPr>
  </w:style>
  <w:style w:type="paragraph" w:styleId="TOC7">
    <w:name w:val="toc 7"/>
    <w:basedOn w:val="Normal"/>
    <w:next w:val="Normal"/>
    <w:autoRedefine/>
    <w:uiPriority w:val="39"/>
    <w:rsid w:val="00B72758"/>
    <w:pPr>
      <w:ind w:left="1440"/>
    </w:pPr>
    <w:rPr>
      <w:lang w:bidi="ar-SA"/>
    </w:rPr>
  </w:style>
  <w:style w:type="paragraph" w:styleId="TOC8">
    <w:name w:val="toc 8"/>
    <w:basedOn w:val="Normal"/>
    <w:next w:val="Normal"/>
    <w:autoRedefine/>
    <w:uiPriority w:val="39"/>
    <w:rsid w:val="00B72758"/>
    <w:pPr>
      <w:ind w:left="1680"/>
    </w:pPr>
    <w:rPr>
      <w:lang w:bidi="ar-SA"/>
    </w:rPr>
  </w:style>
  <w:style w:type="paragraph" w:styleId="TOC9">
    <w:name w:val="toc 9"/>
    <w:basedOn w:val="Normal"/>
    <w:next w:val="Normal"/>
    <w:autoRedefine/>
    <w:uiPriority w:val="39"/>
    <w:rsid w:val="00B72758"/>
    <w:pPr>
      <w:ind w:left="1920"/>
    </w:pPr>
    <w:rPr>
      <w:lang w:bidi="ar-SA"/>
    </w:rPr>
  </w:style>
  <w:style w:type="character" w:styleId="FollowedHyperlink">
    <w:name w:val="FollowedHyperlink"/>
    <w:basedOn w:val="DefaultParagraphFont"/>
    <w:rsid w:val="00B72758"/>
    <w:rPr>
      <w:color w:val="800080"/>
      <w:u w:val="single"/>
    </w:rPr>
  </w:style>
  <w:style w:type="paragraph" w:customStyle="1" w:styleId="SXPMessages">
    <w:name w:val="SXP Messages"/>
    <w:basedOn w:val="Normal"/>
    <w:rsid w:val="00272FBE"/>
    <w:pPr>
      <w:tabs>
        <w:tab w:val="left" w:pos="1080"/>
      </w:tabs>
      <w:ind w:left="720"/>
    </w:pPr>
    <w:rPr>
      <w:color w:val="000080"/>
      <w:szCs w:val="20"/>
      <w:lang w:bidi="ar-SA"/>
    </w:rPr>
  </w:style>
  <w:style w:type="paragraph" w:customStyle="1" w:styleId="1">
    <w:name w:val="1"/>
    <w:basedOn w:val="Normal"/>
    <w:rsid w:val="00B72758"/>
    <w:pPr>
      <w:ind w:left="1200" w:right="1080" w:hanging="480"/>
    </w:pPr>
  </w:style>
  <w:style w:type="paragraph" w:customStyle="1" w:styleId="TableText">
    <w:name w:val="Table Text"/>
    <w:aliases w:val="tt"/>
    <w:basedOn w:val="Normal"/>
    <w:link w:val="TableTextChar"/>
    <w:qFormat/>
    <w:rsid w:val="00A469A5"/>
    <w:pPr>
      <w:keepLines/>
      <w:spacing w:line="276" w:lineRule="auto"/>
    </w:pPr>
    <w:rPr>
      <w:szCs w:val="20"/>
      <w:lang w:bidi="ar-SA"/>
    </w:rPr>
  </w:style>
  <w:style w:type="character" w:customStyle="1" w:styleId="TableTextChar">
    <w:name w:val="Table Text Char"/>
    <w:basedOn w:val="DefaultParagraphFont"/>
    <w:link w:val="TableText"/>
    <w:uiPriority w:val="99"/>
    <w:rsid w:val="00B425EF"/>
    <w:rPr>
      <w:rFonts w:ascii="Verdana" w:hAnsi="Verdana"/>
      <w:lang w:eastAsia="en-US" w:bidi="ar-SA"/>
    </w:rPr>
  </w:style>
  <w:style w:type="paragraph" w:customStyle="1" w:styleId="Figure">
    <w:name w:val="Figure"/>
    <w:basedOn w:val="BlockText"/>
    <w:rsid w:val="00B72758"/>
    <w:pPr>
      <w:keepNext/>
      <w:numPr>
        <w:ilvl w:val="1"/>
        <w:numId w:val="1"/>
      </w:numPr>
      <w:jc w:val="center"/>
    </w:pPr>
  </w:style>
  <w:style w:type="paragraph" w:styleId="BlockText">
    <w:name w:val="Block Text"/>
    <w:basedOn w:val="Normal"/>
    <w:rsid w:val="00B72758"/>
    <w:pPr>
      <w:spacing w:after="120" w:line="360" w:lineRule="auto"/>
      <w:ind w:left="1440" w:right="1440"/>
    </w:pPr>
    <w:rPr>
      <w:sz w:val="22"/>
      <w:szCs w:val="20"/>
      <w:lang w:bidi="ar-SA"/>
    </w:rPr>
  </w:style>
  <w:style w:type="paragraph" w:customStyle="1" w:styleId="Bulletlist">
    <w:name w:val="Bullet list"/>
    <w:basedOn w:val="BodyText"/>
    <w:rsid w:val="00B72758"/>
    <w:pPr>
      <w:numPr>
        <w:numId w:val="4"/>
      </w:numPr>
      <w:spacing w:after="60"/>
    </w:pPr>
    <w:rPr>
      <w:color w:val="auto"/>
      <w:sz w:val="24"/>
    </w:rPr>
  </w:style>
  <w:style w:type="paragraph" w:customStyle="1" w:styleId="TableHeading">
    <w:name w:val="Table Heading"/>
    <w:basedOn w:val="TableText"/>
    <w:rsid w:val="002116C0"/>
    <w:rPr>
      <w:b/>
      <w:color w:val="FFFFFF"/>
    </w:rPr>
  </w:style>
  <w:style w:type="paragraph" w:styleId="BalloonText">
    <w:name w:val="Balloon Text"/>
    <w:basedOn w:val="Normal"/>
    <w:link w:val="BalloonTextChar"/>
    <w:uiPriority w:val="99"/>
    <w:semiHidden/>
    <w:rsid w:val="00865155"/>
    <w:rPr>
      <w:rFonts w:ascii="Tahoma" w:hAnsi="Tahoma" w:cs="Tahoma"/>
      <w:sz w:val="16"/>
      <w:szCs w:val="16"/>
    </w:rPr>
  </w:style>
  <w:style w:type="character" w:customStyle="1" w:styleId="BalloonTextChar">
    <w:name w:val="Balloon Text Char"/>
    <w:basedOn w:val="DefaultParagraphFont"/>
    <w:link w:val="BalloonText"/>
    <w:uiPriority w:val="99"/>
    <w:semiHidden/>
    <w:rsid w:val="00673C9A"/>
    <w:rPr>
      <w:rFonts w:ascii="Tahoma" w:hAnsi="Tahoma" w:cs="Tahoma"/>
      <w:sz w:val="16"/>
      <w:szCs w:val="16"/>
      <w:lang w:val="en-GB" w:eastAsia="en-US"/>
    </w:rPr>
  </w:style>
  <w:style w:type="paragraph" w:customStyle="1" w:styleId="StyleHeading1ComplexArial">
    <w:name w:val="Style Heading 1 + (Complex) Arial"/>
    <w:basedOn w:val="Heading1"/>
    <w:rsid w:val="00837F1F"/>
    <w:rPr>
      <w:rFonts w:cs="Arial"/>
    </w:rPr>
  </w:style>
  <w:style w:type="table" w:styleId="TableGrid8">
    <w:name w:val="Table Grid 8"/>
    <w:basedOn w:val="TableNormal"/>
    <w:rsid w:val="00996B90"/>
    <w:pPr>
      <w:spacing w:line="360" w:lineRule="auto"/>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rFonts w:ascii="Arial" w:hAnsi="Arial"/>
        <w:b/>
        <w:bCs/>
        <w:color w:val="FFFFFF"/>
        <w:sz w:val="20"/>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Caption">
    <w:name w:val="caption"/>
    <w:basedOn w:val="Normal"/>
    <w:next w:val="Normal"/>
    <w:qFormat/>
    <w:rsid w:val="000E7454"/>
    <w:pPr>
      <w:jc w:val="center"/>
    </w:pPr>
    <w:rPr>
      <w:bCs/>
      <w:sz w:val="16"/>
      <w:szCs w:val="20"/>
    </w:rPr>
  </w:style>
  <w:style w:type="paragraph" w:customStyle="1" w:styleId="StyleBodyTextLinespacing15lines">
    <w:name w:val="Style Body Text + Line spacing:  1.5 lines"/>
    <w:basedOn w:val="BodyText"/>
    <w:rsid w:val="008A3040"/>
    <w:pPr>
      <w:spacing w:before="0" w:after="0"/>
      <w:ind w:left="720"/>
    </w:pPr>
    <w:rPr>
      <w:rFonts w:ascii="Arial" w:hAnsi="Arial"/>
    </w:rPr>
  </w:style>
  <w:style w:type="character" w:styleId="CommentReference">
    <w:name w:val="annotation reference"/>
    <w:basedOn w:val="DefaultParagraphFont"/>
    <w:uiPriority w:val="99"/>
    <w:rsid w:val="00010DD4"/>
    <w:rPr>
      <w:sz w:val="16"/>
      <w:szCs w:val="16"/>
    </w:rPr>
  </w:style>
  <w:style w:type="paragraph" w:styleId="CommentSubject">
    <w:name w:val="annotation subject"/>
    <w:basedOn w:val="CommentText"/>
    <w:next w:val="CommentText"/>
    <w:semiHidden/>
    <w:rsid w:val="00010DD4"/>
    <w:rPr>
      <w:b/>
      <w:bCs/>
      <w:sz w:val="20"/>
      <w:lang w:val="en-US" w:bidi="he-IL"/>
    </w:rPr>
  </w:style>
  <w:style w:type="character" w:styleId="HTMLCode">
    <w:name w:val="HTML Code"/>
    <w:basedOn w:val="DefaultParagraphFont"/>
    <w:uiPriority w:val="99"/>
    <w:rsid w:val="00620B90"/>
    <w:rPr>
      <w:rFonts w:ascii="Courier New" w:eastAsia="Times New Roman" w:hAnsi="Courier New" w:cs="Courier New"/>
      <w:sz w:val="20"/>
      <w:szCs w:val="20"/>
    </w:rPr>
  </w:style>
  <w:style w:type="paragraph" w:customStyle="1" w:styleId="pdefinitionrelative">
    <w:name w:val="pdefinitionrelative"/>
    <w:basedOn w:val="Normal"/>
    <w:rsid w:val="00620B90"/>
    <w:pPr>
      <w:spacing w:before="100" w:beforeAutospacing="1" w:after="100" w:afterAutospacing="1"/>
    </w:pPr>
    <w:rPr>
      <w:rFonts w:ascii="Times New Roman" w:hAnsi="Times New Roman"/>
      <w:sz w:val="24"/>
    </w:rPr>
  </w:style>
  <w:style w:type="paragraph" w:customStyle="1" w:styleId="pdefinitionkeywordrelative">
    <w:name w:val="pdefinitionkeywordrelative"/>
    <w:basedOn w:val="Normal"/>
    <w:rsid w:val="00D8236D"/>
    <w:pPr>
      <w:spacing w:before="100" w:beforeAutospacing="1" w:after="100" w:afterAutospacing="1"/>
    </w:pPr>
    <w:rPr>
      <w:rFonts w:ascii="Times New Roman" w:hAnsi="Times New Roman"/>
      <w:sz w:val="24"/>
    </w:rPr>
  </w:style>
  <w:style w:type="paragraph" w:customStyle="1" w:styleId="pbodyrelativepre">
    <w:name w:val="pbodyrelativepre"/>
    <w:basedOn w:val="Normal"/>
    <w:rsid w:val="00D8236D"/>
    <w:pPr>
      <w:spacing w:before="100" w:beforeAutospacing="1" w:after="100" w:afterAutospacing="1"/>
    </w:pPr>
    <w:rPr>
      <w:rFonts w:ascii="Times New Roman" w:hAnsi="Times New Roman"/>
      <w:sz w:val="24"/>
    </w:rPr>
  </w:style>
  <w:style w:type="paragraph" w:customStyle="1" w:styleId="pbody">
    <w:name w:val="pbody"/>
    <w:basedOn w:val="Normal"/>
    <w:rsid w:val="004305C8"/>
    <w:pPr>
      <w:spacing w:before="100" w:beforeAutospacing="1" w:after="100" w:afterAutospacing="1"/>
    </w:pPr>
    <w:rPr>
      <w:rFonts w:ascii="Times New Roman" w:hAnsi="Times New Roman"/>
      <w:sz w:val="24"/>
      <w:lang w:bidi="ar-SA"/>
    </w:rPr>
  </w:style>
  <w:style w:type="paragraph" w:customStyle="1" w:styleId="pdefinitionkeyword">
    <w:name w:val="pdefinitionkeyword"/>
    <w:basedOn w:val="Normal"/>
    <w:rsid w:val="004305C8"/>
    <w:pPr>
      <w:spacing w:before="100" w:beforeAutospacing="1" w:after="100" w:afterAutospacing="1"/>
    </w:pPr>
    <w:rPr>
      <w:rFonts w:ascii="Times New Roman" w:hAnsi="Times New Roman"/>
      <w:sz w:val="24"/>
      <w:lang w:bidi="ar-SA"/>
    </w:rPr>
  </w:style>
  <w:style w:type="paragraph" w:customStyle="1" w:styleId="pdefinition">
    <w:name w:val="pdefinition"/>
    <w:basedOn w:val="Normal"/>
    <w:rsid w:val="004305C8"/>
    <w:pPr>
      <w:spacing w:before="100" w:beforeAutospacing="1" w:after="100" w:afterAutospacing="1"/>
    </w:pPr>
    <w:rPr>
      <w:rFonts w:ascii="Times New Roman" w:hAnsi="Times New Roman"/>
      <w:sz w:val="24"/>
      <w:lang w:bidi="ar-SA"/>
    </w:rPr>
  </w:style>
  <w:style w:type="paragraph" w:styleId="HTMLPreformatted">
    <w:name w:val="HTML Preformatted"/>
    <w:basedOn w:val="Normal"/>
    <w:link w:val="HTMLPreformattedChar"/>
    <w:uiPriority w:val="99"/>
    <w:rsid w:val="004305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lang w:bidi="ar-SA"/>
    </w:rPr>
  </w:style>
  <w:style w:type="character" w:customStyle="1" w:styleId="HTMLPreformattedChar">
    <w:name w:val="HTML Preformatted Char"/>
    <w:basedOn w:val="DefaultParagraphFont"/>
    <w:link w:val="HTMLPreformatted"/>
    <w:uiPriority w:val="99"/>
    <w:rsid w:val="00936AC8"/>
    <w:rPr>
      <w:rFonts w:ascii="Courier New" w:hAnsi="Courier New" w:cs="Courier New"/>
      <w:lang w:eastAsia="en-US" w:bidi="ar-SA"/>
    </w:rPr>
  </w:style>
  <w:style w:type="paragraph" w:customStyle="1" w:styleId="NormalBRSL2">
    <w:name w:val="Normal BRS L2"/>
    <w:basedOn w:val="Normal"/>
    <w:link w:val="NormalBRSL2Char"/>
    <w:rsid w:val="00CE0FDA"/>
    <w:pPr>
      <w:ind w:left="576"/>
    </w:pPr>
    <w:rPr>
      <w:rFonts w:ascii="Arial" w:hAnsi="Arial"/>
      <w:sz w:val="22"/>
      <w:lang w:bidi="ar-SA"/>
    </w:rPr>
  </w:style>
  <w:style w:type="character" w:customStyle="1" w:styleId="NormalBRSL2Char">
    <w:name w:val="Normal BRS L2 Char"/>
    <w:basedOn w:val="DefaultParagraphFont"/>
    <w:link w:val="NormalBRSL2"/>
    <w:rsid w:val="00673C9A"/>
    <w:rPr>
      <w:rFonts w:ascii="Arial" w:hAnsi="Arial"/>
      <w:sz w:val="22"/>
      <w:szCs w:val="24"/>
      <w:lang w:val="en-GB" w:eastAsia="en-US" w:bidi="ar-SA"/>
    </w:rPr>
  </w:style>
  <w:style w:type="paragraph" w:customStyle="1" w:styleId="TableCellChar">
    <w:name w:val="Table Cell Char"/>
    <w:basedOn w:val="Normal"/>
    <w:rsid w:val="006110AE"/>
    <w:pPr>
      <w:spacing w:after="60"/>
    </w:pPr>
    <w:rPr>
      <w:color w:val="000000"/>
      <w:szCs w:val="20"/>
      <w:lang w:bidi="ar-SA"/>
    </w:rPr>
  </w:style>
  <w:style w:type="paragraph" w:styleId="NormalWeb">
    <w:name w:val="Normal (Web)"/>
    <w:basedOn w:val="Normal"/>
    <w:uiPriority w:val="99"/>
    <w:unhideWhenUsed/>
    <w:rsid w:val="00342C15"/>
    <w:pPr>
      <w:spacing w:before="100" w:beforeAutospacing="1" w:after="100" w:afterAutospacing="1"/>
    </w:pPr>
    <w:rPr>
      <w:rFonts w:ascii="Times New Roman" w:hAnsi="Times New Roman"/>
      <w:sz w:val="24"/>
      <w:lang w:eastAsia="ja-JP"/>
    </w:rPr>
  </w:style>
  <w:style w:type="paragraph" w:customStyle="1" w:styleId="Body1">
    <w:name w:val="Body 1"/>
    <w:basedOn w:val="Normal"/>
    <w:link w:val="Body1Char"/>
    <w:qFormat/>
    <w:rsid w:val="00E52D2C"/>
    <w:pPr>
      <w:spacing w:after="120"/>
      <w:ind w:left="567"/>
      <w:jc w:val="both"/>
    </w:pPr>
    <w:rPr>
      <w:rFonts w:ascii="Calibri" w:hAnsi="Calibri"/>
      <w:sz w:val="22"/>
      <w:szCs w:val="20"/>
      <w:lang w:bidi="ar-SA"/>
    </w:rPr>
  </w:style>
  <w:style w:type="character" w:customStyle="1" w:styleId="Body1Char">
    <w:name w:val="Body 1 Char"/>
    <w:basedOn w:val="DefaultParagraphFont"/>
    <w:link w:val="Body1"/>
    <w:rsid w:val="00E52D2C"/>
    <w:rPr>
      <w:rFonts w:ascii="Calibri" w:hAnsi="Calibri"/>
      <w:sz w:val="22"/>
      <w:lang w:val="en-GB" w:eastAsia="en-US" w:bidi="ar-SA"/>
    </w:rPr>
  </w:style>
  <w:style w:type="paragraph" w:styleId="DocumentMap">
    <w:name w:val="Document Map"/>
    <w:basedOn w:val="Normal"/>
    <w:link w:val="DocumentMapChar"/>
    <w:semiHidden/>
    <w:unhideWhenUsed/>
    <w:rsid w:val="00641392"/>
    <w:rPr>
      <w:rFonts w:ascii="Tahoma" w:hAnsi="Tahoma" w:cs="Tahoma"/>
      <w:sz w:val="16"/>
      <w:szCs w:val="16"/>
    </w:rPr>
  </w:style>
  <w:style w:type="character" w:customStyle="1" w:styleId="DocumentMapChar">
    <w:name w:val="Document Map Char"/>
    <w:basedOn w:val="DefaultParagraphFont"/>
    <w:link w:val="DocumentMap"/>
    <w:uiPriority w:val="99"/>
    <w:semiHidden/>
    <w:rsid w:val="00641392"/>
    <w:rPr>
      <w:rFonts w:ascii="Tahoma" w:hAnsi="Tahoma" w:cs="Tahoma"/>
      <w:sz w:val="16"/>
      <w:szCs w:val="16"/>
      <w:lang w:eastAsia="en-US"/>
    </w:rPr>
  </w:style>
  <w:style w:type="paragraph" w:customStyle="1" w:styleId="StyleTableHeadingComplexArialWhiteJustified">
    <w:name w:val="Style Table Heading + (Complex) Arial White Justified"/>
    <w:basedOn w:val="TableHeading"/>
    <w:rsid w:val="0094100E"/>
    <w:pPr>
      <w:spacing w:before="120" w:after="120" w:line="240" w:lineRule="auto"/>
      <w:jc w:val="both"/>
    </w:pPr>
    <w:rPr>
      <w:rFonts w:cs="Arial"/>
    </w:rPr>
  </w:style>
  <w:style w:type="paragraph" w:styleId="ListParagraph">
    <w:name w:val="List Paragraph"/>
    <w:basedOn w:val="Normal"/>
    <w:uiPriority w:val="34"/>
    <w:qFormat/>
    <w:rsid w:val="00052ABA"/>
    <w:pPr>
      <w:ind w:left="720"/>
      <w:contextualSpacing/>
    </w:pPr>
  </w:style>
  <w:style w:type="table" w:styleId="TableGrid">
    <w:name w:val="Table Grid"/>
    <w:basedOn w:val="TableNormal"/>
    <w:uiPriority w:val="59"/>
    <w:rsid w:val="005937D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6E48F6"/>
    <w:rPr>
      <w:rFonts w:ascii="Verdana" w:hAnsi="Verdana"/>
      <w:szCs w:val="24"/>
      <w:lang w:eastAsia="en-US"/>
    </w:rPr>
  </w:style>
  <w:style w:type="character" w:customStyle="1" w:styleId="codechar">
    <w:name w:val="code_char"/>
    <w:basedOn w:val="DefaultParagraphFont"/>
    <w:rsid w:val="00936AC8"/>
  </w:style>
  <w:style w:type="paragraph" w:customStyle="1" w:styleId="Text2">
    <w:name w:val="Text 2"/>
    <w:basedOn w:val="Normal"/>
    <w:rsid w:val="00D6113C"/>
    <w:pPr>
      <w:spacing w:before="240" w:line="264" w:lineRule="auto"/>
      <w:ind w:left="1260"/>
      <w:jc w:val="both"/>
    </w:pPr>
    <w:rPr>
      <w:rFonts w:ascii="Book Antiqua" w:hAnsi="Book Antiqua"/>
      <w:snapToGrid w:val="0"/>
      <w:color w:val="404040" w:themeColor="text1" w:themeTint="BF"/>
      <w:sz w:val="21"/>
      <w:szCs w:val="20"/>
      <w:lang w:bidi="ar-SA"/>
    </w:rPr>
  </w:style>
  <w:style w:type="paragraph" w:styleId="NoSpacing">
    <w:name w:val="No Spacing"/>
    <w:uiPriority w:val="1"/>
    <w:qFormat/>
    <w:rsid w:val="0034627D"/>
    <w:rPr>
      <w:rFonts w:ascii="Verdana" w:hAnsi="Verdana"/>
      <w:szCs w:val="24"/>
      <w:lang w:eastAsia="en-US"/>
    </w:rPr>
  </w:style>
  <w:style w:type="paragraph" w:styleId="Subtitle">
    <w:name w:val="Subtitle"/>
    <w:basedOn w:val="Normal"/>
    <w:next w:val="Normal"/>
    <w:link w:val="SubtitleChar"/>
    <w:uiPriority w:val="11"/>
    <w:qFormat/>
    <w:rsid w:val="00811034"/>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811034"/>
    <w:rPr>
      <w:rFonts w:asciiTheme="minorHAnsi" w:eastAsiaTheme="minorEastAsia" w:hAnsiTheme="minorHAnsi" w:cstheme="minorBidi"/>
      <w:color w:val="5A5A5A" w:themeColor="text1" w:themeTint="A5"/>
      <w:spacing w:val="15"/>
      <w:sz w:val="22"/>
      <w:szCs w:val="22"/>
      <w:lang w:eastAsia="en-US"/>
    </w:rPr>
  </w:style>
  <w:style w:type="character" w:styleId="SubtleEmphasis">
    <w:name w:val="Subtle Emphasis"/>
    <w:basedOn w:val="DefaultParagraphFont"/>
    <w:uiPriority w:val="19"/>
    <w:qFormat/>
    <w:rsid w:val="00811034"/>
    <w:rPr>
      <w:i/>
      <w:iCs/>
      <w:color w:val="404040" w:themeColor="text1" w:themeTint="BF"/>
    </w:rPr>
  </w:style>
  <w:style w:type="character" w:styleId="Emphasis">
    <w:name w:val="Emphasis"/>
    <w:basedOn w:val="DefaultParagraphFont"/>
    <w:uiPriority w:val="20"/>
    <w:qFormat/>
    <w:rsid w:val="00811034"/>
    <w:rPr>
      <w:i/>
      <w:iCs/>
    </w:rPr>
  </w:style>
  <w:style w:type="character" w:styleId="IntenseEmphasis">
    <w:name w:val="Intense Emphasis"/>
    <w:basedOn w:val="DefaultParagraphFont"/>
    <w:uiPriority w:val="21"/>
    <w:qFormat/>
    <w:rsid w:val="00811034"/>
    <w:rPr>
      <w:i/>
      <w:iCs/>
      <w:color w:val="4F81BD" w:themeColor="accent1"/>
    </w:rPr>
  </w:style>
  <w:style w:type="character" w:styleId="Strong">
    <w:name w:val="Strong"/>
    <w:basedOn w:val="DefaultParagraphFont"/>
    <w:uiPriority w:val="22"/>
    <w:qFormat/>
    <w:rsid w:val="00811034"/>
    <w:rPr>
      <w:b/>
      <w:bCs/>
    </w:rPr>
  </w:style>
  <w:style w:type="character" w:styleId="BookTitle">
    <w:name w:val="Book Title"/>
    <w:basedOn w:val="DefaultParagraphFont"/>
    <w:uiPriority w:val="33"/>
    <w:qFormat/>
    <w:rsid w:val="00811034"/>
    <w:rPr>
      <w:b/>
      <w:bCs/>
      <w:i/>
      <w:iCs/>
      <w:spacing w:val="5"/>
    </w:rPr>
  </w:style>
  <w:style w:type="paragraph" w:styleId="EndnoteText">
    <w:name w:val="endnote text"/>
    <w:basedOn w:val="Normal"/>
    <w:link w:val="EndnoteTextChar"/>
    <w:uiPriority w:val="99"/>
    <w:semiHidden/>
    <w:unhideWhenUsed/>
    <w:rsid w:val="00870BBE"/>
    <w:rPr>
      <w:szCs w:val="20"/>
    </w:rPr>
  </w:style>
  <w:style w:type="character" w:customStyle="1" w:styleId="EndnoteTextChar">
    <w:name w:val="Endnote Text Char"/>
    <w:basedOn w:val="DefaultParagraphFont"/>
    <w:link w:val="EndnoteText"/>
    <w:uiPriority w:val="99"/>
    <w:semiHidden/>
    <w:rsid w:val="00870BBE"/>
    <w:rPr>
      <w:rFonts w:ascii="Verdana" w:hAnsi="Verdana"/>
      <w:lang w:eastAsia="en-US"/>
    </w:rPr>
  </w:style>
  <w:style w:type="character" w:styleId="EndnoteReference">
    <w:name w:val="endnote reference"/>
    <w:basedOn w:val="DefaultParagraphFont"/>
    <w:uiPriority w:val="99"/>
    <w:semiHidden/>
    <w:unhideWhenUsed/>
    <w:rsid w:val="00870BBE"/>
    <w:rPr>
      <w:vertAlign w:val="superscript"/>
    </w:rPr>
  </w:style>
  <w:style w:type="paragraph" w:customStyle="1" w:styleId="TableTitles">
    <w:name w:val="Table Titles"/>
    <w:basedOn w:val="Normal"/>
    <w:uiPriority w:val="99"/>
    <w:rsid w:val="008E59A7"/>
    <w:pPr>
      <w:tabs>
        <w:tab w:val="left" w:pos="1995"/>
      </w:tabs>
      <w:spacing w:line="240" w:lineRule="exact"/>
    </w:pPr>
    <w:rPr>
      <w:rFonts w:ascii="Frutiger LT 55 Roman" w:hAnsi="Frutiger LT 55 Roman" w:cs="Arial"/>
      <w:b/>
      <w:color w:val="FFA02F"/>
      <w:lang w:eastAsia="en-GB" w:bidi="ar-SA"/>
    </w:rPr>
  </w:style>
  <w:style w:type="paragraph" w:customStyle="1" w:styleId="SXP">
    <w:name w:val="SXP"/>
    <w:basedOn w:val="Normal"/>
    <w:qFormat/>
    <w:rsid w:val="008E59A7"/>
    <w:pPr>
      <w:spacing w:after="200"/>
    </w:pPr>
    <w:rPr>
      <w:rFonts w:ascii="Courier New" w:eastAsia="MS Mincho" w:hAnsi="Courier New" w:cs="Arial"/>
      <w:b/>
      <w:bCs/>
      <w:color w:val="984806"/>
      <w:sz w:val="18"/>
      <w:szCs w:val="22"/>
      <w:lang w:eastAsia="ja-JP"/>
    </w:rPr>
  </w:style>
  <w:style w:type="paragraph" w:styleId="FootnoteText">
    <w:name w:val="footnote text"/>
    <w:basedOn w:val="Normal"/>
    <w:link w:val="FootnoteTextChar"/>
    <w:rsid w:val="00DB4157"/>
    <w:pPr>
      <w:jc w:val="both"/>
    </w:pPr>
    <w:rPr>
      <w:rFonts w:ascii="Arial" w:hAnsi="Arial"/>
      <w:color w:val="404040" w:themeColor="text1" w:themeTint="BF"/>
      <w:sz w:val="21"/>
      <w:szCs w:val="20"/>
      <w:lang w:bidi="ar-SA"/>
    </w:rPr>
  </w:style>
  <w:style w:type="character" w:customStyle="1" w:styleId="FootnoteTextChar">
    <w:name w:val="Footnote Text Char"/>
    <w:basedOn w:val="DefaultParagraphFont"/>
    <w:link w:val="FootnoteText"/>
    <w:rsid w:val="00DB4157"/>
    <w:rPr>
      <w:rFonts w:ascii="Arial" w:hAnsi="Arial"/>
      <w:color w:val="404040" w:themeColor="text1" w:themeTint="BF"/>
      <w:sz w:val="21"/>
      <w:lang w:eastAsia="en-US" w:bidi="ar-SA"/>
    </w:rPr>
  </w:style>
  <w:style w:type="character" w:styleId="FootnoteReference">
    <w:name w:val="footnote reference"/>
    <w:basedOn w:val="DefaultParagraphFont"/>
    <w:rsid w:val="00DB4157"/>
    <w:rPr>
      <w:rFonts w:ascii="Arial" w:hAnsi="Arial" w:cs="Arial"/>
      <w:vertAlign w:val="superscript"/>
    </w:rPr>
  </w:style>
  <w:style w:type="paragraph" w:styleId="NormalIndent">
    <w:name w:val="Normal Indent"/>
    <w:basedOn w:val="Normal"/>
    <w:link w:val="NormalIndentChar"/>
    <w:rsid w:val="00673C9A"/>
    <w:pPr>
      <w:spacing w:after="120" w:line="264" w:lineRule="auto"/>
      <w:ind w:left="720"/>
      <w:jc w:val="both"/>
    </w:pPr>
    <w:rPr>
      <w:rFonts w:asciiTheme="minorHAnsi" w:hAnsiTheme="minorHAnsi"/>
      <w:color w:val="404040" w:themeColor="text1" w:themeTint="BF"/>
      <w:sz w:val="21"/>
      <w:szCs w:val="20"/>
      <w:lang w:bidi="ar-SA"/>
    </w:rPr>
  </w:style>
  <w:style w:type="character" w:customStyle="1" w:styleId="NormalIndentChar">
    <w:name w:val="Normal Indent Char"/>
    <w:basedOn w:val="DefaultParagraphFont"/>
    <w:link w:val="NormalIndent"/>
    <w:rsid w:val="00673C9A"/>
    <w:rPr>
      <w:rFonts w:asciiTheme="minorHAnsi" w:hAnsiTheme="minorHAnsi"/>
      <w:color w:val="404040" w:themeColor="text1" w:themeTint="BF"/>
      <w:sz w:val="21"/>
      <w:lang w:val="en-GB" w:eastAsia="en-US" w:bidi="ar-SA"/>
    </w:rPr>
  </w:style>
  <w:style w:type="paragraph" w:customStyle="1" w:styleId="Cpoyright">
    <w:name w:val="Cpoyright"/>
    <w:basedOn w:val="Heading4"/>
    <w:rsid w:val="00673C9A"/>
    <w:pPr>
      <w:keepLines/>
      <w:numPr>
        <w:ilvl w:val="0"/>
        <w:numId w:val="0"/>
      </w:numPr>
      <w:spacing w:before="120" w:after="0" w:line="264" w:lineRule="auto"/>
      <w:jc w:val="both"/>
      <w:outlineLvl w:val="9"/>
    </w:pPr>
    <w:rPr>
      <w:rFonts w:ascii="Arial" w:hAnsi="Arial"/>
      <w:color w:val="DF8C1E"/>
      <w:sz w:val="21"/>
      <w:lang w:val="en-US"/>
    </w:rPr>
  </w:style>
  <w:style w:type="paragraph" w:styleId="MessageHeader">
    <w:name w:val="Message Header"/>
    <w:basedOn w:val="Normal"/>
    <w:link w:val="MessageHeaderChar"/>
    <w:rsid w:val="00673C9A"/>
    <w:pPr>
      <w:pBdr>
        <w:top w:val="single" w:sz="6" w:space="1" w:color="auto"/>
        <w:left w:val="single" w:sz="6" w:space="1" w:color="auto"/>
        <w:bottom w:val="single" w:sz="6" w:space="1" w:color="auto"/>
        <w:right w:val="single" w:sz="6" w:space="1" w:color="auto"/>
      </w:pBdr>
      <w:shd w:val="pct20" w:color="auto" w:fill="auto"/>
      <w:spacing w:after="120" w:line="264" w:lineRule="auto"/>
      <w:ind w:left="1080" w:hanging="1080"/>
      <w:jc w:val="both"/>
    </w:pPr>
    <w:rPr>
      <w:rFonts w:ascii="Arial" w:hAnsi="Arial"/>
      <w:color w:val="404040" w:themeColor="text1" w:themeTint="BF"/>
      <w:sz w:val="24"/>
      <w:szCs w:val="20"/>
      <w:lang w:bidi="ar-SA"/>
    </w:rPr>
  </w:style>
  <w:style w:type="character" w:customStyle="1" w:styleId="MessageHeaderChar">
    <w:name w:val="Message Header Char"/>
    <w:basedOn w:val="DefaultParagraphFont"/>
    <w:link w:val="MessageHeader"/>
    <w:rsid w:val="00673C9A"/>
    <w:rPr>
      <w:rFonts w:ascii="Arial" w:hAnsi="Arial"/>
      <w:color w:val="404040" w:themeColor="text1" w:themeTint="BF"/>
      <w:sz w:val="24"/>
      <w:shd w:val="pct20" w:color="auto" w:fill="auto"/>
      <w:lang w:val="en-GB" w:eastAsia="en-US" w:bidi="ar-SA"/>
    </w:rPr>
  </w:style>
  <w:style w:type="paragraph" w:customStyle="1" w:styleId="Code">
    <w:name w:val="Code"/>
    <w:basedOn w:val="BodyText"/>
    <w:rsid w:val="00673C9A"/>
    <w:pPr>
      <w:keepNext/>
      <w:spacing w:before="0" w:after="0" w:line="264" w:lineRule="auto"/>
      <w:ind w:left="1440"/>
    </w:pPr>
    <w:rPr>
      <w:rFonts w:ascii="Courier New" w:hAnsi="Courier New"/>
      <w:color w:val="404040" w:themeColor="text1" w:themeTint="BF"/>
      <w:sz w:val="21"/>
    </w:rPr>
  </w:style>
  <w:style w:type="paragraph" w:customStyle="1" w:styleId="NumberList">
    <w:name w:val="Number List"/>
    <w:basedOn w:val="BodyText"/>
    <w:rsid w:val="00673C9A"/>
    <w:pPr>
      <w:keepNext/>
      <w:spacing w:before="60" w:after="60" w:line="264" w:lineRule="auto"/>
      <w:ind w:left="3240" w:right="446" w:hanging="360"/>
    </w:pPr>
    <w:rPr>
      <w:rFonts w:asciiTheme="minorHAnsi" w:hAnsiTheme="minorHAnsi"/>
      <w:color w:val="404040" w:themeColor="text1" w:themeTint="BF"/>
      <w:sz w:val="21"/>
    </w:rPr>
  </w:style>
  <w:style w:type="paragraph" w:customStyle="1" w:styleId="HeadingBar">
    <w:name w:val="Heading Bar"/>
    <w:basedOn w:val="Normal"/>
    <w:next w:val="Heading3"/>
    <w:rsid w:val="00673C9A"/>
    <w:pPr>
      <w:keepNext/>
      <w:keepLines/>
      <w:shd w:val="solid" w:color="auto" w:fill="auto"/>
      <w:spacing w:before="240" w:after="120" w:line="264" w:lineRule="auto"/>
      <w:ind w:right="7830"/>
      <w:jc w:val="both"/>
    </w:pPr>
    <w:rPr>
      <w:rFonts w:asciiTheme="minorHAnsi" w:hAnsiTheme="minorHAnsi"/>
      <w:color w:val="FFFFFF"/>
      <w:sz w:val="8"/>
      <w:szCs w:val="20"/>
      <w:lang w:bidi="ar-SA"/>
    </w:rPr>
  </w:style>
  <w:style w:type="paragraph" w:customStyle="1" w:styleId="AIMNote">
    <w:name w:val="AIM Note"/>
    <w:basedOn w:val="BodyText"/>
    <w:rsid w:val="00673C9A"/>
    <w:pPr>
      <w:keepNext/>
      <w:pBdr>
        <w:top w:val="single" w:sz="6" w:space="1" w:color="auto" w:shadow="1"/>
        <w:left w:val="single" w:sz="6" w:space="1" w:color="auto" w:shadow="1"/>
        <w:bottom w:val="single" w:sz="6" w:space="1" w:color="auto" w:shadow="1"/>
        <w:right w:val="single" w:sz="6" w:space="1" w:color="auto" w:shadow="1"/>
      </w:pBdr>
      <w:shd w:val="solid" w:color="FFFF00" w:fill="auto"/>
      <w:spacing w:after="0" w:line="264" w:lineRule="auto"/>
      <w:ind w:left="1152" w:right="5040" w:hanging="1152"/>
    </w:pPr>
    <w:rPr>
      <w:rFonts w:asciiTheme="minorHAnsi" w:hAnsiTheme="minorHAnsi"/>
      <w:vanish/>
      <w:color w:val="404040" w:themeColor="text1" w:themeTint="BF"/>
      <w:sz w:val="21"/>
    </w:rPr>
  </w:style>
  <w:style w:type="paragraph" w:styleId="List">
    <w:name w:val="List"/>
    <w:basedOn w:val="Normal"/>
    <w:rsid w:val="00673C9A"/>
    <w:pPr>
      <w:spacing w:after="120" w:line="264" w:lineRule="auto"/>
      <w:ind w:left="360" w:hanging="360"/>
      <w:jc w:val="both"/>
    </w:pPr>
    <w:rPr>
      <w:rFonts w:asciiTheme="minorHAnsi" w:hAnsiTheme="minorHAnsi"/>
      <w:color w:val="404040" w:themeColor="text1" w:themeTint="BF"/>
      <w:sz w:val="21"/>
      <w:szCs w:val="20"/>
      <w:lang w:bidi="ar-SA"/>
    </w:rPr>
  </w:style>
  <w:style w:type="paragraph" w:styleId="List2">
    <w:name w:val="List 2"/>
    <w:basedOn w:val="Normal"/>
    <w:rsid w:val="00673C9A"/>
    <w:pPr>
      <w:spacing w:after="120" w:line="264" w:lineRule="auto"/>
      <w:ind w:left="720" w:hanging="360"/>
      <w:jc w:val="both"/>
    </w:pPr>
    <w:rPr>
      <w:rFonts w:asciiTheme="minorHAnsi" w:hAnsiTheme="minorHAnsi"/>
      <w:color w:val="404040" w:themeColor="text1" w:themeTint="BF"/>
      <w:sz w:val="21"/>
      <w:szCs w:val="20"/>
      <w:lang w:bidi="ar-SA"/>
    </w:rPr>
  </w:style>
  <w:style w:type="paragraph" w:styleId="List3">
    <w:name w:val="List 3"/>
    <w:basedOn w:val="Normal"/>
    <w:rsid w:val="00673C9A"/>
    <w:pPr>
      <w:spacing w:after="120" w:line="264" w:lineRule="auto"/>
      <w:ind w:left="1080" w:hanging="360"/>
      <w:jc w:val="both"/>
    </w:pPr>
    <w:rPr>
      <w:rFonts w:asciiTheme="minorHAnsi" w:hAnsiTheme="minorHAnsi"/>
      <w:color w:val="404040" w:themeColor="text1" w:themeTint="BF"/>
      <w:sz w:val="21"/>
      <w:szCs w:val="20"/>
      <w:lang w:bidi="ar-SA"/>
    </w:rPr>
  </w:style>
  <w:style w:type="paragraph" w:customStyle="1" w:styleId="bulletindent">
    <w:name w:val="bullet indent"/>
    <w:basedOn w:val="Normal"/>
    <w:rsid w:val="00673C9A"/>
    <w:pPr>
      <w:tabs>
        <w:tab w:val="left" w:pos="3060"/>
        <w:tab w:val="left" w:pos="3240"/>
        <w:tab w:val="left" w:pos="3870"/>
      </w:tabs>
      <w:spacing w:before="40"/>
      <w:ind w:left="2767" w:hanging="425"/>
      <w:jc w:val="both"/>
    </w:pPr>
    <w:rPr>
      <w:rFonts w:asciiTheme="minorHAnsi" w:hAnsiTheme="minorHAnsi"/>
      <w:color w:val="404040" w:themeColor="text1" w:themeTint="BF"/>
      <w:sz w:val="21"/>
      <w:szCs w:val="20"/>
      <w:lang w:bidi="ar-SA"/>
    </w:rPr>
  </w:style>
  <w:style w:type="paragraph" w:customStyle="1" w:styleId="bullet">
    <w:name w:val="bullet"/>
    <w:basedOn w:val="List"/>
    <w:rsid w:val="00673C9A"/>
    <w:pPr>
      <w:tabs>
        <w:tab w:val="left" w:pos="3060"/>
        <w:tab w:val="left" w:pos="3240"/>
        <w:tab w:val="left" w:pos="3870"/>
      </w:tabs>
      <w:spacing w:line="240" w:lineRule="auto"/>
      <w:ind w:left="2345"/>
    </w:pPr>
    <w:rPr>
      <w:rFonts w:ascii="CG Times (W1)" w:hAnsi="CG Times (W1)"/>
    </w:rPr>
  </w:style>
  <w:style w:type="paragraph" w:customStyle="1" w:styleId="Body">
    <w:name w:val="Body"/>
    <w:basedOn w:val="Normal"/>
    <w:rsid w:val="00673C9A"/>
    <w:pPr>
      <w:spacing w:after="120"/>
      <w:ind w:left="1985"/>
      <w:jc w:val="both"/>
    </w:pPr>
    <w:rPr>
      <w:rFonts w:asciiTheme="minorHAnsi" w:hAnsiTheme="minorHAnsi"/>
      <w:color w:val="404040" w:themeColor="text1" w:themeTint="BF"/>
      <w:sz w:val="21"/>
      <w:szCs w:val="20"/>
      <w:lang w:bidi="ar-SA"/>
    </w:rPr>
  </w:style>
  <w:style w:type="paragraph" w:customStyle="1" w:styleId="BodyTextIndent30">
    <w:name w:val="Body Text Indent3"/>
    <w:basedOn w:val="Normal"/>
    <w:rsid w:val="00673C9A"/>
    <w:pPr>
      <w:widowControl w:val="0"/>
      <w:spacing w:before="120"/>
      <w:ind w:left="432"/>
      <w:jc w:val="both"/>
    </w:pPr>
    <w:rPr>
      <w:rFonts w:asciiTheme="minorHAnsi" w:hAnsiTheme="minorHAnsi"/>
      <w:color w:val="404040" w:themeColor="text1" w:themeTint="BF"/>
      <w:sz w:val="21"/>
      <w:szCs w:val="20"/>
      <w:lang w:bidi="ar-SA"/>
    </w:rPr>
  </w:style>
  <w:style w:type="paragraph" w:customStyle="1" w:styleId="Picture">
    <w:name w:val="Picture"/>
    <w:basedOn w:val="Normal"/>
    <w:next w:val="Normal"/>
    <w:rsid w:val="00673C9A"/>
    <w:pPr>
      <w:numPr>
        <w:ilvl w:val="12"/>
      </w:numPr>
      <w:spacing w:before="80"/>
      <w:ind w:left="2340"/>
      <w:jc w:val="both"/>
    </w:pPr>
    <w:rPr>
      <w:rFonts w:asciiTheme="minorHAnsi" w:hAnsiTheme="minorHAnsi"/>
      <w:color w:val="404040" w:themeColor="text1" w:themeTint="BF"/>
      <w:sz w:val="21"/>
      <w:szCs w:val="20"/>
      <w:lang w:bidi="ar-SA"/>
    </w:rPr>
  </w:style>
  <w:style w:type="paragraph" w:styleId="z-BottomofForm">
    <w:name w:val="HTML Bottom of Form"/>
    <w:next w:val="Normal"/>
    <w:link w:val="z-BottomofFormChar"/>
    <w:hidden/>
    <w:rsid w:val="00673C9A"/>
    <w:pPr>
      <w:pBdr>
        <w:top w:val="double" w:sz="2" w:space="0" w:color="000000"/>
      </w:pBdr>
      <w:jc w:val="center"/>
    </w:pPr>
    <w:rPr>
      <w:rFonts w:ascii="Arial" w:hAnsi="Arial"/>
      <w:snapToGrid w:val="0"/>
      <w:vanish/>
      <w:sz w:val="16"/>
      <w:lang w:eastAsia="en-US" w:bidi="ar-SA"/>
    </w:rPr>
  </w:style>
  <w:style w:type="character" w:customStyle="1" w:styleId="z-BottomofFormChar">
    <w:name w:val="z-Bottom of Form Char"/>
    <w:basedOn w:val="DefaultParagraphFont"/>
    <w:link w:val="z-BottomofForm"/>
    <w:rsid w:val="00673C9A"/>
    <w:rPr>
      <w:rFonts w:ascii="Arial" w:hAnsi="Arial"/>
      <w:snapToGrid w:val="0"/>
      <w:vanish/>
      <w:sz w:val="16"/>
      <w:lang w:eastAsia="en-US" w:bidi="ar-SA"/>
    </w:rPr>
  </w:style>
  <w:style w:type="paragraph" w:styleId="z-TopofForm">
    <w:name w:val="HTML Top of Form"/>
    <w:next w:val="Normal"/>
    <w:link w:val="z-TopofFormChar"/>
    <w:hidden/>
    <w:rsid w:val="00673C9A"/>
    <w:pPr>
      <w:pBdr>
        <w:bottom w:val="double" w:sz="2" w:space="0" w:color="000000"/>
      </w:pBdr>
      <w:jc w:val="center"/>
    </w:pPr>
    <w:rPr>
      <w:rFonts w:ascii="Arial" w:hAnsi="Arial"/>
      <w:snapToGrid w:val="0"/>
      <w:vanish/>
      <w:sz w:val="16"/>
      <w:lang w:eastAsia="en-US" w:bidi="ar-SA"/>
    </w:rPr>
  </w:style>
  <w:style w:type="character" w:customStyle="1" w:styleId="z-TopofFormChar">
    <w:name w:val="z-Top of Form Char"/>
    <w:basedOn w:val="DefaultParagraphFont"/>
    <w:link w:val="z-TopofForm"/>
    <w:rsid w:val="00673C9A"/>
    <w:rPr>
      <w:rFonts w:ascii="Arial" w:hAnsi="Arial"/>
      <w:snapToGrid w:val="0"/>
      <w:vanish/>
      <w:sz w:val="16"/>
      <w:lang w:eastAsia="en-US" w:bidi="ar-SA"/>
    </w:rPr>
  </w:style>
  <w:style w:type="character" w:customStyle="1" w:styleId="definechar">
    <w:name w:val="define char"/>
    <w:basedOn w:val="DefaultParagraphFont"/>
    <w:rsid w:val="00673C9A"/>
    <w:rPr>
      <w:i/>
    </w:rPr>
  </w:style>
  <w:style w:type="paragraph" w:customStyle="1" w:styleId="textbody">
    <w:name w:val="text body"/>
    <w:basedOn w:val="Heading2"/>
    <w:rsid w:val="00673C9A"/>
    <w:pPr>
      <w:spacing w:before="120" w:line="264" w:lineRule="auto"/>
      <w:jc w:val="both"/>
    </w:pPr>
    <w:rPr>
      <w:rFonts w:ascii="Arial" w:hAnsi="Arial"/>
      <w:b w:val="0"/>
      <w:color w:val="4F81BD" w:themeColor="accent1"/>
      <w:sz w:val="26"/>
    </w:rPr>
  </w:style>
  <w:style w:type="paragraph" w:customStyle="1" w:styleId="bodytexst">
    <w:name w:val="body texst"/>
    <w:basedOn w:val="textbody"/>
    <w:rsid w:val="00673C9A"/>
    <w:rPr>
      <w:b/>
    </w:rPr>
  </w:style>
  <w:style w:type="paragraph" w:customStyle="1" w:styleId="Normal2">
    <w:name w:val="Normal 2"/>
    <w:basedOn w:val="Normal"/>
    <w:rsid w:val="00673C9A"/>
    <w:pPr>
      <w:tabs>
        <w:tab w:val="left" w:pos="720"/>
      </w:tabs>
      <w:spacing w:after="120"/>
      <w:ind w:left="360"/>
      <w:jc w:val="both"/>
    </w:pPr>
    <w:rPr>
      <w:rFonts w:asciiTheme="minorHAnsi" w:hAnsiTheme="minorHAnsi"/>
      <w:color w:val="404040" w:themeColor="text1" w:themeTint="BF"/>
      <w:sz w:val="21"/>
      <w:szCs w:val="20"/>
      <w:lang w:bidi="ar-SA"/>
    </w:rPr>
  </w:style>
  <w:style w:type="paragraph" w:customStyle="1" w:styleId="TableHead">
    <w:name w:val="Table Head"/>
    <w:basedOn w:val="TableCellChar"/>
    <w:next w:val="TableCellChar"/>
    <w:rsid w:val="00673C9A"/>
    <w:pPr>
      <w:spacing w:before="60"/>
      <w:jc w:val="both"/>
    </w:pPr>
    <w:rPr>
      <w:rFonts w:asciiTheme="minorHAnsi" w:hAnsiTheme="minorHAnsi"/>
      <w:b/>
      <w:color w:val="FFFFFF"/>
      <w:sz w:val="21"/>
    </w:rPr>
  </w:style>
  <w:style w:type="paragraph" w:customStyle="1" w:styleId="BodyText1Bullet">
    <w:name w:val="Body Text 1 Bullet"/>
    <w:basedOn w:val="Normal"/>
    <w:rsid w:val="00673C9A"/>
    <w:pPr>
      <w:tabs>
        <w:tab w:val="num" w:pos="360"/>
      </w:tabs>
      <w:spacing w:line="264" w:lineRule="auto"/>
      <w:ind w:left="360" w:hanging="360"/>
      <w:jc w:val="both"/>
    </w:pPr>
    <w:rPr>
      <w:rFonts w:ascii="Book Antiqua" w:hAnsi="Book Antiqua"/>
      <w:color w:val="404040" w:themeColor="text1" w:themeTint="BF"/>
      <w:sz w:val="21"/>
      <w:szCs w:val="20"/>
      <w:lang w:bidi="ar-SA"/>
    </w:rPr>
  </w:style>
  <w:style w:type="paragraph" w:customStyle="1" w:styleId="n">
    <w:name w:val="n"/>
    <w:basedOn w:val="BodyText"/>
    <w:rsid w:val="00673C9A"/>
    <w:pPr>
      <w:keepNext/>
      <w:tabs>
        <w:tab w:val="num" w:pos="720"/>
      </w:tabs>
      <w:spacing w:before="0" w:after="0" w:line="264" w:lineRule="auto"/>
      <w:ind w:left="630" w:hanging="360"/>
    </w:pPr>
    <w:rPr>
      <w:rFonts w:asciiTheme="minorHAnsi" w:hAnsiTheme="minorHAnsi"/>
      <w:color w:val="404040" w:themeColor="text1" w:themeTint="BF"/>
      <w:sz w:val="21"/>
    </w:rPr>
  </w:style>
  <w:style w:type="paragraph" w:customStyle="1" w:styleId="BodyText4">
    <w:name w:val="Body Text 4"/>
    <w:basedOn w:val="BodyText"/>
    <w:rsid w:val="00673C9A"/>
    <w:pPr>
      <w:keepNext/>
      <w:spacing w:before="0" w:after="0" w:line="264" w:lineRule="auto"/>
      <w:ind w:left="990"/>
    </w:pPr>
    <w:rPr>
      <w:rFonts w:asciiTheme="minorHAnsi" w:hAnsiTheme="minorHAnsi"/>
      <w:color w:val="404040" w:themeColor="text1" w:themeTint="BF"/>
      <w:sz w:val="21"/>
    </w:rPr>
  </w:style>
  <w:style w:type="character" w:customStyle="1" w:styleId="TableCellCharChar">
    <w:name w:val="Table Cell Char Char"/>
    <w:basedOn w:val="DefaultParagraphFont"/>
    <w:rsid w:val="00673C9A"/>
    <w:rPr>
      <w:rFonts w:ascii="Arial" w:hAnsi="Arial"/>
      <w:color w:val="000000"/>
      <w:lang w:val="en-US" w:eastAsia="en-US" w:bidi="ar-SA"/>
    </w:rPr>
  </w:style>
  <w:style w:type="character" w:customStyle="1" w:styleId="Level2-aChar">
    <w:name w:val="Level 2 - (a) Char"/>
    <w:basedOn w:val="DefaultParagraphFont"/>
    <w:rsid w:val="00673C9A"/>
    <w:rPr>
      <w:rFonts w:ascii="Arial" w:hAnsi="Arial"/>
      <w:b/>
      <w:i/>
      <w:sz w:val="24"/>
      <w:lang w:val="en-GB" w:eastAsia="en-US" w:bidi="ar-SA"/>
    </w:rPr>
  </w:style>
  <w:style w:type="paragraph" w:customStyle="1" w:styleId="Style1">
    <w:name w:val="Style1"/>
    <w:basedOn w:val="Header"/>
    <w:rsid w:val="00673C9A"/>
    <w:pPr>
      <w:pBdr>
        <w:bottom w:val="single" w:sz="4" w:space="1" w:color="auto"/>
      </w:pBdr>
      <w:spacing w:line="264" w:lineRule="auto"/>
      <w:jc w:val="both"/>
    </w:pPr>
    <w:rPr>
      <w:rFonts w:asciiTheme="minorHAnsi" w:hAnsiTheme="minorHAnsi" w:cs="Arial"/>
      <w:i/>
      <w:color w:val="404040" w:themeColor="text1" w:themeTint="BF"/>
      <w:sz w:val="18"/>
    </w:rPr>
  </w:style>
  <w:style w:type="paragraph" w:customStyle="1" w:styleId="StyleTableHeaderComplexArialComplexBold">
    <w:name w:val="Style TableHeader + (Complex) Arial (Complex) Bold"/>
    <w:basedOn w:val="TableHeader"/>
    <w:rsid w:val="00673C9A"/>
    <w:pPr>
      <w:spacing w:line="264" w:lineRule="auto"/>
      <w:jc w:val="both"/>
    </w:pPr>
    <w:rPr>
      <w:rFonts w:ascii="Verdana" w:hAnsi="Verdana" w:cs="Arial"/>
      <w:bCs/>
      <w:color w:val="404040" w:themeColor="text1" w:themeTint="BF"/>
      <w:sz w:val="21"/>
    </w:rPr>
  </w:style>
  <w:style w:type="paragraph" w:customStyle="1" w:styleId="StyleHeading1Heading1Level1H1-Heading1h1Header1l1Legal">
    <w:name w:val="Style Heading 1Heading1Level  1H1-Heading 1h1Header 1l1Legal..."/>
    <w:basedOn w:val="Heading1"/>
    <w:rsid w:val="00673C9A"/>
    <w:pPr>
      <w:tabs>
        <w:tab w:val="left" w:pos="720"/>
      </w:tabs>
      <w:spacing w:before="120" w:line="264" w:lineRule="auto"/>
      <w:jc w:val="both"/>
    </w:pPr>
    <w:rPr>
      <w:rFonts w:ascii="Arial" w:hAnsi="Arial" w:cs="Arial"/>
      <w:color w:val="1F497D" w:themeColor="text2"/>
    </w:rPr>
  </w:style>
  <w:style w:type="paragraph" w:customStyle="1" w:styleId="StyleBodyText1BulletLatinArialComplexArialLatin">
    <w:name w:val="Style Body Text 1 Bullet + (Latin) Arial (Complex) Arial (Latin) ..."/>
    <w:basedOn w:val="BodyText1Bullet"/>
    <w:rsid w:val="00673C9A"/>
    <w:pPr>
      <w:ind w:left="0" w:firstLine="0"/>
    </w:pPr>
    <w:rPr>
      <w:rFonts w:ascii="Verdana" w:hAnsi="Verdana" w:cs="Arial"/>
      <w:b/>
      <w:color w:val="FFFFFF"/>
    </w:rPr>
  </w:style>
  <w:style w:type="character" w:customStyle="1" w:styleId="BodyTextIndentChar1">
    <w:name w:val="Body Text Indent Char1"/>
    <w:basedOn w:val="DefaultParagraphFont"/>
    <w:rsid w:val="00673C9A"/>
    <w:rPr>
      <w:rFonts w:ascii="Verdana" w:hAnsi="Verdana" w:cs="Arial"/>
      <w:lang w:val="en-GB" w:eastAsia="en-US" w:bidi="ar-SA"/>
    </w:rPr>
  </w:style>
  <w:style w:type="paragraph" w:customStyle="1" w:styleId="BodyText1">
    <w:name w:val="Body Text 1"/>
    <w:basedOn w:val="BodyTextIndent"/>
    <w:rsid w:val="00673C9A"/>
    <w:pPr>
      <w:tabs>
        <w:tab w:val="num" w:pos="720"/>
      </w:tabs>
      <w:spacing w:line="264" w:lineRule="auto"/>
      <w:ind w:left="630"/>
      <w:jc w:val="both"/>
    </w:pPr>
    <w:rPr>
      <w:rFonts w:asciiTheme="minorHAnsi" w:hAnsiTheme="minorHAnsi" w:cs="Arial"/>
      <w:color w:val="404040" w:themeColor="text1" w:themeTint="BF"/>
      <w:sz w:val="21"/>
    </w:rPr>
  </w:style>
  <w:style w:type="paragraph" w:customStyle="1" w:styleId="StyleHeading4Heading4h4H4heading4H4-Heading4l4heading4a">
    <w:name w:val="Style Heading 4Heading4h4H4heading 4H4-Heading 4l4heading4a..."/>
    <w:basedOn w:val="Heading4"/>
    <w:rsid w:val="00673C9A"/>
    <w:pPr>
      <w:tabs>
        <w:tab w:val="clear" w:pos="864"/>
        <w:tab w:val="num" w:pos="1674"/>
      </w:tabs>
      <w:spacing w:before="120" w:line="264" w:lineRule="auto"/>
      <w:ind w:left="1674"/>
      <w:jc w:val="both"/>
    </w:pPr>
    <w:rPr>
      <w:rFonts w:ascii="Arial" w:hAnsi="Arial"/>
      <w:iCs/>
      <w:color w:val="DF8C1E"/>
      <w:sz w:val="21"/>
      <w:szCs w:val="22"/>
    </w:rPr>
  </w:style>
  <w:style w:type="paragraph" w:customStyle="1" w:styleId="StyleBefore05">
    <w:name w:val="Style Before:  0.5&quot;"/>
    <w:basedOn w:val="Normal"/>
    <w:rsid w:val="00673C9A"/>
    <w:pPr>
      <w:spacing w:after="120" w:line="264" w:lineRule="auto"/>
      <w:ind w:left="720"/>
      <w:jc w:val="both"/>
    </w:pPr>
    <w:rPr>
      <w:rFonts w:asciiTheme="minorHAnsi" w:hAnsiTheme="minorHAnsi"/>
      <w:color w:val="404040" w:themeColor="text1" w:themeTint="BF"/>
      <w:sz w:val="21"/>
      <w:szCs w:val="20"/>
      <w:lang w:bidi="ar-SA"/>
    </w:rPr>
  </w:style>
  <w:style w:type="paragraph" w:customStyle="1" w:styleId="BodyText5">
    <w:name w:val="Body Text 5"/>
    <w:basedOn w:val="Normal"/>
    <w:rsid w:val="00673C9A"/>
    <w:pPr>
      <w:spacing w:before="120" w:line="264" w:lineRule="auto"/>
      <w:ind w:left="1170"/>
      <w:jc w:val="both"/>
    </w:pPr>
    <w:rPr>
      <w:rFonts w:asciiTheme="minorHAnsi" w:hAnsiTheme="minorHAnsi"/>
      <w:color w:val="404040" w:themeColor="text1" w:themeTint="BF"/>
      <w:sz w:val="21"/>
      <w:szCs w:val="20"/>
      <w:lang w:val="en-US" w:bidi="ar-SA"/>
    </w:rPr>
  </w:style>
  <w:style w:type="paragraph" w:customStyle="1" w:styleId="NormalBRSL3">
    <w:name w:val="Normal BRS L3"/>
    <w:basedOn w:val="Normal"/>
    <w:rsid w:val="00673C9A"/>
    <w:pPr>
      <w:ind w:left="864"/>
      <w:jc w:val="both"/>
    </w:pPr>
    <w:rPr>
      <w:rFonts w:ascii="Arial" w:hAnsi="Arial"/>
      <w:color w:val="404040" w:themeColor="text1" w:themeTint="BF"/>
      <w:sz w:val="22"/>
      <w:lang w:val="en-US" w:bidi="ar-SA"/>
    </w:rPr>
  </w:style>
  <w:style w:type="paragraph" w:customStyle="1" w:styleId="StyleHeading3HeadSmallHeading3h331l3H3H3-Heading3l33">
    <w:name w:val="Style Heading 3HeadSmallHeading3h331.l3H3H3-Heading 3l3.3..."/>
    <w:basedOn w:val="Heading3"/>
    <w:rsid w:val="00673C9A"/>
    <w:pPr>
      <w:numPr>
        <w:numId w:val="0"/>
      </w:numPr>
      <w:spacing w:after="60" w:line="264" w:lineRule="auto"/>
      <w:ind w:left="720" w:hanging="720"/>
      <w:jc w:val="both"/>
    </w:pPr>
    <w:rPr>
      <w:rFonts w:ascii="Arial" w:hAnsi="Arial"/>
      <w:bCs/>
      <w:color w:val="404040" w:themeColor="text1" w:themeTint="BF"/>
      <w:sz w:val="21"/>
    </w:rPr>
  </w:style>
  <w:style w:type="paragraph" w:customStyle="1" w:styleId="StyleComplexArialBefore04">
    <w:name w:val="Style (Complex) Arial Before:  0.4&quot;"/>
    <w:basedOn w:val="Normal"/>
    <w:rsid w:val="00673C9A"/>
    <w:pPr>
      <w:spacing w:after="120" w:line="264" w:lineRule="auto"/>
      <w:ind w:left="576"/>
      <w:jc w:val="both"/>
    </w:pPr>
    <w:rPr>
      <w:rFonts w:ascii="Arial" w:hAnsi="Arial" w:cs="Arial"/>
      <w:color w:val="404040" w:themeColor="text1" w:themeTint="BF"/>
      <w:sz w:val="21"/>
      <w:szCs w:val="20"/>
      <w:lang w:bidi="ar-SA"/>
    </w:rPr>
  </w:style>
  <w:style w:type="character" w:customStyle="1" w:styleId="hcp1">
    <w:name w:val="hcp1"/>
    <w:basedOn w:val="DefaultParagraphFont"/>
    <w:rsid w:val="00673C9A"/>
    <w:rPr>
      <w:rFonts w:ascii="Symbol" w:hAnsi="Symbol" w:hint="default"/>
    </w:rPr>
  </w:style>
  <w:style w:type="character" w:customStyle="1" w:styleId="hcp2">
    <w:name w:val="hcp2"/>
    <w:basedOn w:val="DefaultParagraphFont"/>
    <w:rsid w:val="00673C9A"/>
    <w:rPr>
      <w:rFonts w:ascii="Times New Roman" w:hAnsi="Times New Roman" w:cs="Times New Roman" w:hint="default"/>
      <w:sz w:val="14"/>
      <w:szCs w:val="14"/>
    </w:rPr>
  </w:style>
  <w:style w:type="paragraph" w:customStyle="1" w:styleId="bodytext0">
    <w:name w:val="bodytext"/>
    <w:basedOn w:val="Normal"/>
    <w:rsid w:val="00673C9A"/>
    <w:pPr>
      <w:spacing w:before="100" w:beforeAutospacing="1" w:after="100" w:afterAutospacing="1"/>
      <w:jc w:val="both"/>
    </w:pPr>
    <w:rPr>
      <w:rFonts w:ascii="Times New Roman" w:hAnsi="Times New Roman"/>
      <w:color w:val="404040" w:themeColor="text1" w:themeTint="BF"/>
      <w:sz w:val="24"/>
      <w:lang w:val="en-US"/>
    </w:rPr>
  </w:style>
  <w:style w:type="paragraph" w:customStyle="1" w:styleId="listbullet0">
    <w:name w:val="listbullet"/>
    <w:basedOn w:val="Normal"/>
    <w:rsid w:val="00673C9A"/>
    <w:pPr>
      <w:spacing w:before="100" w:beforeAutospacing="1" w:after="100" w:afterAutospacing="1"/>
      <w:jc w:val="both"/>
    </w:pPr>
    <w:rPr>
      <w:rFonts w:ascii="Times New Roman" w:hAnsi="Times New Roman"/>
      <w:color w:val="404040" w:themeColor="text1" w:themeTint="BF"/>
      <w:sz w:val="24"/>
      <w:lang w:val="en-US"/>
    </w:rPr>
  </w:style>
  <w:style w:type="paragraph" w:customStyle="1" w:styleId="TableTextPattern">
    <w:name w:val="Table Text + Pattern:"/>
    <w:basedOn w:val="TableText"/>
    <w:rsid w:val="00673C9A"/>
    <w:pPr>
      <w:spacing w:after="120" w:line="240" w:lineRule="auto"/>
      <w:jc w:val="both"/>
    </w:pPr>
    <w:rPr>
      <w:rFonts w:asciiTheme="minorHAnsi" w:hAnsiTheme="minorHAnsi"/>
      <w:color w:val="404040" w:themeColor="text1" w:themeTint="BF"/>
      <w:sz w:val="21"/>
      <w:shd w:val="clear" w:color="auto" w:fill="FFFF00"/>
    </w:rPr>
  </w:style>
  <w:style w:type="paragraph" w:customStyle="1" w:styleId="BRSTOCNormal">
    <w:name w:val="BRS TOC Normal"/>
    <w:basedOn w:val="Normal"/>
    <w:rsid w:val="00673C9A"/>
    <w:pPr>
      <w:ind w:left="144"/>
      <w:jc w:val="both"/>
    </w:pPr>
    <w:rPr>
      <w:rFonts w:ascii="Arial" w:hAnsi="Arial"/>
      <w:i/>
      <w:color w:val="404040" w:themeColor="text1" w:themeTint="BF"/>
      <w:sz w:val="28"/>
      <w:szCs w:val="36"/>
      <w:lang w:val="en-US" w:bidi="ar-SA"/>
    </w:rPr>
  </w:style>
  <w:style w:type="paragraph" w:customStyle="1" w:styleId="BRSListL2">
    <w:name w:val="BRS List L2"/>
    <w:basedOn w:val="NormalBRSL2"/>
    <w:rsid w:val="00673C9A"/>
    <w:pPr>
      <w:numPr>
        <w:numId w:val="175"/>
      </w:numPr>
      <w:spacing w:line="276" w:lineRule="auto"/>
      <w:jc w:val="both"/>
    </w:pPr>
    <w:rPr>
      <w:rFonts w:asciiTheme="minorHAnsi" w:hAnsiTheme="minorHAnsi"/>
      <w:color w:val="404040" w:themeColor="text1" w:themeTint="BF"/>
      <w:sz w:val="21"/>
      <w:lang w:val="en-US"/>
    </w:rPr>
  </w:style>
  <w:style w:type="paragraph" w:customStyle="1" w:styleId="StyleBodyText5ComplexArial">
    <w:name w:val="Style Body Text 5 + (Complex) Arial"/>
    <w:basedOn w:val="BodyText5"/>
    <w:rsid w:val="00673C9A"/>
    <w:rPr>
      <w:rFonts w:cs="Arial"/>
    </w:rPr>
  </w:style>
  <w:style w:type="paragraph" w:styleId="Index6">
    <w:name w:val="index 6"/>
    <w:basedOn w:val="Normal"/>
    <w:next w:val="Normal"/>
    <w:rsid w:val="00673C9A"/>
    <w:pPr>
      <w:tabs>
        <w:tab w:val="left" w:pos="284"/>
        <w:tab w:val="left" w:pos="2268"/>
        <w:tab w:val="right" w:pos="3041"/>
      </w:tabs>
      <w:spacing w:before="120" w:after="120"/>
      <w:ind w:left="1200" w:hanging="200"/>
      <w:jc w:val="both"/>
    </w:pPr>
    <w:rPr>
      <w:rFonts w:ascii="Times New Roman" w:hAnsi="Times New Roman"/>
      <w:color w:val="404040" w:themeColor="text1" w:themeTint="BF"/>
      <w:sz w:val="18"/>
      <w:szCs w:val="20"/>
      <w:lang w:val="en-US" w:bidi="ar-SA"/>
    </w:rPr>
  </w:style>
  <w:style w:type="paragraph" w:customStyle="1" w:styleId="table">
    <w:name w:val="table"/>
    <w:basedOn w:val="Normal"/>
    <w:rsid w:val="00673C9A"/>
    <w:pPr>
      <w:tabs>
        <w:tab w:val="left" w:pos="284"/>
        <w:tab w:val="left" w:pos="567"/>
      </w:tabs>
      <w:spacing w:before="60" w:after="60" w:line="240" w:lineRule="exact"/>
      <w:jc w:val="both"/>
    </w:pPr>
    <w:rPr>
      <w:rFonts w:ascii="Arial Narrow" w:hAnsi="Arial Narrow"/>
      <w:color w:val="404040" w:themeColor="text1" w:themeTint="BF"/>
      <w:sz w:val="21"/>
      <w:szCs w:val="20"/>
      <w:lang w:val="en-US" w:bidi="ar-SA"/>
    </w:rPr>
  </w:style>
  <w:style w:type="paragraph" w:customStyle="1" w:styleId="list-bullet2">
    <w:name w:val="list-bullet2"/>
    <w:basedOn w:val="Normal"/>
    <w:rsid w:val="00673C9A"/>
    <w:pPr>
      <w:spacing w:before="100" w:beforeAutospacing="1" w:after="100" w:afterAutospacing="1"/>
      <w:jc w:val="both"/>
    </w:pPr>
    <w:rPr>
      <w:rFonts w:ascii="Times New Roman" w:hAnsi="Times New Roman"/>
      <w:color w:val="404040" w:themeColor="text1" w:themeTint="BF"/>
      <w:sz w:val="24"/>
      <w:lang w:val="en-US" w:eastAsia="ja-JP"/>
    </w:rPr>
  </w:style>
  <w:style w:type="paragraph" w:styleId="Title">
    <w:name w:val="Title"/>
    <w:basedOn w:val="Normal"/>
    <w:next w:val="Normal"/>
    <w:link w:val="TitleChar"/>
    <w:uiPriority w:val="10"/>
    <w:qFormat/>
    <w:rsid w:val="00673C9A"/>
    <w:pPr>
      <w:pBdr>
        <w:bottom w:val="single" w:sz="8" w:space="4" w:color="4F81BD" w:themeColor="accent1"/>
      </w:pBdr>
      <w:spacing w:after="300"/>
      <w:contextualSpacing/>
      <w:jc w:val="right"/>
    </w:pPr>
    <w:rPr>
      <w:rFonts w:asciiTheme="minorHAnsi" w:eastAsiaTheme="majorEastAsia" w:hAnsiTheme="minorHAnsi" w:cstheme="majorBidi"/>
      <w:b/>
      <w:color w:val="0F243E" w:themeColor="text2" w:themeShade="80"/>
      <w:spacing w:val="5"/>
      <w:kern w:val="28"/>
      <w:sz w:val="72"/>
      <w:szCs w:val="52"/>
      <w:lang w:bidi="ar-SA"/>
    </w:rPr>
  </w:style>
  <w:style w:type="character" w:customStyle="1" w:styleId="TitleChar">
    <w:name w:val="Title Char"/>
    <w:basedOn w:val="DefaultParagraphFont"/>
    <w:link w:val="Title"/>
    <w:uiPriority w:val="10"/>
    <w:rsid w:val="00673C9A"/>
    <w:rPr>
      <w:rFonts w:asciiTheme="minorHAnsi" w:eastAsiaTheme="majorEastAsia" w:hAnsiTheme="minorHAnsi" w:cstheme="majorBidi"/>
      <w:b/>
      <w:color w:val="0F243E" w:themeColor="text2" w:themeShade="80"/>
      <w:spacing w:val="5"/>
      <w:kern w:val="28"/>
      <w:sz w:val="72"/>
      <w:szCs w:val="52"/>
      <w:lang w:val="en-GB" w:eastAsia="en-US" w:bidi="ar-SA"/>
    </w:rPr>
  </w:style>
  <w:style w:type="paragraph" w:customStyle="1" w:styleId="Heading4a">
    <w:name w:val="Heading 4a"/>
    <w:next w:val="Normal"/>
    <w:link w:val="Heading4aChar"/>
    <w:qFormat/>
    <w:rsid w:val="00673C9A"/>
    <w:pPr>
      <w:spacing w:before="120" w:after="200" w:line="276" w:lineRule="auto"/>
    </w:pPr>
    <w:rPr>
      <w:rFonts w:ascii="Arial" w:eastAsiaTheme="majorEastAsia" w:hAnsi="Arial" w:cstheme="majorBidi"/>
      <w:b/>
      <w:bCs/>
      <w:iCs/>
      <w:color w:val="DF8C1E"/>
      <w:sz w:val="22"/>
      <w:szCs w:val="22"/>
      <w:lang w:val="en-GB" w:eastAsia="en-US" w:bidi="ar-SA"/>
    </w:rPr>
  </w:style>
  <w:style w:type="character" w:customStyle="1" w:styleId="Heading4aChar">
    <w:name w:val="Heading 4a Char"/>
    <w:basedOn w:val="DefaultParagraphFont"/>
    <w:link w:val="Heading4a"/>
    <w:rsid w:val="00673C9A"/>
    <w:rPr>
      <w:rFonts w:ascii="Arial" w:eastAsiaTheme="majorEastAsia" w:hAnsi="Arial" w:cstheme="majorBidi"/>
      <w:b/>
      <w:bCs/>
      <w:iCs/>
      <w:color w:val="DF8C1E"/>
      <w:sz w:val="22"/>
      <w:szCs w:val="22"/>
      <w:lang w:val="en-GB" w:eastAsia="en-US" w:bidi="ar-SA"/>
    </w:rPr>
  </w:style>
  <w:style w:type="paragraph" w:styleId="ListNumber2">
    <w:name w:val="List Number 2"/>
    <w:rsid w:val="00673C9A"/>
    <w:pPr>
      <w:numPr>
        <w:numId w:val="179"/>
      </w:numPr>
      <w:spacing w:before="180"/>
    </w:pPr>
    <w:rPr>
      <w:rFonts w:ascii="Arial" w:hAnsi="Arial"/>
      <w:sz w:val="22"/>
      <w:lang w:val="en-GB" w:eastAsia="en-US" w:bidi="ar-SA"/>
    </w:rPr>
  </w:style>
  <w:style w:type="paragraph" w:customStyle="1" w:styleId="Listnumbersingleline">
    <w:name w:val="List number single line"/>
    <w:rsid w:val="00673C9A"/>
    <w:pPr>
      <w:numPr>
        <w:numId w:val="180"/>
      </w:numPr>
    </w:pPr>
    <w:rPr>
      <w:rFonts w:ascii="Arial" w:hAnsi="Arial"/>
      <w:sz w:val="22"/>
      <w:lang w:val="en-GB" w:eastAsia="en-US" w:bidi="ar-SA"/>
    </w:rPr>
  </w:style>
  <w:style w:type="paragraph" w:customStyle="1" w:styleId="NoteForImplementer">
    <w:name w:val="NoteForImplementer"/>
    <w:basedOn w:val="Normal"/>
    <w:next w:val="Normal"/>
    <w:link w:val="NoteForImplementerChar"/>
    <w:qFormat/>
    <w:rsid w:val="00673C9A"/>
    <w:pPr>
      <w:spacing w:after="120" w:line="264" w:lineRule="auto"/>
      <w:jc w:val="both"/>
    </w:pPr>
    <w:rPr>
      <w:rFonts w:asciiTheme="minorHAnsi" w:hAnsiTheme="minorHAnsi"/>
      <w:color w:val="4F81BD" w:themeColor="accent1"/>
      <w:sz w:val="21"/>
      <w:szCs w:val="20"/>
      <w:lang w:bidi="ar-SA"/>
    </w:rPr>
  </w:style>
  <w:style w:type="character" w:customStyle="1" w:styleId="NoteForImplementerChar">
    <w:name w:val="NoteForImplementer Char"/>
    <w:basedOn w:val="DefaultParagraphFont"/>
    <w:link w:val="NoteForImplementer"/>
    <w:rsid w:val="00673C9A"/>
    <w:rPr>
      <w:rFonts w:asciiTheme="minorHAnsi" w:hAnsiTheme="minorHAnsi"/>
      <w:color w:val="4F81BD" w:themeColor="accent1"/>
      <w:sz w:val="21"/>
      <w:lang w:val="en-GB" w:eastAsia="en-US" w:bidi="ar-SA"/>
    </w:rPr>
  </w:style>
  <w:style w:type="character" w:customStyle="1" w:styleId="ms-rtefontsize-31">
    <w:name w:val="ms-rtefontsize-31"/>
    <w:basedOn w:val="DefaultParagraphFont"/>
    <w:rsid w:val="00673C9A"/>
    <w:rPr>
      <w:sz w:val="24"/>
      <w:szCs w:val="24"/>
    </w:rPr>
  </w:style>
  <w:style w:type="paragraph" w:styleId="TOCHeading">
    <w:name w:val="TOC Heading"/>
    <w:basedOn w:val="Heading1"/>
    <w:next w:val="Normal"/>
    <w:uiPriority w:val="39"/>
    <w:unhideWhenUsed/>
    <w:qFormat/>
    <w:rsid w:val="00673C9A"/>
    <w:pPr>
      <w:keepLines/>
      <w:pageBreakBefore w:val="0"/>
      <w:numPr>
        <w:numId w:val="0"/>
      </w:numPr>
      <w:spacing w:before="480" w:after="0" w:line="276" w:lineRule="auto"/>
      <w:outlineLvl w:val="9"/>
    </w:pPr>
    <w:rPr>
      <w:rFonts w:asciiTheme="majorHAnsi" w:eastAsiaTheme="majorEastAsia" w:hAnsiTheme="majorHAnsi" w:cstheme="majorBidi"/>
      <w:bCs/>
      <w:color w:val="365F91" w:themeColor="accent1" w:themeShade="BF"/>
      <w:kern w:val="0"/>
      <w:szCs w:val="28"/>
      <w:lang w:val="en-US" w:eastAsia="ja-JP"/>
    </w:rPr>
  </w:style>
  <w:style w:type="paragraph" w:customStyle="1" w:styleId="Default">
    <w:name w:val="Default"/>
    <w:rsid w:val="00673C9A"/>
    <w:pPr>
      <w:autoSpaceDE w:val="0"/>
      <w:autoSpaceDN w:val="0"/>
      <w:adjustRightInd w:val="0"/>
    </w:pPr>
    <w:rPr>
      <w:rFonts w:ascii="Calibri" w:hAnsi="Calibri" w:cs="Calibri"/>
      <w:color w:val="000000"/>
      <w:sz w:val="24"/>
      <w:szCs w:val="24"/>
      <w:lang w:val="en-GB" w:eastAsia="en-GB" w:bidi="ar-SA"/>
    </w:rPr>
  </w:style>
  <w:style w:type="paragraph" w:styleId="ListBullet">
    <w:name w:val="List Bullet"/>
    <w:basedOn w:val="Normal"/>
    <w:uiPriority w:val="99"/>
    <w:rsid w:val="00673C9A"/>
    <w:pPr>
      <w:numPr>
        <w:numId w:val="237"/>
      </w:numPr>
      <w:spacing w:after="120" w:line="264" w:lineRule="auto"/>
      <w:ind w:left="1094" w:hanging="357"/>
      <w:contextualSpacing/>
      <w:jc w:val="both"/>
    </w:pPr>
    <w:rPr>
      <w:rFonts w:ascii="Calibri" w:hAnsi="Calibri"/>
      <w:sz w:val="21"/>
      <w:szCs w:val="20"/>
      <w:lang w:bidi="ar-SA"/>
    </w:rPr>
  </w:style>
  <w:style w:type="paragraph" w:customStyle="1" w:styleId="TblTxSm">
    <w:name w:val="Tbl Tx Sm"/>
    <w:basedOn w:val="Normal"/>
    <w:link w:val="TblTxSmChar"/>
    <w:qFormat/>
    <w:rsid w:val="00673C9A"/>
    <w:pPr>
      <w:keepNext/>
    </w:pPr>
    <w:rPr>
      <w:rFonts w:asciiTheme="minorHAnsi" w:hAnsiTheme="minorHAnsi"/>
      <w:sz w:val="18"/>
      <w:szCs w:val="20"/>
      <w:lang w:bidi="ar-SA"/>
    </w:rPr>
  </w:style>
  <w:style w:type="character" w:customStyle="1" w:styleId="TblTxSmChar">
    <w:name w:val="Tbl Tx Sm Char"/>
    <w:basedOn w:val="DefaultParagraphFont"/>
    <w:link w:val="TblTxSm"/>
    <w:rsid w:val="00673C9A"/>
    <w:rPr>
      <w:rFonts w:asciiTheme="minorHAnsi" w:hAnsiTheme="minorHAnsi"/>
      <w:sz w:val="18"/>
      <w:lang w:val="en-GB" w:eastAsia="en-US" w:bidi="ar-SA"/>
    </w:rPr>
  </w:style>
  <w:style w:type="paragraph" w:customStyle="1" w:styleId="TableHeader0">
    <w:name w:val="Table Header"/>
    <w:basedOn w:val="Normal"/>
    <w:link w:val="TableHeaderChar"/>
    <w:qFormat/>
    <w:rsid w:val="00673C9A"/>
    <w:pPr>
      <w:keepNext/>
      <w:keepLines/>
      <w:spacing w:after="60"/>
    </w:pPr>
    <w:rPr>
      <w:rFonts w:asciiTheme="minorHAnsi" w:hAnsiTheme="minorHAnsi"/>
      <w:b/>
      <w:color w:val="FFFFFF" w:themeColor="background1"/>
      <w:sz w:val="21"/>
      <w:szCs w:val="20"/>
      <w:lang w:bidi="ar-SA"/>
    </w:rPr>
  </w:style>
  <w:style w:type="character" w:customStyle="1" w:styleId="TableHeaderChar">
    <w:name w:val="Table Header Char"/>
    <w:basedOn w:val="TblTxSmChar"/>
    <w:link w:val="TableHeader0"/>
    <w:rsid w:val="00673C9A"/>
    <w:rPr>
      <w:rFonts w:asciiTheme="minorHAnsi" w:hAnsiTheme="minorHAnsi"/>
      <w:b/>
      <w:color w:val="FFFFFF" w:themeColor="background1"/>
      <w:sz w:val="21"/>
      <w:lang w:val="en-GB" w:eastAsia="en-US" w:bidi="ar-SA"/>
    </w:rPr>
  </w:style>
  <w:style w:type="character" w:customStyle="1" w:styleId="BodyTextChar">
    <w:name w:val="Body Text Char"/>
    <w:basedOn w:val="DefaultParagraphFont"/>
    <w:link w:val="BodyText"/>
    <w:rsid w:val="00F00FFD"/>
    <w:rPr>
      <w:rFonts w:ascii="Verdana" w:hAnsi="Verdana" w:cs="Arial"/>
      <w:color w:val="000000"/>
      <w:lang w:val="en-GB" w:eastAsia="en-US"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ja-JP" w:bidi="he-IL"/>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index 6"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lsdException w:name="annotation text" w:uiPriority="0"/>
    <w:lsdException w:name="header" w:uiPriority="0"/>
    <w:lsdException w:name="footer" w:uiPriority="0"/>
    <w:lsdException w:name="caption" w:semiHidden="0" w:uiPriority="0" w:unhideWhenUsed="0" w:qFormat="1"/>
    <w:lsdException w:name="footnote reference" w:uiPriority="0"/>
    <w:lsdException w:name="page number" w:uiPriority="0"/>
    <w:lsdException w:name="List" w:uiPriority="0"/>
    <w:lsdException w:name="List 2" w:uiPriority="0"/>
    <w:lsdException w:name="List 3" w:uiPriority="0"/>
    <w:lsdException w:name="List Number 2" w:uiPriority="0"/>
    <w:lsdException w:name="Title" w:semiHidden="0" w:uiPriority="10" w:unhideWhenUsed="0" w:qFormat="1"/>
    <w:lsdException w:name="Default Paragraph Font" w:uiPriority="1"/>
    <w:lsdException w:name="Body Text" w:uiPriority="0"/>
    <w:lsdException w:name="Body Text Indent" w:uiPriority="0"/>
    <w:lsdException w:name="Message Header"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Block Text"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HTML Top of Form" w:uiPriority="0"/>
    <w:lsdException w:name="HTML Bottom of Form" w:uiPriority="0"/>
    <w:lsdException w:name="annotation subject" w:uiPriority="0"/>
    <w:lsdException w:name="Table Professional"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1B1E"/>
    <w:rPr>
      <w:rFonts w:ascii="Verdana" w:hAnsi="Verdana"/>
      <w:szCs w:val="24"/>
      <w:lang w:val="en-GB" w:eastAsia="en-US"/>
    </w:rPr>
  </w:style>
  <w:style w:type="paragraph" w:styleId="Heading1">
    <w:name w:val="heading 1"/>
    <w:aliases w:val="Heading1,Level  1,H1-Heading 1,h1,Header 1,l1,Legal Line 1,head 1,Heading No. L1,list 1,II+,I,H1,temp,heading 1,a,11,12,13,111,14,112,15,113,121,131,1111,141,1121,16,114,122,132,1112,142,1122,151,1131,1211,1311,11111,1411,11211,17,18,115,123"/>
    <w:basedOn w:val="Normal"/>
    <w:next w:val="BodyText"/>
    <w:link w:val="Heading1Char"/>
    <w:qFormat/>
    <w:rsid w:val="00837F1F"/>
    <w:pPr>
      <w:keepNext/>
      <w:pageBreakBefore/>
      <w:numPr>
        <w:numId w:val="2"/>
      </w:numPr>
      <w:spacing w:before="240" w:after="60" w:line="360" w:lineRule="auto"/>
      <w:outlineLvl w:val="0"/>
    </w:pPr>
    <w:rPr>
      <w:b/>
      <w:kern w:val="28"/>
      <w:sz w:val="28"/>
      <w:szCs w:val="20"/>
      <w:lang w:bidi="ar-SA"/>
    </w:rPr>
  </w:style>
  <w:style w:type="paragraph" w:styleId="Heading2">
    <w:name w:val="heading 2"/>
    <w:aliases w:val="Heading 21,Heading2,H2-Heading 2,2,Header 2,l2,Header2,h2,22,heading2,list2,H2,heading 2,A,A.B.C.,list 2,21,23,24,25,211,221,231,241,26,212,222,232,242,251,2111,2211,2311,2411,27,213,223,233,243,252,2112,2212,2312,2412,261,2121,2221,2321,2421"/>
    <w:basedOn w:val="Normal"/>
    <w:next w:val="BodyText2"/>
    <w:link w:val="Heading2Char"/>
    <w:qFormat/>
    <w:rsid w:val="005E56B2"/>
    <w:pPr>
      <w:keepNext/>
      <w:numPr>
        <w:ilvl w:val="1"/>
        <w:numId w:val="2"/>
      </w:numPr>
      <w:spacing w:before="240" w:after="120" w:line="360" w:lineRule="auto"/>
      <w:outlineLvl w:val="1"/>
    </w:pPr>
    <w:rPr>
      <w:rFonts w:cs="Arial"/>
      <w:b/>
      <w:sz w:val="22"/>
      <w:szCs w:val="20"/>
      <w:lang w:bidi="ar-SA"/>
    </w:rPr>
  </w:style>
  <w:style w:type="paragraph" w:styleId="Heading3">
    <w:name w:val="heading 3"/>
    <w:aliases w:val="HeadSmall,Heading3,h3,3,1.,l3,H3,H3-Heading 3,l3.3,list 3,list3,heading 3,subhead,Heading No. L3,h31,3 bullet,b,Second,SECOND,3 Ggbullet,BLANK2,4 bullet,CT,hd3,Section,Head 3,Subheading,Task,Tsk,B Head,Para3,C Sub-Sub/Italic,h3 sub heading,l31"/>
    <w:basedOn w:val="Normal"/>
    <w:next w:val="BodyText3"/>
    <w:link w:val="Heading3Char"/>
    <w:autoRedefine/>
    <w:qFormat/>
    <w:rsid w:val="00C829A9"/>
    <w:pPr>
      <w:keepNext/>
      <w:numPr>
        <w:numId w:val="21"/>
      </w:numPr>
      <w:spacing w:before="240" w:after="120" w:line="360" w:lineRule="auto"/>
      <w:outlineLvl w:val="2"/>
    </w:pPr>
    <w:rPr>
      <w:b/>
      <w:szCs w:val="20"/>
      <w:lang w:bidi="ar-SA"/>
    </w:rPr>
  </w:style>
  <w:style w:type="paragraph" w:styleId="Heading4">
    <w:name w:val="heading 4"/>
    <w:aliases w:val="Heading4,h4,H4,heading 4,H4-Heading 4,l4,heading4,a.,44,4 dash,d,Description,Heading No. L4,Map Title,I4,H4-Heading 4&#10;,h4 sub sub heading,a) b) c),Level III for #'s,Sub-subheading,PIM 4,Level 2 - (a),Level 4,H41,H42,H43,H44,H45,H46,H47,H48,H49"/>
    <w:basedOn w:val="Normal"/>
    <w:next w:val="BodyText"/>
    <w:link w:val="Heading4Char"/>
    <w:qFormat/>
    <w:rsid w:val="00B72758"/>
    <w:pPr>
      <w:keepNext/>
      <w:numPr>
        <w:ilvl w:val="3"/>
        <w:numId w:val="2"/>
      </w:numPr>
      <w:spacing w:before="240" w:after="60" w:line="360" w:lineRule="auto"/>
      <w:outlineLvl w:val="3"/>
    </w:pPr>
    <w:rPr>
      <w:b/>
      <w:i/>
      <w:szCs w:val="20"/>
      <w:lang w:bidi="ar-SA"/>
    </w:rPr>
  </w:style>
  <w:style w:type="paragraph" w:styleId="Heading5">
    <w:name w:val="heading 5"/>
    <w:aliases w:val="Third Level Heading,Heading 5(unused),Level 3 - (i),H5,titlehead"/>
    <w:basedOn w:val="Normal"/>
    <w:next w:val="Normal"/>
    <w:link w:val="Heading5Char"/>
    <w:qFormat/>
    <w:rsid w:val="00B72758"/>
    <w:pPr>
      <w:numPr>
        <w:ilvl w:val="4"/>
        <w:numId w:val="2"/>
      </w:numPr>
      <w:spacing w:before="240" w:after="60" w:line="360" w:lineRule="auto"/>
      <w:outlineLvl w:val="4"/>
    </w:pPr>
    <w:rPr>
      <w:rFonts w:ascii="Arial" w:hAnsi="Arial"/>
      <w:sz w:val="22"/>
      <w:szCs w:val="20"/>
      <w:lang w:bidi="ar-SA"/>
    </w:rPr>
  </w:style>
  <w:style w:type="paragraph" w:styleId="Heading6">
    <w:name w:val="heading 6"/>
    <w:aliases w:val="Frontpage3,H6,H61,H62,H63,H64,H65,H66,H67,H68,H69,H610,H611,H612,H613,H614,H615,H616,H617,H618,H619,H621,H631,H641,H651,H661,H671,H681,H691,H6101,H6111,H6121,H6131,H6141,H6151,H6161,H6171,H6181,H620,H622,H623,H624,H625,H626,H627,H628,H629,H630"/>
    <w:basedOn w:val="Normal"/>
    <w:next w:val="Normal"/>
    <w:link w:val="Heading6Char"/>
    <w:qFormat/>
    <w:rsid w:val="00B72758"/>
    <w:pPr>
      <w:numPr>
        <w:ilvl w:val="5"/>
        <w:numId w:val="2"/>
      </w:numPr>
      <w:spacing w:before="240" w:after="60" w:line="360" w:lineRule="auto"/>
      <w:outlineLvl w:val="5"/>
    </w:pPr>
    <w:rPr>
      <w:i/>
      <w:sz w:val="22"/>
      <w:szCs w:val="20"/>
      <w:lang w:bidi="ar-SA"/>
    </w:rPr>
  </w:style>
  <w:style w:type="paragraph" w:styleId="Heading7">
    <w:name w:val="heading 7"/>
    <w:basedOn w:val="Normal"/>
    <w:next w:val="Normal"/>
    <w:link w:val="Heading7Char"/>
    <w:qFormat/>
    <w:rsid w:val="00B72758"/>
    <w:pPr>
      <w:numPr>
        <w:ilvl w:val="6"/>
        <w:numId w:val="2"/>
      </w:numPr>
      <w:spacing w:before="240" w:after="60" w:line="360" w:lineRule="auto"/>
      <w:outlineLvl w:val="6"/>
    </w:pPr>
    <w:rPr>
      <w:rFonts w:ascii="Arial" w:hAnsi="Arial"/>
      <w:szCs w:val="20"/>
      <w:lang w:bidi="ar-SA"/>
    </w:rPr>
  </w:style>
  <w:style w:type="paragraph" w:styleId="Heading8">
    <w:name w:val="heading 8"/>
    <w:aliases w:val="Center Bold"/>
    <w:basedOn w:val="Normal"/>
    <w:next w:val="Normal"/>
    <w:link w:val="Heading8Char"/>
    <w:qFormat/>
    <w:rsid w:val="00B72758"/>
    <w:pPr>
      <w:numPr>
        <w:ilvl w:val="7"/>
        <w:numId w:val="2"/>
      </w:numPr>
      <w:spacing w:before="240" w:after="60" w:line="360" w:lineRule="auto"/>
      <w:outlineLvl w:val="7"/>
    </w:pPr>
    <w:rPr>
      <w:rFonts w:ascii="Arial" w:hAnsi="Arial"/>
      <w:i/>
      <w:szCs w:val="20"/>
      <w:lang w:bidi="ar-SA"/>
    </w:rPr>
  </w:style>
  <w:style w:type="paragraph" w:styleId="Heading9">
    <w:name w:val="heading 9"/>
    <w:aliases w:val="Titre 10"/>
    <w:basedOn w:val="Normal"/>
    <w:next w:val="Normal"/>
    <w:link w:val="Heading9Char"/>
    <w:qFormat/>
    <w:rsid w:val="00B72758"/>
    <w:pPr>
      <w:numPr>
        <w:ilvl w:val="8"/>
        <w:numId w:val="2"/>
      </w:numPr>
      <w:spacing w:before="240" w:after="60" w:line="360" w:lineRule="auto"/>
      <w:outlineLvl w:val="8"/>
    </w:pPr>
    <w:rPr>
      <w:rFonts w:ascii="Arial" w:hAnsi="Arial"/>
      <w:b/>
      <w:i/>
      <w:sz w:val="18"/>
      <w:szCs w:val="20"/>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2E12D9"/>
    <w:pPr>
      <w:spacing w:before="120" w:after="120" w:line="360" w:lineRule="auto"/>
      <w:ind w:left="432"/>
      <w:jc w:val="both"/>
    </w:pPr>
    <w:rPr>
      <w:rFonts w:cs="Arial"/>
      <w:color w:val="000000"/>
      <w:szCs w:val="20"/>
      <w:lang w:bidi="ar-SA"/>
    </w:rPr>
  </w:style>
  <w:style w:type="character" w:customStyle="1" w:styleId="Heading1Char">
    <w:name w:val="Heading 1 Char"/>
    <w:aliases w:val="Heading1 Char,Level  1 Char,H1-Heading 1 Char,h1 Char,Header 1 Char,l1 Char,Legal Line 1 Char,head 1 Char,Heading No. L1 Char,list 1 Char,II+ Char,I Char,H1 Char,temp Char,heading 1 Char,a Char,11 Char,12 Char,13 Char,111 Char,14 Char"/>
    <w:basedOn w:val="DefaultParagraphFont"/>
    <w:link w:val="Heading1"/>
    <w:rsid w:val="00673C9A"/>
    <w:rPr>
      <w:rFonts w:ascii="Verdana" w:hAnsi="Verdana"/>
      <w:b/>
      <w:kern w:val="28"/>
      <w:sz w:val="28"/>
      <w:lang w:val="en-GB" w:eastAsia="en-US" w:bidi="ar-SA"/>
    </w:rPr>
  </w:style>
  <w:style w:type="paragraph" w:styleId="BodyText2">
    <w:name w:val="Body Text 2"/>
    <w:basedOn w:val="BodyText"/>
    <w:link w:val="BodyText2Char"/>
    <w:rsid w:val="00D07B54"/>
    <w:pPr>
      <w:ind w:left="576"/>
    </w:pPr>
  </w:style>
  <w:style w:type="character" w:customStyle="1" w:styleId="BodyText2Char">
    <w:name w:val="Body Text 2 Char"/>
    <w:basedOn w:val="DefaultParagraphFont"/>
    <w:link w:val="BodyText2"/>
    <w:rsid w:val="00F865B2"/>
    <w:rPr>
      <w:rFonts w:ascii="Verdana" w:hAnsi="Verdana" w:cs="Arial"/>
      <w:color w:val="000000"/>
      <w:lang w:val="en-GB" w:eastAsia="en-US" w:bidi="ar-SA"/>
    </w:rPr>
  </w:style>
  <w:style w:type="character" w:customStyle="1" w:styleId="Heading2Char">
    <w:name w:val="Heading 2 Char"/>
    <w:aliases w:val="Heading 21 Char,Heading2 Char,H2-Heading 2 Char,2 Char,Header 2 Char,l2 Char,Header2 Char,h2 Char,22 Char,heading2 Char,list2 Char,H2 Char,heading 2 Char,A Char,A.B.C. Char,list 2 Char,21 Char,23 Char,24 Char,25 Char,211 Char,221 Char"/>
    <w:basedOn w:val="DefaultParagraphFont"/>
    <w:link w:val="Heading2"/>
    <w:rsid w:val="00673C9A"/>
    <w:rPr>
      <w:rFonts w:ascii="Verdana" w:hAnsi="Verdana" w:cs="Arial"/>
      <w:b/>
      <w:sz w:val="22"/>
      <w:lang w:val="en-GB" w:eastAsia="en-US" w:bidi="ar-SA"/>
    </w:rPr>
  </w:style>
  <w:style w:type="paragraph" w:styleId="BodyText3">
    <w:name w:val="Body Text 3"/>
    <w:basedOn w:val="BodyText2"/>
    <w:link w:val="BodyText3Char"/>
    <w:rsid w:val="00B27FD0"/>
    <w:pPr>
      <w:ind w:left="720"/>
    </w:pPr>
  </w:style>
  <w:style w:type="character" w:customStyle="1" w:styleId="BodyText3Char">
    <w:name w:val="Body Text 3 Char"/>
    <w:basedOn w:val="DefaultParagraphFont"/>
    <w:link w:val="BodyText3"/>
    <w:rsid w:val="00F94DF4"/>
    <w:rPr>
      <w:rFonts w:ascii="Verdana" w:hAnsi="Verdana" w:cs="Arial"/>
      <w:color w:val="000000"/>
      <w:lang w:val="en-GB" w:eastAsia="en-US" w:bidi="ar-SA"/>
    </w:rPr>
  </w:style>
  <w:style w:type="character" w:customStyle="1" w:styleId="Heading3Char">
    <w:name w:val="Heading 3 Char"/>
    <w:aliases w:val="HeadSmall Char,Heading3 Char,h3 Char,3 Char,1. Char,l3 Char,H3 Char,H3-Heading 3 Char,l3.3 Char,list 3 Char,list3 Char,heading 3 Char,subhead Char,Heading No. L3 Char,h31 Char,3 bullet Char,b Char,Second Char,SECOND Char,3 Ggbullet Char"/>
    <w:basedOn w:val="DefaultParagraphFont"/>
    <w:link w:val="Heading3"/>
    <w:rsid w:val="00673C9A"/>
    <w:rPr>
      <w:rFonts w:ascii="Verdana" w:hAnsi="Verdana"/>
      <w:b/>
      <w:lang w:val="en-GB" w:eastAsia="en-US" w:bidi="ar-SA"/>
    </w:rPr>
  </w:style>
  <w:style w:type="character" w:customStyle="1" w:styleId="Heading4Char">
    <w:name w:val="Heading 4 Char"/>
    <w:aliases w:val="Heading4 Char,h4 Char,H4 Char,heading 4 Char,H4-Heading 4 Char,l4 Char,heading4 Char,a. Char,44 Char,4 dash Char,d Char,Description Char,Heading No. L4 Char,Map Title Char,I4 Char,H4-Heading 4&#10; Char,h4 sub sub heading Char,a) b) c) Char"/>
    <w:basedOn w:val="DefaultParagraphFont"/>
    <w:link w:val="Heading4"/>
    <w:rsid w:val="00673C9A"/>
    <w:rPr>
      <w:rFonts w:ascii="Verdana" w:hAnsi="Verdana"/>
      <w:b/>
      <w:i/>
      <w:lang w:val="en-GB" w:eastAsia="en-US" w:bidi="ar-SA"/>
    </w:rPr>
  </w:style>
  <w:style w:type="character" w:customStyle="1" w:styleId="Heading5Char">
    <w:name w:val="Heading 5 Char"/>
    <w:aliases w:val="Third Level Heading Char,Heading 5(unused) Char,Level 3 - (i) Char,H5 Char,titlehead Char"/>
    <w:basedOn w:val="DefaultParagraphFont"/>
    <w:link w:val="Heading5"/>
    <w:rsid w:val="00673C9A"/>
    <w:rPr>
      <w:rFonts w:ascii="Arial" w:hAnsi="Arial"/>
      <w:sz w:val="22"/>
      <w:lang w:val="en-GB" w:eastAsia="en-US" w:bidi="ar-SA"/>
    </w:rPr>
  </w:style>
  <w:style w:type="character" w:customStyle="1" w:styleId="Heading6Char">
    <w:name w:val="Heading 6 Char"/>
    <w:aliases w:val="Frontpage3 Char,H6 Char,H61 Char,H62 Char,H63 Char,H64 Char,H65 Char,H66 Char,H67 Char,H68 Char,H69 Char,H610 Char,H611 Char,H612 Char,H613 Char,H614 Char,H615 Char,H616 Char,H617 Char,H618 Char,H619 Char,H621 Char,H631 Char,H641 Char"/>
    <w:basedOn w:val="DefaultParagraphFont"/>
    <w:link w:val="Heading6"/>
    <w:rsid w:val="00673C9A"/>
    <w:rPr>
      <w:rFonts w:ascii="Verdana" w:hAnsi="Verdana"/>
      <w:i/>
      <w:sz w:val="22"/>
      <w:lang w:val="en-GB" w:eastAsia="en-US" w:bidi="ar-SA"/>
    </w:rPr>
  </w:style>
  <w:style w:type="character" w:customStyle="1" w:styleId="Heading7Char">
    <w:name w:val="Heading 7 Char"/>
    <w:basedOn w:val="DefaultParagraphFont"/>
    <w:link w:val="Heading7"/>
    <w:rsid w:val="00673C9A"/>
    <w:rPr>
      <w:rFonts w:ascii="Arial" w:hAnsi="Arial"/>
      <w:lang w:val="en-GB" w:eastAsia="en-US" w:bidi="ar-SA"/>
    </w:rPr>
  </w:style>
  <w:style w:type="character" w:customStyle="1" w:styleId="Heading8Char">
    <w:name w:val="Heading 8 Char"/>
    <w:aliases w:val="Center Bold Char"/>
    <w:basedOn w:val="DefaultParagraphFont"/>
    <w:link w:val="Heading8"/>
    <w:rsid w:val="00673C9A"/>
    <w:rPr>
      <w:rFonts w:ascii="Arial" w:hAnsi="Arial"/>
      <w:i/>
      <w:lang w:val="en-GB" w:eastAsia="en-US" w:bidi="ar-SA"/>
    </w:rPr>
  </w:style>
  <w:style w:type="character" w:customStyle="1" w:styleId="Heading9Char">
    <w:name w:val="Heading 9 Char"/>
    <w:aliases w:val="Titre 10 Char"/>
    <w:basedOn w:val="DefaultParagraphFont"/>
    <w:link w:val="Heading9"/>
    <w:rsid w:val="00673C9A"/>
    <w:rPr>
      <w:rFonts w:ascii="Arial" w:hAnsi="Arial"/>
      <w:b/>
      <w:i/>
      <w:sz w:val="18"/>
      <w:lang w:val="en-GB" w:eastAsia="en-US" w:bidi="ar-SA"/>
    </w:rPr>
  </w:style>
  <w:style w:type="paragraph" w:customStyle="1" w:styleId="Bodybullet">
    <w:name w:val="Body bullet"/>
    <w:basedOn w:val="BodyText"/>
    <w:rsid w:val="00B72758"/>
    <w:pPr>
      <w:tabs>
        <w:tab w:val="num" w:pos="1080"/>
      </w:tabs>
      <w:ind w:left="1080" w:hanging="360"/>
    </w:pPr>
    <w:rPr>
      <w:color w:val="auto"/>
      <w:sz w:val="24"/>
      <w:szCs w:val="24"/>
    </w:rPr>
  </w:style>
  <w:style w:type="paragraph" w:styleId="CommentText">
    <w:name w:val="annotation text"/>
    <w:basedOn w:val="Normal"/>
    <w:link w:val="CommentTextChar"/>
    <w:rsid w:val="00B72758"/>
    <w:rPr>
      <w:sz w:val="22"/>
      <w:szCs w:val="20"/>
      <w:lang w:bidi="ar-SA"/>
    </w:rPr>
  </w:style>
  <w:style w:type="character" w:customStyle="1" w:styleId="CommentTextChar">
    <w:name w:val="Comment Text Char"/>
    <w:basedOn w:val="DefaultParagraphFont"/>
    <w:link w:val="CommentText"/>
    <w:rsid w:val="00860E1C"/>
    <w:rPr>
      <w:rFonts w:ascii="Verdana" w:hAnsi="Verdana"/>
      <w:sz w:val="22"/>
      <w:lang w:val="en-GB" w:eastAsia="en-US" w:bidi="ar-SA"/>
    </w:rPr>
  </w:style>
  <w:style w:type="paragraph" w:styleId="Footer">
    <w:name w:val="footer"/>
    <w:basedOn w:val="Normal"/>
    <w:link w:val="FooterChar"/>
    <w:rsid w:val="00B72758"/>
    <w:pPr>
      <w:tabs>
        <w:tab w:val="center" w:pos="4320"/>
        <w:tab w:val="right" w:pos="8640"/>
      </w:tabs>
      <w:spacing w:after="120" w:line="360" w:lineRule="auto"/>
    </w:pPr>
    <w:rPr>
      <w:sz w:val="22"/>
      <w:szCs w:val="20"/>
      <w:lang w:bidi="ar-SA"/>
    </w:rPr>
  </w:style>
  <w:style w:type="character" w:customStyle="1" w:styleId="FooterChar">
    <w:name w:val="Footer Char"/>
    <w:basedOn w:val="DefaultParagraphFont"/>
    <w:link w:val="Footer"/>
    <w:rsid w:val="0094100E"/>
    <w:rPr>
      <w:rFonts w:ascii="Verdana" w:hAnsi="Verdana"/>
      <w:sz w:val="22"/>
      <w:lang w:eastAsia="en-US" w:bidi="ar-SA"/>
    </w:rPr>
  </w:style>
  <w:style w:type="paragraph" w:customStyle="1" w:styleId="TableHeader">
    <w:name w:val="TableHeader"/>
    <w:basedOn w:val="Normal"/>
    <w:rsid w:val="00B72758"/>
    <w:pPr>
      <w:spacing w:after="120" w:line="360" w:lineRule="auto"/>
    </w:pPr>
    <w:rPr>
      <w:rFonts w:ascii="Arial" w:hAnsi="Arial"/>
      <w:b/>
      <w:sz w:val="22"/>
      <w:szCs w:val="20"/>
      <w:lang w:bidi="ar-SA"/>
    </w:rPr>
  </w:style>
  <w:style w:type="character" w:styleId="Hyperlink">
    <w:name w:val="Hyperlink"/>
    <w:basedOn w:val="DefaultParagraphFont"/>
    <w:uiPriority w:val="99"/>
    <w:rsid w:val="00BB0C2C"/>
    <w:rPr>
      <w:rFonts w:ascii="Verdana" w:hAnsi="Verdana"/>
      <w:color w:val="0000FF"/>
      <w:sz w:val="20"/>
      <w:u w:val="single"/>
    </w:rPr>
  </w:style>
  <w:style w:type="paragraph" w:styleId="TOC1">
    <w:name w:val="toc 1"/>
    <w:basedOn w:val="Normal"/>
    <w:next w:val="Normal"/>
    <w:autoRedefine/>
    <w:uiPriority w:val="39"/>
    <w:rsid w:val="00186734"/>
    <w:pPr>
      <w:tabs>
        <w:tab w:val="left" w:pos="440"/>
        <w:tab w:val="right" w:leader="dot" w:pos="9900"/>
      </w:tabs>
      <w:spacing w:before="120" w:after="120"/>
    </w:pPr>
    <w:rPr>
      <w:b/>
      <w:caps/>
      <w:szCs w:val="20"/>
      <w:lang w:bidi="ar-SA"/>
    </w:rPr>
  </w:style>
  <w:style w:type="paragraph" w:styleId="TOC2">
    <w:name w:val="toc 2"/>
    <w:basedOn w:val="Normal"/>
    <w:next w:val="Normal"/>
    <w:autoRedefine/>
    <w:uiPriority w:val="39"/>
    <w:rsid w:val="00272FBE"/>
    <w:pPr>
      <w:tabs>
        <w:tab w:val="left" w:pos="960"/>
        <w:tab w:val="right" w:leader="dot" w:pos="9900"/>
      </w:tabs>
      <w:spacing w:line="360" w:lineRule="auto"/>
      <w:ind w:left="216"/>
    </w:pPr>
    <w:rPr>
      <w:smallCaps/>
      <w:szCs w:val="20"/>
      <w:lang w:bidi="ar-SA"/>
    </w:rPr>
  </w:style>
  <w:style w:type="paragraph" w:styleId="TOC3">
    <w:name w:val="toc 3"/>
    <w:basedOn w:val="Normal"/>
    <w:next w:val="Normal"/>
    <w:autoRedefine/>
    <w:uiPriority w:val="39"/>
    <w:rsid w:val="00272FBE"/>
    <w:pPr>
      <w:tabs>
        <w:tab w:val="left" w:pos="1440"/>
        <w:tab w:val="right" w:leader="dot" w:pos="9900"/>
      </w:tabs>
      <w:spacing w:line="360" w:lineRule="auto"/>
      <w:ind w:left="446"/>
    </w:pPr>
    <w:rPr>
      <w:i/>
      <w:sz w:val="18"/>
      <w:szCs w:val="20"/>
      <w:lang w:bidi="ar-SA"/>
    </w:rPr>
  </w:style>
  <w:style w:type="paragraph" w:styleId="BodyTextIndent">
    <w:name w:val="Body Text Indent"/>
    <w:basedOn w:val="Normal"/>
    <w:link w:val="BodyTextIndentChar"/>
    <w:rsid w:val="00B72758"/>
    <w:pPr>
      <w:spacing w:after="120" w:line="360" w:lineRule="auto"/>
      <w:ind w:left="720"/>
    </w:pPr>
    <w:rPr>
      <w:sz w:val="22"/>
      <w:szCs w:val="20"/>
      <w:lang w:bidi="ar-SA"/>
    </w:rPr>
  </w:style>
  <w:style w:type="character" w:customStyle="1" w:styleId="BodyTextIndentChar">
    <w:name w:val="Body Text Indent Char"/>
    <w:basedOn w:val="DefaultParagraphFont"/>
    <w:link w:val="BodyTextIndent"/>
    <w:rsid w:val="000D1A59"/>
    <w:rPr>
      <w:rFonts w:ascii="Verdana" w:hAnsi="Verdana"/>
      <w:sz w:val="22"/>
      <w:lang w:val="en-US" w:eastAsia="en-US" w:bidi="ar-SA"/>
    </w:rPr>
  </w:style>
  <w:style w:type="character" w:styleId="PageNumber">
    <w:name w:val="page number"/>
    <w:basedOn w:val="DefaultParagraphFont"/>
    <w:rsid w:val="00B72758"/>
  </w:style>
  <w:style w:type="paragraph" w:styleId="BodyTextIndent2">
    <w:name w:val="Body Text Indent 2"/>
    <w:basedOn w:val="Normal"/>
    <w:rsid w:val="00B72758"/>
    <w:pPr>
      <w:ind w:left="720"/>
    </w:pPr>
    <w:rPr>
      <w:rFonts w:ascii="Arial" w:hAnsi="Arial"/>
    </w:rPr>
  </w:style>
  <w:style w:type="paragraph" w:styleId="BodyTextIndent3">
    <w:name w:val="Body Text Indent 3"/>
    <w:basedOn w:val="Normal"/>
    <w:rsid w:val="00B72758"/>
    <w:pPr>
      <w:tabs>
        <w:tab w:val="num" w:pos="720"/>
      </w:tabs>
      <w:ind w:left="720"/>
      <w:jc w:val="both"/>
    </w:pPr>
    <w:rPr>
      <w:rFonts w:ascii="Arial" w:hAnsi="Arial"/>
    </w:rPr>
  </w:style>
  <w:style w:type="paragraph" w:styleId="Header">
    <w:name w:val="header"/>
    <w:basedOn w:val="Normal"/>
    <w:rsid w:val="00B72758"/>
    <w:pPr>
      <w:tabs>
        <w:tab w:val="center" w:pos="4320"/>
        <w:tab w:val="right" w:pos="8640"/>
      </w:tabs>
      <w:spacing w:after="120" w:line="360" w:lineRule="auto"/>
    </w:pPr>
    <w:rPr>
      <w:sz w:val="22"/>
      <w:szCs w:val="20"/>
      <w:lang w:bidi="ar-SA"/>
    </w:rPr>
  </w:style>
  <w:style w:type="paragraph" w:customStyle="1" w:styleId="ClickHeader3">
    <w:name w:val="ClickHeader 3"/>
    <w:basedOn w:val="Normal"/>
    <w:rsid w:val="00B72758"/>
    <w:pPr>
      <w:keepNext/>
      <w:outlineLvl w:val="0"/>
    </w:pPr>
    <w:rPr>
      <w:rFonts w:ascii="Arial" w:hAnsi="Arial"/>
      <w:b/>
      <w:bCs/>
      <w:color w:val="3366FF"/>
      <w:szCs w:val="48"/>
      <w:lang w:bidi="ar-SA"/>
    </w:rPr>
  </w:style>
  <w:style w:type="paragraph" w:styleId="Salutation">
    <w:name w:val="Salutation"/>
    <w:basedOn w:val="Normal"/>
    <w:next w:val="Normal"/>
    <w:rsid w:val="00B72758"/>
    <w:rPr>
      <w:lang w:bidi="ar-SA"/>
    </w:rPr>
  </w:style>
  <w:style w:type="character" w:customStyle="1" w:styleId="m1">
    <w:name w:val="m1"/>
    <w:basedOn w:val="DefaultParagraphFont"/>
    <w:rsid w:val="00B72758"/>
    <w:rPr>
      <w:color w:val="0000FF"/>
    </w:rPr>
  </w:style>
  <w:style w:type="character" w:customStyle="1" w:styleId="t1">
    <w:name w:val="t1"/>
    <w:basedOn w:val="DefaultParagraphFont"/>
    <w:rsid w:val="00B72758"/>
    <w:rPr>
      <w:color w:val="990000"/>
    </w:rPr>
  </w:style>
  <w:style w:type="character" w:customStyle="1" w:styleId="b1">
    <w:name w:val="b1"/>
    <w:basedOn w:val="DefaultParagraphFont"/>
    <w:rsid w:val="00B72758"/>
    <w:rPr>
      <w:rFonts w:ascii="Courier New" w:hAnsi="Courier New" w:hint="default"/>
      <w:b/>
      <w:bCs/>
      <w:strike w:val="0"/>
      <w:dstrike w:val="0"/>
      <w:color w:val="FF0000"/>
      <w:u w:val="none"/>
      <w:effect w:val="none"/>
    </w:rPr>
  </w:style>
  <w:style w:type="character" w:customStyle="1" w:styleId="tx1">
    <w:name w:val="tx1"/>
    <w:basedOn w:val="DefaultParagraphFont"/>
    <w:rsid w:val="00B72758"/>
    <w:rPr>
      <w:b/>
      <w:bCs/>
    </w:rPr>
  </w:style>
  <w:style w:type="paragraph" w:customStyle="1" w:styleId="BOZTOCTITLE">
    <w:name w:val="BOZTOCTITLE"/>
    <w:basedOn w:val="Normal"/>
    <w:rsid w:val="00B72758"/>
    <w:pPr>
      <w:jc w:val="both"/>
    </w:pPr>
    <w:rPr>
      <w:b/>
      <w:color w:val="000066"/>
      <w:sz w:val="40"/>
      <w:lang w:bidi="ar-SA"/>
    </w:rPr>
  </w:style>
  <w:style w:type="paragraph" w:customStyle="1" w:styleId="ClickHeader1">
    <w:name w:val="ClickHeader 1"/>
    <w:basedOn w:val="Heading1"/>
    <w:rsid w:val="00B72758"/>
    <w:pPr>
      <w:pageBreakBefore w:val="0"/>
      <w:numPr>
        <w:numId w:val="0"/>
      </w:numPr>
      <w:pBdr>
        <w:bottom w:val="single" w:sz="4" w:space="1" w:color="auto"/>
      </w:pBdr>
      <w:spacing w:before="0" w:after="0" w:line="240" w:lineRule="auto"/>
    </w:pPr>
    <w:rPr>
      <w:bCs/>
      <w:color w:val="000080"/>
      <w:kern w:val="0"/>
      <w:sz w:val="44"/>
      <w:szCs w:val="48"/>
      <w:lang w:val="en-US"/>
    </w:rPr>
  </w:style>
  <w:style w:type="paragraph" w:customStyle="1" w:styleId="ClickHeader2">
    <w:name w:val="ClickHeader 2"/>
    <w:basedOn w:val="ClickHeader1"/>
    <w:rsid w:val="00B72758"/>
    <w:pPr>
      <w:pBdr>
        <w:bottom w:val="none" w:sz="0" w:space="0" w:color="auto"/>
      </w:pBdr>
    </w:pPr>
    <w:rPr>
      <w:color w:val="0000FF"/>
      <w:sz w:val="32"/>
    </w:rPr>
  </w:style>
  <w:style w:type="paragraph" w:styleId="TOC4">
    <w:name w:val="toc 4"/>
    <w:basedOn w:val="Normal"/>
    <w:next w:val="Normal"/>
    <w:autoRedefine/>
    <w:uiPriority w:val="39"/>
    <w:rsid w:val="00B72758"/>
    <w:pPr>
      <w:ind w:left="720"/>
    </w:pPr>
    <w:rPr>
      <w:lang w:bidi="ar-SA"/>
    </w:rPr>
  </w:style>
  <w:style w:type="paragraph" w:styleId="TOC5">
    <w:name w:val="toc 5"/>
    <w:basedOn w:val="Normal"/>
    <w:next w:val="Normal"/>
    <w:autoRedefine/>
    <w:uiPriority w:val="39"/>
    <w:rsid w:val="00B72758"/>
    <w:pPr>
      <w:ind w:left="960"/>
    </w:pPr>
    <w:rPr>
      <w:lang w:bidi="ar-SA"/>
    </w:rPr>
  </w:style>
  <w:style w:type="paragraph" w:styleId="TOC6">
    <w:name w:val="toc 6"/>
    <w:basedOn w:val="Normal"/>
    <w:next w:val="Normal"/>
    <w:autoRedefine/>
    <w:uiPriority w:val="39"/>
    <w:rsid w:val="00B72758"/>
    <w:pPr>
      <w:ind w:left="1200"/>
    </w:pPr>
    <w:rPr>
      <w:lang w:bidi="ar-SA"/>
    </w:rPr>
  </w:style>
  <w:style w:type="paragraph" w:styleId="TOC7">
    <w:name w:val="toc 7"/>
    <w:basedOn w:val="Normal"/>
    <w:next w:val="Normal"/>
    <w:autoRedefine/>
    <w:uiPriority w:val="39"/>
    <w:rsid w:val="00B72758"/>
    <w:pPr>
      <w:ind w:left="1440"/>
    </w:pPr>
    <w:rPr>
      <w:lang w:bidi="ar-SA"/>
    </w:rPr>
  </w:style>
  <w:style w:type="paragraph" w:styleId="TOC8">
    <w:name w:val="toc 8"/>
    <w:basedOn w:val="Normal"/>
    <w:next w:val="Normal"/>
    <w:autoRedefine/>
    <w:uiPriority w:val="39"/>
    <w:rsid w:val="00B72758"/>
    <w:pPr>
      <w:ind w:left="1680"/>
    </w:pPr>
    <w:rPr>
      <w:lang w:bidi="ar-SA"/>
    </w:rPr>
  </w:style>
  <w:style w:type="paragraph" w:styleId="TOC9">
    <w:name w:val="toc 9"/>
    <w:basedOn w:val="Normal"/>
    <w:next w:val="Normal"/>
    <w:autoRedefine/>
    <w:uiPriority w:val="39"/>
    <w:rsid w:val="00B72758"/>
    <w:pPr>
      <w:ind w:left="1920"/>
    </w:pPr>
    <w:rPr>
      <w:lang w:bidi="ar-SA"/>
    </w:rPr>
  </w:style>
  <w:style w:type="character" w:styleId="FollowedHyperlink">
    <w:name w:val="FollowedHyperlink"/>
    <w:basedOn w:val="DefaultParagraphFont"/>
    <w:rsid w:val="00B72758"/>
    <w:rPr>
      <w:color w:val="800080"/>
      <w:u w:val="single"/>
    </w:rPr>
  </w:style>
  <w:style w:type="paragraph" w:customStyle="1" w:styleId="SXPMessages">
    <w:name w:val="SXP Messages"/>
    <w:basedOn w:val="Normal"/>
    <w:rsid w:val="00272FBE"/>
    <w:pPr>
      <w:tabs>
        <w:tab w:val="left" w:pos="1080"/>
      </w:tabs>
      <w:ind w:left="720"/>
    </w:pPr>
    <w:rPr>
      <w:color w:val="000080"/>
      <w:szCs w:val="20"/>
      <w:lang w:bidi="ar-SA"/>
    </w:rPr>
  </w:style>
  <w:style w:type="paragraph" w:customStyle="1" w:styleId="1">
    <w:name w:val="1"/>
    <w:basedOn w:val="Normal"/>
    <w:rsid w:val="00B72758"/>
    <w:pPr>
      <w:ind w:left="1200" w:right="1080" w:hanging="480"/>
    </w:pPr>
  </w:style>
  <w:style w:type="paragraph" w:customStyle="1" w:styleId="TableText">
    <w:name w:val="Table Text"/>
    <w:aliases w:val="tt"/>
    <w:basedOn w:val="Normal"/>
    <w:link w:val="TableTextChar"/>
    <w:qFormat/>
    <w:rsid w:val="00A469A5"/>
    <w:pPr>
      <w:keepLines/>
      <w:spacing w:line="276" w:lineRule="auto"/>
    </w:pPr>
    <w:rPr>
      <w:szCs w:val="20"/>
      <w:lang w:bidi="ar-SA"/>
    </w:rPr>
  </w:style>
  <w:style w:type="character" w:customStyle="1" w:styleId="TableTextChar">
    <w:name w:val="Table Text Char"/>
    <w:basedOn w:val="DefaultParagraphFont"/>
    <w:link w:val="TableText"/>
    <w:uiPriority w:val="99"/>
    <w:rsid w:val="00B425EF"/>
    <w:rPr>
      <w:rFonts w:ascii="Verdana" w:hAnsi="Verdana"/>
      <w:lang w:eastAsia="en-US" w:bidi="ar-SA"/>
    </w:rPr>
  </w:style>
  <w:style w:type="paragraph" w:customStyle="1" w:styleId="Figure">
    <w:name w:val="Figure"/>
    <w:basedOn w:val="BlockText"/>
    <w:rsid w:val="00B72758"/>
    <w:pPr>
      <w:keepNext/>
      <w:numPr>
        <w:ilvl w:val="1"/>
        <w:numId w:val="1"/>
      </w:numPr>
      <w:jc w:val="center"/>
    </w:pPr>
  </w:style>
  <w:style w:type="paragraph" w:styleId="BlockText">
    <w:name w:val="Block Text"/>
    <w:basedOn w:val="Normal"/>
    <w:rsid w:val="00B72758"/>
    <w:pPr>
      <w:spacing w:after="120" w:line="360" w:lineRule="auto"/>
      <w:ind w:left="1440" w:right="1440"/>
    </w:pPr>
    <w:rPr>
      <w:sz w:val="22"/>
      <w:szCs w:val="20"/>
      <w:lang w:bidi="ar-SA"/>
    </w:rPr>
  </w:style>
  <w:style w:type="paragraph" w:customStyle="1" w:styleId="Bulletlist">
    <w:name w:val="Bullet list"/>
    <w:basedOn w:val="BodyText"/>
    <w:rsid w:val="00B72758"/>
    <w:pPr>
      <w:numPr>
        <w:numId w:val="4"/>
      </w:numPr>
      <w:spacing w:after="60"/>
    </w:pPr>
    <w:rPr>
      <w:color w:val="auto"/>
      <w:sz w:val="24"/>
    </w:rPr>
  </w:style>
  <w:style w:type="paragraph" w:customStyle="1" w:styleId="TableHeading">
    <w:name w:val="Table Heading"/>
    <w:basedOn w:val="TableText"/>
    <w:rsid w:val="002116C0"/>
    <w:rPr>
      <w:b/>
      <w:color w:val="FFFFFF"/>
    </w:rPr>
  </w:style>
  <w:style w:type="paragraph" w:styleId="BalloonText">
    <w:name w:val="Balloon Text"/>
    <w:basedOn w:val="Normal"/>
    <w:link w:val="BalloonTextChar"/>
    <w:uiPriority w:val="99"/>
    <w:semiHidden/>
    <w:rsid w:val="00865155"/>
    <w:rPr>
      <w:rFonts w:ascii="Tahoma" w:hAnsi="Tahoma" w:cs="Tahoma"/>
      <w:sz w:val="16"/>
      <w:szCs w:val="16"/>
    </w:rPr>
  </w:style>
  <w:style w:type="character" w:customStyle="1" w:styleId="BalloonTextChar">
    <w:name w:val="Balloon Text Char"/>
    <w:basedOn w:val="DefaultParagraphFont"/>
    <w:link w:val="BalloonText"/>
    <w:uiPriority w:val="99"/>
    <w:semiHidden/>
    <w:rsid w:val="00673C9A"/>
    <w:rPr>
      <w:rFonts w:ascii="Tahoma" w:hAnsi="Tahoma" w:cs="Tahoma"/>
      <w:sz w:val="16"/>
      <w:szCs w:val="16"/>
      <w:lang w:val="en-GB" w:eastAsia="en-US"/>
    </w:rPr>
  </w:style>
  <w:style w:type="paragraph" w:customStyle="1" w:styleId="StyleHeading1ComplexArial">
    <w:name w:val="Style Heading 1 + (Complex) Arial"/>
    <w:basedOn w:val="Heading1"/>
    <w:rsid w:val="00837F1F"/>
    <w:rPr>
      <w:rFonts w:cs="Arial"/>
    </w:rPr>
  </w:style>
  <w:style w:type="table" w:styleId="TableGrid8">
    <w:name w:val="Table Grid 8"/>
    <w:basedOn w:val="TableNormal"/>
    <w:rsid w:val="00996B90"/>
    <w:pPr>
      <w:spacing w:line="360" w:lineRule="auto"/>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rFonts w:ascii="Arial" w:hAnsi="Arial"/>
        <w:b/>
        <w:bCs/>
        <w:color w:val="FFFFFF"/>
        <w:sz w:val="20"/>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Caption">
    <w:name w:val="caption"/>
    <w:basedOn w:val="Normal"/>
    <w:next w:val="Normal"/>
    <w:qFormat/>
    <w:rsid w:val="000E7454"/>
    <w:pPr>
      <w:jc w:val="center"/>
    </w:pPr>
    <w:rPr>
      <w:bCs/>
      <w:sz w:val="16"/>
      <w:szCs w:val="20"/>
    </w:rPr>
  </w:style>
  <w:style w:type="paragraph" w:customStyle="1" w:styleId="StyleBodyTextLinespacing15lines">
    <w:name w:val="Style Body Text + Line spacing:  1.5 lines"/>
    <w:basedOn w:val="BodyText"/>
    <w:rsid w:val="008A3040"/>
    <w:pPr>
      <w:spacing w:before="0" w:after="0"/>
      <w:ind w:left="720"/>
    </w:pPr>
    <w:rPr>
      <w:rFonts w:ascii="Arial" w:hAnsi="Arial"/>
    </w:rPr>
  </w:style>
  <w:style w:type="character" w:styleId="CommentReference">
    <w:name w:val="annotation reference"/>
    <w:basedOn w:val="DefaultParagraphFont"/>
    <w:uiPriority w:val="99"/>
    <w:rsid w:val="00010DD4"/>
    <w:rPr>
      <w:sz w:val="16"/>
      <w:szCs w:val="16"/>
    </w:rPr>
  </w:style>
  <w:style w:type="paragraph" w:styleId="CommentSubject">
    <w:name w:val="annotation subject"/>
    <w:basedOn w:val="CommentText"/>
    <w:next w:val="CommentText"/>
    <w:semiHidden/>
    <w:rsid w:val="00010DD4"/>
    <w:rPr>
      <w:b/>
      <w:bCs/>
      <w:sz w:val="20"/>
      <w:lang w:val="en-US" w:bidi="he-IL"/>
    </w:rPr>
  </w:style>
  <w:style w:type="character" w:styleId="HTMLCode">
    <w:name w:val="HTML Code"/>
    <w:basedOn w:val="DefaultParagraphFont"/>
    <w:uiPriority w:val="99"/>
    <w:rsid w:val="00620B90"/>
    <w:rPr>
      <w:rFonts w:ascii="Courier New" w:eastAsia="Times New Roman" w:hAnsi="Courier New" w:cs="Courier New"/>
      <w:sz w:val="20"/>
      <w:szCs w:val="20"/>
    </w:rPr>
  </w:style>
  <w:style w:type="paragraph" w:customStyle="1" w:styleId="pdefinitionrelative">
    <w:name w:val="pdefinitionrelative"/>
    <w:basedOn w:val="Normal"/>
    <w:rsid w:val="00620B90"/>
    <w:pPr>
      <w:spacing w:before="100" w:beforeAutospacing="1" w:after="100" w:afterAutospacing="1"/>
    </w:pPr>
    <w:rPr>
      <w:rFonts w:ascii="Times New Roman" w:hAnsi="Times New Roman"/>
      <w:sz w:val="24"/>
    </w:rPr>
  </w:style>
  <w:style w:type="paragraph" w:customStyle="1" w:styleId="pdefinitionkeywordrelative">
    <w:name w:val="pdefinitionkeywordrelative"/>
    <w:basedOn w:val="Normal"/>
    <w:rsid w:val="00D8236D"/>
    <w:pPr>
      <w:spacing w:before="100" w:beforeAutospacing="1" w:after="100" w:afterAutospacing="1"/>
    </w:pPr>
    <w:rPr>
      <w:rFonts w:ascii="Times New Roman" w:hAnsi="Times New Roman"/>
      <w:sz w:val="24"/>
    </w:rPr>
  </w:style>
  <w:style w:type="paragraph" w:customStyle="1" w:styleId="pbodyrelativepre">
    <w:name w:val="pbodyrelativepre"/>
    <w:basedOn w:val="Normal"/>
    <w:rsid w:val="00D8236D"/>
    <w:pPr>
      <w:spacing w:before="100" w:beforeAutospacing="1" w:after="100" w:afterAutospacing="1"/>
    </w:pPr>
    <w:rPr>
      <w:rFonts w:ascii="Times New Roman" w:hAnsi="Times New Roman"/>
      <w:sz w:val="24"/>
    </w:rPr>
  </w:style>
  <w:style w:type="paragraph" w:customStyle="1" w:styleId="pbody">
    <w:name w:val="pbody"/>
    <w:basedOn w:val="Normal"/>
    <w:rsid w:val="004305C8"/>
    <w:pPr>
      <w:spacing w:before="100" w:beforeAutospacing="1" w:after="100" w:afterAutospacing="1"/>
    </w:pPr>
    <w:rPr>
      <w:rFonts w:ascii="Times New Roman" w:hAnsi="Times New Roman"/>
      <w:sz w:val="24"/>
      <w:lang w:bidi="ar-SA"/>
    </w:rPr>
  </w:style>
  <w:style w:type="paragraph" w:customStyle="1" w:styleId="pdefinitionkeyword">
    <w:name w:val="pdefinitionkeyword"/>
    <w:basedOn w:val="Normal"/>
    <w:rsid w:val="004305C8"/>
    <w:pPr>
      <w:spacing w:before="100" w:beforeAutospacing="1" w:after="100" w:afterAutospacing="1"/>
    </w:pPr>
    <w:rPr>
      <w:rFonts w:ascii="Times New Roman" w:hAnsi="Times New Roman"/>
      <w:sz w:val="24"/>
      <w:lang w:bidi="ar-SA"/>
    </w:rPr>
  </w:style>
  <w:style w:type="paragraph" w:customStyle="1" w:styleId="pdefinition">
    <w:name w:val="pdefinition"/>
    <w:basedOn w:val="Normal"/>
    <w:rsid w:val="004305C8"/>
    <w:pPr>
      <w:spacing w:before="100" w:beforeAutospacing="1" w:after="100" w:afterAutospacing="1"/>
    </w:pPr>
    <w:rPr>
      <w:rFonts w:ascii="Times New Roman" w:hAnsi="Times New Roman"/>
      <w:sz w:val="24"/>
      <w:lang w:bidi="ar-SA"/>
    </w:rPr>
  </w:style>
  <w:style w:type="paragraph" w:styleId="HTMLPreformatted">
    <w:name w:val="HTML Preformatted"/>
    <w:basedOn w:val="Normal"/>
    <w:link w:val="HTMLPreformattedChar"/>
    <w:uiPriority w:val="99"/>
    <w:rsid w:val="004305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lang w:bidi="ar-SA"/>
    </w:rPr>
  </w:style>
  <w:style w:type="character" w:customStyle="1" w:styleId="HTMLPreformattedChar">
    <w:name w:val="HTML Preformatted Char"/>
    <w:basedOn w:val="DefaultParagraphFont"/>
    <w:link w:val="HTMLPreformatted"/>
    <w:uiPriority w:val="99"/>
    <w:rsid w:val="00936AC8"/>
    <w:rPr>
      <w:rFonts w:ascii="Courier New" w:hAnsi="Courier New" w:cs="Courier New"/>
      <w:lang w:eastAsia="en-US" w:bidi="ar-SA"/>
    </w:rPr>
  </w:style>
  <w:style w:type="paragraph" w:customStyle="1" w:styleId="NormalBRSL2">
    <w:name w:val="Normal BRS L2"/>
    <w:basedOn w:val="Normal"/>
    <w:link w:val="NormalBRSL2Char"/>
    <w:rsid w:val="00CE0FDA"/>
    <w:pPr>
      <w:ind w:left="576"/>
    </w:pPr>
    <w:rPr>
      <w:rFonts w:ascii="Arial" w:hAnsi="Arial"/>
      <w:sz w:val="22"/>
      <w:lang w:bidi="ar-SA"/>
    </w:rPr>
  </w:style>
  <w:style w:type="character" w:customStyle="1" w:styleId="NormalBRSL2Char">
    <w:name w:val="Normal BRS L2 Char"/>
    <w:basedOn w:val="DefaultParagraphFont"/>
    <w:link w:val="NormalBRSL2"/>
    <w:rsid w:val="00673C9A"/>
    <w:rPr>
      <w:rFonts w:ascii="Arial" w:hAnsi="Arial"/>
      <w:sz w:val="22"/>
      <w:szCs w:val="24"/>
      <w:lang w:val="en-GB" w:eastAsia="en-US" w:bidi="ar-SA"/>
    </w:rPr>
  </w:style>
  <w:style w:type="paragraph" w:customStyle="1" w:styleId="TableCellChar">
    <w:name w:val="Table Cell Char"/>
    <w:basedOn w:val="Normal"/>
    <w:rsid w:val="006110AE"/>
    <w:pPr>
      <w:spacing w:after="60"/>
    </w:pPr>
    <w:rPr>
      <w:color w:val="000000"/>
      <w:szCs w:val="20"/>
      <w:lang w:bidi="ar-SA"/>
    </w:rPr>
  </w:style>
  <w:style w:type="paragraph" w:styleId="NormalWeb">
    <w:name w:val="Normal (Web)"/>
    <w:basedOn w:val="Normal"/>
    <w:uiPriority w:val="99"/>
    <w:unhideWhenUsed/>
    <w:rsid w:val="00342C15"/>
    <w:pPr>
      <w:spacing w:before="100" w:beforeAutospacing="1" w:after="100" w:afterAutospacing="1"/>
    </w:pPr>
    <w:rPr>
      <w:rFonts w:ascii="Times New Roman" w:hAnsi="Times New Roman"/>
      <w:sz w:val="24"/>
      <w:lang w:eastAsia="ja-JP"/>
    </w:rPr>
  </w:style>
  <w:style w:type="paragraph" w:customStyle="1" w:styleId="Body1">
    <w:name w:val="Body 1"/>
    <w:basedOn w:val="Normal"/>
    <w:link w:val="Body1Char"/>
    <w:qFormat/>
    <w:rsid w:val="00E52D2C"/>
    <w:pPr>
      <w:spacing w:after="120"/>
      <w:ind w:left="567"/>
      <w:jc w:val="both"/>
    </w:pPr>
    <w:rPr>
      <w:rFonts w:ascii="Calibri" w:hAnsi="Calibri"/>
      <w:sz w:val="22"/>
      <w:szCs w:val="20"/>
      <w:lang w:bidi="ar-SA"/>
    </w:rPr>
  </w:style>
  <w:style w:type="character" w:customStyle="1" w:styleId="Body1Char">
    <w:name w:val="Body 1 Char"/>
    <w:basedOn w:val="DefaultParagraphFont"/>
    <w:link w:val="Body1"/>
    <w:rsid w:val="00E52D2C"/>
    <w:rPr>
      <w:rFonts w:ascii="Calibri" w:hAnsi="Calibri"/>
      <w:sz w:val="22"/>
      <w:lang w:val="en-GB" w:eastAsia="en-US" w:bidi="ar-SA"/>
    </w:rPr>
  </w:style>
  <w:style w:type="paragraph" w:styleId="DocumentMap">
    <w:name w:val="Document Map"/>
    <w:basedOn w:val="Normal"/>
    <w:link w:val="DocumentMapChar"/>
    <w:semiHidden/>
    <w:unhideWhenUsed/>
    <w:rsid w:val="00641392"/>
    <w:rPr>
      <w:rFonts w:ascii="Tahoma" w:hAnsi="Tahoma" w:cs="Tahoma"/>
      <w:sz w:val="16"/>
      <w:szCs w:val="16"/>
    </w:rPr>
  </w:style>
  <w:style w:type="character" w:customStyle="1" w:styleId="DocumentMapChar">
    <w:name w:val="Document Map Char"/>
    <w:basedOn w:val="DefaultParagraphFont"/>
    <w:link w:val="DocumentMap"/>
    <w:uiPriority w:val="99"/>
    <w:semiHidden/>
    <w:rsid w:val="00641392"/>
    <w:rPr>
      <w:rFonts w:ascii="Tahoma" w:hAnsi="Tahoma" w:cs="Tahoma"/>
      <w:sz w:val="16"/>
      <w:szCs w:val="16"/>
      <w:lang w:eastAsia="en-US"/>
    </w:rPr>
  </w:style>
  <w:style w:type="paragraph" w:customStyle="1" w:styleId="StyleTableHeadingComplexArialWhiteJustified">
    <w:name w:val="Style Table Heading + (Complex) Arial White Justified"/>
    <w:basedOn w:val="TableHeading"/>
    <w:rsid w:val="0094100E"/>
    <w:pPr>
      <w:spacing w:before="120" w:after="120" w:line="240" w:lineRule="auto"/>
      <w:jc w:val="both"/>
    </w:pPr>
    <w:rPr>
      <w:rFonts w:cs="Arial"/>
    </w:rPr>
  </w:style>
  <w:style w:type="paragraph" w:styleId="ListParagraph">
    <w:name w:val="List Paragraph"/>
    <w:basedOn w:val="Normal"/>
    <w:uiPriority w:val="34"/>
    <w:qFormat/>
    <w:rsid w:val="00052ABA"/>
    <w:pPr>
      <w:ind w:left="720"/>
      <w:contextualSpacing/>
    </w:pPr>
  </w:style>
  <w:style w:type="table" w:styleId="TableGrid">
    <w:name w:val="Table Grid"/>
    <w:basedOn w:val="TableNormal"/>
    <w:uiPriority w:val="59"/>
    <w:rsid w:val="005937D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6E48F6"/>
    <w:rPr>
      <w:rFonts w:ascii="Verdana" w:hAnsi="Verdana"/>
      <w:szCs w:val="24"/>
      <w:lang w:eastAsia="en-US"/>
    </w:rPr>
  </w:style>
  <w:style w:type="character" w:customStyle="1" w:styleId="codechar">
    <w:name w:val="code_char"/>
    <w:basedOn w:val="DefaultParagraphFont"/>
    <w:rsid w:val="00936AC8"/>
  </w:style>
  <w:style w:type="paragraph" w:customStyle="1" w:styleId="Text2">
    <w:name w:val="Text 2"/>
    <w:basedOn w:val="Normal"/>
    <w:rsid w:val="00D6113C"/>
    <w:pPr>
      <w:spacing w:before="240" w:line="264" w:lineRule="auto"/>
      <w:ind w:left="1260"/>
      <w:jc w:val="both"/>
    </w:pPr>
    <w:rPr>
      <w:rFonts w:ascii="Book Antiqua" w:hAnsi="Book Antiqua"/>
      <w:snapToGrid w:val="0"/>
      <w:color w:val="404040" w:themeColor="text1" w:themeTint="BF"/>
      <w:sz w:val="21"/>
      <w:szCs w:val="20"/>
      <w:lang w:bidi="ar-SA"/>
    </w:rPr>
  </w:style>
  <w:style w:type="paragraph" w:styleId="NoSpacing">
    <w:name w:val="No Spacing"/>
    <w:uiPriority w:val="1"/>
    <w:qFormat/>
    <w:rsid w:val="0034627D"/>
    <w:rPr>
      <w:rFonts w:ascii="Verdana" w:hAnsi="Verdana"/>
      <w:szCs w:val="24"/>
      <w:lang w:eastAsia="en-US"/>
    </w:rPr>
  </w:style>
  <w:style w:type="paragraph" w:styleId="Subtitle">
    <w:name w:val="Subtitle"/>
    <w:basedOn w:val="Normal"/>
    <w:next w:val="Normal"/>
    <w:link w:val="SubtitleChar"/>
    <w:uiPriority w:val="11"/>
    <w:qFormat/>
    <w:rsid w:val="00811034"/>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811034"/>
    <w:rPr>
      <w:rFonts w:asciiTheme="minorHAnsi" w:eastAsiaTheme="minorEastAsia" w:hAnsiTheme="minorHAnsi" w:cstheme="minorBidi"/>
      <w:color w:val="5A5A5A" w:themeColor="text1" w:themeTint="A5"/>
      <w:spacing w:val="15"/>
      <w:sz w:val="22"/>
      <w:szCs w:val="22"/>
      <w:lang w:eastAsia="en-US"/>
    </w:rPr>
  </w:style>
  <w:style w:type="character" w:styleId="SubtleEmphasis">
    <w:name w:val="Subtle Emphasis"/>
    <w:basedOn w:val="DefaultParagraphFont"/>
    <w:uiPriority w:val="19"/>
    <w:qFormat/>
    <w:rsid w:val="00811034"/>
    <w:rPr>
      <w:i/>
      <w:iCs/>
      <w:color w:val="404040" w:themeColor="text1" w:themeTint="BF"/>
    </w:rPr>
  </w:style>
  <w:style w:type="character" w:styleId="Emphasis">
    <w:name w:val="Emphasis"/>
    <w:basedOn w:val="DefaultParagraphFont"/>
    <w:uiPriority w:val="20"/>
    <w:qFormat/>
    <w:rsid w:val="00811034"/>
    <w:rPr>
      <w:i/>
      <w:iCs/>
    </w:rPr>
  </w:style>
  <w:style w:type="character" w:styleId="IntenseEmphasis">
    <w:name w:val="Intense Emphasis"/>
    <w:basedOn w:val="DefaultParagraphFont"/>
    <w:uiPriority w:val="21"/>
    <w:qFormat/>
    <w:rsid w:val="00811034"/>
    <w:rPr>
      <w:i/>
      <w:iCs/>
      <w:color w:val="4F81BD" w:themeColor="accent1"/>
    </w:rPr>
  </w:style>
  <w:style w:type="character" w:styleId="Strong">
    <w:name w:val="Strong"/>
    <w:basedOn w:val="DefaultParagraphFont"/>
    <w:uiPriority w:val="22"/>
    <w:qFormat/>
    <w:rsid w:val="00811034"/>
    <w:rPr>
      <w:b/>
      <w:bCs/>
    </w:rPr>
  </w:style>
  <w:style w:type="character" w:styleId="BookTitle">
    <w:name w:val="Book Title"/>
    <w:basedOn w:val="DefaultParagraphFont"/>
    <w:uiPriority w:val="33"/>
    <w:qFormat/>
    <w:rsid w:val="00811034"/>
    <w:rPr>
      <w:b/>
      <w:bCs/>
      <w:i/>
      <w:iCs/>
      <w:spacing w:val="5"/>
    </w:rPr>
  </w:style>
  <w:style w:type="paragraph" w:styleId="EndnoteText">
    <w:name w:val="endnote text"/>
    <w:basedOn w:val="Normal"/>
    <w:link w:val="EndnoteTextChar"/>
    <w:uiPriority w:val="99"/>
    <w:semiHidden/>
    <w:unhideWhenUsed/>
    <w:rsid w:val="00870BBE"/>
    <w:rPr>
      <w:szCs w:val="20"/>
    </w:rPr>
  </w:style>
  <w:style w:type="character" w:customStyle="1" w:styleId="EndnoteTextChar">
    <w:name w:val="Endnote Text Char"/>
    <w:basedOn w:val="DefaultParagraphFont"/>
    <w:link w:val="EndnoteText"/>
    <w:uiPriority w:val="99"/>
    <w:semiHidden/>
    <w:rsid w:val="00870BBE"/>
    <w:rPr>
      <w:rFonts w:ascii="Verdana" w:hAnsi="Verdana"/>
      <w:lang w:eastAsia="en-US"/>
    </w:rPr>
  </w:style>
  <w:style w:type="character" w:styleId="EndnoteReference">
    <w:name w:val="endnote reference"/>
    <w:basedOn w:val="DefaultParagraphFont"/>
    <w:uiPriority w:val="99"/>
    <w:semiHidden/>
    <w:unhideWhenUsed/>
    <w:rsid w:val="00870BBE"/>
    <w:rPr>
      <w:vertAlign w:val="superscript"/>
    </w:rPr>
  </w:style>
  <w:style w:type="paragraph" w:customStyle="1" w:styleId="TableTitles">
    <w:name w:val="Table Titles"/>
    <w:basedOn w:val="Normal"/>
    <w:uiPriority w:val="99"/>
    <w:rsid w:val="008E59A7"/>
    <w:pPr>
      <w:tabs>
        <w:tab w:val="left" w:pos="1995"/>
      </w:tabs>
      <w:spacing w:line="240" w:lineRule="exact"/>
    </w:pPr>
    <w:rPr>
      <w:rFonts w:ascii="Frutiger LT 55 Roman" w:hAnsi="Frutiger LT 55 Roman" w:cs="Arial"/>
      <w:b/>
      <w:color w:val="FFA02F"/>
      <w:lang w:eastAsia="en-GB" w:bidi="ar-SA"/>
    </w:rPr>
  </w:style>
  <w:style w:type="paragraph" w:customStyle="1" w:styleId="SXP">
    <w:name w:val="SXP"/>
    <w:basedOn w:val="Normal"/>
    <w:qFormat/>
    <w:rsid w:val="008E59A7"/>
    <w:pPr>
      <w:spacing w:after="200"/>
    </w:pPr>
    <w:rPr>
      <w:rFonts w:ascii="Courier New" w:eastAsia="MS Mincho" w:hAnsi="Courier New" w:cs="Arial"/>
      <w:b/>
      <w:bCs/>
      <w:color w:val="984806"/>
      <w:sz w:val="18"/>
      <w:szCs w:val="22"/>
      <w:lang w:eastAsia="ja-JP"/>
    </w:rPr>
  </w:style>
  <w:style w:type="paragraph" w:styleId="FootnoteText">
    <w:name w:val="footnote text"/>
    <w:basedOn w:val="Normal"/>
    <w:link w:val="FootnoteTextChar"/>
    <w:rsid w:val="00DB4157"/>
    <w:pPr>
      <w:jc w:val="both"/>
    </w:pPr>
    <w:rPr>
      <w:rFonts w:ascii="Arial" w:hAnsi="Arial"/>
      <w:color w:val="404040" w:themeColor="text1" w:themeTint="BF"/>
      <w:sz w:val="21"/>
      <w:szCs w:val="20"/>
      <w:lang w:bidi="ar-SA"/>
    </w:rPr>
  </w:style>
  <w:style w:type="character" w:customStyle="1" w:styleId="FootnoteTextChar">
    <w:name w:val="Footnote Text Char"/>
    <w:basedOn w:val="DefaultParagraphFont"/>
    <w:link w:val="FootnoteText"/>
    <w:rsid w:val="00DB4157"/>
    <w:rPr>
      <w:rFonts w:ascii="Arial" w:hAnsi="Arial"/>
      <w:color w:val="404040" w:themeColor="text1" w:themeTint="BF"/>
      <w:sz w:val="21"/>
      <w:lang w:eastAsia="en-US" w:bidi="ar-SA"/>
    </w:rPr>
  </w:style>
  <w:style w:type="character" w:styleId="FootnoteReference">
    <w:name w:val="footnote reference"/>
    <w:basedOn w:val="DefaultParagraphFont"/>
    <w:rsid w:val="00DB4157"/>
    <w:rPr>
      <w:rFonts w:ascii="Arial" w:hAnsi="Arial" w:cs="Arial"/>
      <w:vertAlign w:val="superscript"/>
    </w:rPr>
  </w:style>
  <w:style w:type="paragraph" w:styleId="NormalIndent">
    <w:name w:val="Normal Indent"/>
    <w:basedOn w:val="Normal"/>
    <w:link w:val="NormalIndentChar"/>
    <w:rsid w:val="00673C9A"/>
    <w:pPr>
      <w:spacing w:after="120" w:line="264" w:lineRule="auto"/>
      <w:ind w:left="720"/>
      <w:jc w:val="both"/>
    </w:pPr>
    <w:rPr>
      <w:rFonts w:asciiTheme="minorHAnsi" w:hAnsiTheme="minorHAnsi"/>
      <w:color w:val="404040" w:themeColor="text1" w:themeTint="BF"/>
      <w:sz w:val="21"/>
      <w:szCs w:val="20"/>
      <w:lang w:bidi="ar-SA"/>
    </w:rPr>
  </w:style>
  <w:style w:type="character" w:customStyle="1" w:styleId="NormalIndentChar">
    <w:name w:val="Normal Indent Char"/>
    <w:basedOn w:val="DefaultParagraphFont"/>
    <w:link w:val="NormalIndent"/>
    <w:rsid w:val="00673C9A"/>
    <w:rPr>
      <w:rFonts w:asciiTheme="minorHAnsi" w:hAnsiTheme="minorHAnsi"/>
      <w:color w:val="404040" w:themeColor="text1" w:themeTint="BF"/>
      <w:sz w:val="21"/>
      <w:lang w:val="en-GB" w:eastAsia="en-US" w:bidi="ar-SA"/>
    </w:rPr>
  </w:style>
  <w:style w:type="paragraph" w:customStyle="1" w:styleId="Cpoyright">
    <w:name w:val="Cpoyright"/>
    <w:basedOn w:val="Heading4"/>
    <w:rsid w:val="00673C9A"/>
    <w:pPr>
      <w:keepLines/>
      <w:numPr>
        <w:ilvl w:val="0"/>
        <w:numId w:val="0"/>
      </w:numPr>
      <w:spacing w:before="120" w:after="0" w:line="264" w:lineRule="auto"/>
      <w:jc w:val="both"/>
      <w:outlineLvl w:val="9"/>
    </w:pPr>
    <w:rPr>
      <w:rFonts w:ascii="Arial" w:hAnsi="Arial"/>
      <w:color w:val="DF8C1E"/>
      <w:sz w:val="21"/>
      <w:lang w:val="en-US"/>
    </w:rPr>
  </w:style>
  <w:style w:type="paragraph" w:styleId="MessageHeader">
    <w:name w:val="Message Header"/>
    <w:basedOn w:val="Normal"/>
    <w:link w:val="MessageHeaderChar"/>
    <w:rsid w:val="00673C9A"/>
    <w:pPr>
      <w:pBdr>
        <w:top w:val="single" w:sz="6" w:space="1" w:color="auto"/>
        <w:left w:val="single" w:sz="6" w:space="1" w:color="auto"/>
        <w:bottom w:val="single" w:sz="6" w:space="1" w:color="auto"/>
        <w:right w:val="single" w:sz="6" w:space="1" w:color="auto"/>
      </w:pBdr>
      <w:shd w:val="pct20" w:color="auto" w:fill="auto"/>
      <w:spacing w:after="120" w:line="264" w:lineRule="auto"/>
      <w:ind w:left="1080" w:hanging="1080"/>
      <w:jc w:val="both"/>
    </w:pPr>
    <w:rPr>
      <w:rFonts w:ascii="Arial" w:hAnsi="Arial"/>
      <w:color w:val="404040" w:themeColor="text1" w:themeTint="BF"/>
      <w:sz w:val="24"/>
      <w:szCs w:val="20"/>
      <w:lang w:bidi="ar-SA"/>
    </w:rPr>
  </w:style>
  <w:style w:type="character" w:customStyle="1" w:styleId="MessageHeaderChar">
    <w:name w:val="Message Header Char"/>
    <w:basedOn w:val="DefaultParagraphFont"/>
    <w:link w:val="MessageHeader"/>
    <w:rsid w:val="00673C9A"/>
    <w:rPr>
      <w:rFonts w:ascii="Arial" w:hAnsi="Arial"/>
      <w:color w:val="404040" w:themeColor="text1" w:themeTint="BF"/>
      <w:sz w:val="24"/>
      <w:shd w:val="pct20" w:color="auto" w:fill="auto"/>
      <w:lang w:val="en-GB" w:eastAsia="en-US" w:bidi="ar-SA"/>
    </w:rPr>
  </w:style>
  <w:style w:type="paragraph" w:customStyle="1" w:styleId="Code">
    <w:name w:val="Code"/>
    <w:basedOn w:val="BodyText"/>
    <w:rsid w:val="00673C9A"/>
    <w:pPr>
      <w:keepNext/>
      <w:spacing w:before="0" w:after="0" w:line="264" w:lineRule="auto"/>
      <w:ind w:left="1440"/>
    </w:pPr>
    <w:rPr>
      <w:rFonts w:ascii="Courier New" w:hAnsi="Courier New"/>
      <w:color w:val="404040" w:themeColor="text1" w:themeTint="BF"/>
      <w:sz w:val="21"/>
    </w:rPr>
  </w:style>
  <w:style w:type="paragraph" w:customStyle="1" w:styleId="NumberList">
    <w:name w:val="Number List"/>
    <w:basedOn w:val="BodyText"/>
    <w:rsid w:val="00673C9A"/>
    <w:pPr>
      <w:keepNext/>
      <w:spacing w:before="60" w:after="60" w:line="264" w:lineRule="auto"/>
      <w:ind w:left="3240" w:right="446" w:hanging="360"/>
    </w:pPr>
    <w:rPr>
      <w:rFonts w:asciiTheme="minorHAnsi" w:hAnsiTheme="minorHAnsi"/>
      <w:color w:val="404040" w:themeColor="text1" w:themeTint="BF"/>
      <w:sz w:val="21"/>
    </w:rPr>
  </w:style>
  <w:style w:type="paragraph" w:customStyle="1" w:styleId="HeadingBar">
    <w:name w:val="Heading Bar"/>
    <w:basedOn w:val="Normal"/>
    <w:next w:val="Heading3"/>
    <w:rsid w:val="00673C9A"/>
    <w:pPr>
      <w:keepNext/>
      <w:keepLines/>
      <w:shd w:val="solid" w:color="auto" w:fill="auto"/>
      <w:spacing w:before="240" w:after="120" w:line="264" w:lineRule="auto"/>
      <w:ind w:right="7830"/>
      <w:jc w:val="both"/>
    </w:pPr>
    <w:rPr>
      <w:rFonts w:asciiTheme="minorHAnsi" w:hAnsiTheme="minorHAnsi"/>
      <w:color w:val="FFFFFF"/>
      <w:sz w:val="8"/>
      <w:szCs w:val="20"/>
      <w:lang w:bidi="ar-SA"/>
    </w:rPr>
  </w:style>
  <w:style w:type="paragraph" w:customStyle="1" w:styleId="AIMNote">
    <w:name w:val="AIM Note"/>
    <w:basedOn w:val="BodyText"/>
    <w:rsid w:val="00673C9A"/>
    <w:pPr>
      <w:keepNext/>
      <w:pBdr>
        <w:top w:val="single" w:sz="6" w:space="1" w:color="auto" w:shadow="1"/>
        <w:left w:val="single" w:sz="6" w:space="1" w:color="auto" w:shadow="1"/>
        <w:bottom w:val="single" w:sz="6" w:space="1" w:color="auto" w:shadow="1"/>
        <w:right w:val="single" w:sz="6" w:space="1" w:color="auto" w:shadow="1"/>
      </w:pBdr>
      <w:shd w:val="solid" w:color="FFFF00" w:fill="auto"/>
      <w:spacing w:after="0" w:line="264" w:lineRule="auto"/>
      <w:ind w:left="1152" w:right="5040" w:hanging="1152"/>
    </w:pPr>
    <w:rPr>
      <w:rFonts w:asciiTheme="minorHAnsi" w:hAnsiTheme="minorHAnsi"/>
      <w:vanish/>
      <w:color w:val="404040" w:themeColor="text1" w:themeTint="BF"/>
      <w:sz w:val="21"/>
    </w:rPr>
  </w:style>
  <w:style w:type="paragraph" w:styleId="List">
    <w:name w:val="List"/>
    <w:basedOn w:val="Normal"/>
    <w:rsid w:val="00673C9A"/>
    <w:pPr>
      <w:spacing w:after="120" w:line="264" w:lineRule="auto"/>
      <w:ind w:left="360" w:hanging="360"/>
      <w:jc w:val="both"/>
    </w:pPr>
    <w:rPr>
      <w:rFonts w:asciiTheme="minorHAnsi" w:hAnsiTheme="minorHAnsi"/>
      <w:color w:val="404040" w:themeColor="text1" w:themeTint="BF"/>
      <w:sz w:val="21"/>
      <w:szCs w:val="20"/>
      <w:lang w:bidi="ar-SA"/>
    </w:rPr>
  </w:style>
  <w:style w:type="paragraph" w:styleId="List2">
    <w:name w:val="List 2"/>
    <w:basedOn w:val="Normal"/>
    <w:rsid w:val="00673C9A"/>
    <w:pPr>
      <w:spacing w:after="120" w:line="264" w:lineRule="auto"/>
      <w:ind w:left="720" w:hanging="360"/>
      <w:jc w:val="both"/>
    </w:pPr>
    <w:rPr>
      <w:rFonts w:asciiTheme="minorHAnsi" w:hAnsiTheme="minorHAnsi"/>
      <w:color w:val="404040" w:themeColor="text1" w:themeTint="BF"/>
      <w:sz w:val="21"/>
      <w:szCs w:val="20"/>
      <w:lang w:bidi="ar-SA"/>
    </w:rPr>
  </w:style>
  <w:style w:type="paragraph" w:styleId="List3">
    <w:name w:val="List 3"/>
    <w:basedOn w:val="Normal"/>
    <w:rsid w:val="00673C9A"/>
    <w:pPr>
      <w:spacing w:after="120" w:line="264" w:lineRule="auto"/>
      <w:ind w:left="1080" w:hanging="360"/>
      <w:jc w:val="both"/>
    </w:pPr>
    <w:rPr>
      <w:rFonts w:asciiTheme="minorHAnsi" w:hAnsiTheme="minorHAnsi"/>
      <w:color w:val="404040" w:themeColor="text1" w:themeTint="BF"/>
      <w:sz w:val="21"/>
      <w:szCs w:val="20"/>
      <w:lang w:bidi="ar-SA"/>
    </w:rPr>
  </w:style>
  <w:style w:type="paragraph" w:customStyle="1" w:styleId="bulletindent">
    <w:name w:val="bullet indent"/>
    <w:basedOn w:val="Normal"/>
    <w:rsid w:val="00673C9A"/>
    <w:pPr>
      <w:tabs>
        <w:tab w:val="left" w:pos="3060"/>
        <w:tab w:val="left" w:pos="3240"/>
        <w:tab w:val="left" w:pos="3870"/>
      </w:tabs>
      <w:spacing w:before="40"/>
      <w:ind w:left="2767" w:hanging="425"/>
      <w:jc w:val="both"/>
    </w:pPr>
    <w:rPr>
      <w:rFonts w:asciiTheme="minorHAnsi" w:hAnsiTheme="minorHAnsi"/>
      <w:color w:val="404040" w:themeColor="text1" w:themeTint="BF"/>
      <w:sz w:val="21"/>
      <w:szCs w:val="20"/>
      <w:lang w:bidi="ar-SA"/>
    </w:rPr>
  </w:style>
  <w:style w:type="paragraph" w:customStyle="1" w:styleId="bullet">
    <w:name w:val="bullet"/>
    <w:basedOn w:val="List"/>
    <w:rsid w:val="00673C9A"/>
    <w:pPr>
      <w:tabs>
        <w:tab w:val="left" w:pos="3060"/>
        <w:tab w:val="left" w:pos="3240"/>
        <w:tab w:val="left" w:pos="3870"/>
      </w:tabs>
      <w:spacing w:line="240" w:lineRule="auto"/>
      <w:ind w:left="2345"/>
    </w:pPr>
    <w:rPr>
      <w:rFonts w:ascii="CG Times (W1)" w:hAnsi="CG Times (W1)"/>
    </w:rPr>
  </w:style>
  <w:style w:type="paragraph" w:customStyle="1" w:styleId="Body">
    <w:name w:val="Body"/>
    <w:basedOn w:val="Normal"/>
    <w:rsid w:val="00673C9A"/>
    <w:pPr>
      <w:spacing w:after="120"/>
      <w:ind w:left="1985"/>
      <w:jc w:val="both"/>
    </w:pPr>
    <w:rPr>
      <w:rFonts w:asciiTheme="minorHAnsi" w:hAnsiTheme="minorHAnsi"/>
      <w:color w:val="404040" w:themeColor="text1" w:themeTint="BF"/>
      <w:sz w:val="21"/>
      <w:szCs w:val="20"/>
      <w:lang w:bidi="ar-SA"/>
    </w:rPr>
  </w:style>
  <w:style w:type="paragraph" w:customStyle="1" w:styleId="BodyTextIndent30">
    <w:name w:val="Body Text Indent3"/>
    <w:basedOn w:val="Normal"/>
    <w:rsid w:val="00673C9A"/>
    <w:pPr>
      <w:widowControl w:val="0"/>
      <w:spacing w:before="120"/>
      <w:ind w:left="432"/>
      <w:jc w:val="both"/>
    </w:pPr>
    <w:rPr>
      <w:rFonts w:asciiTheme="minorHAnsi" w:hAnsiTheme="minorHAnsi"/>
      <w:color w:val="404040" w:themeColor="text1" w:themeTint="BF"/>
      <w:sz w:val="21"/>
      <w:szCs w:val="20"/>
      <w:lang w:bidi="ar-SA"/>
    </w:rPr>
  </w:style>
  <w:style w:type="paragraph" w:customStyle="1" w:styleId="Picture">
    <w:name w:val="Picture"/>
    <w:basedOn w:val="Normal"/>
    <w:next w:val="Normal"/>
    <w:rsid w:val="00673C9A"/>
    <w:pPr>
      <w:numPr>
        <w:ilvl w:val="12"/>
      </w:numPr>
      <w:spacing w:before="80"/>
      <w:ind w:left="2340"/>
      <w:jc w:val="both"/>
    </w:pPr>
    <w:rPr>
      <w:rFonts w:asciiTheme="minorHAnsi" w:hAnsiTheme="minorHAnsi"/>
      <w:color w:val="404040" w:themeColor="text1" w:themeTint="BF"/>
      <w:sz w:val="21"/>
      <w:szCs w:val="20"/>
      <w:lang w:bidi="ar-SA"/>
    </w:rPr>
  </w:style>
  <w:style w:type="paragraph" w:styleId="z-BottomofForm">
    <w:name w:val="HTML Bottom of Form"/>
    <w:next w:val="Normal"/>
    <w:link w:val="z-BottomofFormChar"/>
    <w:hidden/>
    <w:rsid w:val="00673C9A"/>
    <w:pPr>
      <w:pBdr>
        <w:top w:val="double" w:sz="2" w:space="0" w:color="000000"/>
      </w:pBdr>
      <w:jc w:val="center"/>
    </w:pPr>
    <w:rPr>
      <w:rFonts w:ascii="Arial" w:hAnsi="Arial"/>
      <w:snapToGrid w:val="0"/>
      <w:vanish/>
      <w:sz w:val="16"/>
      <w:lang w:eastAsia="en-US" w:bidi="ar-SA"/>
    </w:rPr>
  </w:style>
  <w:style w:type="character" w:customStyle="1" w:styleId="z-BottomofFormChar">
    <w:name w:val="z-Bottom of Form Char"/>
    <w:basedOn w:val="DefaultParagraphFont"/>
    <w:link w:val="z-BottomofForm"/>
    <w:rsid w:val="00673C9A"/>
    <w:rPr>
      <w:rFonts w:ascii="Arial" w:hAnsi="Arial"/>
      <w:snapToGrid w:val="0"/>
      <w:vanish/>
      <w:sz w:val="16"/>
      <w:lang w:eastAsia="en-US" w:bidi="ar-SA"/>
    </w:rPr>
  </w:style>
  <w:style w:type="paragraph" w:styleId="z-TopofForm">
    <w:name w:val="HTML Top of Form"/>
    <w:next w:val="Normal"/>
    <w:link w:val="z-TopofFormChar"/>
    <w:hidden/>
    <w:rsid w:val="00673C9A"/>
    <w:pPr>
      <w:pBdr>
        <w:bottom w:val="double" w:sz="2" w:space="0" w:color="000000"/>
      </w:pBdr>
      <w:jc w:val="center"/>
    </w:pPr>
    <w:rPr>
      <w:rFonts w:ascii="Arial" w:hAnsi="Arial"/>
      <w:snapToGrid w:val="0"/>
      <w:vanish/>
      <w:sz w:val="16"/>
      <w:lang w:eastAsia="en-US" w:bidi="ar-SA"/>
    </w:rPr>
  </w:style>
  <w:style w:type="character" w:customStyle="1" w:styleId="z-TopofFormChar">
    <w:name w:val="z-Top of Form Char"/>
    <w:basedOn w:val="DefaultParagraphFont"/>
    <w:link w:val="z-TopofForm"/>
    <w:rsid w:val="00673C9A"/>
    <w:rPr>
      <w:rFonts w:ascii="Arial" w:hAnsi="Arial"/>
      <w:snapToGrid w:val="0"/>
      <w:vanish/>
      <w:sz w:val="16"/>
      <w:lang w:eastAsia="en-US" w:bidi="ar-SA"/>
    </w:rPr>
  </w:style>
  <w:style w:type="character" w:customStyle="1" w:styleId="definechar">
    <w:name w:val="define char"/>
    <w:basedOn w:val="DefaultParagraphFont"/>
    <w:rsid w:val="00673C9A"/>
    <w:rPr>
      <w:i/>
    </w:rPr>
  </w:style>
  <w:style w:type="paragraph" w:customStyle="1" w:styleId="textbody">
    <w:name w:val="text body"/>
    <w:basedOn w:val="Heading2"/>
    <w:rsid w:val="00673C9A"/>
    <w:pPr>
      <w:spacing w:before="120" w:line="264" w:lineRule="auto"/>
      <w:jc w:val="both"/>
    </w:pPr>
    <w:rPr>
      <w:rFonts w:ascii="Arial" w:hAnsi="Arial"/>
      <w:b w:val="0"/>
      <w:color w:val="4F81BD" w:themeColor="accent1"/>
      <w:sz w:val="26"/>
    </w:rPr>
  </w:style>
  <w:style w:type="paragraph" w:customStyle="1" w:styleId="bodytexst">
    <w:name w:val="body texst"/>
    <w:basedOn w:val="textbody"/>
    <w:rsid w:val="00673C9A"/>
    <w:rPr>
      <w:b/>
    </w:rPr>
  </w:style>
  <w:style w:type="paragraph" w:customStyle="1" w:styleId="Normal2">
    <w:name w:val="Normal 2"/>
    <w:basedOn w:val="Normal"/>
    <w:rsid w:val="00673C9A"/>
    <w:pPr>
      <w:tabs>
        <w:tab w:val="left" w:pos="720"/>
      </w:tabs>
      <w:spacing w:after="120"/>
      <w:ind w:left="360"/>
      <w:jc w:val="both"/>
    </w:pPr>
    <w:rPr>
      <w:rFonts w:asciiTheme="minorHAnsi" w:hAnsiTheme="minorHAnsi"/>
      <w:color w:val="404040" w:themeColor="text1" w:themeTint="BF"/>
      <w:sz w:val="21"/>
      <w:szCs w:val="20"/>
      <w:lang w:bidi="ar-SA"/>
    </w:rPr>
  </w:style>
  <w:style w:type="paragraph" w:customStyle="1" w:styleId="TableHead">
    <w:name w:val="Table Head"/>
    <w:basedOn w:val="TableCellChar"/>
    <w:next w:val="TableCellChar"/>
    <w:rsid w:val="00673C9A"/>
    <w:pPr>
      <w:spacing w:before="60"/>
      <w:jc w:val="both"/>
    </w:pPr>
    <w:rPr>
      <w:rFonts w:asciiTheme="minorHAnsi" w:hAnsiTheme="minorHAnsi"/>
      <w:b/>
      <w:color w:val="FFFFFF"/>
      <w:sz w:val="21"/>
    </w:rPr>
  </w:style>
  <w:style w:type="paragraph" w:customStyle="1" w:styleId="BodyText1Bullet">
    <w:name w:val="Body Text 1 Bullet"/>
    <w:basedOn w:val="Normal"/>
    <w:rsid w:val="00673C9A"/>
    <w:pPr>
      <w:tabs>
        <w:tab w:val="num" w:pos="360"/>
      </w:tabs>
      <w:spacing w:line="264" w:lineRule="auto"/>
      <w:ind w:left="360" w:hanging="360"/>
      <w:jc w:val="both"/>
    </w:pPr>
    <w:rPr>
      <w:rFonts w:ascii="Book Antiqua" w:hAnsi="Book Antiqua"/>
      <w:color w:val="404040" w:themeColor="text1" w:themeTint="BF"/>
      <w:sz w:val="21"/>
      <w:szCs w:val="20"/>
      <w:lang w:bidi="ar-SA"/>
    </w:rPr>
  </w:style>
  <w:style w:type="paragraph" w:customStyle="1" w:styleId="n">
    <w:name w:val="n"/>
    <w:basedOn w:val="BodyText"/>
    <w:rsid w:val="00673C9A"/>
    <w:pPr>
      <w:keepNext/>
      <w:tabs>
        <w:tab w:val="num" w:pos="720"/>
      </w:tabs>
      <w:spacing w:before="0" w:after="0" w:line="264" w:lineRule="auto"/>
      <w:ind w:left="630" w:hanging="360"/>
    </w:pPr>
    <w:rPr>
      <w:rFonts w:asciiTheme="minorHAnsi" w:hAnsiTheme="minorHAnsi"/>
      <w:color w:val="404040" w:themeColor="text1" w:themeTint="BF"/>
      <w:sz w:val="21"/>
    </w:rPr>
  </w:style>
  <w:style w:type="paragraph" w:customStyle="1" w:styleId="BodyText4">
    <w:name w:val="Body Text 4"/>
    <w:basedOn w:val="BodyText"/>
    <w:rsid w:val="00673C9A"/>
    <w:pPr>
      <w:keepNext/>
      <w:spacing w:before="0" w:after="0" w:line="264" w:lineRule="auto"/>
      <w:ind w:left="990"/>
    </w:pPr>
    <w:rPr>
      <w:rFonts w:asciiTheme="minorHAnsi" w:hAnsiTheme="minorHAnsi"/>
      <w:color w:val="404040" w:themeColor="text1" w:themeTint="BF"/>
      <w:sz w:val="21"/>
    </w:rPr>
  </w:style>
  <w:style w:type="character" w:customStyle="1" w:styleId="TableCellCharChar">
    <w:name w:val="Table Cell Char Char"/>
    <w:basedOn w:val="DefaultParagraphFont"/>
    <w:rsid w:val="00673C9A"/>
    <w:rPr>
      <w:rFonts w:ascii="Arial" w:hAnsi="Arial"/>
      <w:color w:val="000000"/>
      <w:lang w:val="en-US" w:eastAsia="en-US" w:bidi="ar-SA"/>
    </w:rPr>
  </w:style>
  <w:style w:type="character" w:customStyle="1" w:styleId="Level2-aChar">
    <w:name w:val="Level 2 - (a) Char"/>
    <w:basedOn w:val="DefaultParagraphFont"/>
    <w:rsid w:val="00673C9A"/>
    <w:rPr>
      <w:rFonts w:ascii="Arial" w:hAnsi="Arial"/>
      <w:b/>
      <w:i/>
      <w:sz w:val="24"/>
      <w:lang w:val="en-GB" w:eastAsia="en-US" w:bidi="ar-SA"/>
    </w:rPr>
  </w:style>
  <w:style w:type="paragraph" w:customStyle="1" w:styleId="Style1">
    <w:name w:val="Style1"/>
    <w:basedOn w:val="Header"/>
    <w:rsid w:val="00673C9A"/>
    <w:pPr>
      <w:pBdr>
        <w:bottom w:val="single" w:sz="4" w:space="1" w:color="auto"/>
      </w:pBdr>
      <w:spacing w:line="264" w:lineRule="auto"/>
      <w:jc w:val="both"/>
    </w:pPr>
    <w:rPr>
      <w:rFonts w:asciiTheme="minorHAnsi" w:hAnsiTheme="minorHAnsi" w:cs="Arial"/>
      <w:i/>
      <w:color w:val="404040" w:themeColor="text1" w:themeTint="BF"/>
      <w:sz w:val="18"/>
    </w:rPr>
  </w:style>
  <w:style w:type="paragraph" w:customStyle="1" w:styleId="StyleTableHeaderComplexArialComplexBold">
    <w:name w:val="Style TableHeader + (Complex) Arial (Complex) Bold"/>
    <w:basedOn w:val="TableHeader"/>
    <w:rsid w:val="00673C9A"/>
    <w:pPr>
      <w:spacing w:line="264" w:lineRule="auto"/>
      <w:jc w:val="both"/>
    </w:pPr>
    <w:rPr>
      <w:rFonts w:ascii="Verdana" w:hAnsi="Verdana" w:cs="Arial"/>
      <w:bCs/>
      <w:color w:val="404040" w:themeColor="text1" w:themeTint="BF"/>
      <w:sz w:val="21"/>
    </w:rPr>
  </w:style>
  <w:style w:type="paragraph" w:customStyle="1" w:styleId="StyleHeading1Heading1Level1H1-Heading1h1Header1l1Legal">
    <w:name w:val="Style Heading 1Heading1Level  1H1-Heading 1h1Header 1l1Legal..."/>
    <w:basedOn w:val="Heading1"/>
    <w:rsid w:val="00673C9A"/>
    <w:pPr>
      <w:tabs>
        <w:tab w:val="left" w:pos="720"/>
      </w:tabs>
      <w:spacing w:before="120" w:line="264" w:lineRule="auto"/>
      <w:jc w:val="both"/>
    </w:pPr>
    <w:rPr>
      <w:rFonts w:ascii="Arial" w:hAnsi="Arial" w:cs="Arial"/>
      <w:color w:val="1F497D" w:themeColor="text2"/>
    </w:rPr>
  </w:style>
  <w:style w:type="paragraph" w:customStyle="1" w:styleId="StyleBodyText1BulletLatinArialComplexArialLatin">
    <w:name w:val="Style Body Text 1 Bullet + (Latin) Arial (Complex) Arial (Latin) ..."/>
    <w:basedOn w:val="BodyText1Bullet"/>
    <w:rsid w:val="00673C9A"/>
    <w:pPr>
      <w:ind w:left="0" w:firstLine="0"/>
    </w:pPr>
    <w:rPr>
      <w:rFonts w:ascii="Verdana" w:hAnsi="Verdana" w:cs="Arial"/>
      <w:b/>
      <w:color w:val="FFFFFF"/>
    </w:rPr>
  </w:style>
  <w:style w:type="character" w:customStyle="1" w:styleId="BodyTextIndentChar1">
    <w:name w:val="Body Text Indent Char1"/>
    <w:basedOn w:val="DefaultParagraphFont"/>
    <w:rsid w:val="00673C9A"/>
    <w:rPr>
      <w:rFonts w:ascii="Verdana" w:hAnsi="Verdana" w:cs="Arial"/>
      <w:lang w:val="en-GB" w:eastAsia="en-US" w:bidi="ar-SA"/>
    </w:rPr>
  </w:style>
  <w:style w:type="paragraph" w:customStyle="1" w:styleId="BodyText1">
    <w:name w:val="Body Text 1"/>
    <w:basedOn w:val="BodyTextIndent"/>
    <w:rsid w:val="00673C9A"/>
    <w:pPr>
      <w:tabs>
        <w:tab w:val="num" w:pos="720"/>
      </w:tabs>
      <w:spacing w:line="264" w:lineRule="auto"/>
      <w:ind w:left="630"/>
      <w:jc w:val="both"/>
    </w:pPr>
    <w:rPr>
      <w:rFonts w:asciiTheme="minorHAnsi" w:hAnsiTheme="minorHAnsi" w:cs="Arial"/>
      <w:color w:val="404040" w:themeColor="text1" w:themeTint="BF"/>
      <w:sz w:val="21"/>
    </w:rPr>
  </w:style>
  <w:style w:type="paragraph" w:customStyle="1" w:styleId="StyleHeading4Heading4h4H4heading4H4-Heading4l4heading4a">
    <w:name w:val="Style Heading 4Heading4h4H4heading 4H4-Heading 4l4heading4a..."/>
    <w:basedOn w:val="Heading4"/>
    <w:rsid w:val="00673C9A"/>
    <w:pPr>
      <w:tabs>
        <w:tab w:val="clear" w:pos="864"/>
        <w:tab w:val="num" w:pos="1674"/>
      </w:tabs>
      <w:spacing w:before="120" w:line="264" w:lineRule="auto"/>
      <w:ind w:left="1674"/>
      <w:jc w:val="both"/>
    </w:pPr>
    <w:rPr>
      <w:rFonts w:ascii="Arial" w:hAnsi="Arial"/>
      <w:iCs/>
      <w:color w:val="DF8C1E"/>
      <w:sz w:val="21"/>
      <w:szCs w:val="22"/>
    </w:rPr>
  </w:style>
  <w:style w:type="paragraph" w:customStyle="1" w:styleId="StyleBefore05">
    <w:name w:val="Style Before:  0.5&quot;"/>
    <w:basedOn w:val="Normal"/>
    <w:rsid w:val="00673C9A"/>
    <w:pPr>
      <w:spacing w:after="120" w:line="264" w:lineRule="auto"/>
      <w:ind w:left="720"/>
      <w:jc w:val="both"/>
    </w:pPr>
    <w:rPr>
      <w:rFonts w:asciiTheme="minorHAnsi" w:hAnsiTheme="minorHAnsi"/>
      <w:color w:val="404040" w:themeColor="text1" w:themeTint="BF"/>
      <w:sz w:val="21"/>
      <w:szCs w:val="20"/>
      <w:lang w:bidi="ar-SA"/>
    </w:rPr>
  </w:style>
  <w:style w:type="paragraph" w:customStyle="1" w:styleId="BodyText5">
    <w:name w:val="Body Text 5"/>
    <w:basedOn w:val="Normal"/>
    <w:rsid w:val="00673C9A"/>
    <w:pPr>
      <w:spacing w:before="120" w:line="264" w:lineRule="auto"/>
      <w:ind w:left="1170"/>
      <w:jc w:val="both"/>
    </w:pPr>
    <w:rPr>
      <w:rFonts w:asciiTheme="minorHAnsi" w:hAnsiTheme="minorHAnsi"/>
      <w:color w:val="404040" w:themeColor="text1" w:themeTint="BF"/>
      <w:sz w:val="21"/>
      <w:szCs w:val="20"/>
      <w:lang w:val="en-US" w:bidi="ar-SA"/>
    </w:rPr>
  </w:style>
  <w:style w:type="paragraph" w:customStyle="1" w:styleId="NormalBRSL3">
    <w:name w:val="Normal BRS L3"/>
    <w:basedOn w:val="Normal"/>
    <w:rsid w:val="00673C9A"/>
    <w:pPr>
      <w:ind w:left="864"/>
      <w:jc w:val="both"/>
    </w:pPr>
    <w:rPr>
      <w:rFonts w:ascii="Arial" w:hAnsi="Arial"/>
      <w:color w:val="404040" w:themeColor="text1" w:themeTint="BF"/>
      <w:sz w:val="22"/>
      <w:lang w:val="en-US" w:bidi="ar-SA"/>
    </w:rPr>
  </w:style>
  <w:style w:type="paragraph" w:customStyle="1" w:styleId="StyleHeading3HeadSmallHeading3h331l3H3H3-Heading3l33">
    <w:name w:val="Style Heading 3HeadSmallHeading3h331.l3H3H3-Heading 3l3.3..."/>
    <w:basedOn w:val="Heading3"/>
    <w:rsid w:val="00673C9A"/>
    <w:pPr>
      <w:numPr>
        <w:numId w:val="0"/>
      </w:numPr>
      <w:spacing w:after="60" w:line="264" w:lineRule="auto"/>
      <w:ind w:left="720" w:hanging="720"/>
      <w:jc w:val="both"/>
    </w:pPr>
    <w:rPr>
      <w:rFonts w:ascii="Arial" w:hAnsi="Arial"/>
      <w:bCs/>
      <w:color w:val="404040" w:themeColor="text1" w:themeTint="BF"/>
      <w:sz w:val="21"/>
    </w:rPr>
  </w:style>
  <w:style w:type="paragraph" w:customStyle="1" w:styleId="StyleComplexArialBefore04">
    <w:name w:val="Style (Complex) Arial Before:  0.4&quot;"/>
    <w:basedOn w:val="Normal"/>
    <w:rsid w:val="00673C9A"/>
    <w:pPr>
      <w:spacing w:after="120" w:line="264" w:lineRule="auto"/>
      <w:ind w:left="576"/>
      <w:jc w:val="both"/>
    </w:pPr>
    <w:rPr>
      <w:rFonts w:ascii="Arial" w:hAnsi="Arial" w:cs="Arial"/>
      <w:color w:val="404040" w:themeColor="text1" w:themeTint="BF"/>
      <w:sz w:val="21"/>
      <w:szCs w:val="20"/>
      <w:lang w:bidi="ar-SA"/>
    </w:rPr>
  </w:style>
  <w:style w:type="character" w:customStyle="1" w:styleId="hcp1">
    <w:name w:val="hcp1"/>
    <w:basedOn w:val="DefaultParagraphFont"/>
    <w:rsid w:val="00673C9A"/>
    <w:rPr>
      <w:rFonts w:ascii="Symbol" w:hAnsi="Symbol" w:hint="default"/>
    </w:rPr>
  </w:style>
  <w:style w:type="character" w:customStyle="1" w:styleId="hcp2">
    <w:name w:val="hcp2"/>
    <w:basedOn w:val="DefaultParagraphFont"/>
    <w:rsid w:val="00673C9A"/>
    <w:rPr>
      <w:rFonts w:ascii="Times New Roman" w:hAnsi="Times New Roman" w:cs="Times New Roman" w:hint="default"/>
      <w:sz w:val="14"/>
      <w:szCs w:val="14"/>
    </w:rPr>
  </w:style>
  <w:style w:type="paragraph" w:customStyle="1" w:styleId="bodytext0">
    <w:name w:val="bodytext"/>
    <w:basedOn w:val="Normal"/>
    <w:rsid w:val="00673C9A"/>
    <w:pPr>
      <w:spacing w:before="100" w:beforeAutospacing="1" w:after="100" w:afterAutospacing="1"/>
      <w:jc w:val="both"/>
    </w:pPr>
    <w:rPr>
      <w:rFonts w:ascii="Times New Roman" w:hAnsi="Times New Roman"/>
      <w:color w:val="404040" w:themeColor="text1" w:themeTint="BF"/>
      <w:sz w:val="24"/>
      <w:lang w:val="en-US"/>
    </w:rPr>
  </w:style>
  <w:style w:type="paragraph" w:customStyle="1" w:styleId="listbullet0">
    <w:name w:val="listbullet"/>
    <w:basedOn w:val="Normal"/>
    <w:rsid w:val="00673C9A"/>
    <w:pPr>
      <w:spacing w:before="100" w:beforeAutospacing="1" w:after="100" w:afterAutospacing="1"/>
      <w:jc w:val="both"/>
    </w:pPr>
    <w:rPr>
      <w:rFonts w:ascii="Times New Roman" w:hAnsi="Times New Roman"/>
      <w:color w:val="404040" w:themeColor="text1" w:themeTint="BF"/>
      <w:sz w:val="24"/>
      <w:lang w:val="en-US"/>
    </w:rPr>
  </w:style>
  <w:style w:type="paragraph" w:customStyle="1" w:styleId="TableTextPattern">
    <w:name w:val="Table Text + Pattern:"/>
    <w:basedOn w:val="TableText"/>
    <w:rsid w:val="00673C9A"/>
    <w:pPr>
      <w:spacing w:after="120" w:line="240" w:lineRule="auto"/>
      <w:jc w:val="both"/>
    </w:pPr>
    <w:rPr>
      <w:rFonts w:asciiTheme="minorHAnsi" w:hAnsiTheme="minorHAnsi"/>
      <w:color w:val="404040" w:themeColor="text1" w:themeTint="BF"/>
      <w:sz w:val="21"/>
      <w:shd w:val="clear" w:color="auto" w:fill="FFFF00"/>
    </w:rPr>
  </w:style>
  <w:style w:type="paragraph" w:customStyle="1" w:styleId="BRSTOCNormal">
    <w:name w:val="BRS TOC Normal"/>
    <w:basedOn w:val="Normal"/>
    <w:rsid w:val="00673C9A"/>
    <w:pPr>
      <w:ind w:left="144"/>
      <w:jc w:val="both"/>
    </w:pPr>
    <w:rPr>
      <w:rFonts w:ascii="Arial" w:hAnsi="Arial"/>
      <w:i/>
      <w:color w:val="404040" w:themeColor="text1" w:themeTint="BF"/>
      <w:sz w:val="28"/>
      <w:szCs w:val="36"/>
      <w:lang w:val="en-US" w:bidi="ar-SA"/>
    </w:rPr>
  </w:style>
  <w:style w:type="paragraph" w:customStyle="1" w:styleId="BRSListL2">
    <w:name w:val="BRS List L2"/>
    <w:basedOn w:val="NormalBRSL2"/>
    <w:rsid w:val="00673C9A"/>
    <w:pPr>
      <w:numPr>
        <w:numId w:val="175"/>
      </w:numPr>
      <w:spacing w:line="276" w:lineRule="auto"/>
      <w:jc w:val="both"/>
    </w:pPr>
    <w:rPr>
      <w:rFonts w:asciiTheme="minorHAnsi" w:hAnsiTheme="minorHAnsi"/>
      <w:color w:val="404040" w:themeColor="text1" w:themeTint="BF"/>
      <w:sz w:val="21"/>
      <w:lang w:val="en-US"/>
    </w:rPr>
  </w:style>
  <w:style w:type="paragraph" w:customStyle="1" w:styleId="StyleBodyText5ComplexArial">
    <w:name w:val="Style Body Text 5 + (Complex) Arial"/>
    <w:basedOn w:val="BodyText5"/>
    <w:rsid w:val="00673C9A"/>
    <w:rPr>
      <w:rFonts w:cs="Arial"/>
    </w:rPr>
  </w:style>
  <w:style w:type="paragraph" w:styleId="Index6">
    <w:name w:val="index 6"/>
    <w:basedOn w:val="Normal"/>
    <w:next w:val="Normal"/>
    <w:rsid w:val="00673C9A"/>
    <w:pPr>
      <w:tabs>
        <w:tab w:val="left" w:pos="284"/>
        <w:tab w:val="left" w:pos="2268"/>
        <w:tab w:val="right" w:pos="3041"/>
      </w:tabs>
      <w:spacing w:before="120" w:after="120"/>
      <w:ind w:left="1200" w:hanging="200"/>
      <w:jc w:val="both"/>
    </w:pPr>
    <w:rPr>
      <w:rFonts w:ascii="Times New Roman" w:hAnsi="Times New Roman"/>
      <w:color w:val="404040" w:themeColor="text1" w:themeTint="BF"/>
      <w:sz w:val="18"/>
      <w:szCs w:val="20"/>
      <w:lang w:val="en-US" w:bidi="ar-SA"/>
    </w:rPr>
  </w:style>
  <w:style w:type="paragraph" w:customStyle="1" w:styleId="table">
    <w:name w:val="table"/>
    <w:basedOn w:val="Normal"/>
    <w:rsid w:val="00673C9A"/>
    <w:pPr>
      <w:tabs>
        <w:tab w:val="left" w:pos="284"/>
        <w:tab w:val="left" w:pos="567"/>
      </w:tabs>
      <w:spacing w:before="60" w:after="60" w:line="240" w:lineRule="exact"/>
      <w:jc w:val="both"/>
    </w:pPr>
    <w:rPr>
      <w:rFonts w:ascii="Arial Narrow" w:hAnsi="Arial Narrow"/>
      <w:color w:val="404040" w:themeColor="text1" w:themeTint="BF"/>
      <w:sz w:val="21"/>
      <w:szCs w:val="20"/>
      <w:lang w:val="en-US" w:bidi="ar-SA"/>
    </w:rPr>
  </w:style>
  <w:style w:type="paragraph" w:customStyle="1" w:styleId="list-bullet2">
    <w:name w:val="list-bullet2"/>
    <w:basedOn w:val="Normal"/>
    <w:rsid w:val="00673C9A"/>
    <w:pPr>
      <w:spacing w:before="100" w:beforeAutospacing="1" w:after="100" w:afterAutospacing="1"/>
      <w:jc w:val="both"/>
    </w:pPr>
    <w:rPr>
      <w:rFonts w:ascii="Times New Roman" w:hAnsi="Times New Roman"/>
      <w:color w:val="404040" w:themeColor="text1" w:themeTint="BF"/>
      <w:sz w:val="24"/>
      <w:lang w:val="en-US" w:eastAsia="ja-JP"/>
    </w:rPr>
  </w:style>
  <w:style w:type="paragraph" w:styleId="Title">
    <w:name w:val="Title"/>
    <w:basedOn w:val="Normal"/>
    <w:next w:val="Normal"/>
    <w:link w:val="TitleChar"/>
    <w:uiPriority w:val="10"/>
    <w:qFormat/>
    <w:rsid w:val="00673C9A"/>
    <w:pPr>
      <w:pBdr>
        <w:bottom w:val="single" w:sz="8" w:space="4" w:color="4F81BD" w:themeColor="accent1"/>
      </w:pBdr>
      <w:spacing w:after="300"/>
      <w:contextualSpacing/>
      <w:jc w:val="right"/>
    </w:pPr>
    <w:rPr>
      <w:rFonts w:asciiTheme="minorHAnsi" w:eastAsiaTheme="majorEastAsia" w:hAnsiTheme="minorHAnsi" w:cstheme="majorBidi"/>
      <w:b/>
      <w:color w:val="0F243E" w:themeColor="text2" w:themeShade="80"/>
      <w:spacing w:val="5"/>
      <w:kern w:val="28"/>
      <w:sz w:val="72"/>
      <w:szCs w:val="52"/>
      <w:lang w:bidi="ar-SA"/>
    </w:rPr>
  </w:style>
  <w:style w:type="character" w:customStyle="1" w:styleId="TitleChar">
    <w:name w:val="Title Char"/>
    <w:basedOn w:val="DefaultParagraphFont"/>
    <w:link w:val="Title"/>
    <w:uiPriority w:val="10"/>
    <w:rsid w:val="00673C9A"/>
    <w:rPr>
      <w:rFonts w:asciiTheme="minorHAnsi" w:eastAsiaTheme="majorEastAsia" w:hAnsiTheme="minorHAnsi" w:cstheme="majorBidi"/>
      <w:b/>
      <w:color w:val="0F243E" w:themeColor="text2" w:themeShade="80"/>
      <w:spacing w:val="5"/>
      <w:kern w:val="28"/>
      <w:sz w:val="72"/>
      <w:szCs w:val="52"/>
      <w:lang w:val="en-GB" w:eastAsia="en-US" w:bidi="ar-SA"/>
    </w:rPr>
  </w:style>
  <w:style w:type="paragraph" w:customStyle="1" w:styleId="Heading4a">
    <w:name w:val="Heading 4a"/>
    <w:next w:val="Normal"/>
    <w:link w:val="Heading4aChar"/>
    <w:qFormat/>
    <w:rsid w:val="00673C9A"/>
    <w:pPr>
      <w:spacing w:before="120" w:after="200" w:line="276" w:lineRule="auto"/>
    </w:pPr>
    <w:rPr>
      <w:rFonts w:ascii="Arial" w:eastAsiaTheme="majorEastAsia" w:hAnsi="Arial" w:cstheme="majorBidi"/>
      <w:b/>
      <w:bCs/>
      <w:iCs/>
      <w:color w:val="DF8C1E"/>
      <w:sz w:val="22"/>
      <w:szCs w:val="22"/>
      <w:lang w:val="en-GB" w:eastAsia="en-US" w:bidi="ar-SA"/>
    </w:rPr>
  </w:style>
  <w:style w:type="character" w:customStyle="1" w:styleId="Heading4aChar">
    <w:name w:val="Heading 4a Char"/>
    <w:basedOn w:val="DefaultParagraphFont"/>
    <w:link w:val="Heading4a"/>
    <w:rsid w:val="00673C9A"/>
    <w:rPr>
      <w:rFonts w:ascii="Arial" w:eastAsiaTheme="majorEastAsia" w:hAnsi="Arial" w:cstheme="majorBidi"/>
      <w:b/>
      <w:bCs/>
      <w:iCs/>
      <w:color w:val="DF8C1E"/>
      <w:sz w:val="22"/>
      <w:szCs w:val="22"/>
      <w:lang w:val="en-GB" w:eastAsia="en-US" w:bidi="ar-SA"/>
    </w:rPr>
  </w:style>
  <w:style w:type="paragraph" w:styleId="ListNumber2">
    <w:name w:val="List Number 2"/>
    <w:rsid w:val="00673C9A"/>
    <w:pPr>
      <w:numPr>
        <w:numId w:val="179"/>
      </w:numPr>
      <w:spacing w:before="180"/>
    </w:pPr>
    <w:rPr>
      <w:rFonts w:ascii="Arial" w:hAnsi="Arial"/>
      <w:sz w:val="22"/>
      <w:lang w:val="en-GB" w:eastAsia="en-US" w:bidi="ar-SA"/>
    </w:rPr>
  </w:style>
  <w:style w:type="paragraph" w:customStyle="1" w:styleId="Listnumbersingleline">
    <w:name w:val="List number single line"/>
    <w:rsid w:val="00673C9A"/>
    <w:pPr>
      <w:numPr>
        <w:numId w:val="180"/>
      </w:numPr>
    </w:pPr>
    <w:rPr>
      <w:rFonts w:ascii="Arial" w:hAnsi="Arial"/>
      <w:sz w:val="22"/>
      <w:lang w:val="en-GB" w:eastAsia="en-US" w:bidi="ar-SA"/>
    </w:rPr>
  </w:style>
  <w:style w:type="paragraph" w:customStyle="1" w:styleId="NoteForImplementer">
    <w:name w:val="NoteForImplementer"/>
    <w:basedOn w:val="Normal"/>
    <w:next w:val="Normal"/>
    <w:link w:val="NoteForImplementerChar"/>
    <w:qFormat/>
    <w:rsid w:val="00673C9A"/>
    <w:pPr>
      <w:spacing w:after="120" w:line="264" w:lineRule="auto"/>
      <w:jc w:val="both"/>
    </w:pPr>
    <w:rPr>
      <w:rFonts w:asciiTheme="minorHAnsi" w:hAnsiTheme="minorHAnsi"/>
      <w:color w:val="4F81BD" w:themeColor="accent1"/>
      <w:sz w:val="21"/>
      <w:szCs w:val="20"/>
      <w:lang w:bidi="ar-SA"/>
    </w:rPr>
  </w:style>
  <w:style w:type="character" w:customStyle="1" w:styleId="NoteForImplementerChar">
    <w:name w:val="NoteForImplementer Char"/>
    <w:basedOn w:val="DefaultParagraphFont"/>
    <w:link w:val="NoteForImplementer"/>
    <w:rsid w:val="00673C9A"/>
    <w:rPr>
      <w:rFonts w:asciiTheme="minorHAnsi" w:hAnsiTheme="minorHAnsi"/>
      <w:color w:val="4F81BD" w:themeColor="accent1"/>
      <w:sz w:val="21"/>
      <w:lang w:val="en-GB" w:eastAsia="en-US" w:bidi="ar-SA"/>
    </w:rPr>
  </w:style>
  <w:style w:type="character" w:customStyle="1" w:styleId="ms-rtefontsize-31">
    <w:name w:val="ms-rtefontsize-31"/>
    <w:basedOn w:val="DefaultParagraphFont"/>
    <w:rsid w:val="00673C9A"/>
    <w:rPr>
      <w:sz w:val="24"/>
      <w:szCs w:val="24"/>
    </w:rPr>
  </w:style>
  <w:style w:type="paragraph" w:styleId="TOCHeading">
    <w:name w:val="TOC Heading"/>
    <w:basedOn w:val="Heading1"/>
    <w:next w:val="Normal"/>
    <w:uiPriority w:val="39"/>
    <w:unhideWhenUsed/>
    <w:qFormat/>
    <w:rsid w:val="00673C9A"/>
    <w:pPr>
      <w:keepLines/>
      <w:pageBreakBefore w:val="0"/>
      <w:numPr>
        <w:numId w:val="0"/>
      </w:numPr>
      <w:spacing w:before="480" w:after="0" w:line="276" w:lineRule="auto"/>
      <w:outlineLvl w:val="9"/>
    </w:pPr>
    <w:rPr>
      <w:rFonts w:asciiTheme="majorHAnsi" w:eastAsiaTheme="majorEastAsia" w:hAnsiTheme="majorHAnsi" w:cstheme="majorBidi"/>
      <w:bCs/>
      <w:color w:val="365F91" w:themeColor="accent1" w:themeShade="BF"/>
      <w:kern w:val="0"/>
      <w:szCs w:val="28"/>
      <w:lang w:val="en-US" w:eastAsia="ja-JP"/>
    </w:rPr>
  </w:style>
  <w:style w:type="paragraph" w:customStyle="1" w:styleId="Default">
    <w:name w:val="Default"/>
    <w:rsid w:val="00673C9A"/>
    <w:pPr>
      <w:autoSpaceDE w:val="0"/>
      <w:autoSpaceDN w:val="0"/>
      <w:adjustRightInd w:val="0"/>
    </w:pPr>
    <w:rPr>
      <w:rFonts w:ascii="Calibri" w:hAnsi="Calibri" w:cs="Calibri"/>
      <w:color w:val="000000"/>
      <w:sz w:val="24"/>
      <w:szCs w:val="24"/>
      <w:lang w:val="en-GB" w:eastAsia="en-GB" w:bidi="ar-SA"/>
    </w:rPr>
  </w:style>
  <w:style w:type="paragraph" w:styleId="ListBullet">
    <w:name w:val="List Bullet"/>
    <w:basedOn w:val="Normal"/>
    <w:uiPriority w:val="99"/>
    <w:rsid w:val="00673C9A"/>
    <w:pPr>
      <w:numPr>
        <w:numId w:val="237"/>
      </w:numPr>
      <w:spacing w:after="120" w:line="264" w:lineRule="auto"/>
      <w:ind w:left="1094" w:hanging="357"/>
      <w:contextualSpacing/>
      <w:jc w:val="both"/>
    </w:pPr>
    <w:rPr>
      <w:rFonts w:ascii="Calibri" w:hAnsi="Calibri"/>
      <w:sz w:val="21"/>
      <w:szCs w:val="20"/>
      <w:lang w:bidi="ar-SA"/>
    </w:rPr>
  </w:style>
  <w:style w:type="paragraph" w:customStyle="1" w:styleId="TblTxSm">
    <w:name w:val="Tbl Tx Sm"/>
    <w:basedOn w:val="Normal"/>
    <w:link w:val="TblTxSmChar"/>
    <w:qFormat/>
    <w:rsid w:val="00673C9A"/>
    <w:pPr>
      <w:keepNext/>
    </w:pPr>
    <w:rPr>
      <w:rFonts w:asciiTheme="minorHAnsi" w:hAnsiTheme="minorHAnsi"/>
      <w:sz w:val="18"/>
      <w:szCs w:val="20"/>
      <w:lang w:bidi="ar-SA"/>
    </w:rPr>
  </w:style>
  <w:style w:type="character" w:customStyle="1" w:styleId="TblTxSmChar">
    <w:name w:val="Tbl Tx Sm Char"/>
    <w:basedOn w:val="DefaultParagraphFont"/>
    <w:link w:val="TblTxSm"/>
    <w:rsid w:val="00673C9A"/>
    <w:rPr>
      <w:rFonts w:asciiTheme="minorHAnsi" w:hAnsiTheme="minorHAnsi"/>
      <w:sz w:val="18"/>
      <w:lang w:val="en-GB" w:eastAsia="en-US" w:bidi="ar-SA"/>
    </w:rPr>
  </w:style>
  <w:style w:type="paragraph" w:customStyle="1" w:styleId="TableHeader0">
    <w:name w:val="Table Header"/>
    <w:basedOn w:val="Normal"/>
    <w:link w:val="TableHeaderChar"/>
    <w:qFormat/>
    <w:rsid w:val="00673C9A"/>
    <w:pPr>
      <w:keepNext/>
      <w:keepLines/>
      <w:spacing w:after="60"/>
    </w:pPr>
    <w:rPr>
      <w:rFonts w:asciiTheme="minorHAnsi" w:hAnsiTheme="minorHAnsi"/>
      <w:b/>
      <w:color w:val="FFFFFF" w:themeColor="background1"/>
      <w:sz w:val="21"/>
      <w:szCs w:val="20"/>
      <w:lang w:bidi="ar-SA"/>
    </w:rPr>
  </w:style>
  <w:style w:type="character" w:customStyle="1" w:styleId="TableHeaderChar">
    <w:name w:val="Table Header Char"/>
    <w:basedOn w:val="TblTxSmChar"/>
    <w:link w:val="TableHeader0"/>
    <w:rsid w:val="00673C9A"/>
    <w:rPr>
      <w:rFonts w:asciiTheme="minorHAnsi" w:hAnsiTheme="minorHAnsi"/>
      <w:b/>
      <w:color w:val="FFFFFF" w:themeColor="background1"/>
      <w:sz w:val="21"/>
      <w:lang w:val="en-GB" w:eastAsia="en-US" w:bidi="ar-SA"/>
    </w:rPr>
  </w:style>
  <w:style w:type="character" w:customStyle="1" w:styleId="BodyTextChar">
    <w:name w:val="Body Text Char"/>
    <w:basedOn w:val="DefaultParagraphFont"/>
    <w:link w:val="BodyText"/>
    <w:rsid w:val="00F00FFD"/>
    <w:rPr>
      <w:rFonts w:ascii="Verdana" w:hAnsi="Verdana" w:cs="Arial"/>
      <w:color w:val="000000"/>
      <w:lang w:val="en-GB"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127014">
      <w:bodyDiv w:val="1"/>
      <w:marLeft w:val="0"/>
      <w:marRight w:val="0"/>
      <w:marTop w:val="0"/>
      <w:marBottom w:val="0"/>
      <w:divBdr>
        <w:top w:val="none" w:sz="0" w:space="0" w:color="auto"/>
        <w:left w:val="none" w:sz="0" w:space="0" w:color="auto"/>
        <w:bottom w:val="none" w:sz="0" w:space="0" w:color="auto"/>
        <w:right w:val="none" w:sz="0" w:space="0" w:color="auto"/>
      </w:divBdr>
    </w:div>
    <w:div w:id="57483283">
      <w:bodyDiv w:val="1"/>
      <w:marLeft w:val="0"/>
      <w:marRight w:val="0"/>
      <w:marTop w:val="0"/>
      <w:marBottom w:val="0"/>
      <w:divBdr>
        <w:top w:val="none" w:sz="0" w:space="0" w:color="auto"/>
        <w:left w:val="none" w:sz="0" w:space="0" w:color="auto"/>
        <w:bottom w:val="none" w:sz="0" w:space="0" w:color="auto"/>
        <w:right w:val="none" w:sz="0" w:space="0" w:color="auto"/>
      </w:divBdr>
    </w:div>
    <w:div w:id="96948668">
      <w:bodyDiv w:val="1"/>
      <w:marLeft w:val="0"/>
      <w:marRight w:val="0"/>
      <w:marTop w:val="0"/>
      <w:marBottom w:val="0"/>
      <w:divBdr>
        <w:top w:val="none" w:sz="0" w:space="0" w:color="auto"/>
        <w:left w:val="none" w:sz="0" w:space="0" w:color="auto"/>
        <w:bottom w:val="none" w:sz="0" w:space="0" w:color="auto"/>
        <w:right w:val="none" w:sz="0" w:space="0" w:color="auto"/>
      </w:divBdr>
    </w:div>
    <w:div w:id="97063870">
      <w:bodyDiv w:val="1"/>
      <w:marLeft w:val="0"/>
      <w:marRight w:val="0"/>
      <w:marTop w:val="0"/>
      <w:marBottom w:val="0"/>
      <w:divBdr>
        <w:top w:val="none" w:sz="0" w:space="0" w:color="auto"/>
        <w:left w:val="none" w:sz="0" w:space="0" w:color="auto"/>
        <w:bottom w:val="none" w:sz="0" w:space="0" w:color="auto"/>
        <w:right w:val="none" w:sz="0" w:space="0" w:color="auto"/>
      </w:divBdr>
    </w:div>
    <w:div w:id="114982519">
      <w:bodyDiv w:val="1"/>
      <w:marLeft w:val="0"/>
      <w:marRight w:val="0"/>
      <w:marTop w:val="0"/>
      <w:marBottom w:val="0"/>
      <w:divBdr>
        <w:top w:val="none" w:sz="0" w:space="0" w:color="auto"/>
        <w:left w:val="none" w:sz="0" w:space="0" w:color="auto"/>
        <w:bottom w:val="none" w:sz="0" w:space="0" w:color="auto"/>
        <w:right w:val="none" w:sz="0" w:space="0" w:color="auto"/>
      </w:divBdr>
    </w:div>
    <w:div w:id="121198903">
      <w:bodyDiv w:val="1"/>
      <w:marLeft w:val="0"/>
      <w:marRight w:val="0"/>
      <w:marTop w:val="0"/>
      <w:marBottom w:val="0"/>
      <w:divBdr>
        <w:top w:val="none" w:sz="0" w:space="0" w:color="auto"/>
        <w:left w:val="none" w:sz="0" w:space="0" w:color="auto"/>
        <w:bottom w:val="none" w:sz="0" w:space="0" w:color="auto"/>
        <w:right w:val="none" w:sz="0" w:space="0" w:color="auto"/>
      </w:divBdr>
      <w:divsChild>
        <w:div w:id="73991258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4543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45230">
      <w:bodyDiv w:val="1"/>
      <w:marLeft w:val="0"/>
      <w:marRight w:val="0"/>
      <w:marTop w:val="0"/>
      <w:marBottom w:val="0"/>
      <w:divBdr>
        <w:top w:val="none" w:sz="0" w:space="0" w:color="auto"/>
        <w:left w:val="none" w:sz="0" w:space="0" w:color="auto"/>
        <w:bottom w:val="none" w:sz="0" w:space="0" w:color="auto"/>
        <w:right w:val="none" w:sz="0" w:space="0" w:color="auto"/>
      </w:divBdr>
    </w:div>
    <w:div w:id="131993810">
      <w:bodyDiv w:val="1"/>
      <w:marLeft w:val="0"/>
      <w:marRight w:val="0"/>
      <w:marTop w:val="0"/>
      <w:marBottom w:val="0"/>
      <w:divBdr>
        <w:top w:val="none" w:sz="0" w:space="0" w:color="auto"/>
        <w:left w:val="none" w:sz="0" w:space="0" w:color="auto"/>
        <w:bottom w:val="none" w:sz="0" w:space="0" w:color="auto"/>
        <w:right w:val="none" w:sz="0" w:space="0" w:color="auto"/>
      </w:divBdr>
    </w:div>
    <w:div w:id="145323892">
      <w:bodyDiv w:val="1"/>
      <w:marLeft w:val="0"/>
      <w:marRight w:val="0"/>
      <w:marTop w:val="0"/>
      <w:marBottom w:val="0"/>
      <w:divBdr>
        <w:top w:val="none" w:sz="0" w:space="0" w:color="auto"/>
        <w:left w:val="none" w:sz="0" w:space="0" w:color="auto"/>
        <w:bottom w:val="none" w:sz="0" w:space="0" w:color="auto"/>
        <w:right w:val="none" w:sz="0" w:space="0" w:color="auto"/>
      </w:divBdr>
    </w:div>
    <w:div w:id="154998946">
      <w:bodyDiv w:val="1"/>
      <w:marLeft w:val="0"/>
      <w:marRight w:val="0"/>
      <w:marTop w:val="0"/>
      <w:marBottom w:val="0"/>
      <w:divBdr>
        <w:top w:val="none" w:sz="0" w:space="0" w:color="auto"/>
        <w:left w:val="none" w:sz="0" w:space="0" w:color="auto"/>
        <w:bottom w:val="none" w:sz="0" w:space="0" w:color="auto"/>
        <w:right w:val="none" w:sz="0" w:space="0" w:color="auto"/>
      </w:divBdr>
    </w:div>
    <w:div w:id="157766877">
      <w:bodyDiv w:val="1"/>
      <w:marLeft w:val="0"/>
      <w:marRight w:val="0"/>
      <w:marTop w:val="0"/>
      <w:marBottom w:val="0"/>
      <w:divBdr>
        <w:top w:val="none" w:sz="0" w:space="0" w:color="auto"/>
        <w:left w:val="none" w:sz="0" w:space="0" w:color="auto"/>
        <w:bottom w:val="none" w:sz="0" w:space="0" w:color="auto"/>
        <w:right w:val="none" w:sz="0" w:space="0" w:color="auto"/>
      </w:divBdr>
    </w:div>
    <w:div w:id="175463455">
      <w:bodyDiv w:val="1"/>
      <w:marLeft w:val="0"/>
      <w:marRight w:val="0"/>
      <w:marTop w:val="0"/>
      <w:marBottom w:val="0"/>
      <w:divBdr>
        <w:top w:val="none" w:sz="0" w:space="0" w:color="auto"/>
        <w:left w:val="none" w:sz="0" w:space="0" w:color="auto"/>
        <w:bottom w:val="none" w:sz="0" w:space="0" w:color="auto"/>
        <w:right w:val="none" w:sz="0" w:space="0" w:color="auto"/>
      </w:divBdr>
      <w:divsChild>
        <w:div w:id="89805473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37133852">
              <w:marLeft w:val="0"/>
              <w:marRight w:val="0"/>
              <w:marTop w:val="0"/>
              <w:marBottom w:val="0"/>
              <w:divBdr>
                <w:top w:val="none" w:sz="0" w:space="0" w:color="auto"/>
                <w:left w:val="none" w:sz="0" w:space="0" w:color="auto"/>
                <w:bottom w:val="none" w:sz="0" w:space="0" w:color="auto"/>
                <w:right w:val="none" w:sz="0" w:space="0" w:color="auto"/>
              </w:divBdr>
              <w:divsChild>
                <w:div w:id="826819308">
                  <w:marLeft w:val="0"/>
                  <w:marRight w:val="0"/>
                  <w:marTop w:val="0"/>
                  <w:marBottom w:val="0"/>
                  <w:divBdr>
                    <w:top w:val="none" w:sz="0" w:space="0" w:color="auto"/>
                    <w:left w:val="none" w:sz="0" w:space="0" w:color="auto"/>
                    <w:bottom w:val="none" w:sz="0" w:space="0" w:color="auto"/>
                    <w:right w:val="none" w:sz="0" w:space="0" w:color="auto"/>
                  </w:divBdr>
                </w:div>
                <w:div w:id="157863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291834">
      <w:bodyDiv w:val="1"/>
      <w:marLeft w:val="0"/>
      <w:marRight w:val="0"/>
      <w:marTop w:val="0"/>
      <w:marBottom w:val="0"/>
      <w:divBdr>
        <w:top w:val="none" w:sz="0" w:space="0" w:color="auto"/>
        <w:left w:val="none" w:sz="0" w:space="0" w:color="auto"/>
        <w:bottom w:val="none" w:sz="0" w:space="0" w:color="auto"/>
        <w:right w:val="none" w:sz="0" w:space="0" w:color="auto"/>
      </w:divBdr>
    </w:div>
    <w:div w:id="225530086">
      <w:bodyDiv w:val="1"/>
      <w:marLeft w:val="0"/>
      <w:marRight w:val="0"/>
      <w:marTop w:val="0"/>
      <w:marBottom w:val="0"/>
      <w:divBdr>
        <w:top w:val="none" w:sz="0" w:space="0" w:color="auto"/>
        <w:left w:val="none" w:sz="0" w:space="0" w:color="auto"/>
        <w:bottom w:val="none" w:sz="0" w:space="0" w:color="auto"/>
        <w:right w:val="none" w:sz="0" w:space="0" w:color="auto"/>
      </w:divBdr>
    </w:div>
    <w:div w:id="226766660">
      <w:bodyDiv w:val="1"/>
      <w:marLeft w:val="0"/>
      <w:marRight w:val="0"/>
      <w:marTop w:val="0"/>
      <w:marBottom w:val="0"/>
      <w:divBdr>
        <w:top w:val="none" w:sz="0" w:space="0" w:color="auto"/>
        <w:left w:val="none" w:sz="0" w:space="0" w:color="auto"/>
        <w:bottom w:val="none" w:sz="0" w:space="0" w:color="auto"/>
        <w:right w:val="none" w:sz="0" w:space="0" w:color="auto"/>
      </w:divBdr>
    </w:div>
    <w:div w:id="246884181">
      <w:bodyDiv w:val="1"/>
      <w:marLeft w:val="0"/>
      <w:marRight w:val="0"/>
      <w:marTop w:val="0"/>
      <w:marBottom w:val="0"/>
      <w:divBdr>
        <w:top w:val="none" w:sz="0" w:space="0" w:color="auto"/>
        <w:left w:val="none" w:sz="0" w:space="0" w:color="auto"/>
        <w:bottom w:val="none" w:sz="0" w:space="0" w:color="auto"/>
        <w:right w:val="none" w:sz="0" w:space="0" w:color="auto"/>
      </w:divBdr>
    </w:div>
    <w:div w:id="271132576">
      <w:bodyDiv w:val="1"/>
      <w:marLeft w:val="0"/>
      <w:marRight w:val="0"/>
      <w:marTop w:val="0"/>
      <w:marBottom w:val="0"/>
      <w:divBdr>
        <w:top w:val="none" w:sz="0" w:space="0" w:color="auto"/>
        <w:left w:val="none" w:sz="0" w:space="0" w:color="auto"/>
        <w:bottom w:val="none" w:sz="0" w:space="0" w:color="auto"/>
        <w:right w:val="none" w:sz="0" w:space="0" w:color="auto"/>
      </w:divBdr>
      <w:divsChild>
        <w:div w:id="7755641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6591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594554">
      <w:bodyDiv w:val="1"/>
      <w:marLeft w:val="0"/>
      <w:marRight w:val="0"/>
      <w:marTop w:val="0"/>
      <w:marBottom w:val="0"/>
      <w:divBdr>
        <w:top w:val="none" w:sz="0" w:space="0" w:color="auto"/>
        <w:left w:val="none" w:sz="0" w:space="0" w:color="auto"/>
        <w:bottom w:val="none" w:sz="0" w:space="0" w:color="auto"/>
        <w:right w:val="none" w:sz="0" w:space="0" w:color="auto"/>
      </w:divBdr>
    </w:div>
    <w:div w:id="300353933">
      <w:bodyDiv w:val="1"/>
      <w:marLeft w:val="0"/>
      <w:marRight w:val="0"/>
      <w:marTop w:val="0"/>
      <w:marBottom w:val="0"/>
      <w:divBdr>
        <w:top w:val="none" w:sz="0" w:space="0" w:color="auto"/>
        <w:left w:val="none" w:sz="0" w:space="0" w:color="auto"/>
        <w:bottom w:val="none" w:sz="0" w:space="0" w:color="auto"/>
        <w:right w:val="none" w:sz="0" w:space="0" w:color="auto"/>
      </w:divBdr>
    </w:div>
    <w:div w:id="304621900">
      <w:bodyDiv w:val="1"/>
      <w:marLeft w:val="0"/>
      <w:marRight w:val="0"/>
      <w:marTop w:val="0"/>
      <w:marBottom w:val="0"/>
      <w:divBdr>
        <w:top w:val="none" w:sz="0" w:space="0" w:color="auto"/>
        <w:left w:val="none" w:sz="0" w:space="0" w:color="auto"/>
        <w:bottom w:val="none" w:sz="0" w:space="0" w:color="auto"/>
        <w:right w:val="none" w:sz="0" w:space="0" w:color="auto"/>
      </w:divBdr>
    </w:div>
    <w:div w:id="305283249">
      <w:bodyDiv w:val="1"/>
      <w:marLeft w:val="0"/>
      <w:marRight w:val="0"/>
      <w:marTop w:val="0"/>
      <w:marBottom w:val="0"/>
      <w:divBdr>
        <w:top w:val="none" w:sz="0" w:space="0" w:color="auto"/>
        <w:left w:val="none" w:sz="0" w:space="0" w:color="auto"/>
        <w:bottom w:val="none" w:sz="0" w:space="0" w:color="auto"/>
        <w:right w:val="none" w:sz="0" w:space="0" w:color="auto"/>
      </w:divBdr>
      <w:divsChild>
        <w:div w:id="82655747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689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175861">
      <w:bodyDiv w:val="1"/>
      <w:marLeft w:val="0"/>
      <w:marRight w:val="0"/>
      <w:marTop w:val="0"/>
      <w:marBottom w:val="0"/>
      <w:divBdr>
        <w:top w:val="none" w:sz="0" w:space="0" w:color="auto"/>
        <w:left w:val="none" w:sz="0" w:space="0" w:color="auto"/>
        <w:bottom w:val="none" w:sz="0" w:space="0" w:color="auto"/>
        <w:right w:val="none" w:sz="0" w:space="0" w:color="auto"/>
      </w:divBdr>
    </w:div>
    <w:div w:id="373235064">
      <w:bodyDiv w:val="1"/>
      <w:marLeft w:val="0"/>
      <w:marRight w:val="0"/>
      <w:marTop w:val="0"/>
      <w:marBottom w:val="0"/>
      <w:divBdr>
        <w:top w:val="none" w:sz="0" w:space="0" w:color="auto"/>
        <w:left w:val="none" w:sz="0" w:space="0" w:color="auto"/>
        <w:bottom w:val="none" w:sz="0" w:space="0" w:color="auto"/>
        <w:right w:val="none" w:sz="0" w:space="0" w:color="auto"/>
      </w:divBdr>
    </w:div>
    <w:div w:id="374352383">
      <w:bodyDiv w:val="1"/>
      <w:marLeft w:val="0"/>
      <w:marRight w:val="0"/>
      <w:marTop w:val="0"/>
      <w:marBottom w:val="0"/>
      <w:divBdr>
        <w:top w:val="none" w:sz="0" w:space="0" w:color="auto"/>
        <w:left w:val="none" w:sz="0" w:space="0" w:color="auto"/>
        <w:bottom w:val="none" w:sz="0" w:space="0" w:color="auto"/>
        <w:right w:val="none" w:sz="0" w:space="0" w:color="auto"/>
      </w:divBdr>
    </w:div>
    <w:div w:id="457990949">
      <w:bodyDiv w:val="1"/>
      <w:marLeft w:val="0"/>
      <w:marRight w:val="0"/>
      <w:marTop w:val="0"/>
      <w:marBottom w:val="0"/>
      <w:divBdr>
        <w:top w:val="none" w:sz="0" w:space="0" w:color="auto"/>
        <w:left w:val="none" w:sz="0" w:space="0" w:color="auto"/>
        <w:bottom w:val="none" w:sz="0" w:space="0" w:color="auto"/>
        <w:right w:val="none" w:sz="0" w:space="0" w:color="auto"/>
      </w:divBdr>
    </w:div>
    <w:div w:id="498544586">
      <w:bodyDiv w:val="1"/>
      <w:marLeft w:val="0"/>
      <w:marRight w:val="0"/>
      <w:marTop w:val="0"/>
      <w:marBottom w:val="0"/>
      <w:divBdr>
        <w:top w:val="none" w:sz="0" w:space="0" w:color="auto"/>
        <w:left w:val="none" w:sz="0" w:space="0" w:color="auto"/>
        <w:bottom w:val="none" w:sz="0" w:space="0" w:color="auto"/>
        <w:right w:val="none" w:sz="0" w:space="0" w:color="auto"/>
      </w:divBdr>
    </w:div>
    <w:div w:id="512843445">
      <w:bodyDiv w:val="1"/>
      <w:marLeft w:val="0"/>
      <w:marRight w:val="0"/>
      <w:marTop w:val="0"/>
      <w:marBottom w:val="0"/>
      <w:divBdr>
        <w:top w:val="none" w:sz="0" w:space="0" w:color="auto"/>
        <w:left w:val="none" w:sz="0" w:space="0" w:color="auto"/>
        <w:bottom w:val="none" w:sz="0" w:space="0" w:color="auto"/>
        <w:right w:val="none" w:sz="0" w:space="0" w:color="auto"/>
      </w:divBdr>
      <w:divsChild>
        <w:div w:id="22650352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207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930172">
      <w:bodyDiv w:val="1"/>
      <w:marLeft w:val="0"/>
      <w:marRight w:val="0"/>
      <w:marTop w:val="0"/>
      <w:marBottom w:val="0"/>
      <w:divBdr>
        <w:top w:val="none" w:sz="0" w:space="0" w:color="auto"/>
        <w:left w:val="none" w:sz="0" w:space="0" w:color="auto"/>
        <w:bottom w:val="none" w:sz="0" w:space="0" w:color="auto"/>
        <w:right w:val="none" w:sz="0" w:space="0" w:color="auto"/>
      </w:divBdr>
      <w:divsChild>
        <w:div w:id="1191645906">
          <w:marLeft w:val="0"/>
          <w:marRight w:val="0"/>
          <w:marTop w:val="0"/>
          <w:marBottom w:val="0"/>
          <w:divBdr>
            <w:top w:val="none" w:sz="0" w:space="0" w:color="auto"/>
            <w:left w:val="none" w:sz="0" w:space="0" w:color="auto"/>
            <w:bottom w:val="none" w:sz="0" w:space="0" w:color="auto"/>
            <w:right w:val="none" w:sz="0" w:space="0" w:color="auto"/>
          </w:divBdr>
        </w:div>
      </w:divsChild>
    </w:div>
    <w:div w:id="515074290">
      <w:bodyDiv w:val="1"/>
      <w:marLeft w:val="0"/>
      <w:marRight w:val="0"/>
      <w:marTop w:val="0"/>
      <w:marBottom w:val="0"/>
      <w:divBdr>
        <w:top w:val="none" w:sz="0" w:space="0" w:color="auto"/>
        <w:left w:val="none" w:sz="0" w:space="0" w:color="auto"/>
        <w:bottom w:val="none" w:sz="0" w:space="0" w:color="auto"/>
        <w:right w:val="none" w:sz="0" w:space="0" w:color="auto"/>
      </w:divBdr>
    </w:div>
    <w:div w:id="522406031">
      <w:bodyDiv w:val="1"/>
      <w:marLeft w:val="0"/>
      <w:marRight w:val="0"/>
      <w:marTop w:val="0"/>
      <w:marBottom w:val="0"/>
      <w:divBdr>
        <w:top w:val="none" w:sz="0" w:space="0" w:color="auto"/>
        <w:left w:val="none" w:sz="0" w:space="0" w:color="auto"/>
        <w:bottom w:val="none" w:sz="0" w:space="0" w:color="auto"/>
        <w:right w:val="none" w:sz="0" w:space="0" w:color="auto"/>
      </w:divBdr>
    </w:div>
    <w:div w:id="535043438">
      <w:bodyDiv w:val="1"/>
      <w:marLeft w:val="0"/>
      <w:marRight w:val="0"/>
      <w:marTop w:val="0"/>
      <w:marBottom w:val="0"/>
      <w:divBdr>
        <w:top w:val="none" w:sz="0" w:space="0" w:color="auto"/>
        <w:left w:val="none" w:sz="0" w:space="0" w:color="auto"/>
        <w:bottom w:val="none" w:sz="0" w:space="0" w:color="auto"/>
        <w:right w:val="none" w:sz="0" w:space="0" w:color="auto"/>
      </w:divBdr>
      <w:divsChild>
        <w:div w:id="53793845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96269798">
              <w:marLeft w:val="0"/>
              <w:marRight w:val="0"/>
              <w:marTop w:val="0"/>
              <w:marBottom w:val="0"/>
              <w:divBdr>
                <w:top w:val="none" w:sz="0" w:space="0" w:color="auto"/>
                <w:left w:val="none" w:sz="0" w:space="0" w:color="auto"/>
                <w:bottom w:val="none" w:sz="0" w:space="0" w:color="auto"/>
                <w:right w:val="none" w:sz="0" w:space="0" w:color="auto"/>
              </w:divBdr>
              <w:divsChild>
                <w:div w:id="397632953">
                  <w:marLeft w:val="0"/>
                  <w:marRight w:val="0"/>
                  <w:marTop w:val="0"/>
                  <w:marBottom w:val="0"/>
                  <w:divBdr>
                    <w:top w:val="none" w:sz="0" w:space="0" w:color="auto"/>
                    <w:left w:val="none" w:sz="0" w:space="0" w:color="auto"/>
                    <w:bottom w:val="none" w:sz="0" w:space="0" w:color="auto"/>
                    <w:right w:val="none" w:sz="0" w:space="0" w:color="auto"/>
                  </w:divBdr>
                </w:div>
                <w:div w:id="58303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813622">
      <w:bodyDiv w:val="1"/>
      <w:marLeft w:val="0"/>
      <w:marRight w:val="0"/>
      <w:marTop w:val="0"/>
      <w:marBottom w:val="0"/>
      <w:divBdr>
        <w:top w:val="none" w:sz="0" w:space="0" w:color="auto"/>
        <w:left w:val="none" w:sz="0" w:space="0" w:color="auto"/>
        <w:bottom w:val="none" w:sz="0" w:space="0" w:color="auto"/>
        <w:right w:val="none" w:sz="0" w:space="0" w:color="auto"/>
      </w:divBdr>
    </w:div>
    <w:div w:id="573661665">
      <w:bodyDiv w:val="1"/>
      <w:marLeft w:val="0"/>
      <w:marRight w:val="0"/>
      <w:marTop w:val="0"/>
      <w:marBottom w:val="0"/>
      <w:divBdr>
        <w:top w:val="none" w:sz="0" w:space="0" w:color="auto"/>
        <w:left w:val="none" w:sz="0" w:space="0" w:color="auto"/>
        <w:bottom w:val="none" w:sz="0" w:space="0" w:color="auto"/>
        <w:right w:val="none" w:sz="0" w:space="0" w:color="auto"/>
      </w:divBdr>
    </w:div>
    <w:div w:id="578715380">
      <w:bodyDiv w:val="1"/>
      <w:marLeft w:val="0"/>
      <w:marRight w:val="0"/>
      <w:marTop w:val="0"/>
      <w:marBottom w:val="0"/>
      <w:divBdr>
        <w:top w:val="none" w:sz="0" w:space="0" w:color="auto"/>
        <w:left w:val="none" w:sz="0" w:space="0" w:color="auto"/>
        <w:bottom w:val="none" w:sz="0" w:space="0" w:color="auto"/>
        <w:right w:val="none" w:sz="0" w:space="0" w:color="auto"/>
      </w:divBdr>
      <w:divsChild>
        <w:div w:id="562911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9772344">
      <w:bodyDiv w:val="1"/>
      <w:marLeft w:val="0"/>
      <w:marRight w:val="0"/>
      <w:marTop w:val="0"/>
      <w:marBottom w:val="0"/>
      <w:divBdr>
        <w:top w:val="none" w:sz="0" w:space="0" w:color="auto"/>
        <w:left w:val="none" w:sz="0" w:space="0" w:color="auto"/>
        <w:bottom w:val="none" w:sz="0" w:space="0" w:color="auto"/>
        <w:right w:val="none" w:sz="0" w:space="0" w:color="auto"/>
      </w:divBdr>
    </w:div>
    <w:div w:id="632172049">
      <w:bodyDiv w:val="1"/>
      <w:marLeft w:val="0"/>
      <w:marRight w:val="0"/>
      <w:marTop w:val="0"/>
      <w:marBottom w:val="0"/>
      <w:divBdr>
        <w:top w:val="none" w:sz="0" w:space="0" w:color="auto"/>
        <w:left w:val="none" w:sz="0" w:space="0" w:color="auto"/>
        <w:bottom w:val="none" w:sz="0" w:space="0" w:color="auto"/>
        <w:right w:val="none" w:sz="0" w:space="0" w:color="auto"/>
      </w:divBdr>
      <w:divsChild>
        <w:div w:id="28659378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2976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408332">
      <w:bodyDiv w:val="1"/>
      <w:marLeft w:val="0"/>
      <w:marRight w:val="0"/>
      <w:marTop w:val="0"/>
      <w:marBottom w:val="0"/>
      <w:divBdr>
        <w:top w:val="none" w:sz="0" w:space="0" w:color="auto"/>
        <w:left w:val="none" w:sz="0" w:space="0" w:color="auto"/>
        <w:bottom w:val="none" w:sz="0" w:space="0" w:color="auto"/>
        <w:right w:val="none" w:sz="0" w:space="0" w:color="auto"/>
      </w:divBdr>
    </w:div>
    <w:div w:id="646058358">
      <w:bodyDiv w:val="1"/>
      <w:marLeft w:val="0"/>
      <w:marRight w:val="0"/>
      <w:marTop w:val="0"/>
      <w:marBottom w:val="0"/>
      <w:divBdr>
        <w:top w:val="none" w:sz="0" w:space="0" w:color="auto"/>
        <w:left w:val="none" w:sz="0" w:space="0" w:color="auto"/>
        <w:bottom w:val="none" w:sz="0" w:space="0" w:color="auto"/>
        <w:right w:val="none" w:sz="0" w:space="0" w:color="auto"/>
      </w:divBdr>
    </w:div>
    <w:div w:id="647364653">
      <w:bodyDiv w:val="1"/>
      <w:marLeft w:val="0"/>
      <w:marRight w:val="0"/>
      <w:marTop w:val="0"/>
      <w:marBottom w:val="0"/>
      <w:divBdr>
        <w:top w:val="none" w:sz="0" w:space="0" w:color="auto"/>
        <w:left w:val="none" w:sz="0" w:space="0" w:color="auto"/>
        <w:bottom w:val="none" w:sz="0" w:space="0" w:color="auto"/>
        <w:right w:val="none" w:sz="0" w:space="0" w:color="auto"/>
      </w:divBdr>
    </w:div>
    <w:div w:id="657880008">
      <w:bodyDiv w:val="1"/>
      <w:marLeft w:val="0"/>
      <w:marRight w:val="0"/>
      <w:marTop w:val="0"/>
      <w:marBottom w:val="0"/>
      <w:divBdr>
        <w:top w:val="none" w:sz="0" w:space="0" w:color="auto"/>
        <w:left w:val="none" w:sz="0" w:space="0" w:color="auto"/>
        <w:bottom w:val="none" w:sz="0" w:space="0" w:color="auto"/>
        <w:right w:val="none" w:sz="0" w:space="0" w:color="auto"/>
      </w:divBdr>
    </w:div>
    <w:div w:id="684793640">
      <w:bodyDiv w:val="1"/>
      <w:marLeft w:val="0"/>
      <w:marRight w:val="0"/>
      <w:marTop w:val="0"/>
      <w:marBottom w:val="0"/>
      <w:divBdr>
        <w:top w:val="none" w:sz="0" w:space="0" w:color="auto"/>
        <w:left w:val="none" w:sz="0" w:space="0" w:color="auto"/>
        <w:bottom w:val="none" w:sz="0" w:space="0" w:color="auto"/>
        <w:right w:val="none" w:sz="0" w:space="0" w:color="auto"/>
      </w:divBdr>
    </w:div>
    <w:div w:id="726805416">
      <w:bodyDiv w:val="1"/>
      <w:marLeft w:val="0"/>
      <w:marRight w:val="0"/>
      <w:marTop w:val="0"/>
      <w:marBottom w:val="0"/>
      <w:divBdr>
        <w:top w:val="none" w:sz="0" w:space="0" w:color="auto"/>
        <w:left w:val="none" w:sz="0" w:space="0" w:color="auto"/>
        <w:bottom w:val="none" w:sz="0" w:space="0" w:color="auto"/>
        <w:right w:val="none" w:sz="0" w:space="0" w:color="auto"/>
      </w:divBdr>
    </w:div>
    <w:div w:id="745225253">
      <w:bodyDiv w:val="1"/>
      <w:marLeft w:val="0"/>
      <w:marRight w:val="0"/>
      <w:marTop w:val="0"/>
      <w:marBottom w:val="0"/>
      <w:divBdr>
        <w:top w:val="none" w:sz="0" w:space="0" w:color="auto"/>
        <w:left w:val="none" w:sz="0" w:space="0" w:color="auto"/>
        <w:bottom w:val="none" w:sz="0" w:space="0" w:color="auto"/>
        <w:right w:val="none" w:sz="0" w:space="0" w:color="auto"/>
      </w:divBdr>
    </w:div>
    <w:div w:id="747265969">
      <w:bodyDiv w:val="1"/>
      <w:marLeft w:val="0"/>
      <w:marRight w:val="0"/>
      <w:marTop w:val="0"/>
      <w:marBottom w:val="0"/>
      <w:divBdr>
        <w:top w:val="none" w:sz="0" w:space="0" w:color="auto"/>
        <w:left w:val="none" w:sz="0" w:space="0" w:color="auto"/>
        <w:bottom w:val="none" w:sz="0" w:space="0" w:color="auto"/>
        <w:right w:val="none" w:sz="0" w:space="0" w:color="auto"/>
      </w:divBdr>
      <w:divsChild>
        <w:div w:id="101503686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110349008">
              <w:marLeft w:val="0"/>
              <w:marRight w:val="0"/>
              <w:marTop w:val="0"/>
              <w:marBottom w:val="0"/>
              <w:divBdr>
                <w:top w:val="none" w:sz="0" w:space="0" w:color="auto"/>
                <w:left w:val="none" w:sz="0" w:space="0" w:color="auto"/>
                <w:bottom w:val="none" w:sz="0" w:space="0" w:color="auto"/>
                <w:right w:val="none" w:sz="0" w:space="0" w:color="auto"/>
              </w:divBdr>
            </w:div>
            <w:div w:id="212372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824612">
      <w:bodyDiv w:val="1"/>
      <w:marLeft w:val="0"/>
      <w:marRight w:val="0"/>
      <w:marTop w:val="0"/>
      <w:marBottom w:val="0"/>
      <w:divBdr>
        <w:top w:val="none" w:sz="0" w:space="0" w:color="auto"/>
        <w:left w:val="none" w:sz="0" w:space="0" w:color="auto"/>
        <w:bottom w:val="none" w:sz="0" w:space="0" w:color="auto"/>
        <w:right w:val="none" w:sz="0" w:space="0" w:color="auto"/>
      </w:divBdr>
    </w:div>
    <w:div w:id="816192177">
      <w:bodyDiv w:val="1"/>
      <w:marLeft w:val="0"/>
      <w:marRight w:val="0"/>
      <w:marTop w:val="0"/>
      <w:marBottom w:val="0"/>
      <w:divBdr>
        <w:top w:val="none" w:sz="0" w:space="0" w:color="auto"/>
        <w:left w:val="none" w:sz="0" w:space="0" w:color="auto"/>
        <w:bottom w:val="none" w:sz="0" w:space="0" w:color="auto"/>
        <w:right w:val="none" w:sz="0" w:space="0" w:color="auto"/>
      </w:divBdr>
    </w:div>
    <w:div w:id="847058956">
      <w:bodyDiv w:val="1"/>
      <w:marLeft w:val="0"/>
      <w:marRight w:val="0"/>
      <w:marTop w:val="0"/>
      <w:marBottom w:val="0"/>
      <w:divBdr>
        <w:top w:val="none" w:sz="0" w:space="0" w:color="auto"/>
        <w:left w:val="none" w:sz="0" w:space="0" w:color="auto"/>
        <w:bottom w:val="none" w:sz="0" w:space="0" w:color="auto"/>
        <w:right w:val="none" w:sz="0" w:space="0" w:color="auto"/>
      </w:divBdr>
    </w:div>
    <w:div w:id="866986827">
      <w:bodyDiv w:val="1"/>
      <w:marLeft w:val="0"/>
      <w:marRight w:val="0"/>
      <w:marTop w:val="0"/>
      <w:marBottom w:val="0"/>
      <w:divBdr>
        <w:top w:val="none" w:sz="0" w:space="0" w:color="auto"/>
        <w:left w:val="none" w:sz="0" w:space="0" w:color="auto"/>
        <w:bottom w:val="none" w:sz="0" w:space="0" w:color="auto"/>
        <w:right w:val="none" w:sz="0" w:space="0" w:color="auto"/>
      </w:divBdr>
      <w:divsChild>
        <w:div w:id="64867647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4059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729027">
      <w:bodyDiv w:val="1"/>
      <w:marLeft w:val="0"/>
      <w:marRight w:val="0"/>
      <w:marTop w:val="0"/>
      <w:marBottom w:val="0"/>
      <w:divBdr>
        <w:top w:val="none" w:sz="0" w:space="0" w:color="auto"/>
        <w:left w:val="none" w:sz="0" w:space="0" w:color="auto"/>
        <w:bottom w:val="none" w:sz="0" w:space="0" w:color="auto"/>
        <w:right w:val="none" w:sz="0" w:space="0" w:color="auto"/>
      </w:divBdr>
    </w:div>
    <w:div w:id="873689760">
      <w:bodyDiv w:val="1"/>
      <w:marLeft w:val="0"/>
      <w:marRight w:val="0"/>
      <w:marTop w:val="0"/>
      <w:marBottom w:val="0"/>
      <w:divBdr>
        <w:top w:val="none" w:sz="0" w:space="0" w:color="auto"/>
        <w:left w:val="none" w:sz="0" w:space="0" w:color="auto"/>
        <w:bottom w:val="none" w:sz="0" w:space="0" w:color="auto"/>
        <w:right w:val="none" w:sz="0" w:space="0" w:color="auto"/>
      </w:divBdr>
    </w:div>
    <w:div w:id="878006917">
      <w:bodyDiv w:val="1"/>
      <w:marLeft w:val="0"/>
      <w:marRight w:val="0"/>
      <w:marTop w:val="0"/>
      <w:marBottom w:val="0"/>
      <w:divBdr>
        <w:top w:val="none" w:sz="0" w:space="0" w:color="auto"/>
        <w:left w:val="none" w:sz="0" w:space="0" w:color="auto"/>
        <w:bottom w:val="none" w:sz="0" w:space="0" w:color="auto"/>
        <w:right w:val="none" w:sz="0" w:space="0" w:color="auto"/>
      </w:divBdr>
      <w:divsChild>
        <w:div w:id="237717107">
          <w:marLeft w:val="0"/>
          <w:marRight w:val="0"/>
          <w:marTop w:val="0"/>
          <w:marBottom w:val="0"/>
          <w:divBdr>
            <w:top w:val="none" w:sz="0" w:space="0" w:color="auto"/>
            <w:left w:val="none" w:sz="0" w:space="0" w:color="auto"/>
            <w:bottom w:val="none" w:sz="0" w:space="0" w:color="auto"/>
            <w:right w:val="none" w:sz="0" w:space="0" w:color="auto"/>
          </w:divBdr>
          <w:divsChild>
            <w:div w:id="50738988">
              <w:marLeft w:val="0"/>
              <w:marRight w:val="0"/>
              <w:marTop w:val="0"/>
              <w:marBottom w:val="0"/>
              <w:divBdr>
                <w:top w:val="none" w:sz="0" w:space="0" w:color="auto"/>
                <w:left w:val="none" w:sz="0" w:space="0" w:color="auto"/>
                <w:bottom w:val="none" w:sz="0" w:space="0" w:color="auto"/>
                <w:right w:val="none" w:sz="0" w:space="0" w:color="auto"/>
              </w:divBdr>
            </w:div>
            <w:div w:id="243607284">
              <w:marLeft w:val="0"/>
              <w:marRight w:val="0"/>
              <w:marTop w:val="0"/>
              <w:marBottom w:val="0"/>
              <w:divBdr>
                <w:top w:val="none" w:sz="0" w:space="0" w:color="auto"/>
                <w:left w:val="none" w:sz="0" w:space="0" w:color="auto"/>
                <w:bottom w:val="none" w:sz="0" w:space="0" w:color="auto"/>
                <w:right w:val="none" w:sz="0" w:space="0" w:color="auto"/>
              </w:divBdr>
            </w:div>
            <w:div w:id="468594210">
              <w:marLeft w:val="0"/>
              <w:marRight w:val="0"/>
              <w:marTop w:val="0"/>
              <w:marBottom w:val="0"/>
              <w:divBdr>
                <w:top w:val="none" w:sz="0" w:space="0" w:color="auto"/>
                <w:left w:val="none" w:sz="0" w:space="0" w:color="auto"/>
                <w:bottom w:val="none" w:sz="0" w:space="0" w:color="auto"/>
                <w:right w:val="none" w:sz="0" w:space="0" w:color="auto"/>
              </w:divBdr>
            </w:div>
            <w:div w:id="706030392">
              <w:marLeft w:val="0"/>
              <w:marRight w:val="0"/>
              <w:marTop w:val="0"/>
              <w:marBottom w:val="0"/>
              <w:divBdr>
                <w:top w:val="none" w:sz="0" w:space="0" w:color="auto"/>
                <w:left w:val="none" w:sz="0" w:space="0" w:color="auto"/>
                <w:bottom w:val="none" w:sz="0" w:space="0" w:color="auto"/>
                <w:right w:val="none" w:sz="0" w:space="0" w:color="auto"/>
              </w:divBdr>
            </w:div>
            <w:div w:id="1293365775">
              <w:marLeft w:val="0"/>
              <w:marRight w:val="0"/>
              <w:marTop w:val="0"/>
              <w:marBottom w:val="0"/>
              <w:divBdr>
                <w:top w:val="none" w:sz="0" w:space="0" w:color="auto"/>
                <w:left w:val="none" w:sz="0" w:space="0" w:color="auto"/>
                <w:bottom w:val="none" w:sz="0" w:space="0" w:color="auto"/>
                <w:right w:val="none" w:sz="0" w:space="0" w:color="auto"/>
              </w:divBdr>
            </w:div>
            <w:div w:id="1573733293">
              <w:marLeft w:val="0"/>
              <w:marRight w:val="0"/>
              <w:marTop w:val="0"/>
              <w:marBottom w:val="0"/>
              <w:divBdr>
                <w:top w:val="none" w:sz="0" w:space="0" w:color="auto"/>
                <w:left w:val="none" w:sz="0" w:space="0" w:color="auto"/>
                <w:bottom w:val="none" w:sz="0" w:space="0" w:color="auto"/>
                <w:right w:val="none" w:sz="0" w:space="0" w:color="auto"/>
              </w:divBdr>
            </w:div>
            <w:div w:id="1778717674">
              <w:marLeft w:val="0"/>
              <w:marRight w:val="0"/>
              <w:marTop w:val="0"/>
              <w:marBottom w:val="0"/>
              <w:divBdr>
                <w:top w:val="none" w:sz="0" w:space="0" w:color="auto"/>
                <w:left w:val="none" w:sz="0" w:space="0" w:color="auto"/>
                <w:bottom w:val="none" w:sz="0" w:space="0" w:color="auto"/>
                <w:right w:val="none" w:sz="0" w:space="0" w:color="auto"/>
              </w:divBdr>
            </w:div>
            <w:div w:id="1936397698">
              <w:marLeft w:val="0"/>
              <w:marRight w:val="0"/>
              <w:marTop w:val="0"/>
              <w:marBottom w:val="0"/>
              <w:divBdr>
                <w:top w:val="none" w:sz="0" w:space="0" w:color="auto"/>
                <w:left w:val="none" w:sz="0" w:space="0" w:color="auto"/>
                <w:bottom w:val="none" w:sz="0" w:space="0" w:color="auto"/>
                <w:right w:val="none" w:sz="0" w:space="0" w:color="auto"/>
              </w:divBdr>
            </w:div>
            <w:div w:id="211609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402558">
      <w:bodyDiv w:val="1"/>
      <w:marLeft w:val="0"/>
      <w:marRight w:val="0"/>
      <w:marTop w:val="0"/>
      <w:marBottom w:val="0"/>
      <w:divBdr>
        <w:top w:val="none" w:sz="0" w:space="0" w:color="auto"/>
        <w:left w:val="none" w:sz="0" w:space="0" w:color="auto"/>
        <w:bottom w:val="none" w:sz="0" w:space="0" w:color="auto"/>
        <w:right w:val="none" w:sz="0" w:space="0" w:color="auto"/>
      </w:divBdr>
      <w:divsChild>
        <w:div w:id="75609361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6329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54942">
      <w:bodyDiv w:val="1"/>
      <w:marLeft w:val="0"/>
      <w:marRight w:val="0"/>
      <w:marTop w:val="0"/>
      <w:marBottom w:val="0"/>
      <w:divBdr>
        <w:top w:val="none" w:sz="0" w:space="0" w:color="auto"/>
        <w:left w:val="none" w:sz="0" w:space="0" w:color="auto"/>
        <w:bottom w:val="none" w:sz="0" w:space="0" w:color="auto"/>
        <w:right w:val="none" w:sz="0" w:space="0" w:color="auto"/>
      </w:divBdr>
    </w:div>
    <w:div w:id="899631546">
      <w:bodyDiv w:val="1"/>
      <w:marLeft w:val="0"/>
      <w:marRight w:val="0"/>
      <w:marTop w:val="0"/>
      <w:marBottom w:val="0"/>
      <w:divBdr>
        <w:top w:val="none" w:sz="0" w:space="0" w:color="auto"/>
        <w:left w:val="none" w:sz="0" w:space="0" w:color="auto"/>
        <w:bottom w:val="none" w:sz="0" w:space="0" w:color="auto"/>
        <w:right w:val="none" w:sz="0" w:space="0" w:color="auto"/>
      </w:divBdr>
    </w:div>
    <w:div w:id="929313695">
      <w:bodyDiv w:val="1"/>
      <w:marLeft w:val="0"/>
      <w:marRight w:val="0"/>
      <w:marTop w:val="0"/>
      <w:marBottom w:val="0"/>
      <w:divBdr>
        <w:top w:val="none" w:sz="0" w:space="0" w:color="auto"/>
        <w:left w:val="none" w:sz="0" w:space="0" w:color="auto"/>
        <w:bottom w:val="none" w:sz="0" w:space="0" w:color="auto"/>
        <w:right w:val="none" w:sz="0" w:space="0" w:color="auto"/>
      </w:divBdr>
      <w:divsChild>
        <w:div w:id="1594169057">
          <w:marLeft w:val="547"/>
          <w:marRight w:val="0"/>
          <w:marTop w:val="115"/>
          <w:marBottom w:val="0"/>
          <w:divBdr>
            <w:top w:val="none" w:sz="0" w:space="0" w:color="auto"/>
            <w:left w:val="none" w:sz="0" w:space="0" w:color="auto"/>
            <w:bottom w:val="none" w:sz="0" w:space="0" w:color="auto"/>
            <w:right w:val="none" w:sz="0" w:space="0" w:color="auto"/>
          </w:divBdr>
        </w:div>
        <w:div w:id="513542574">
          <w:marLeft w:val="547"/>
          <w:marRight w:val="0"/>
          <w:marTop w:val="115"/>
          <w:marBottom w:val="0"/>
          <w:divBdr>
            <w:top w:val="none" w:sz="0" w:space="0" w:color="auto"/>
            <w:left w:val="none" w:sz="0" w:space="0" w:color="auto"/>
            <w:bottom w:val="none" w:sz="0" w:space="0" w:color="auto"/>
            <w:right w:val="none" w:sz="0" w:space="0" w:color="auto"/>
          </w:divBdr>
        </w:div>
        <w:div w:id="2030132534">
          <w:marLeft w:val="547"/>
          <w:marRight w:val="0"/>
          <w:marTop w:val="115"/>
          <w:marBottom w:val="0"/>
          <w:divBdr>
            <w:top w:val="none" w:sz="0" w:space="0" w:color="auto"/>
            <w:left w:val="none" w:sz="0" w:space="0" w:color="auto"/>
            <w:bottom w:val="none" w:sz="0" w:space="0" w:color="auto"/>
            <w:right w:val="none" w:sz="0" w:space="0" w:color="auto"/>
          </w:divBdr>
        </w:div>
        <w:div w:id="999621175">
          <w:marLeft w:val="547"/>
          <w:marRight w:val="0"/>
          <w:marTop w:val="115"/>
          <w:marBottom w:val="0"/>
          <w:divBdr>
            <w:top w:val="none" w:sz="0" w:space="0" w:color="auto"/>
            <w:left w:val="none" w:sz="0" w:space="0" w:color="auto"/>
            <w:bottom w:val="none" w:sz="0" w:space="0" w:color="auto"/>
            <w:right w:val="none" w:sz="0" w:space="0" w:color="auto"/>
          </w:divBdr>
        </w:div>
        <w:div w:id="74058305">
          <w:marLeft w:val="547"/>
          <w:marRight w:val="0"/>
          <w:marTop w:val="115"/>
          <w:marBottom w:val="0"/>
          <w:divBdr>
            <w:top w:val="none" w:sz="0" w:space="0" w:color="auto"/>
            <w:left w:val="none" w:sz="0" w:space="0" w:color="auto"/>
            <w:bottom w:val="none" w:sz="0" w:space="0" w:color="auto"/>
            <w:right w:val="none" w:sz="0" w:space="0" w:color="auto"/>
          </w:divBdr>
        </w:div>
        <w:div w:id="1036275585">
          <w:marLeft w:val="547"/>
          <w:marRight w:val="0"/>
          <w:marTop w:val="115"/>
          <w:marBottom w:val="0"/>
          <w:divBdr>
            <w:top w:val="none" w:sz="0" w:space="0" w:color="auto"/>
            <w:left w:val="none" w:sz="0" w:space="0" w:color="auto"/>
            <w:bottom w:val="none" w:sz="0" w:space="0" w:color="auto"/>
            <w:right w:val="none" w:sz="0" w:space="0" w:color="auto"/>
          </w:divBdr>
        </w:div>
      </w:divsChild>
    </w:div>
    <w:div w:id="942148433">
      <w:bodyDiv w:val="1"/>
      <w:marLeft w:val="0"/>
      <w:marRight w:val="0"/>
      <w:marTop w:val="0"/>
      <w:marBottom w:val="0"/>
      <w:divBdr>
        <w:top w:val="none" w:sz="0" w:space="0" w:color="auto"/>
        <w:left w:val="none" w:sz="0" w:space="0" w:color="auto"/>
        <w:bottom w:val="none" w:sz="0" w:space="0" w:color="auto"/>
        <w:right w:val="none" w:sz="0" w:space="0" w:color="auto"/>
      </w:divBdr>
    </w:div>
    <w:div w:id="973828528">
      <w:bodyDiv w:val="1"/>
      <w:marLeft w:val="0"/>
      <w:marRight w:val="0"/>
      <w:marTop w:val="0"/>
      <w:marBottom w:val="0"/>
      <w:divBdr>
        <w:top w:val="none" w:sz="0" w:space="0" w:color="auto"/>
        <w:left w:val="none" w:sz="0" w:space="0" w:color="auto"/>
        <w:bottom w:val="none" w:sz="0" w:space="0" w:color="auto"/>
        <w:right w:val="none" w:sz="0" w:space="0" w:color="auto"/>
      </w:divBdr>
    </w:div>
    <w:div w:id="1021127909">
      <w:bodyDiv w:val="1"/>
      <w:marLeft w:val="0"/>
      <w:marRight w:val="0"/>
      <w:marTop w:val="0"/>
      <w:marBottom w:val="0"/>
      <w:divBdr>
        <w:top w:val="none" w:sz="0" w:space="0" w:color="auto"/>
        <w:left w:val="none" w:sz="0" w:space="0" w:color="auto"/>
        <w:bottom w:val="none" w:sz="0" w:space="0" w:color="auto"/>
        <w:right w:val="none" w:sz="0" w:space="0" w:color="auto"/>
      </w:divBdr>
      <w:divsChild>
        <w:div w:id="36741407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06776123">
              <w:marLeft w:val="0"/>
              <w:marRight w:val="0"/>
              <w:marTop w:val="0"/>
              <w:marBottom w:val="0"/>
              <w:divBdr>
                <w:top w:val="none" w:sz="0" w:space="0" w:color="auto"/>
                <w:left w:val="none" w:sz="0" w:space="0" w:color="auto"/>
                <w:bottom w:val="none" w:sz="0" w:space="0" w:color="auto"/>
                <w:right w:val="none" w:sz="0" w:space="0" w:color="auto"/>
              </w:divBdr>
              <w:divsChild>
                <w:div w:id="34907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015214">
      <w:bodyDiv w:val="1"/>
      <w:marLeft w:val="0"/>
      <w:marRight w:val="0"/>
      <w:marTop w:val="0"/>
      <w:marBottom w:val="0"/>
      <w:divBdr>
        <w:top w:val="none" w:sz="0" w:space="0" w:color="auto"/>
        <w:left w:val="none" w:sz="0" w:space="0" w:color="auto"/>
        <w:bottom w:val="none" w:sz="0" w:space="0" w:color="auto"/>
        <w:right w:val="none" w:sz="0" w:space="0" w:color="auto"/>
      </w:divBdr>
      <w:divsChild>
        <w:div w:id="511995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703968">
      <w:bodyDiv w:val="1"/>
      <w:marLeft w:val="0"/>
      <w:marRight w:val="0"/>
      <w:marTop w:val="0"/>
      <w:marBottom w:val="0"/>
      <w:divBdr>
        <w:top w:val="none" w:sz="0" w:space="0" w:color="auto"/>
        <w:left w:val="none" w:sz="0" w:space="0" w:color="auto"/>
        <w:bottom w:val="none" w:sz="0" w:space="0" w:color="auto"/>
        <w:right w:val="none" w:sz="0" w:space="0" w:color="auto"/>
      </w:divBdr>
    </w:div>
    <w:div w:id="1080951102">
      <w:bodyDiv w:val="1"/>
      <w:marLeft w:val="0"/>
      <w:marRight w:val="0"/>
      <w:marTop w:val="0"/>
      <w:marBottom w:val="0"/>
      <w:divBdr>
        <w:top w:val="none" w:sz="0" w:space="0" w:color="auto"/>
        <w:left w:val="none" w:sz="0" w:space="0" w:color="auto"/>
        <w:bottom w:val="none" w:sz="0" w:space="0" w:color="auto"/>
        <w:right w:val="none" w:sz="0" w:space="0" w:color="auto"/>
      </w:divBdr>
    </w:div>
    <w:div w:id="1090853279">
      <w:bodyDiv w:val="1"/>
      <w:marLeft w:val="0"/>
      <w:marRight w:val="0"/>
      <w:marTop w:val="0"/>
      <w:marBottom w:val="0"/>
      <w:divBdr>
        <w:top w:val="none" w:sz="0" w:space="0" w:color="auto"/>
        <w:left w:val="none" w:sz="0" w:space="0" w:color="auto"/>
        <w:bottom w:val="none" w:sz="0" w:space="0" w:color="auto"/>
        <w:right w:val="none" w:sz="0" w:space="0" w:color="auto"/>
      </w:divBdr>
    </w:div>
    <w:div w:id="1222787664">
      <w:bodyDiv w:val="1"/>
      <w:marLeft w:val="0"/>
      <w:marRight w:val="0"/>
      <w:marTop w:val="0"/>
      <w:marBottom w:val="0"/>
      <w:divBdr>
        <w:top w:val="none" w:sz="0" w:space="0" w:color="auto"/>
        <w:left w:val="none" w:sz="0" w:space="0" w:color="auto"/>
        <w:bottom w:val="none" w:sz="0" w:space="0" w:color="auto"/>
        <w:right w:val="none" w:sz="0" w:space="0" w:color="auto"/>
      </w:divBdr>
    </w:div>
    <w:div w:id="1236815008">
      <w:bodyDiv w:val="1"/>
      <w:marLeft w:val="0"/>
      <w:marRight w:val="0"/>
      <w:marTop w:val="0"/>
      <w:marBottom w:val="0"/>
      <w:divBdr>
        <w:top w:val="none" w:sz="0" w:space="0" w:color="auto"/>
        <w:left w:val="none" w:sz="0" w:space="0" w:color="auto"/>
        <w:bottom w:val="none" w:sz="0" w:space="0" w:color="auto"/>
        <w:right w:val="none" w:sz="0" w:space="0" w:color="auto"/>
      </w:divBdr>
    </w:div>
    <w:div w:id="1237087827">
      <w:bodyDiv w:val="1"/>
      <w:marLeft w:val="0"/>
      <w:marRight w:val="0"/>
      <w:marTop w:val="0"/>
      <w:marBottom w:val="0"/>
      <w:divBdr>
        <w:top w:val="none" w:sz="0" w:space="0" w:color="auto"/>
        <w:left w:val="none" w:sz="0" w:space="0" w:color="auto"/>
        <w:bottom w:val="none" w:sz="0" w:space="0" w:color="auto"/>
        <w:right w:val="none" w:sz="0" w:space="0" w:color="auto"/>
      </w:divBdr>
    </w:div>
    <w:div w:id="1244753898">
      <w:bodyDiv w:val="1"/>
      <w:marLeft w:val="0"/>
      <w:marRight w:val="0"/>
      <w:marTop w:val="0"/>
      <w:marBottom w:val="0"/>
      <w:divBdr>
        <w:top w:val="none" w:sz="0" w:space="0" w:color="auto"/>
        <w:left w:val="none" w:sz="0" w:space="0" w:color="auto"/>
        <w:bottom w:val="none" w:sz="0" w:space="0" w:color="auto"/>
        <w:right w:val="none" w:sz="0" w:space="0" w:color="auto"/>
      </w:divBdr>
    </w:div>
    <w:div w:id="1247304599">
      <w:bodyDiv w:val="1"/>
      <w:marLeft w:val="0"/>
      <w:marRight w:val="0"/>
      <w:marTop w:val="0"/>
      <w:marBottom w:val="0"/>
      <w:divBdr>
        <w:top w:val="none" w:sz="0" w:space="0" w:color="auto"/>
        <w:left w:val="none" w:sz="0" w:space="0" w:color="auto"/>
        <w:bottom w:val="none" w:sz="0" w:space="0" w:color="auto"/>
        <w:right w:val="none" w:sz="0" w:space="0" w:color="auto"/>
      </w:divBdr>
    </w:div>
    <w:div w:id="1260023555">
      <w:bodyDiv w:val="1"/>
      <w:marLeft w:val="0"/>
      <w:marRight w:val="0"/>
      <w:marTop w:val="0"/>
      <w:marBottom w:val="0"/>
      <w:divBdr>
        <w:top w:val="none" w:sz="0" w:space="0" w:color="auto"/>
        <w:left w:val="none" w:sz="0" w:space="0" w:color="auto"/>
        <w:bottom w:val="none" w:sz="0" w:space="0" w:color="auto"/>
        <w:right w:val="none" w:sz="0" w:space="0" w:color="auto"/>
      </w:divBdr>
      <w:divsChild>
        <w:div w:id="118208926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4148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657511">
      <w:bodyDiv w:val="1"/>
      <w:marLeft w:val="0"/>
      <w:marRight w:val="0"/>
      <w:marTop w:val="0"/>
      <w:marBottom w:val="0"/>
      <w:divBdr>
        <w:top w:val="none" w:sz="0" w:space="0" w:color="auto"/>
        <w:left w:val="none" w:sz="0" w:space="0" w:color="auto"/>
        <w:bottom w:val="none" w:sz="0" w:space="0" w:color="auto"/>
        <w:right w:val="none" w:sz="0" w:space="0" w:color="auto"/>
      </w:divBdr>
    </w:div>
    <w:div w:id="1319965375">
      <w:bodyDiv w:val="1"/>
      <w:marLeft w:val="0"/>
      <w:marRight w:val="0"/>
      <w:marTop w:val="0"/>
      <w:marBottom w:val="0"/>
      <w:divBdr>
        <w:top w:val="none" w:sz="0" w:space="0" w:color="auto"/>
        <w:left w:val="none" w:sz="0" w:space="0" w:color="auto"/>
        <w:bottom w:val="none" w:sz="0" w:space="0" w:color="auto"/>
        <w:right w:val="none" w:sz="0" w:space="0" w:color="auto"/>
      </w:divBdr>
    </w:div>
    <w:div w:id="1321076587">
      <w:bodyDiv w:val="1"/>
      <w:marLeft w:val="0"/>
      <w:marRight w:val="0"/>
      <w:marTop w:val="0"/>
      <w:marBottom w:val="0"/>
      <w:divBdr>
        <w:top w:val="none" w:sz="0" w:space="0" w:color="auto"/>
        <w:left w:val="none" w:sz="0" w:space="0" w:color="auto"/>
        <w:bottom w:val="none" w:sz="0" w:space="0" w:color="auto"/>
        <w:right w:val="none" w:sz="0" w:space="0" w:color="auto"/>
      </w:divBdr>
    </w:div>
    <w:div w:id="1321881409">
      <w:bodyDiv w:val="1"/>
      <w:marLeft w:val="0"/>
      <w:marRight w:val="0"/>
      <w:marTop w:val="0"/>
      <w:marBottom w:val="0"/>
      <w:divBdr>
        <w:top w:val="none" w:sz="0" w:space="0" w:color="auto"/>
        <w:left w:val="none" w:sz="0" w:space="0" w:color="auto"/>
        <w:bottom w:val="none" w:sz="0" w:space="0" w:color="auto"/>
        <w:right w:val="none" w:sz="0" w:space="0" w:color="auto"/>
      </w:divBdr>
      <w:divsChild>
        <w:div w:id="2033215077">
          <w:marLeft w:val="0"/>
          <w:marRight w:val="0"/>
          <w:marTop w:val="0"/>
          <w:marBottom w:val="0"/>
          <w:divBdr>
            <w:top w:val="none" w:sz="0" w:space="0" w:color="auto"/>
            <w:left w:val="none" w:sz="0" w:space="0" w:color="auto"/>
            <w:bottom w:val="none" w:sz="0" w:space="0" w:color="auto"/>
            <w:right w:val="none" w:sz="0" w:space="0" w:color="auto"/>
          </w:divBdr>
        </w:div>
      </w:divsChild>
    </w:div>
    <w:div w:id="1333603705">
      <w:bodyDiv w:val="1"/>
      <w:marLeft w:val="0"/>
      <w:marRight w:val="0"/>
      <w:marTop w:val="0"/>
      <w:marBottom w:val="0"/>
      <w:divBdr>
        <w:top w:val="none" w:sz="0" w:space="0" w:color="auto"/>
        <w:left w:val="none" w:sz="0" w:space="0" w:color="auto"/>
        <w:bottom w:val="none" w:sz="0" w:space="0" w:color="auto"/>
        <w:right w:val="none" w:sz="0" w:space="0" w:color="auto"/>
      </w:divBdr>
    </w:div>
    <w:div w:id="1387335769">
      <w:bodyDiv w:val="1"/>
      <w:marLeft w:val="0"/>
      <w:marRight w:val="0"/>
      <w:marTop w:val="0"/>
      <w:marBottom w:val="0"/>
      <w:divBdr>
        <w:top w:val="none" w:sz="0" w:space="0" w:color="auto"/>
        <w:left w:val="none" w:sz="0" w:space="0" w:color="auto"/>
        <w:bottom w:val="none" w:sz="0" w:space="0" w:color="auto"/>
        <w:right w:val="none" w:sz="0" w:space="0" w:color="auto"/>
      </w:divBdr>
    </w:div>
    <w:div w:id="1474366627">
      <w:bodyDiv w:val="1"/>
      <w:marLeft w:val="0"/>
      <w:marRight w:val="0"/>
      <w:marTop w:val="0"/>
      <w:marBottom w:val="0"/>
      <w:divBdr>
        <w:top w:val="none" w:sz="0" w:space="0" w:color="auto"/>
        <w:left w:val="none" w:sz="0" w:space="0" w:color="auto"/>
        <w:bottom w:val="none" w:sz="0" w:space="0" w:color="auto"/>
        <w:right w:val="none" w:sz="0" w:space="0" w:color="auto"/>
      </w:divBdr>
    </w:div>
    <w:div w:id="1499267095">
      <w:bodyDiv w:val="1"/>
      <w:marLeft w:val="0"/>
      <w:marRight w:val="0"/>
      <w:marTop w:val="0"/>
      <w:marBottom w:val="0"/>
      <w:divBdr>
        <w:top w:val="none" w:sz="0" w:space="0" w:color="auto"/>
        <w:left w:val="none" w:sz="0" w:space="0" w:color="auto"/>
        <w:bottom w:val="none" w:sz="0" w:space="0" w:color="auto"/>
        <w:right w:val="none" w:sz="0" w:space="0" w:color="auto"/>
      </w:divBdr>
      <w:divsChild>
        <w:div w:id="612060601">
          <w:marLeft w:val="0"/>
          <w:marRight w:val="0"/>
          <w:marTop w:val="0"/>
          <w:marBottom w:val="0"/>
          <w:divBdr>
            <w:top w:val="none" w:sz="0" w:space="0" w:color="auto"/>
            <w:left w:val="none" w:sz="0" w:space="0" w:color="auto"/>
            <w:bottom w:val="none" w:sz="0" w:space="0" w:color="auto"/>
            <w:right w:val="none" w:sz="0" w:space="0" w:color="auto"/>
          </w:divBdr>
        </w:div>
      </w:divsChild>
    </w:div>
    <w:div w:id="1514297048">
      <w:bodyDiv w:val="1"/>
      <w:marLeft w:val="0"/>
      <w:marRight w:val="0"/>
      <w:marTop w:val="0"/>
      <w:marBottom w:val="0"/>
      <w:divBdr>
        <w:top w:val="none" w:sz="0" w:space="0" w:color="auto"/>
        <w:left w:val="none" w:sz="0" w:space="0" w:color="auto"/>
        <w:bottom w:val="none" w:sz="0" w:space="0" w:color="auto"/>
        <w:right w:val="none" w:sz="0" w:space="0" w:color="auto"/>
      </w:divBdr>
    </w:div>
    <w:div w:id="1526670501">
      <w:bodyDiv w:val="1"/>
      <w:marLeft w:val="0"/>
      <w:marRight w:val="0"/>
      <w:marTop w:val="0"/>
      <w:marBottom w:val="0"/>
      <w:divBdr>
        <w:top w:val="none" w:sz="0" w:space="0" w:color="auto"/>
        <w:left w:val="none" w:sz="0" w:space="0" w:color="auto"/>
        <w:bottom w:val="none" w:sz="0" w:space="0" w:color="auto"/>
        <w:right w:val="none" w:sz="0" w:space="0" w:color="auto"/>
      </w:divBdr>
    </w:div>
    <w:div w:id="1539664715">
      <w:bodyDiv w:val="1"/>
      <w:marLeft w:val="0"/>
      <w:marRight w:val="0"/>
      <w:marTop w:val="0"/>
      <w:marBottom w:val="0"/>
      <w:divBdr>
        <w:top w:val="none" w:sz="0" w:space="0" w:color="auto"/>
        <w:left w:val="none" w:sz="0" w:space="0" w:color="auto"/>
        <w:bottom w:val="none" w:sz="0" w:space="0" w:color="auto"/>
        <w:right w:val="none" w:sz="0" w:space="0" w:color="auto"/>
      </w:divBdr>
      <w:divsChild>
        <w:div w:id="1669821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0556995">
      <w:bodyDiv w:val="1"/>
      <w:marLeft w:val="0"/>
      <w:marRight w:val="0"/>
      <w:marTop w:val="0"/>
      <w:marBottom w:val="0"/>
      <w:divBdr>
        <w:top w:val="none" w:sz="0" w:space="0" w:color="auto"/>
        <w:left w:val="none" w:sz="0" w:space="0" w:color="auto"/>
        <w:bottom w:val="none" w:sz="0" w:space="0" w:color="auto"/>
        <w:right w:val="none" w:sz="0" w:space="0" w:color="auto"/>
      </w:divBdr>
    </w:div>
    <w:div w:id="1572154181">
      <w:bodyDiv w:val="1"/>
      <w:marLeft w:val="0"/>
      <w:marRight w:val="0"/>
      <w:marTop w:val="0"/>
      <w:marBottom w:val="0"/>
      <w:divBdr>
        <w:top w:val="none" w:sz="0" w:space="0" w:color="auto"/>
        <w:left w:val="none" w:sz="0" w:space="0" w:color="auto"/>
        <w:bottom w:val="none" w:sz="0" w:space="0" w:color="auto"/>
        <w:right w:val="none" w:sz="0" w:space="0" w:color="auto"/>
      </w:divBdr>
    </w:div>
    <w:div w:id="1573006799">
      <w:bodyDiv w:val="1"/>
      <w:marLeft w:val="0"/>
      <w:marRight w:val="0"/>
      <w:marTop w:val="0"/>
      <w:marBottom w:val="0"/>
      <w:divBdr>
        <w:top w:val="none" w:sz="0" w:space="0" w:color="auto"/>
        <w:left w:val="none" w:sz="0" w:space="0" w:color="auto"/>
        <w:bottom w:val="none" w:sz="0" w:space="0" w:color="auto"/>
        <w:right w:val="none" w:sz="0" w:space="0" w:color="auto"/>
      </w:divBdr>
    </w:div>
    <w:div w:id="1635214987">
      <w:bodyDiv w:val="1"/>
      <w:marLeft w:val="0"/>
      <w:marRight w:val="0"/>
      <w:marTop w:val="0"/>
      <w:marBottom w:val="0"/>
      <w:divBdr>
        <w:top w:val="none" w:sz="0" w:space="0" w:color="auto"/>
        <w:left w:val="none" w:sz="0" w:space="0" w:color="auto"/>
        <w:bottom w:val="none" w:sz="0" w:space="0" w:color="auto"/>
        <w:right w:val="none" w:sz="0" w:space="0" w:color="auto"/>
      </w:divBdr>
    </w:div>
    <w:div w:id="1638879409">
      <w:bodyDiv w:val="1"/>
      <w:marLeft w:val="0"/>
      <w:marRight w:val="0"/>
      <w:marTop w:val="0"/>
      <w:marBottom w:val="0"/>
      <w:divBdr>
        <w:top w:val="none" w:sz="0" w:space="0" w:color="auto"/>
        <w:left w:val="none" w:sz="0" w:space="0" w:color="auto"/>
        <w:bottom w:val="none" w:sz="0" w:space="0" w:color="auto"/>
        <w:right w:val="none" w:sz="0" w:space="0" w:color="auto"/>
      </w:divBdr>
    </w:div>
    <w:div w:id="1678460888">
      <w:bodyDiv w:val="1"/>
      <w:marLeft w:val="0"/>
      <w:marRight w:val="0"/>
      <w:marTop w:val="0"/>
      <w:marBottom w:val="0"/>
      <w:divBdr>
        <w:top w:val="none" w:sz="0" w:space="0" w:color="auto"/>
        <w:left w:val="none" w:sz="0" w:space="0" w:color="auto"/>
        <w:bottom w:val="none" w:sz="0" w:space="0" w:color="auto"/>
        <w:right w:val="none" w:sz="0" w:space="0" w:color="auto"/>
      </w:divBdr>
    </w:div>
    <w:div w:id="1707295543">
      <w:bodyDiv w:val="1"/>
      <w:marLeft w:val="0"/>
      <w:marRight w:val="0"/>
      <w:marTop w:val="0"/>
      <w:marBottom w:val="0"/>
      <w:divBdr>
        <w:top w:val="none" w:sz="0" w:space="0" w:color="auto"/>
        <w:left w:val="none" w:sz="0" w:space="0" w:color="auto"/>
        <w:bottom w:val="none" w:sz="0" w:space="0" w:color="auto"/>
        <w:right w:val="none" w:sz="0" w:space="0" w:color="auto"/>
      </w:divBdr>
    </w:div>
    <w:div w:id="1720939630">
      <w:bodyDiv w:val="1"/>
      <w:marLeft w:val="0"/>
      <w:marRight w:val="0"/>
      <w:marTop w:val="0"/>
      <w:marBottom w:val="0"/>
      <w:divBdr>
        <w:top w:val="none" w:sz="0" w:space="0" w:color="auto"/>
        <w:left w:val="none" w:sz="0" w:space="0" w:color="auto"/>
        <w:bottom w:val="none" w:sz="0" w:space="0" w:color="auto"/>
        <w:right w:val="none" w:sz="0" w:space="0" w:color="auto"/>
      </w:divBdr>
    </w:div>
    <w:div w:id="1727099268">
      <w:bodyDiv w:val="1"/>
      <w:marLeft w:val="0"/>
      <w:marRight w:val="0"/>
      <w:marTop w:val="0"/>
      <w:marBottom w:val="0"/>
      <w:divBdr>
        <w:top w:val="none" w:sz="0" w:space="0" w:color="auto"/>
        <w:left w:val="none" w:sz="0" w:space="0" w:color="auto"/>
        <w:bottom w:val="none" w:sz="0" w:space="0" w:color="auto"/>
        <w:right w:val="none" w:sz="0" w:space="0" w:color="auto"/>
      </w:divBdr>
    </w:div>
    <w:div w:id="1747023868">
      <w:bodyDiv w:val="1"/>
      <w:marLeft w:val="0"/>
      <w:marRight w:val="0"/>
      <w:marTop w:val="0"/>
      <w:marBottom w:val="0"/>
      <w:divBdr>
        <w:top w:val="none" w:sz="0" w:space="0" w:color="auto"/>
        <w:left w:val="none" w:sz="0" w:space="0" w:color="auto"/>
        <w:bottom w:val="none" w:sz="0" w:space="0" w:color="auto"/>
        <w:right w:val="none" w:sz="0" w:space="0" w:color="auto"/>
      </w:divBdr>
      <w:divsChild>
        <w:div w:id="83086870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9601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670977">
      <w:bodyDiv w:val="1"/>
      <w:marLeft w:val="0"/>
      <w:marRight w:val="0"/>
      <w:marTop w:val="0"/>
      <w:marBottom w:val="0"/>
      <w:divBdr>
        <w:top w:val="none" w:sz="0" w:space="0" w:color="auto"/>
        <w:left w:val="none" w:sz="0" w:space="0" w:color="auto"/>
        <w:bottom w:val="none" w:sz="0" w:space="0" w:color="auto"/>
        <w:right w:val="none" w:sz="0" w:space="0" w:color="auto"/>
      </w:divBdr>
    </w:div>
    <w:div w:id="1824155953">
      <w:bodyDiv w:val="1"/>
      <w:marLeft w:val="0"/>
      <w:marRight w:val="0"/>
      <w:marTop w:val="0"/>
      <w:marBottom w:val="0"/>
      <w:divBdr>
        <w:top w:val="none" w:sz="0" w:space="0" w:color="auto"/>
        <w:left w:val="none" w:sz="0" w:space="0" w:color="auto"/>
        <w:bottom w:val="none" w:sz="0" w:space="0" w:color="auto"/>
        <w:right w:val="none" w:sz="0" w:space="0" w:color="auto"/>
      </w:divBdr>
    </w:div>
    <w:div w:id="1833594910">
      <w:bodyDiv w:val="1"/>
      <w:marLeft w:val="0"/>
      <w:marRight w:val="0"/>
      <w:marTop w:val="0"/>
      <w:marBottom w:val="0"/>
      <w:divBdr>
        <w:top w:val="none" w:sz="0" w:space="0" w:color="auto"/>
        <w:left w:val="none" w:sz="0" w:space="0" w:color="auto"/>
        <w:bottom w:val="none" w:sz="0" w:space="0" w:color="auto"/>
        <w:right w:val="none" w:sz="0" w:space="0" w:color="auto"/>
      </w:divBdr>
    </w:div>
    <w:div w:id="1864902768">
      <w:bodyDiv w:val="1"/>
      <w:marLeft w:val="0"/>
      <w:marRight w:val="0"/>
      <w:marTop w:val="0"/>
      <w:marBottom w:val="0"/>
      <w:divBdr>
        <w:top w:val="none" w:sz="0" w:space="0" w:color="auto"/>
        <w:left w:val="none" w:sz="0" w:space="0" w:color="auto"/>
        <w:bottom w:val="none" w:sz="0" w:space="0" w:color="auto"/>
        <w:right w:val="none" w:sz="0" w:space="0" w:color="auto"/>
      </w:divBdr>
      <w:divsChild>
        <w:div w:id="163516218">
          <w:marLeft w:val="547"/>
          <w:marRight w:val="0"/>
          <w:marTop w:val="115"/>
          <w:marBottom w:val="0"/>
          <w:divBdr>
            <w:top w:val="none" w:sz="0" w:space="0" w:color="auto"/>
            <w:left w:val="none" w:sz="0" w:space="0" w:color="auto"/>
            <w:bottom w:val="none" w:sz="0" w:space="0" w:color="auto"/>
            <w:right w:val="none" w:sz="0" w:space="0" w:color="auto"/>
          </w:divBdr>
        </w:div>
        <w:div w:id="1747459847">
          <w:marLeft w:val="547"/>
          <w:marRight w:val="0"/>
          <w:marTop w:val="115"/>
          <w:marBottom w:val="0"/>
          <w:divBdr>
            <w:top w:val="none" w:sz="0" w:space="0" w:color="auto"/>
            <w:left w:val="none" w:sz="0" w:space="0" w:color="auto"/>
            <w:bottom w:val="none" w:sz="0" w:space="0" w:color="auto"/>
            <w:right w:val="none" w:sz="0" w:space="0" w:color="auto"/>
          </w:divBdr>
        </w:div>
        <w:div w:id="458231309">
          <w:marLeft w:val="547"/>
          <w:marRight w:val="0"/>
          <w:marTop w:val="115"/>
          <w:marBottom w:val="0"/>
          <w:divBdr>
            <w:top w:val="none" w:sz="0" w:space="0" w:color="auto"/>
            <w:left w:val="none" w:sz="0" w:space="0" w:color="auto"/>
            <w:bottom w:val="none" w:sz="0" w:space="0" w:color="auto"/>
            <w:right w:val="none" w:sz="0" w:space="0" w:color="auto"/>
          </w:divBdr>
        </w:div>
        <w:div w:id="1462382425">
          <w:marLeft w:val="547"/>
          <w:marRight w:val="0"/>
          <w:marTop w:val="115"/>
          <w:marBottom w:val="0"/>
          <w:divBdr>
            <w:top w:val="none" w:sz="0" w:space="0" w:color="auto"/>
            <w:left w:val="none" w:sz="0" w:space="0" w:color="auto"/>
            <w:bottom w:val="none" w:sz="0" w:space="0" w:color="auto"/>
            <w:right w:val="none" w:sz="0" w:space="0" w:color="auto"/>
          </w:divBdr>
        </w:div>
        <w:div w:id="916591828">
          <w:marLeft w:val="547"/>
          <w:marRight w:val="0"/>
          <w:marTop w:val="115"/>
          <w:marBottom w:val="0"/>
          <w:divBdr>
            <w:top w:val="none" w:sz="0" w:space="0" w:color="auto"/>
            <w:left w:val="none" w:sz="0" w:space="0" w:color="auto"/>
            <w:bottom w:val="none" w:sz="0" w:space="0" w:color="auto"/>
            <w:right w:val="none" w:sz="0" w:space="0" w:color="auto"/>
          </w:divBdr>
        </w:div>
        <w:div w:id="160899654">
          <w:marLeft w:val="547"/>
          <w:marRight w:val="0"/>
          <w:marTop w:val="115"/>
          <w:marBottom w:val="0"/>
          <w:divBdr>
            <w:top w:val="none" w:sz="0" w:space="0" w:color="auto"/>
            <w:left w:val="none" w:sz="0" w:space="0" w:color="auto"/>
            <w:bottom w:val="none" w:sz="0" w:space="0" w:color="auto"/>
            <w:right w:val="none" w:sz="0" w:space="0" w:color="auto"/>
          </w:divBdr>
        </w:div>
      </w:divsChild>
    </w:div>
    <w:div w:id="1880240649">
      <w:bodyDiv w:val="1"/>
      <w:marLeft w:val="0"/>
      <w:marRight w:val="0"/>
      <w:marTop w:val="0"/>
      <w:marBottom w:val="0"/>
      <w:divBdr>
        <w:top w:val="none" w:sz="0" w:space="0" w:color="auto"/>
        <w:left w:val="none" w:sz="0" w:space="0" w:color="auto"/>
        <w:bottom w:val="none" w:sz="0" w:space="0" w:color="auto"/>
        <w:right w:val="none" w:sz="0" w:space="0" w:color="auto"/>
      </w:divBdr>
    </w:div>
    <w:div w:id="1912615309">
      <w:bodyDiv w:val="1"/>
      <w:marLeft w:val="0"/>
      <w:marRight w:val="0"/>
      <w:marTop w:val="0"/>
      <w:marBottom w:val="0"/>
      <w:divBdr>
        <w:top w:val="none" w:sz="0" w:space="0" w:color="auto"/>
        <w:left w:val="none" w:sz="0" w:space="0" w:color="auto"/>
        <w:bottom w:val="none" w:sz="0" w:space="0" w:color="auto"/>
        <w:right w:val="none" w:sz="0" w:space="0" w:color="auto"/>
      </w:divBdr>
    </w:div>
    <w:div w:id="1913468492">
      <w:bodyDiv w:val="1"/>
      <w:marLeft w:val="0"/>
      <w:marRight w:val="0"/>
      <w:marTop w:val="0"/>
      <w:marBottom w:val="0"/>
      <w:divBdr>
        <w:top w:val="none" w:sz="0" w:space="0" w:color="auto"/>
        <w:left w:val="none" w:sz="0" w:space="0" w:color="auto"/>
        <w:bottom w:val="none" w:sz="0" w:space="0" w:color="auto"/>
        <w:right w:val="none" w:sz="0" w:space="0" w:color="auto"/>
      </w:divBdr>
    </w:div>
    <w:div w:id="1925217734">
      <w:bodyDiv w:val="1"/>
      <w:marLeft w:val="0"/>
      <w:marRight w:val="0"/>
      <w:marTop w:val="0"/>
      <w:marBottom w:val="0"/>
      <w:divBdr>
        <w:top w:val="none" w:sz="0" w:space="0" w:color="auto"/>
        <w:left w:val="none" w:sz="0" w:space="0" w:color="auto"/>
        <w:bottom w:val="none" w:sz="0" w:space="0" w:color="auto"/>
        <w:right w:val="none" w:sz="0" w:space="0" w:color="auto"/>
      </w:divBdr>
    </w:div>
    <w:div w:id="1979459144">
      <w:bodyDiv w:val="1"/>
      <w:marLeft w:val="0"/>
      <w:marRight w:val="0"/>
      <w:marTop w:val="0"/>
      <w:marBottom w:val="0"/>
      <w:divBdr>
        <w:top w:val="none" w:sz="0" w:space="0" w:color="auto"/>
        <w:left w:val="none" w:sz="0" w:space="0" w:color="auto"/>
        <w:bottom w:val="none" w:sz="0" w:space="0" w:color="auto"/>
        <w:right w:val="none" w:sz="0" w:space="0" w:color="auto"/>
      </w:divBdr>
      <w:divsChild>
        <w:div w:id="134455484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18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494595">
      <w:bodyDiv w:val="1"/>
      <w:marLeft w:val="0"/>
      <w:marRight w:val="0"/>
      <w:marTop w:val="0"/>
      <w:marBottom w:val="0"/>
      <w:divBdr>
        <w:top w:val="none" w:sz="0" w:space="0" w:color="auto"/>
        <w:left w:val="none" w:sz="0" w:space="0" w:color="auto"/>
        <w:bottom w:val="none" w:sz="0" w:space="0" w:color="auto"/>
        <w:right w:val="none" w:sz="0" w:space="0" w:color="auto"/>
      </w:divBdr>
    </w:div>
    <w:div w:id="1982153324">
      <w:bodyDiv w:val="1"/>
      <w:marLeft w:val="0"/>
      <w:marRight w:val="0"/>
      <w:marTop w:val="0"/>
      <w:marBottom w:val="0"/>
      <w:divBdr>
        <w:top w:val="none" w:sz="0" w:space="0" w:color="auto"/>
        <w:left w:val="none" w:sz="0" w:space="0" w:color="auto"/>
        <w:bottom w:val="none" w:sz="0" w:space="0" w:color="auto"/>
        <w:right w:val="none" w:sz="0" w:space="0" w:color="auto"/>
      </w:divBdr>
    </w:div>
    <w:div w:id="2007051220">
      <w:bodyDiv w:val="1"/>
      <w:marLeft w:val="0"/>
      <w:marRight w:val="0"/>
      <w:marTop w:val="0"/>
      <w:marBottom w:val="0"/>
      <w:divBdr>
        <w:top w:val="none" w:sz="0" w:space="0" w:color="auto"/>
        <w:left w:val="none" w:sz="0" w:space="0" w:color="auto"/>
        <w:bottom w:val="none" w:sz="0" w:space="0" w:color="auto"/>
        <w:right w:val="none" w:sz="0" w:space="0" w:color="auto"/>
      </w:divBdr>
    </w:div>
    <w:div w:id="2023120008">
      <w:bodyDiv w:val="1"/>
      <w:marLeft w:val="0"/>
      <w:marRight w:val="0"/>
      <w:marTop w:val="0"/>
      <w:marBottom w:val="0"/>
      <w:divBdr>
        <w:top w:val="none" w:sz="0" w:space="0" w:color="auto"/>
        <w:left w:val="none" w:sz="0" w:space="0" w:color="auto"/>
        <w:bottom w:val="none" w:sz="0" w:space="0" w:color="auto"/>
        <w:right w:val="none" w:sz="0" w:space="0" w:color="auto"/>
      </w:divBdr>
      <w:divsChild>
        <w:div w:id="191793517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8012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128811">
      <w:bodyDiv w:val="1"/>
      <w:marLeft w:val="0"/>
      <w:marRight w:val="0"/>
      <w:marTop w:val="0"/>
      <w:marBottom w:val="0"/>
      <w:divBdr>
        <w:top w:val="none" w:sz="0" w:space="0" w:color="auto"/>
        <w:left w:val="none" w:sz="0" w:space="0" w:color="auto"/>
        <w:bottom w:val="none" w:sz="0" w:space="0" w:color="auto"/>
        <w:right w:val="none" w:sz="0" w:space="0" w:color="auto"/>
      </w:divBdr>
      <w:divsChild>
        <w:div w:id="1584609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225807">
      <w:bodyDiv w:val="1"/>
      <w:marLeft w:val="0"/>
      <w:marRight w:val="0"/>
      <w:marTop w:val="0"/>
      <w:marBottom w:val="0"/>
      <w:divBdr>
        <w:top w:val="none" w:sz="0" w:space="0" w:color="auto"/>
        <w:left w:val="none" w:sz="0" w:space="0" w:color="auto"/>
        <w:bottom w:val="none" w:sz="0" w:space="0" w:color="auto"/>
        <w:right w:val="none" w:sz="0" w:space="0" w:color="auto"/>
      </w:divBdr>
    </w:div>
    <w:div w:id="2080713677">
      <w:bodyDiv w:val="1"/>
      <w:marLeft w:val="0"/>
      <w:marRight w:val="0"/>
      <w:marTop w:val="0"/>
      <w:marBottom w:val="0"/>
      <w:divBdr>
        <w:top w:val="none" w:sz="0" w:space="0" w:color="auto"/>
        <w:left w:val="none" w:sz="0" w:space="0" w:color="auto"/>
        <w:bottom w:val="none" w:sz="0" w:space="0" w:color="auto"/>
        <w:right w:val="none" w:sz="0" w:space="0" w:color="auto"/>
      </w:divBdr>
      <w:divsChild>
        <w:div w:id="159528677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09064862">
              <w:marLeft w:val="0"/>
              <w:marRight w:val="0"/>
              <w:marTop w:val="0"/>
              <w:marBottom w:val="0"/>
              <w:divBdr>
                <w:top w:val="none" w:sz="0" w:space="0" w:color="auto"/>
                <w:left w:val="none" w:sz="0" w:space="0" w:color="auto"/>
                <w:bottom w:val="none" w:sz="0" w:space="0" w:color="auto"/>
                <w:right w:val="none" w:sz="0" w:space="0" w:color="auto"/>
              </w:divBdr>
            </w:div>
            <w:div w:id="1433666836">
              <w:marLeft w:val="0"/>
              <w:marRight w:val="0"/>
              <w:marTop w:val="0"/>
              <w:marBottom w:val="0"/>
              <w:divBdr>
                <w:top w:val="none" w:sz="0" w:space="0" w:color="auto"/>
                <w:left w:val="none" w:sz="0" w:space="0" w:color="auto"/>
                <w:bottom w:val="none" w:sz="0" w:space="0" w:color="auto"/>
                <w:right w:val="none" w:sz="0" w:space="0" w:color="auto"/>
              </w:divBdr>
            </w:div>
            <w:div w:id="1331370707">
              <w:marLeft w:val="0"/>
              <w:marRight w:val="0"/>
              <w:marTop w:val="0"/>
              <w:marBottom w:val="0"/>
              <w:divBdr>
                <w:top w:val="none" w:sz="0" w:space="0" w:color="auto"/>
                <w:left w:val="none" w:sz="0" w:space="0" w:color="auto"/>
                <w:bottom w:val="none" w:sz="0" w:space="0" w:color="auto"/>
                <w:right w:val="none" w:sz="0" w:space="0" w:color="auto"/>
              </w:divBdr>
            </w:div>
            <w:div w:id="434327983">
              <w:marLeft w:val="0"/>
              <w:marRight w:val="0"/>
              <w:marTop w:val="0"/>
              <w:marBottom w:val="0"/>
              <w:divBdr>
                <w:top w:val="none" w:sz="0" w:space="0" w:color="auto"/>
                <w:left w:val="none" w:sz="0" w:space="0" w:color="auto"/>
                <w:bottom w:val="none" w:sz="0" w:space="0" w:color="auto"/>
                <w:right w:val="none" w:sz="0" w:space="0" w:color="auto"/>
              </w:divBdr>
            </w:div>
            <w:div w:id="1384251582">
              <w:marLeft w:val="0"/>
              <w:marRight w:val="0"/>
              <w:marTop w:val="0"/>
              <w:marBottom w:val="0"/>
              <w:divBdr>
                <w:top w:val="none" w:sz="0" w:space="0" w:color="auto"/>
                <w:left w:val="none" w:sz="0" w:space="0" w:color="auto"/>
                <w:bottom w:val="none" w:sz="0" w:space="0" w:color="auto"/>
                <w:right w:val="none" w:sz="0" w:space="0" w:color="auto"/>
              </w:divBdr>
            </w:div>
            <w:div w:id="1857112352">
              <w:marLeft w:val="0"/>
              <w:marRight w:val="0"/>
              <w:marTop w:val="0"/>
              <w:marBottom w:val="0"/>
              <w:divBdr>
                <w:top w:val="none" w:sz="0" w:space="0" w:color="auto"/>
                <w:left w:val="none" w:sz="0" w:space="0" w:color="auto"/>
                <w:bottom w:val="none" w:sz="0" w:space="0" w:color="auto"/>
                <w:right w:val="none" w:sz="0" w:space="0" w:color="auto"/>
              </w:divBdr>
            </w:div>
            <w:div w:id="2143424195">
              <w:marLeft w:val="0"/>
              <w:marRight w:val="0"/>
              <w:marTop w:val="0"/>
              <w:marBottom w:val="0"/>
              <w:divBdr>
                <w:top w:val="none" w:sz="0" w:space="0" w:color="auto"/>
                <w:left w:val="none" w:sz="0" w:space="0" w:color="auto"/>
                <w:bottom w:val="none" w:sz="0" w:space="0" w:color="auto"/>
                <w:right w:val="none" w:sz="0" w:space="0" w:color="auto"/>
              </w:divBdr>
            </w:div>
            <w:div w:id="127520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246565">
      <w:bodyDiv w:val="1"/>
      <w:marLeft w:val="0"/>
      <w:marRight w:val="0"/>
      <w:marTop w:val="0"/>
      <w:marBottom w:val="0"/>
      <w:divBdr>
        <w:top w:val="none" w:sz="0" w:space="0" w:color="auto"/>
        <w:left w:val="none" w:sz="0" w:space="0" w:color="auto"/>
        <w:bottom w:val="none" w:sz="0" w:space="0" w:color="auto"/>
        <w:right w:val="none" w:sz="0" w:space="0" w:color="auto"/>
      </w:divBdr>
    </w:div>
    <w:div w:id="2132046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image" Target="media/image11.png"/><Relationship Id="rId42" Type="http://schemas.openxmlformats.org/officeDocument/2006/relationships/image" Target="media/image28.png"/><Relationship Id="rId47" Type="http://schemas.openxmlformats.org/officeDocument/2006/relationships/package" Target="embeddings/Microsoft_Excel_Worksheet1.xlsx"/><Relationship Id="rId63" Type="http://schemas.openxmlformats.org/officeDocument/2006/relationships/package" Target="embeddings/Microsoft_Excel_Worksheet9.xlsx"/><Relationship Id="rId68" Type="http://schemas.openxmlformats.org/officeDocument/2006/relationships/image" Target="media/image43.emf"/><Relationship Id="rId84" Type="http://schemas.openxmlformats.org/officeDocument/2006/relationships/oleObject" Target="embeddings/oleObject6.bin"/><Relationship Id="rId89" Type="http://schemas.openxmlformats.org/officeDocument/2006/relationships/image" Target="media/image54.emf"/><Relationship Id="rId7" Type="http://schemas.openxmlformats.org/officeDocument/2006/relationships/footnotes" Target="footnotes.xml"/><Relationship Id="rId71" Type="http://schemas.openxmlformats.org/officeDocument/2006/relationships/package" Target="embeddings/Microsoft_Excel_Worksheet13.xlsx"/><Relationship Id="rId92" Type="http://schemas.openxmlformats.org/officeDocument/2006/relationships/oleObject" Target="embeddings/oleObject10.bin"/><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5.png"/><Relationship Id="rId11" Type="http://schemas.openxmlformats.org/officeDocument/2006/relationships/image" Target="media/image3.png"/><Relationship Id="rId24" Type="http://schemas.openxmlformats.org/officeDocument/2006/relationships/image" Target="media/image9.emf"/><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package" Target="embeddings/Microsoft_Excel_Worksheet4.xlsx"/><Relationship Id="rId58" Type="http://schemas.openxmlformats.org/officeDocument/2006/relationships/image" Target="media/image38.emf"/><Relationship Id="rId66" Type="http://schemas.openxmlformats.org/officeDocument/2006/relationships/image" Target="media/image42.emf"/><Relationship Id="rId74" Type="http://schemas.openxmlformats.org/officeDocument/2006/relationships/image" Target="media/image46.png"/><Relationship Id="rId79" Type="http://schemas.openxmlformats.org/officeDocument/2006/relationships/image" Target="media/image49.emf"/><Relationship Id="rId87" Type="http://schemas.openxmlformats.org/officeDocument/2006/relationships/image" Target="media/image53.emf"/><Relationship Id="rId102" Type="http://schemas.openxmlformats.org/officeDocument/2006/relationships/footer" Target="footer2.xml"/><Relationship Id="rId5" Type="http://schemas.openxmlformats.org/officeDocument/2006/relationships/settings" Target="settings.xml"/><Relationship Id="rId61" Type="http://schemas.openxmlformats.org/officeDocument/2006/relationships/package" Target="embeddings/Microsoft_Excel_Worksheet8.xlsx"/><Relationship Id="rId82" Type="http://schemas.openxmlformats.org/officeDocument/2006/relationships/oleObject" Target="embeddings/oleObject5.bin"/><Relationship Id="rId90" Type="http://schemas.openxmlformats.org/officeDocument/2006/relationships/oleObject" Target="embeddings/oleObject9.bin"/><Relationship Id="rId95" Type="http://schemas.openxmlformats.org/officeDocument/2006/relationships/image" Target="media/image57.emf"/><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oleObject" Target="embeddings/oleObject2.bin"/><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3.emf"/><Relationship Id="rId56" Type="http://schemas.openxmlformats.org/officeDocument/2006/relationships/image" Target="media/image37.emf"/><Relationship Id="rId64" Type="http://schemas.openxmlformats.org/officeDocument/2006/relationships/image" Target="media/image41.emf"/><Relationship Id="rId69" Type="http://schemas.openxmlformats.org/officeDocument/2006/relationships/package" Target="embeddings/Microsoft_Excel_Worksheet12.xlsx"/><Relationship Id="rId77" Type="http://schemas.openxmlformats.org/officeDocument/2006/relationships/image" Target="media/image48.emf"/><Relationship Id="rId100" Type="http://schemas.openxmlformats.org/officeDocument/2006/relationships/header" Target="header2.xml"/><Relationship Id="rId105"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package" Target="embeddings/Microsoft_Excel_Worksheet3.xlsx"/><Relationship Id="rId72" Type="http://schemas.openxmlformats.org/officeDocument/2006/relationships/image" Target="media/image45.emf"/><Relationship Id="rId80" Type="http://schemas.openxmlformats.org/officeDocument/2006/relationships/oleObject" Target="embeddings/oleObject4.bin"/><Relationship Id="rId85" Type="http://schemas.openxmlformats.org/officeDocument/2006/relationships/image" Target="media/image52.emf"/><Relationship Id="rId93" Type="http://schemas.openxmlformats.org/officeDocument/2006/relationships/image" Target="media/image56.emf"/><Relationship Id="rId98" Type="http://schemas.openxmlformats.org/officeDocument/2006/relationships/oleObject" Target="embeddings/oleObject13.bin"/><Relationship Id="rId3" Type="http://schemas.openxmlformats.org/officeDocument/2006/relationships/styles" Target="styles.xml"/><Relationship Id="rId12" Type="http://schemas.openxmlformats.org/officeDocument/2006/relationships/hyperlink" Target="http://www.clicksoftware.com" TargetMode="External"/><Relationship Id="rId17" Type="http://schemas.openxmlformats.org/officeDocument/2006/relationships/image" Target="media/image7.png"/><Relationship Id="rId25" Type="http://schemas.openxmlformats.org/officeDocument/2006/relationships/oleObject" Target="embeddings/oleObject1.bin"/><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emf"/><Relationship Id="rId59" Type="http://schemas.openxmlformats.org/officeDocument/2006/relationships/package" Target="embeddings/Microsoft_Excel_Worksheet7.xlsx"/><Relationship Id="rId67" Type="http://schemas.openxmlformats.org/officeDocument/2006/relationships/package" Target="embeddings/Microsoft_Excel_Worksheet11.xlsx"/><Relationship Id="rId103" Type="http://schemas.openxmlformats.org/officeDocument/2006/relationships/header" Target="header3.xml"/><Relationship Id="rId20" Type="http://schemas.openxmlformats.org/officeDocument/2006/relationships/image" Target="media/image10.png"/><Relationship Id="rId41" Type="http://schemas.openxmlformats.org/officeDocument/2006/relationships/image" Target="media/image27.png"/><Relationship Id="rId54" Type="http://schemas.openxmlformats.org/officeDocument/2006/relationships/image" Target="media/image36.emf"/><Relationship Id="rId62" Type="http://schemas.openxmlformats.org/officeDocument/2006/relationships/image" Target="media/image40.emf"/><Relationship Id="rId70" Type="http://schemas.openxmlformats.org/officeDocument/2006/relationships/image" Target="media/image44.emf"/><Relationship Id="rId75" Type="http://schemas.openxmlformats.org/officeDocument/2006/relationships/hyperlink" Target="http://www.clicksoftware.com/ScheduleService/ExtendedGetAppointmentsEx2" TargetMode="External"/><Relationship Id="rId83" Type="http://schemas.openxmlformats.org/officeDocument/2006/relationships/image" Target="media/image51.emf"/><Relationship Id="rId88" Type="http://schemas.openxmlformats.org/officeDocument/2006/relationships/oleObject" Target="embeddings/oleObject8.bin"/><Relationship Id="rId91" Type="http://schemas.openxmlformats.org/officeDocument/2006/relationships/image" Target="media/image55.emf"/><Relationship Id="rId96" Type="http://schemas.openxmlformats.org/officeDocument/2006/relationships/oleObject" Target="embeddings/oleObject12.bin"/><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package" Target="embeddings/Microsoft_Excel_Worksheet2.xlsx"/><Relationship Id="rId57" Type="http://schemas.openxmlformats.org/officeDocument/2006/relationships/package" Target="embeddings/Microsoft_Excel_Worksheet6.xlsx"/><Relationship Id="rId106" Type="http://schemas.openxmlformats.org/officeDocument/2006/relationships/theme" Target="theme/theme1.xml"/><Relationship Id="rId10" Type="http://schemas.openxmlformats.org/officeDocument/2006/relationships/image" Target="media/image2.jpe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5.emf"/><Relationship Id="rId60" Type="http://schemas.openxmlformats.org/officeDocument/2006/relationships/image" Target="media/image39.emf"/><Relationship Id="rId65" Type="http://schemas.openxmlformats.org/officeDocument/2006/relationships/package" Target="embeddings/Microsoft_Excel_Worksheet10.xlsx"/><Relationship Id="rId73" Type="http://schemas.openxmlformats.org/officeDocument/2006/relationships/package" Target="embeddings/Microsoft_Excel_Worksheet14.xlsx"/><Relationship Id="rId78" Type="http://schemas.openxmlformats.org/officeDocument/2006/relationships/oleObject" Target="embeddings/oleObject3.bin"/><Relationship Id="rId81" Type="http://schemas.openxmlformats.org/officeDocument/2006/relationships/image" Target="media/image50.emf"/><Relationship Id="rId86" Type="http://schemas.openxmlformats.org/officeDocument/2006/relationships/oleObject" Target="embeddings/oleObject7.bin"/><Relationship Id="rId94" Type="http://schemas.openxmlformats.org/officeDocument/2006/relationships/oleObject" Target="embeddings/oleObject11.bin"/><Relationship Id="rId99" Type="http://schemas.openxmlformats.org/officeDocument/2006/relationships/header" Target="header1.xml"/><Relationship Id="rId10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comments" Target="comments.xml"/><Relationship Id="rId18" Type="http://schemas.openxmlformats.org/officeDocument/2006/relationships/image" Target="media/image8.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4.emf"/><Relationship Id="rId55" Type="http://schemas.openxmlformats.org/officeDocument/2006/relationships/package" Target="embeddings/Microsoft_Excel_Worksheet5.xlsx"/><Relationship Id="rId76" Type="http://schemas.openxmlformats.org/officeDocument/2006/relationships/image" Target="media/image47.png"/><Relationship Id="rId97" Type="http://schemas.openxmlformats.org/officeDocument/2006/relationships/image" Target="media/image58.emf"/><Relationship Id="rId104"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111AF2-29BB-4876-9B79-669316A661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178</Pages>
  <Words>21819</Words>
  <Characters>270167</Characters>
  <Application>Microsoft Office Word</Application>
  <DocSecurity>0</DocSecurity>
  <Lines>2251</Lines>
  <Paragraphs>582</Paragraphs>
  <ScaleCrop>false</ScaleCrop>
  <HeadingPairs>
    <vt:vector size="2" baseType="variant">
      <vt:variant>
        <vt:lpstr>Title</vt:lpstr>
      </vt:variant>
      <vt:variant>
        <vt:i4>1</vt:i4>
      </vt:variant>
    </vt:vector>
  </HeadingPairs>
  <TitlesOfParts>
    <vt:vector size="1" baseType="lpstr">
      <vt:lpstr>IDS PS ME 9.2</vt:lpstr>
    </vt:vector>
  </TitlesOfParts>
  <Company>CS</Company>
  <LinksUpToDate>false</LinksUpToDate>
  <CharactersWithSpaces>291404</CharactersWithSpaces>
  <SharedDoc>false</SharedDoc>
  <HLinks>
    <vt:vector size="492" baseType="variant">
      <vt:variant>
        <vt:i4>1114164</vt:i4>
      </vt:variant>
      <vt:variant>
        <vt:i4>488</vt:i4>
      </vt:variant>
      <vt:variant>
        <vt:i4>0</vt:i4>
      </vt:variant>
      <vt:variant>
        <vt:i4>5</vt:i4>
      </vt:variant>
      <vt:variant>
        <vt:lpwstr/>
      </vt:variant>
      <vt:variant>
        <vt:lpwstr>_Toc221520517</vt:lpwstr>
      </vt:variant>
      <vt:variant>
        <vt:i4>1114164</vt:i4>
      </vt:variant>
      <vt:variant>
        <vt:i4>482</vt:i4>
      </vt:variant>
      <vt:variant>
        <vt:i4>0</vt:i4>
      </vt:variant>
      <vt:variant>
        <vt:i4>5</vt:i4>
      </vt:variant>
      <vt:variant>
        <vt:lpwstr/>
      </vt:variant>
      <vt:variant>
        <vt:lpwstr>_Toc221520516</vt:lpwstr>
      </vt:variant>
      <vt:variant>
        <vt:i4>1114164</vt:i4>
      </vt:variant>
      <vt:variant>
        <vt:i4>476</vt:i4>
      </vt:variant>
      <vt:variant>
        <vt:i4>0</vt:i4>
      </vt:variant>
      <vt:variant>
        <vt:i4>5</vt:i4>
      </vt:variant>
      <vt:variant>
        <vt:lpwstr/>
      </vt:variant>
      <vt:variant>
        <vt:lpwstr>_Toc221520515</vt:lpwstr>
      </vt:variant>
      <vt:variant>
        <vt:i4>1114164</vt:i4>
      </vt:variant>
      <vt:variant>
        <vt:i4>470</vt:i4>
      </vt:variant>
      <vt:variant>
        <vt:i4>0</vt:i4>
      </vt:variant>
      <vt:variant>
        <vt:i4>5</vt:i4>
      </vt:variant>
      <vt:variant>
        <vt:lpwstr/>
      </vt:variant>
      <vt:variant>
        <vt:lpwstr>_Toc221520514</vt:lpwstr>
      </vt:variant>
      <vt:variant>
        <vt:i4>1114164</vt:i4>
      </vt:variant>
      <vt:variant>
        <vt:i4>464</vt:i4>
      </vt:variant>
      <vt:variant>
        <vt:i4>0</vt:i4>
      </vt:variant>
      <vt:variant>
        <vt:i4>5</vt:i4>
      </vt:variant>
      <vt:variant>
        <vt:lpwstr/>
      </vt:variant>
      <vt:variant>
        <vt:lpwstr>_Toc221520513</vt:lpwstr>
      </vt:variant>
      <vt:variant>
        <vt:i4>1114164</vt:i4>
      </vt:variant>
      <vt:variant>
        <vt:i4>458</vt:i4>
      </vt:variant>
      <vt:variant>
        <vt:i4>0</vt:i4>
      </vt:variant>
      <vt:variant>
        <vt:i4>5</vt:i4>
      </vt:variant>
      <vt:variant>
        <vt:lpwstr/>
      </vt:variant>
      <vt:variant>
        <vt:lpwstr>_Toc221520512</vt:lpwstr>
      </vt:variant>
      <vt:variant>
        <vt:i4>1114164</vt:i4>
      </vt:variant>
      <vt:variant>
        <vt:i4>452</vt:i4>
      </vt:variant>
      <vt:variant>
        <vt:i4>0</vt:i4>
      </vt:variant>
      <vt:variant>
        <vt:i4>5</vt:i4>
      </vt:variant>
      <vt:variant>
        <vt:lpwstr/>
      </vt:variant>
      <vt:variant>
        <vt:lpwstr>_Toc221520511</vt:lpwstr>
      </vt:variant>
      <vt:variant>
        <vt:i4>1114164</vt:i4>
      </vt:variant>
      <vt:variant>
        <vt:i4>446</vt:i4>
      </vt:variant>
      <vt:variant>
        <vt:i4>0</vt:i4>
      </vt:variant>
      <vt:variant>
        <vt:i4>5</vt:i4>
      </vt:variant>
      <vt:variant>
        <vt:lpwstr/>
      </vt:variant>
      <vt:variant>
        <vt:lpwstr>_Toc221520510</vt:lpwstr>
      </vt:variant>
      <vt:variant>
        <vt:i4>1048628</vt:i4>
      </vt:variant>
      <vt:variant>
        <vt:i4>440</vt:i4>
      </vt:variant>
      <vt:variant>
        <vt:i4>0</vt:i4>
      </vt:variant>
      <vt:variant>
        <vt:i4>5</vt:i4>
      </vt:variant>
      <vt:variant>
        <vt:lpwstr/>
      </vt:variant>
      <vt:variant>
        <vt:lpwstr>_Toc221520509</vt:lpwstr>
      </vt:variant>
      <vt:variant>
        <vt:i4>1048628</vt:i4>
      </vt:variant>
      <vt:variant>
        <vt:i4>434</vt:i4>
      </vt:variant>
      <vt:variant>
        <vt:i4>0</vt:i4>
      </vt:variant>
      <vt:variant>
        <vt:i4>5</vt:i4>
      </vt:variant>
      <vt:variant>
        <vt:lpwstr/>
      </vt:variant>
      <vt:variant>
        <vt:lpwstr>_Toc221520508</vt:lpwstr>
      </vt:variant>
      <vt:variant>
        <vt:i4>1048628</vt:i4>
      </vt:variant>
      <vt:variant>
        <vt:i4>428</vt:i4>
      </vt:variant>
      <vt:variant>
        <vt:i4>0</vt:i4>
      </vt:variant>
      <vt:variant>
        <vt:i4>5</vt:i4>
      </vt:variant>
      <vt:variant>
        <vt:lpwstr/>
      </vt:variant>
      <vt:variant>
        <vt:lpwstr>_Toc221520507</vt:lpwstr>
      </vt:variant>
      <vt:variant>
        <vt:i4>1048628</vt:i4>
      </vt:variant>
      <vt:variant>
        <vt:i4>422</vt:i4>
      </vt:variant>
      <vt:variant>
        <vt:i4>0</vt:i4>
      </vt:variant>
      <vt:variant>
        <vt:i4>5</vt:i4>
      </vt:variant>
      <vt:variant>
        <vt:lpwstr/>
      </vt:variant>
      <vt:variant>
        <vt:lpwstr>_Toc221520506</vt:lpwstr>
      </vt:variant>
      <vt:variant>
        <vt:i4>1048628</vt:i4>
      </vt:variant>
      <vt:variant>
        <vt:i4>416</vt:i4>
      </vt:variant>
      <vt:variant>
        <vt:i4>0</vt:i4>
      </vt:variant>
      <vt:variant>
        <vt:i4>5</vt:i4>
      </vt:variant>
      <vt:variant>
        <vt:lpwstr/>
      </vt:variant>
      <vt:variant>
        <vt:lpwstr>_Toc221520505</vt:lpwstr>
      </vt:variant>
      <vt:variant>
        <vt:i4>1048628</vt:i4>
      </vt:variant>
      <vt:variant>
        <vt:i4>410</vt:i4>
      </vt:variant>
      <vt:variant>
        <vt:i4>0</vt:i4>
      </vt:variant>
      <vt:variant>
        <vt:i4>5</vt:i4>
      </vt:variant>
      <vt:variant>
        <vt:lpwstr/>
      </vt:variant>
      <vt:variant>
        <vt:lpwstr>_Toc221520504</vt:lpwstr>
      </vt:variant>
      <vt:variant>
        <vt:i4>1048628</vt:i4>
      </vt:variant>
      <vt:variant>
        <vt:i4>404</vt:i4>
      </vt:variant>
      <vt:variant>
        <vt:i4>0</vt:i4>
      </vt:variant>
      <vt:variant>
        <vt:i4>5</vt:i4>
      </vt:variant>
      <vt:variant>
        <vt:lpwstr/>
      </vt:variant>
      <vt:variant>
        <vt:lpwstr>_Toc221520503</vt:lpwstr>
      </vt:variant>
      <vt:variant>
        <vt:i4>1048628</vt:i4>
      </vt:variant>
      <vt:variant>
        <vt:i4>398</vt:i4>
      </vt:variant>
      <vt:variant>
        <vt:i4>0</vt:i4>
      </vt:variant>
      <vt:variant>
        <vt:i4>5</vt:i4>
      </vt:variant>
      <vt:variant>
        <vt:lpwstr/>
      </vt:variant>
      <vt:variant>
        <vt:lpwstr>_Toc221520502</vt:lpwstr>
      </vt:variant>
      <vt:variant>
        <vt:i4>1048628</vt:i4>
      </vt:variant>
      <vt:variant>
        <vt:i4>392</vt:i4>
      </vt:variant>
      <vt:variant>
        <vt:i4>0</vt:i4>
      </vt:variant>
      <vt:variant>
        <vt:i4>5</vt:i4>
      </vt:variant>
      <vt:variant>
        <vt:lpwstr/>
      </vt:variant>
      <vt:variant>
        <vt:lpwstr>_Toc221520501</vt:lpwstr>
      </vt:variant>
      <vt:variant>
        <vt:i4>1048628</vt:i4>
      </vt:variant>
      <vt:variant>
        <vt:i4>386</vt:i4>
      </vt:variant>
      <vt:variant>
        <vt:i4>0</vt:i4>
      </vt:variant>
      <vt:variant>
        <vt:i4>5</vt:i4>
      </vt:variant>
      <vt:variant>
        <vt:lpwstr/>
      </vt:variant>
      <vt:variant>
        <vt:lpwstr>_Toc221520500</vt:lpwstr>
      </vt:variant>
      <vt:variant>
        <vt:i4>1638453</vt:i4>
      </vt:variant>
      <vt:variant>
        <vt:i4>380</vt:i4>
      </vt:variant>
      <vt:variant>
        <vt:i4>0</vt:i4>
      </vt:variant>
      <vt:variant>
        <vt:i4>5</vt:i4>
      </vt:variant>
      <vt:variant>
        <vt:lpwstr/>
      </vt:variant>
      <vt:variant>
        <vt:lpwstr>_Toc221520499</vt:lpwstr>
      </vt:variant>
      <vt:variant>
        <vt:i4>1638453</vt:i4>
      </vt:variant>
      <vt:variant>
        <vt:i4>374</vt:i4>
      </vt:variant>
      <vt:variant>
        <vt:i4>0</vt:i4>
      </vt:variant>
      <vt:variant>
        <vt:i4>5</vt:i4>
      </vt:variant>
      <vt:variant>
        <vt:lpwstr/>
      </vt:variant>
      <vt:variant>
        <vt:lpwstr>_Toc221520498</vt:lpwstr>
      </vt:variant>
      <vt:variant>
        <vt:i4>1638453</vt:i4>
      </vt:variant>
      <vt:variant>
        <vt:i4>368</vt:i4>
      </vt:variant>
      <vt:variant>
        <vt:i4>0</vt:i4>
      </vt:variant>
      <vt:variant>
        <vt:i4>5</vt:i4>
      </vt:variant>
      <vt:variant>
        <vt:lpwstr/>
      </vt:variant>
      <vt:variant>
        <vt:lpwstr>_Toc221520497</vt:lpwstr>
      </vt:variant>
      <vt:variant>
        <vt:i4>1638453</vt:i4>
      </vt:variant>
      <vt:variant>
        <vt:i4>362</vt:i4>
      </vt:variant>
      <vt:variant>
        <vt:i4>0</vt:i4>
      </vt:variant>
      <vt:variant>
        <vt:i4>5</vt:i4>
      </vt:variant>
      <vt:variant>
        <vt:lpwstr/>
      </vt:variant>
      <vt:variant>
        <vt:lpwstr>_Toc221520496</vt:lpwstr>
      </vt:variant>
      <vt:variant>
        <vt:i4>1638453</vt:i4>
      </vt:variant>
      <vt:variant>
        <vt:i4>356</vt:i4>
      </vt:variant>
      <vt:variant>
        <vt:i4>0</vt:i4>
      </vt:variant>
      <vt:variant>
        <vt:i4>5</vt:i4>
      </vt:variant>
      <vt:variant>
        <vt:lpwstr/>
      </vt:variant>
      <vt:variant>
        <vt:lpwstr>_Toc221520495</vt:lpwstr>
      </vt:variant>
      <vt:variant>
        <vt:i4>1638453</vt:i4>
      </vt:variant>
      <vt:variant>
        <vt:i4>350</vt:i4>
      </vt:variant>
      <vt:variant>
        <vt:i4>0</vt:i4>
      </vt:variant>
      <vt:variant>
        <vt:i4>5</vt:i4>
      </vt:variant>
      <vt:variant>
        <vt:lpwstr/>
      </vt:variant>
      <vt:variant>
        <vt:lpwstr>_Toc221520494</vt:lpwstr>
      </vt:variant>
      <vt:variant>
        <vt:i4>1638453</vt:i4>
      </vt:variant>
      <vt:variant>
        <vt:i4>344</vt:i4>
      </vt:variant>
      <vt:variant>
        <vt:i4>0</vt:i4>
      </vt:variant>
      <vt:variant>
        <vt:i4>5</vt:i4>
      </vt:variant>
      <vt:variant>
        <vt:lpwstr/>
      </vt:variant>
      <vt:variant>
        <vt:lpwstr>_Toc221520493</vt:lpwstr>
      </vt:variant>
      <vt:variant>
        <vt:i4>1638453</vt:i4>
      </vt:variant>
      <vt:variant>
        <vt:i4>338</vt:i4>
      </vt:variant>
      <vt:variant>
        <vt:i4>0</vt:i4>
      </vt:variant>
      <vt:variant>
        <vt:i4>5</vt:i4>
      </vt:variant>
      <vt:variant>
        <vt:lpwstr/>
      </vt:variant>
      <vt:variant>
        <vt:lpwstr>_Toc221520492</vt:lpwstr>
      </vt:variant>
      <vt:variant>
        <vt:i4>1638453</vt:i4>
      </vt:variant>
      <vt:variant>
        <vt:i4>332</vt:i4>
      </vt:variant>
      <vt:variant>
        <vt:i4>0</vt:i4>
      </vt:variant>
      <vt:variant>
        <vt:i4>5</vt:i4>
      </vt:variant>
      <vt:variant>
        <vt:lpwstr/>
      </vt:variant>
      <vt:variant>
        <vt:lpwstr>_Toc221520491</vt:lpwstr>
      </vt:variant>
      <vt:variant>
        <vt:i4>1638453</vt:i4>
      </vt:variant>
      <vt:variant>
        <vt:i4>326</vt:i4>
      </vt:variant>
      <vt:variant>
        <vt:i4>0</vt:i4>
      </vt:variant>
      <vt:variant>
        <vt:i4>5</vt:i4>
      </vt:variant>
      <vt:variant>
        <vt:lpwstr/>
      </vt:variant>
      <vt:variant>
        <vt:lpwstr>_Toc221520490</vt:lpwstr>
      </vt:variant>
      <vt:variant>
        <vt:i4>1572917</vt:i4>
      </vt:variant>
      <vt:variant>
        <vt:i4>320</vt:i4>
      </vt:variant>
      <vt:variant>
        <vt:i4>0</vt:i4>
      </vt:variant>
      <vt:variant>
        <vt:i4>5</vt:i4>
      </vt:variant>
      <vt:variant>
        <vt:lpwstr/>
      </vt:variant>
      <vt:variant>
        <vt:lpwstr>_Toc221520489</vt:lpwstr>
      </vt:variant>
      <vt:variant>
        <vt:i4>1572917</vt:i4>
      </vt:variant>
      <vt:variant>
        <vt:i4>314</vt:i4>
      </vt:variant>
      <vt:variant>
        <vt:i4>0</vt:i4>
      </vt:variant>
      <vt:variant>
        <vt:i4>5</vt:i4>
      </vt:variant>
      <vt:variant>
        <vt:lpwstr/>
      </vt:variant>
      <vt:variant>
        <vt:lpwstr>_Toc221520488</vt:lpwstr>
      </vt:variant>
      <vt:variant>
        <vt:i4>1572917</vt:i4>
      </vt:variant>
      <vt:variant>
        <vt:i4>308</vt:i4>
      </vt:variant>
      <vt:variant>
        <vt:i4>0</vt:i4>
      </vt:variant>
      <vt:variant>
        <vt:i4>5</vt:i4>
      </vt:variant>
      <vt:variant>
        <vt:lpwstr/>
      </vt:variant>
      <vt:variant>
        <vt:lpwstr>_Toc221520487</vt:lpwstr>
      </vt:variant>
      <vt:variant>
        <vt:i4>1572917</vt:i4>
      </vt:variant>
      <vt:variant>
        <vt:i4>302</vt:i4>
      </vt:variant>
      <vt:variant>
        <vt:i4>0</vt:i4>
      </vt:variant>
      <vt:variant>
        <vt:i4>5</vt:i4>
      </vt:variant>
      <vt:variant>
        <vt:lpwstr/>
      </vt:variant>
      <vt:variant>
        <vt:lpwstr>_Toc221520486</vt:lpwstr>
      </vt:variant>
      <vt:variant>
        <vt:i4>1572917</vt:i4>
      </vt:variant>
      <vt:variant>
        <vt:i4>296</vt:i4>
      </vt:variant>
      <vt:variant>
        <vt:i4>0</vt:i4>
      </vt:variant>
      <vt:variant>
        <vt:i4>5</vt:i4>
      </vt:variant>
      <vt:variant>
        <vt:lpwstr/>
      </vt:variant>
      <vt:variant>
        <vt:lpwstr>_Toc221520485</vt:lpwstr>
      </vt:variant>
      <vt:variant>
        <vt:i4>1572917</vt:i4>
      </vt:variant>
      <vt:variant>
        <vt:i4>290</vt:i4>
      </vt:variant>
      <vt:variant>
        <vt:i4>0</vt:i4>
      </vt:variant>
      <vt:variant>
        <vt:i4>5</vt:i4>
      </vt:variant>
      <vt:variant>
        <vt:lpwstr/>
      </vt:variant>
      <vt:variant>
        <vt:lpwstr>_Toc221520484</vt:lpwstr>
      </vt:variant>
      <vt:variant>
        <vt:i4>1572917</vt:i4>
      </vt:variant>
      <vt:variant>
        <vt:i4>284</vt:i4>
      </vt:variant>
      <vt:variant>
        <vt:i4>0</vt:i4>
      </vt:variant>
      <vt:variant>
        <vt:i4>5</vt:i4>
      </vt:variant>
      <vt:variant>
        <vt:lpwstr/>
      </vt:variant>
      <vt:variant>
        <vt:lpwstr>_Toc221520483</vt:lpwstr>
      </vt:variant>
      <vt:variant>
        <vt:i4>1572917</vt:i4>
      </vt:variant>
      <vt:variant>
        <vt:i4>278</vt:i4>
      </vt:variant>
      <vt:variant>
        <vt:i4>0</vt:i4>
      </vt:variant>
      <vt:variant>
        <vt:i4>5</vt:i4>
      </vt:variant>
      <vt:variant>
        <vt:lpwstr/>
      </vt:variant>
      <vt:variant>
        <vt:lpwstr>_Toc221520482</vt:lpwstr>
      </vt:variant>
      <vt:variant>
        <vt:i4>1572917</vt:i4>
      </vt:variant>
      <vt:variant>
        <vt:i4>272</vt:i4>
      </vt:variant>
      <vt:variant>
        <vt:i4>0</vt:i4>
      </vt:variant>
      <vt:variant>
        <vt:i4>5</vt:i4>
      </vt:variant>
      <vt:variant>
        <vt:lpwstr/>
      </vt:variant>
      <vt:variant>
        <vt:lpwstr>_Toc221520481</vt:lpwstr>
      </vt:variant>
      <vt:variant>
        <vt:i4>1572917</vt:i4>
      </vt:variant>
      <vt:variant>
        <vt:i4>266</vt:i4>
      </vt:variant>
      <vt:variant>
        <vt:i4>0</vt:i4>
      </vt:variant>
      <vt:variant>
        <vt:i4>5</vt:i4>
      </vt:variant>
      <vt:variant>
        <vt:lpwstr/>
      </vt:variant>
      <vt:variant>
        <vt:lpwstr>_Toc221520480</vt:lpwstr>
      </vt:variant>
      <vt:variant>
        <vt:i4>1507381</vt:i4>
      </vt:variant>
      <vt:variant>
        <vt:i4>260</vt:i4>
      </vt:variant>
      <vt:variant>
        <vt:i4>0</vt:i4>
      </vt:variant>
      <vt:variant>
        <vt:i4>5</vt:i4>
      </vt:variant>
      <vt:variant>
        <vt:lpwstr/>
      </vt:variant>
      <vt:variant>
        <vt:lpwstr>_Toc221520479</vt:lpwstr>
      </vt:variant>
      <vt:variant>
        <vt:i4>1507381</vt:i4>
      </vt:variant>
      <vt:variant>
        <vt:i4>254</vt:i4>
      </vt:variant>
      <vt:variant>
        <vt:i4>0</vt:i4>
      </vt:variant>
      <vt:variant>
        <vt:i4>5</vt:i4>
      </vt:variant>
      <vt:variant>
        <vt:lpwstr/>
      </vt:variant>
      <vt:variant>
        <vt:lpwstr>_Toc221520478</vt:lpwstr>
      </vt:variant>
      <vt:variant>
        <vt:i4>1507381</vt:i4>
      </vt:variant>
      <vt:variant>
        <vt:i4>248</vt:i4>
      </vt:variant>
      <vt:variant>
        <vt:i4>0</vt:i4>
      </vt:variant>
      <vt:variant>
        <vt:i4>5</vt:i4>
      </vt:variant>
      <vt:variant>
        <vt:lpwstr/>
      </vt:variant>
      <vt:variant>
        <vt:lpwstr>_Toc221520477</vt:lpwstr>
      </vt:variant>
      <vt:variant>
        <vt:i4>1507381</vt:i4>
      </vt:variant>
      <vt:variant>
        <vt:i4>242</vt:i4>
      </vt:variant>
      <vt:variant>
        <vt:i4>0</vt:i4>
      </vt:variant>
      <vt:variant>
        <vt:i4>5</vt:i4>
      </vt:variant>
      <vt:variant>
        <vt:lpwstr/>
      </vt:variant>
      <vt:variant>
        <vt:lpwstr>_Toc221520476</vt:lpwstr>
      </vt:variant>
      <vt:variant>
        <vt:i4>1507381</vt:i4>
      </vt:variant>
      <vt:variant>
        <vt:i4>236</vt:i4>
      </vt:variant>
      <vt:variant>
        <vt:i4>0</vt:i4>
      </vt:variant>
      <vt:variant>
        <vt:i4>5</vt:i4>
      </vt:variant>
      <vt:variant>
        <vt:lpwstr/>
      </vt:variant>
      <vt:variant>
        <vt:lpwstr>_Toc221520475</vt:lpwstr>
      </vt:variant>
      <vt:variant>
        <vt:i4>1507381</vt:i4>
      </vt:variant>
      <vt:variant>
        <vt:i4>230</vt:i4>
      </vt:variant>
      <vt:variant>
        <vt:i4>0</vt:i4>
      </vt:variant>
      <vt:variant>
        <vt:i4>5</vt:i4>
      </vt:variant>
      <vt:variant>
        <vt:lpwstr/>
      </vt:variant>
      <vt:variant>
        <vt:lpwstr>_Toc221520474</vt:lpwstr>
      </vt:variant>
      <vt:variant>
        <vt:i4>1507381</vt:i4>
      </vt:variant>
      <vt:variant>
        <vt:i4>224</vt:i4>
      </vt:variant>
      <vt:variant>
        <vt:i4>0</vt:i4>
      </vt:variant>
      <vt:variant>
        <vt:i4>5</vt:i4>
      </vt:variant>
      <vt:variant>
        <vt:lpwstr/>
      </vt:variant>
      <vt:variant>
        <vt:lpwstr>_Toc221520473</vt:lpwstr>
      </vt:variant>
      <vt:variant>
        <vt:i4>1507381</vt:i4>
      </vt:variant>
      <vt:variant>
        <vt:i4>218</vt:i4>
      </vt:variant>
      <vt:variant>
        <vt:i4>0</vt:i4>
      </vt:variant>
      <vt:variant>
        <vt:i4>5</vt:i4>
      </vt:variant>
      <vt:variant>
        <vt:lpwstr/>
      </vt:variant>
      <vt:variant>
        <vt:lpwstr>_Toc221520472</vt:lpwstr>
      </vt:variant>
      <vt:variant>
        <vt:i4>1507381</vt:i4>
      </vt:variant>
      <vt:variant>
        <vt:i4>212</vt:i4>
      </vt:variant>
      <vt:variant>
        <vt:i4>0</vt:i4>
      </vt:variant>
      <vt:variant>
        <vt:i4>5</vt:i4>
      </vt:variant>
      <vt:variant>
        <vt:lpwstr/>
      </vt:variant>
      <vt:variant>
        <vt:lpwstr>_Toc221520471</vt:lpwstr>
      </vt:variant>
      <vt:variant>
        <vt:i4>1507381</vt:i4>
      </vt:variant>
      <vt:variant>
        <vt:i4>206</vt:i4>
      </vt:variant>
      <vt:variant>
        <vt:i4>0</vt:i4>
      </vt:variant>
      <vt:variant>
        <vt:i4>5</vt:i4>
      </vt:variant>
      <vt:variant>
        <vt:lpwstr/>
      </vt:variant>
      <vt:variant>
        <vt:lpwstr>_Toc221520470</vt:lpwstr>
      </vt:variant>
      <vt:variant>
        <vt:i4>1441845</vt:i4>
      </vt:variant>
      <vt:variant>
        <vt:i4>200</vt:i4>
      </vt:variant>
      <vt:variant>
        <vt:i4>0</vt:i4>
      </vt:variant>
      <vt:variant>
        <vt:i4>5</vt:i4>
      </vt:variant>
      <vt:variant>
        <vt:lpwstr/>
      </vt:variant>
      <vt:variant>
        <vt:lpwstr>_Toc221520469</vt:lpwstr>
      </vt:variant>
      <vt:variant>
        <vt:i4>1441845</vt:i4>
      </vt:variant>
      <vt:variant>
        <vt:i4>194</vt:i4>
      </vt:variant>
      <vt:variant>
        <vt:i4>0</vt:i4>
      </vt:variant>
      <vt:variant>
        <vt:i4>5</vt:i4>
      </vt:variant>
      <vt:variant>
        <vt:lpwstr/>
      </vt:variant>
      <vt:variant>
        <vt:lpwstr>_Toc221520468</vt:lpwstr>
      </vt:variant>
      <vt:variant>
        <vt:i4>1441845</vt:i4>
      </vt:variant>
      <vt:variant>
        <vt:i4>188</vt:i4>
      </vt:variant>
      <vt:variant>
        <vt:i4>0</vt:i4>
      </vt:variant>
      <vt:variant>
        <vt:i4>5</vt:i4>
      </vt:variant>
      <vt:variant>
        <vt:lpwstr/>
      </vt:variant>
      <vt:variant>
        <vt:lpwstr>_Toc221520467</vt:lpwstr>
      </vt:variant>
      <vt:variant>
        <vt:i4>1441845</vt:i4>
      </vt:variant>
      <vt:variant>
        <vt:i4>182</vt:i4>
      </vt:variant>
      <vt:variant>
        <vt:i4>0</vt:i4>
      </vt:variant>
      <vt:variant>
        <vt:i4>5</vt:i4>
      </vt:variant>
      <vt:variant>
        <vt:lpwstr/>
      </vt:variant>
      <vt:variant>
        <vt:lpwstr>_Toc221520466</vt:lpwstr>
      </vt:variant>
      <vt:variant>
        <vt:i4>1441845</vt:i4>
      </vt:variant>
      <vt:variant>
        <vt:i4>176</vt:i4>
      </vt:variant>
      <vt:variant>
        <vt:i4>0</vt:i4>
      </vt:variant>
      <vt:variant>
        <vt:i4>5</vt:i4>
      </vt:variant>
      <vt:variant>
        <vt:lpwstr/>
      </vt:variant>
      <vt:variant>
        <vt:lpwstr>_Toc221520465</vt:lpwstr>
      </vt:variant>
      <vt:variant>
        <vt:i4>1441845</vt:i4>
      </vt:variant>
      <vt:variant>
        <vt:i4>170</vt:i4>
      </vt:variant>
      <vt:variant>
        <vt:i4>0</vt:i4>
      </vt:variant>
      <vt:variant>
        <vt:i4>5</vt:i4>
      </vt:variant>
      <vt:variant>
        <vt:lpwstr/>
      </vt:variant>
      <vt:variant>
        <vt:lpwstr>_Toc221520464</vt:lpwstr>
      </vt:variant>
      <vt:variant>
        <vt:i4>1441845</vt:i4>
      </vt:variant>
      <vt:variant>
        <vt:i4>164</vt:i4>
      </vt:variant>
      <vt:variant>
        <vt:i4>0</vt:i4>
      </vt:variant>
      <vt:variant>
        <vt:i4>5</vt:i4>
      </vt:variant>
      <vt:variant>
        <vt:lpwstr/>
      </vt:variant>
      <vt:variant>
        <vt:lpwstr>_Toc221520463</vt:lpwstr>
      </vt:variant>
      <vt:variant>
        <vt:i4>1441845</vt:i4>
      </vt:variant>
      <vt:variant>
        <vt:i4>158</vt:i4>
      </vt:variant>
      <vt:variant>
        <vt:i4>0</vt:i4>
      </vt:variant>
      <vt:variant>
        <vt:i4>5</vt:i4>
      </vt:variant>
      <vt:variant>
        <vt:lpwstr/>
      </vt:variant>
      <vt:variant>
        <vt:lpwstr>_Toc221520462</vt:lpwstr>
      </vt:variant>
      <vt:variant>
        <vt:i4>1441845</vt:i4>
      </vt:variant>
      <vt:variant>
        <vt:i4>152</vt:i4>
      </vt:variant>
      <vt:variant>
        <vt:i4>0</vt:i4>
      </vt:variant>
      <vt:variant>
        <vt:i4>5</vt:i4>
      </vt:variant>
      <vt:variant>
        <vt:lpwstr/>
      </vt:variant>
      <vt:variant>
        <vt:lpwstr>_Toc221520461</vt:lpwstr>
      </vt:variant>
      <vt:variant>
        <vt:i4>1441845</vt:i4>
      </vt:variant>
      <vt:variant>
        <vt:i4>146</vt:i4>
      </vt:variant>
      <vt:variant>
        <vt:i4>0</vt:i4>
      </vt:variant>
      <vt:variant>
        <vt:i4>5</vt:i4>
      </vt:variant>
      <vt:variant>
        <vt:lpwstr/>
      </vt:variant>
      <vt:variant>
        <vt:lpwstr>_Toc221520460</vt:lpwstr>
      </vt:variant>
      <vt:variant>
        <vt:i4>1376309</vt:i4>
      </vt:variant>
      <vt:variant>
        <vt:i4>140</vt:i4>
      </vt:variant>
      <vt:variant>
        <vt:i4>0</vt:i4>
      </vt:variant>
      <vt:variant>
        <vt:i4>5</vt:i4>
      </vt:variant>
      <vt:variant>
        <vt:lpwstr/>
      </vt:variant>
      <vt:variant>
        <vt:lpwstr>_Toc221520459</vt:lpwstr>
      </vt:variant>
      <vt:variant>
        <vt:i4>1376309</vt:i4>
      </vt:variant>
      <vt:variant>
        <vt:i4>134</vt:i4>
      </vt:variant>
      <vt:variant>
        <vt:i4>0</vt:i4>
      </vt:variant>
      <vt:variant>
        <vt:i4>5</vt:i4>
      </vt:variant>
      <vt:variant>
        <vt:lpwstr/>
      </vt:variant>
      <vt:variant>
        <vt:lpwstr>_Toc221520458</vt:lpwstr>
      </vt:variant>
      <vt:variant>
        <vt:i4>1376309</vt:i4>
      </vt:variant>
      <vt:variant>
        <vt:i4>128</vt:i4>
      </vt:variant>
      <vt:variant>
        <vt:i4>0</vt:i4>
      </vt:variant>
      <vt:variant>
        <vt:i4>5</vt:i4>
      </vt:variant>
      <vt:variant>
        <vt:lpwstr/>
      </vt:variant>
      <vt:variant>
        <vt:lpwstr>_Toc221520457</vt:lpwstr>
      </vt:variant>
      <vt:variant>
        <vt:i4>1376309</vt:i4>
      </vt:variant>
      <vt:variant>
        <vt:i4>122</vt:i4>
      </vt:variant>
      <vt:variant>
        <vt:i4>0</vt:i4>
      </vt:variant>
      <vt:variant>
        <vt:i4>5</vt:i4>
      </vt:variant>
      <vt:variant>
        <vt:lpwstr/>
      </vt:variant>
      <vt:variant>
        <vt:lpwstr>_Toc221520456</vt:lpwstr>
      </vt:variant>
      <vt:variant>
        <vt:i4>1376309</vt:i4>
      </vt:variant>
      <vt:variant>
        <vt:i4>116</vt:i4>
      </vt:variant>
      <vt:variant>
        <vt:i4>0</vt:i4>
      </vt:variant>
      <vt:variant>
        <vt:i4>5</vt:i4>
      </vt:variant>
      <vt:variant>
        <vt:lpwstr/>
      </vt:variant>
      <vt:variant>
        <vt:lpwstr>_Toc221520455</vt:lpwstr>
      </vt:variant>
      <vt:variant>
        <vt:i4>1376309</vt:i4>
      </vt:variant>
      <vt:variant>
        <vt:i4>110</vt:i4>
      </vt:variant>
      <vt:variant>
        <vt:i4>0</vt:i4>
      </vt:variant>
      <vt:variant>
        <vt:i4>5</vt:i4>
      </vt:variant>
      <vt:variant>
        <vt:lpwstr/>
      </vt:variant>
      <vt:variant>
        <vt:lpwstr>_Toc221520454</vt:lpwstr>
      </vt:variant>
      <vt:variant>
        <vt:i4>1376309</vt:i4>
      </vt:variant>
      <vt:variant>
        <vt:i4>104</vt:i4>
      </vt:variant>
      <vt:variant>
        <vt:i4>0</vt:i4>
      </vt:variant>
      <vt:variant>
        <vt:i4>5</vt:i4>
      </vt:variant>
      <vt:variant>
        <vt:lpwstr/>
      </vt:variant>
      <vt:variant>
        <vt:lpwstr>_Toc221520453</vt:lpwstr>
      </vt:variant>
      <vt:variant>
        <vt:i4>1376309</vt:i4>
      </vt:variant>
      <vt:variant>
        <vt:i4>98</vt:i4>
      </vt:variant>
      <vt:variant>
        <vt:i4>0</vt:i4>
      </vt:variant>
      <vt:variant>
        <vt:i4>5</vt:i4>
      </vt:variant>
      <vt:variant>
        <vt:lpwstr/>
      </vt:variant>
      <vt:variant>
        <vt:lpwstr>_Toc221520452</vt:lpwstr>
      </vt:variant>
      <vt:variant>
        <vt:i4>1376309</vt:i4>
      </vt:variant>
      <vt:variant>
        <vt:i4>92</vt:i4>
      </vt:variant>
      <vt:variant>
        <vt:i4>0</vt:i4>
      </vt:variant>
      <vt:variant>
        <vt:i4>5</vt:i4>
      </vt:variant>
      <vt:variant>
        <vt:lpwstr/>
      </vt:variant>
      <vt:variant>
        <vt:lpwstr>_Toc221520451</vt:lpwstr>
      </vt:variant>
      <vt:variant>
        <vt:i4>1376309</vt:i4>
      </vt:variant>
      <vt:variant>
        <vt:i4>86</vt:i4>
      </vt:variant>
      <vt:variant>
        <vt:i4>0</vt:i4>
      </vt:variant>
      <vt:variant>
        <vt:i4>5</vt:i4>
      </vt:variant>
      <vt:variant>
        <vt:lpwstr/>
      </vt:variant>
      <vt:variant>
        <vt:lpwstr>_Toc221520450</vt:lpwstr>
      </vt:variant>
      <vt:variant>
        <vt:i4>1310773</vt:i4>
      </vt:variant>
      <vt:variant>
        <vt:i4>80</vt:i4>
      </vt:variant>
      <vt:variant>
        <vt:i4>0</vt:i4>
      </vt:variant>
      <vt:variant>
        <vt:i4>5</vt:i4>
      </vt:variant>
      <vt:variant>
        <vt:lpwstr/>
      </vt:variant>
      <vt:variant>
        <vt:lpwstr>_Toc221520449</vt:lpwstr>
      </vt:variant>
      <vt:variant>
        <vt:i4>1310773</vt:i4>
      </vt:variant>
      <vt:variant>
        <vt:i4>74</vt:i4>
      </vt:variant>
      <vt:variant>
        <vt:i4>0</vt:i4>
      </vt:variant>
      <vt:variant>
        <vt:i4>5</vt:i4>
      </vt:variant>
      <vt:variant>
        <vt:lpwstr/>
      </vt:variant>
      <vt:variant>
        <vt:lpwstr>_Toc221520448</vt:lpwstr>
      </vt:variant>
      <vt:variant>
        <vt:i4>1310773</vt:i4>
      </vt:variant>
      <vt:variant>
        <vt:i4>68</vt:i4>
      </vt:variant>
      <vt:variant>
        <vt:i4>0</vt:i4>
      </vt:variant>
      <vt:variant>
        <vt:i4>5</vt:i4>
      </vt:variant>
      <vt:variant>
        <vt:lpwstr/>
      </vt:variant>
      <vt:variant>
        <vt:lpwstr>_Toc221520447</vt:lpwstr>
      </vt:variant>
      <vt:variant>
        <vt:i4>1310773</vt:i4>
      </vt:variant>
      <vt:variant>
        <vt:i4>62</vt:i4>
      </vt:variant>
      <vt:variant>
        <vt:i4>0</vt:i4>
      </vt:variant>
      <vt:variant>
        <vt:i4>5</vt:i4>
      </vt:variant>
      <vt:variant>
        <vt:lpwstr/>
      </vt:variant>
      <vt:variant>
        <vt:lpwstr>_Toc221520446</vt:lpwstr>
      </vt:variant>
      <vt:variant>
        <vt:i4>1310773</vt:i4>
      </vt:variant>
      <vt:variant>
        <vt:i4>56</vt:i4>
      </vt:variant>
      <vt:variant>
        <vt:i4>0</vt:i4>
      </vt:variant>
      <vt:variant>
        <vt:i4>5</vt:i4>
      </vt:variant>
      <vt:variant>
        <vt:lpwstr/>
      </vt:variant>
      <vt:variant>
        <vt:lpwstr>_Toc221520445</vt:lpwstr>
      </vt:variant>
      <vt:variant>
        <vt:i4>1310773</vt:i4>
      </vt:variant>
      <vt:variant>
        <vt:i4>50</vt:i4>
      </vt:variant>
      <vt:variant>
        <vt:i4>0</vt:i4>
      </vt:variant>
      <vt:variant>
        <vt:i4>5</vt:i4>
      </vt:variant>
      <vt:variant>
        <vt:lpwstr/>
      </vt:variant>
      <vt:variant>
        <vt:lpwstr>_Toc221520444</vt:lpwstr>
      </vt:variant>
      <vt:variant>
        <vt:i4>1310773</vt:i4>
      </vt:variant>
      <vt:variant>
        <vt:i4>44</vt:i4>
      </vt:variant>
      <vt:variant>
        <vt:i4>0</vt:i4>
      </vt:variant>
      <vt:variant>
        <vt:i4>5</vt:i4>
      </vt:variant>
      <vt:variant>
        <vt:lpwstr/>
      </vt:variant>
      <vt:variant>
        <vt:lpwstr>_Toc221520443</vt:lpwstr>
      </vt:variant>
      <vt:variant>
        <vt:i4>1310773</vt:i4>
      </vt:variant>
      <vt:variant>
        <vt:i4>38</vt:i4>
      </vt:variant>
      <vt:variant>
        <vt:i4>0</vt:i4>
      </vt:variant>
      <vt:variant>
        <vt:i4>5</vt:i4>
      </vt:variant>
      <vt:variant>
        <vt:lpwstr/>
      </vt:variant>
      <vt:variant>
        <vt:lpwstr>_Toc221520442</vt:lpwstr>
      </vt:variant>
      <vt:variant>
        <vt:i4>1310773</vt:i4>
      </vt:variant>
      <vt:variant>
        <vt:i4>32</vt:i4>
      </vt:variant>
      <vt:variant>
        <vt:i4>0</vt:i4>
      </vt:variant>
      <vt:variant>
        <vt:i4>5</vt:i4>
      </vt:variant>
      <vt:variant>
        <vt:lpwstr/>
      </vt:variant>
      <vt:variant>
        <vt:lpwstr>_Toc221520441</vt:lpwstr>
      </vt:variant>
      <vt:variant>
        <vt:i4>1310773</vt:i4>
      </vt:variant>
      <vt:variant>
        <vt:i4>26</vt:i4>
      </vt:variant>
      <vt:variant>
        <vt:i4>0</vt:i4>
      </vt:variant>
      <vt:variant>
        <vt:i4>5</vt:i4>
      </vt:variant>
      <vt:variant>
        <vt:lpwstr/>
      </vt:variant>
      <vt:variant>
        <vt:lpwstr>_Toc221520440</vt:lpwstr>
      </vt:variant>
      <vt:variant>
        <vt:i4>1245237</vt:i4>
      </vt:variant>
      <vt:variant>
        <vt:i4>20</vt:i4>
      </vt:variant>
      <vt:variant>
        <vt:i4>0</vt:i4>
      </vt:variant>
      <vt:variant>
        <vt:i4>5</vt:i4>
      </vt:variant>
      <vt:variant>
        <vt:lpwstr/>
      </vt:variant>
      <vt:variant>
        <vt:lpwstr>_Toc221520439</vt:lpwstr>
      </vt:variant>
      <vt:variant>
        <vt:i4>1245237</vt:i4>
      </vt:variant>
      <vt:variant>
        <vt:i4>14</vt:i4>
      </vt:variant>
      <vt:variant>
        <vt:i4>0</vt:i4>
      </vt:variant>
      <vt:variant>
        <vt:i4>5</vt:i4>
      </vt:variant>
      <vt:variant>
        <vt:lpwstr/>
      </vt:variant>
      <vt:variant>
        <vt:lpwstr>_Toc221520438</vt:lpwstr>
      </vt:variant>
      <vt:variant>
        <vt:i4>1245237</vt:i4>
      </vt:variant>
      <vt:variant>
        <vt:i4>8</vt:i4>
      </vt:variant>
      <vt:variant>
        <vt:i4>0</vt:i4>
      </vt:variant>
      <vt:variant>
        <vt:i4>5</vt:i4>
      </vt:variant>
      <vt:variant>
        <vt:lpwstr/>
      </vt:variant>
      <vt:variant>
        <vt:lpwstr>_Toc221520437</vt:lpwstr>
      </vt:variant>
      <vt:variant>
        <vt:i4>1245237</vt:i4>
      </vt:variant>
      <vt:variant>
        <vt:i4>2</vt:i4>
      </vt:variant>
      <vt:variant>
        <vt:i4>0</vt:i4>
      </vt:variant>
      <vt:variant>
        <vt:i4>5</vt:i4>
      </vt:variant>
      <vt:variant>
        <vt:lpwstr/>
      </vt:variant>
      <vt:variant>
        <vt:lpwstr>_Toc221520436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IDS PS ME 9.2</dc:title>
  <dc:creator>Boaz Zinkower</dc:creator>
  <cp:lastModifiedBy>Joy Chakraborty</cp:lastModifiedBy>
  <cp:revision>7</cp:revision>
  <cp:lastPrinted>2013-06-24T15:34:00Z</cp:lastPrinted>
  <dcterms:created xsi:type="dcterms:W3CDTF">2015-06-15T15:05:00Z</dcterms:created>
  <dcterms:modified xsi:type="dcterms:W3CDTF">2015-08-21T07:35:00Z</dcterms:modified>
</cp:coreProperties>
</file>